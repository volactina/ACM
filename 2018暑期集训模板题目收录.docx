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C15" w:rsidRPr="003F0B0C" w:rsidRDefault="00CE765A" w:rsidP="00923BB4">
      <w:pPr>
        <w:jc w:val="center"/>
        <w:rPr>
          <w:rFonts w:ascii="宋体" w:eastAsia="宋体" w:hAnsi="宋体"/>
          <w:b/>
          <w:sz w:val="44"/>
          <w:szCs w:val="44"/>
        </w:rPr>
      </w:pPr>
      <w:r w:rsidRPr="003F0B0C">
        <w:rPr>
          <w:rFonts w:ascii="宋体" w:eastAsia="宋体" w:hAnsi="宋体" w:hint="eastAsia"/>
          <w:b/>
          <w:sz w:val="44"/>
          <w:szCs w:val="44"/>
        </w:rPr>
        <w:t>2018暑期集训</w:t>
      </w:r>
    </w:p>
    <w:sdt>
      <w:sdtPr>
        <w:rPr>
          <w:rFonts w:ascii="宋体" w:eastAsia="宋体" w:hAnsi="宋体" w:cstheme="minorBidi"/>
          <w:color w:val="auto"/>
          <w:kern w:val="2"/>
          <w:sz w:val="21"/>
          <w:szCs w:val="22"/>
          <w:lang w:val="zh-CN"/>
        </w:rPr>
        <w:id w:val="-533883401"/>
        <w:docPartObj>
          <w:docPartGallery w:val="Table of Contents"/>
          <w:docPartUnique/>
        </w:docPartObj>
      </w:sdtPr>
      <w:sdtEndPr>
        <w:rPr>
          <w:b/>
          <w:bCs/>
        </w:rPr>
      </w:sdtEndPr>
      <w:sdtContent>
        <w:p w:rsidR="00174533" w:rsidRPr="003F0B0C" w:rsidRDefault="00174533">
          <w:pPr>
            <w:pStyle w:val="TOC"/>
            <w:rPr>
              <w:rFonts w:ascii="宋体" w:eastAsia="宋体" w:hAnsi="宋体"/>
            </w:rPr>
          </w:pPr>
          <w:r w:rsidRPr="003F0B0C">
            <w:rPr>
              <w:rFonts w:ascii="宋体" w:eastAsia="宋体" w:hAnsi="宋体"/>
              <w:lang w:val="zh-CN"/>
            </w:rPr>
            <w:t>目录</w:t>
          </w:r>
          <w:bookmarkStart w:id="0" w:name="_GoBack"/>
          <w:bookmarkEnd w:id="0"/>
        </w:p>
        <w:p w:rsidR="00CA22C6" w:rsidRDefault="00174533">
          <w:pPr>
            <w:pStyle w:val="11"/>
            <w:tabs>
              <w:tab w:val="right" w:leader="dot" w:pos="8296"/>
            </w:tabs>
            <w:rPr>
              <w:noProof/>
            </w:rPr>
          </w:pPr>
          <w:r w:rsidRPr="003F0B0C">
            <w:rPr>
              <w:rFonts w:ascii="宋体" w:eastAsia="宋体" w:hAnsi="宋体"/>
            </w:rPr>
            <w:fldChar w:fldCharType="begin"/>
          </w:r>
          <w:r w:rsidRPr="003F0B0C">
            <w:rPr>
              <w:rFonts w:ascii="宋体" w:eastAsia="宋体" w:hAnsi="宋体"/>
            </w:rPr>
            <w:instrText xml:space="preserve"> TOC \o "1-3" \h \z \u </w:instrText>
          </w:r>
          <w:r w:rsidRPr="003F0B0C">
            <w:rPr>
              <w:rFonts w:ascii="宋体" w:eastAsia="宋体" w:hAnsi="宋体"/>
            </w:rPr>
            <w:fldChar w:fldCharType="separate"/>
          </w:r>
          <w:hyperlink w:anchor="_Toc521431694" w:history="1">
            <w:r w:rsidR="00CA22C6" w:rsidRPr="00262F32">
              <w:rPr>
                <w:rStyle w:val="a3"/>
                <w:rFonts w:ascii="宋体" w:eastAsia="宋体" w:hAnsi="宋体"/>
                <w:noProof/>
              </w:rPr>
              <w:t>一、基础算法&amp;程序语言</w:t>
            </w:r>
            <w:r w:rsidR="00CA22C6">
              <w:rPr>
                <w:noProof/>
                <w:webHidden/>
              </w:rPr>
              <w:tab/>
            </w:r>
            <w:r w:rsidR="00CA22C6">
              <w:rPr>
                <w:noProof/>
                <w:webHidden/>
              </w:rPr>
              <w:fldChar w:fldCharType="begin"/>
            </w:r>
            <w:r w:rsidR="00CA22C6">
              <w:rPr>
                <w:noProof/>
                <w:webHidden/>
              </w:rPr>
              <w:instrText xml:space="preserve"> PAGEREF _Toc521431694 \h </w:instrText>
            </w:r>
            <w:r w:rsidR="00CA22C6">
              <w:rPr>
                <w:noProof/>
                <w:webHidden/>
              </w:rPr>
            </w:r>
            <w:r w:rsidR="00CA22C6">
              <w:rPr>
                <w:noProof/>
                <w:webHidden/>
              </w:rPr>
              <w:fldChar w:fldCharType="separate"/>
            </w:r>
            <w:r w:rsidR="00CA22C6">
              <w:rPr>
                <w:noProof/>
                <w:webHidden/>
              </w:rPr>
              <w:t>9</w:t>
            </w:r>
            <w:r w:rsidR="00CA22C6">
              <w:rPr>
                <w:noProof/>
                <w:webHidden/>
              </w:rPr>
              <w:fldChar w:fldCharType="end"/>
            </w:r>
          </w:hyperlink>
        </w:p>
        <w:p w:rsidR="00CA22C6" w:rsidRDefault="00CA22C6">
          <w:pPr>
            <w:pStyle w:val="21"/>
            <w:tabs>
              <w:tab w:val="right" w:leader="dot" w:pos="8296"/>
            </w:tabs>
            <w:rPr>
              <w:noProof/>
            </w:rPr>
          </w:pPr>
          <w:hyperlink w:anchor="_Toc521431695" w:history="1">
            <w:r w:rsidRPr="00262F32">
              <w:rPr>
                <w:rStyle w:val="a3"/>
                <w:rFonts w:ascii="宋体" w:eastAsia="宋体" w:hAnsi="宋体"/>
                <w:noProof/>
              </w:rPr>
              <w:t>补题</w:t>
            </w:r>
            <w:r>
              <w:rPr>
                <w:noProof/>
                <w:webHidden/>
              </w:rPr>
              <w:tab/>
            </w:r>
            <w:r>
              <w:rPr>
                <w:noProof/>
                <w:webHidden/>
              </w:rPr>
              <w:fldChar w:fldCharType="begin"/>
            </w:r>
            <w:r>
              <w:rPr>
                <w:noProof/>
                <w:webHidden/>
              </w:rPr>
              <w:instrText xml:space="preserve"> PAGEREF _Toc521431695 \h </w:instrText>
            </w:r>
            <w:r>
              <w:rPr>
                <w:noProof/>
                <w:webHidden/>
              </w:rPr>
            </w:r>
            <w:r>
              <w:rPr>
                <w:noProof/>
                <w:webHidden/>
              </w:rPr>
              <w:fldChar w:fldCharType="separate"/>
            </w:r>
            <w:r>
              <w:rPr>
                <w:noProof/>
                <w:webHidden/>
              </w:rPr>
              <w:t>9</w:t>
            </w:r>
            <w:r>
              <w:rPr>
                <w:noProof/>
                <w:webHidden/>
              </w:rPr>
              <w:fldChar w:fldCharType="end"/>
            </w:r>
          </w:hyperlink>
        </w:p>
        <w:p w:rsidR="00CA22C6" w:rsidRDefault="00CA22C6">
          <w:pPr>
            <w:pStyle w:val="31"/>
            <w:tabs>
              <w:tab w:val="right" w:leader="dot" w:pos="8296"/>
            </w:tabs>
            <w:rPr>
              <w:noProof/>
            </w:rPr>
          </w:pPr>
          <w:hyperlink w:anchor="_Toc521431696" w:history="1">
            <w:r w:rsidRPr="00262F32">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_Toc521431696 \h </w:instrText>
            </w:r>
            <w:r>
              <w:rPr>
                <w:noProof/>
                <w:webHidden/>
              </w:rPr>
            </w:r>
            <w:r>
              <w:rPr>
                <w:noProof/>
                <w:webHidden/>
              </w:rPr>
              <w:fldChar w:fldCharType="separate"/>
            </w:r>
            <w:r>
              <w:rPr>
                <w:noProof/>
                <w:webHidden/>
              </w:rPr>
              <w:t>9</w:t>
            </w:r>
            <w:r>
              <w:rPr>
                <w:noProof/>
                <w:webHidden/>
              </w:rPr>
              <w:fldChar w:fldCharType="end"/>
            </w:r>
          </w:hyperlink>
        </w:p>
        <w:p w:rsidR="00CA22C6" w:rsidRDefault="00CA22C6">
          <w:pPr>
            <w:pStyle w:val="31"/>
            <w:tabs>
              <w:tab w:val="right" w:leader="dot" w:pos="8296"/>
            </w:tabs>
            <w:rPr>
              <w:noProof/>
            </w:rPr>
          </w:pPr>
          <w:hyperlink w:anchor="_Toc521431697" w:history="1">
            <w:r w:rsidRPr="00262F32">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_Toc521431697 \h </w:instrText>
            </w:r>
            <w:r>
              <w:rPr>
                <w:noProof/>
                <w:webHidden/>
              </w:rPr>
            </w:r>
            <w:r>
              <w:rPr>
                <w:noProof/>
                <w:webHidden/>
              </w:rPr>
              <w:fldChar w:fldCharType="separate"/>
            </w:r>
            <w:r>
              <w:rPr>
                <w:noProof/>
                <w:webHidden/>
              </w:rPr>
              <w:t>9</w:t>
            </w:r>
            <w:r>
              <w:rPr>
                <w:noProof/>
                <w:webHidden/>
              </w:rPr>
              <w:fldChar w:fldCharType="end"/>
            </w:r>
          </w:hyperlink>
        </w:p>
        <w:p w:rsidR="00CA22C6" w:rsidRDefault="00CA22C6">
          <w:pPr>
            <w:pStyle w:val="31"/>
            <w:tabs>
              <w:tab w:val="right" w:leader="dot" w:pos="8296"/>
            </w:tabs>
            <w:rPr>
              <w:noProof/>
            </w:rPr>
          </w:pPr>
          <w:hyperlink w:anchor="_Toc521431698" w:history="1">
            <w:r w:rsidRPr="00262F32">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_Toc521431698 \h </w:instrText>
            </w:r>
            <w:r>
              <w:rPr>
                <w:noProof/>
                <w:webHidden/>
              </w:rPr>
            </w:r>
            <w:r>
              <w:rPr>
                <w:noProof/>
                <w:webHidden/>
              </w:rPr>
              <w:fldChar w:fldCharType="separate"/>
            </w:r>
            <w:r>
              <w:rPr>
                <w:noProof/>
                <w:webHidden/>
              </w:rPr>
              <w:t>9</w:t>
            </w:r>
            <w:r>
              <w:rPr>
                <w:noProof/>
                <w:webHidden/>
              </w:rPr>
              <w:fldChar w:fldCharType="end"/>
            </w:r>
          </w:hyperlink>
        </w:p>
        <w:p w:rsidR="00CA22C6" w:rsidRDefault="00CA22C6">
          <w:pPr>
            <w:pStyle w:val="31"/>
            <w:tabs>
              <w:tab w:val="right" w:leader="dot" w:pos="8296"/>
            </w:tabs>
            <w:rPr>
              <w:noProof/>
            </w:rPr>
          </w:pPr>
          <w:hyperlink w:anchor="_Toc521431699" w:history="1">
            <w:r w:rsidRPr="00262F32">
              <w:rPr>
                <w:rStyle w:val="a3"/>
                <w:rFonts w:ascii="宋体" w:eastAsia="宋体" w:hAnsi="宋体"/>
                <w:noProof/>
              </w:rPr>
              <w:t>铜牌题-前置：单调队列&amp;单调栈</w:t>
            </w:r>
            <w:r>
              <w:rPr>
                <w:noProof/>
                <w:webHidden/>
              </w:rPr>
              <w:tab/>
            </w:r>
            <w:r>
              <w:rPr>
                <w:noProof/>
                <w:webHidden/>
              </w:rPr>
              <w:fldChar w:fldCharType="begin"/>
            </w:r>
            <w:r>
              <w:rPr>
                <w:noProof/>
                <w:webHidden/>
              </w:rPr>
              <w:instrText xml:space="preserve"> PAGEREF _Toc521431699 \h </w:instrText>
            </w:r>
            <w:r>
              <w:rPr>
                <w:noProof/>
                <w:webHidden/>
              </w:rPr>
            </w:r>
            <w:r>
              <w:rPr>
                <w:noProof/>
                <w:webHidden/>
              </w:rPr>
              <w:fldChar w:fldCharType="separate"/>
            </w:r>
            <w:r>
              <w:rPr>
                <w:noProof/>
                <w:webHidden/>
              </w:rPr>
              <w:t>9</w:t>
            </w:r>
            <w:r>
              <w:rPr>
                <w:noProof/>
                <w:webHidden/>
              </w:rPr>
              <w:fldChar w:fldCharType="end"/>
            </w:r>
          </w:hyperlink>
        </w:p>
        <w:p w:rsidR="00CA22C6" w:rsidRDefault="00CA22C6">
          <w:pPr>
            <w:pStyle w:val="31"/>
            <w:tabs>
              <w:tab w:val="right" w:leader="dot" w:pos="8296"/>
            </w:tabs>
            <w:rPr>
              <w:noProof/>
            </w:rPr>
          </w:pPr>
          <w:hyperlink w:anchor="_Toc521431700" w:history="1">
            <w:r w:rsidRPr="00262F32">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_Toc521431700 \h </w:instrText>
            </w:r>
            <w:r>
              <w:rPr>
                <w:noProof/>
                <w:webHidden/>
              </w:rPr>
            </w:r>
            <w:r>
              <w:rPr>
                <w:noProof/>
                <w:webHidden/>
              </w:rPr>
              <w:fldChar w:fldCharType="separate"/>
            </w:r>
            <w:r>
              <w:rPr>
                <w:noProof/>
                <w:webHidden/>
              </w:rPr>
              <w:t>9</w:t>
            </w:r>
            <w:r>
              <w:rPr>
                <w:noProof/>
                <w:webHidden/>
              </w:rPr>
              <w:fldChar w:fldCharType="end"/>
            </w:r>
          </w:hyperlink>
        </w:p>
        <w:p w:rsidR="00CA22C6" w:rsidRDefault="00CA22C6">
          <w:pPr>
            <w:pStyle w:val="31"/>
            <w:tabs>
              <w:tab w:val="right" w:leader="dot" w:pos="8296"/>
            </w:tabs>
            <w:rPr>
              <w:noProof/>
            </w:rPr>
          </w:pPr>
          <w:hyperlink w:anchor="_Toc521431701" w:history="1">
            <w:r w:rsidRPr="00262F32">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_Toc521431701 \h </w:instrText>
            </w:r>
            <w:r>
              <w:rPr>
                <w:noProof/>
                <w:webHidden/>
              </w:rPr>
            </w:r>
            <w:r>
              <w:rPr>
                <w:noProof/>
                <w:webHidden/>
              </w:rPr>
              <w:fldChar w:fldCharType="separate"/>
            </w:r>
            <w:r>
              <w:rPr>
                <w:noProof/>
                <w:webHidden/>
              </w:rPr>
              <w:t>10</w:t>
            </w:r>
            <w:r>
              <w:rPr>
                <w:noProof/>
                <w:webHidden/>
              </w:rPr>
              <w:fldChar w:fldCharType="end"/>
            </w:r>
          </w:hyperlink>
        </w:p>
        <w:p w:rsidR="00CA22C6" w:rsidRDefault="00CA22C6">
          <w:pPr>
            <w:pStyle w:val="31"/>
            <w:tabs>
              <w:tab w:val="right" w:leader="dot" w:pos="8296"/>
            </w:tabs>
            <w:rPr>
              <w:noProof/>
            </w:rPr>
          </w:pPr>
          <w:hyperlink w:anchor="_Toc521431702" w:history="1">
            <w:r w:rsidRPr="00262F32">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_Toc521431702 \h </w:instrText>
            </w:r>
            <w:r>
              <w:rPr>
                <w:noProof/>
                <w:webHidden/>
              </w:rPr>
            </w:r>
            <w:r>
              <w:rPr>
                <w:noProof/>
                <w:webHidden/>
              </w:rPr>
              <w:fldChar w:fldCharType="separate"/>
            </w:r>
            <w:r>
              <w:rPr>
                <w:noProof/>
                <w:webHidden/>
              </w:rPr>
              <w:t>10</w:t>
            </w:r>
            <w:r>
              <w:rPr>
                <w:noProof/>
                <w:webHidden/>
              </w:rPr>
              <w:fldChar w:fldCharType="end"/>
            </w:r>
          </w:hyperlink>
        </w:p>
        <w:p w:rsidR="00CA22C6" w:rsidRDefault="00CA22C6">
          <w:pPr>
            <w:pStyle w:val="31"/>
            <w:tabs>
              <w:tab w:val="right" w:leader="dot" w:pos="8296"/>
            </w:tabs>
            <w:rPr>
              <w:noProof/>
            </w:rPr>
          </w:pPr>
          <w:hyperlink w:anchor="_Toc521431703"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_Toc521431703 \h </w:instrText>
            </w:r>
            <w:r>
              <w:rPr>
                <w:noProof/>
                <w:webHidden/>
              </w:rPr>
            </w:r>
            <w:r>
              <w:rPr>
                <w:noProof/>
                <w:webHidden/>
              </w:rPr>
              <w:fldChar w:fldCharType="separate"/>
            </w:r>
            <w:r>
              <w:rPr>
                <w:noProof/>
                <w:webHidden/>
              </w:rPr>
              <w:t>10</w:t>
            </w:r>
            <w:r>
              <w:rPr>
                <w:noProof/>
                <w:webHidden/>
              </w:rPr>
              <w:fldChar w:fldCharType="end"/>
            </w:r>
          </w:hyperlink>
        </w:p>
        <w:p w:rsidR="00CA22C6" w:rsidRDefault="00CA22C6">
          <w:pPr>
            <w:pStyle w:val="31"/>
            <w:tabs>
              <w:tab w:val="right" w:leader="dot" w:pos="8296"/>
            </w:tabs>
            <w:rPr>
              <w:noProof/>
            </w:rPr>
          </w:pPr>
          <w:hyperlink w:anchor="_Toc521431704"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_Toc521431704 \h </w:instrText>
            </w:r>
            <w:r>
              <w:rPr>
                <w:noProof/>
                <w:webHidden/>
              </w:rPr>
            </w:r>
            <w:r>
              <w:rPr>
                <w:noProof/>
                <w:webHidden/>
              </w:rPr>
              <w:fldChar w:fldCharType="separate"/>
            </w:r>
            <w:r>
              <w:rPr>
                <w:noProof/>
                <w:webHidden/>
              </w:rPr>
              <w:t>10</w:t>
            </w:r>
            <w:r>
              <w:rPr>
                <w:noProof/>
                <w:webHidden/>
              </w:rPr>
              <w:fldChar w:fldCharType="end"/>
            </w:r>
          </w:hyperlink>
        </w:p>
        <w:p w:rsidR="00CA22C6" w:rsidRDefault="00CA22C6">
          <w:pPr>
            <w:pStyle w:val="31"/>
            <w:tabs>
              <w:tab w:val="right" w:leader="dot" w:pos="8296"/>
            </w:tabs>
            <w:rPr>
              <w:noProof/>
            </w:rPr>
          </w:pPr>
          <w:hyperlink w:anchor="_Toc521431705"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_Toc521431705 \h </w:instrText>
            </w:r>
            <w:r>
              <w:rPr>
                <w:noProof/>
                <w:webHidden/>
              </w:rPr>
            </w:r>
            <w:r>
              <w:rPr>
                <w:noProof/>
                <w:webHidden/>
              </w:rPr>
              <w:fldChar w:fldCharType="separate"/>
            </w:r>
            <w:r>
              <w:rPr>
                <w:noProof/>
                <w:webHidden/>
              </w:rPr>
              <w:t>10</w:t>
            </w:r>
            <w:r>
              <w:rPr>
                <w:noProof/>
                <w:webHidden/>
              </w:rPr>
              <w:fldChar w:fldCharType="end"/>
            </w:r>
          </w:hyperlink>
        </w:p>
        <w:p w:rsidR="00CA22C6" w:rsidRDefault="00CA22C6">
          <w:pPr>
            <w:pStyle w:val="31"/>
            <w:tabs>
              <w:tab w:val="right" w:leader="dot" w:pos="8296"/>
            </w:tabs>
            <w:rPr>
              <w:noProof/>
            </w:rPr>
          </w:pPr>
          <w:hyperlink w:anchor="_Toc521431706"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_Toc521431706 \h </w:instrText>
            </w:r>
            <w:r>
              <w:rPr>
                <w:noProof/>
                <w:webHidden/>
              </w:rPr>
            </w:r>
            <w:r>
              <w:rPr>
                <w:noProof/>
                <w:webHidden/>
              </w:rPr>
              <w:fldChar w:fldCharType="separate"/>
            </w:r>
            <w:r>
              <w:rPr>
                <w:noProof/>
                <w:webHidden/>
              </w:rPr>
              <w:t>11</w:t>
            </w:r>
            <w:r>
              <w:rPr>
                <w:noProof/>
                <w:webHidden/>
              </w:rPr>
              <w:fldChar w:fldCharType="end"/>
            </w:r>
          </w:hyperlink>
        </w:p>
        <w:p w:rsidR="00CA22C6" w:rsidRDefault="00CA22C6">
          <w:pPr>
            <w:pStyle w:val="31"/>
            <w:tabs>
              <w:tab w:val="right" w:leader="dot" w:pos="8296"/>
            </w:tabs>
            <w:rPr>
              <w:noProof/>
            </w:rPr>
          </w:pPr>
          <w:hyperlink w:anchor="_Toc521431707"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_Toc521431707 \h </w:instrText>
            </w:r>
            <w:r>
              <w:rPr>
                <w:noProof/>
                <w:webHidden/>
              </w:rPr>
            </w:r>
            <w:r>
              <w:rPr>
                <w:noProof/>
                <w:webHidden/>
              </w:rPr>
              <w:fldChar w:fldCharType="separate"/>
            </w:r>
            <w:r>
              <w:rPr>
                <w:noProof/>
                <w:webHidden/>
              </w:rPr>
              <w:t>11</w:t>
            </w:r>
            <w:r>
              <w:rPr>
                <w:noProof/>
                <w:webHidden/>
              </w:rPr>
              <w:fldChar w:fldCharType="end"/>
            </w:r>
          </w:hyperlink>
        </w:p>
        <w:p w:rsidR="00CA22C6" w:rsidRDefault="00CA22C6">
          <w:pPr>
            <w:pStyle w:val="31"/>
            <w:tabs>
              <w:tab w:val="right" w:leader="dot" w:pos="8296"/>
            </w:tabs>
            <w:rPr>
              <w:noProof/>
            </w:rPr>
          </w:pPr>
          <w:hyperlink w:anchor="_Toc521431708"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_Toc521431708 \h </w:instrText>
            </w:r>
            <w:r>
              <w:rPr>
                <w:noProof/>
                <w:webHidden/>
              </w:rPr>
            </w:r>
            <w:r>
              <w:rPr>
                <w:noProof/>
                <w:webHidden/>
              </w:rPr>
              <w:fldChar w:fldCharType="separate"/>
            </w:r>
            <w:r>
              <w:rPr>
                <w:noProof/>
                <w:webHidden/>
              </w:rPr>
              <w:t>11</w:t>
            </w:r>
            <w:r>
              <w:rPr>
                <w:noProof/>
                <w:webHidden/>
              </w:rPr>
              <w:fldChar w:fldCharType="end"/>
            </w:r>
          </w:hyperlink>
        </w:p>
        <w:p w:rsidR="00CA22C6" w:rsidRDefault="00CA22C6">
          <w:pPr>
            <w:pStyle w:val="31"/>
            <w:tabs>
              <w:tab w:val="right" w:leader="dot" w:pos="8296"/>
            </w:tabs>
            <w:rPr>
              <w:noProof/>
            </w:rPr>
          </w:pPr>
          <w:hyperlink w:anchor="_Toc521431709" w:history="1">
            <w:r w:rsidRPr="00262F32">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_Toc521431709 \h </w:instrText>
            </w:r>
            <w:r>
              <w:rPr>
                <w:noProof/>
                <w:webHidden/>
              </w:rPr>
            </w:r>
            <w:r>
              <w:rPr>
                <w:noProof/>
                <w:webHidden/>
              </w:rPr>
              <w:fldChar w:fldCharType="separate"/>
            </w:r>
            <w:r>
              <w:rPr>
                <w:noProof/>
                <w:webHidden/>
              </w:rPr>
              <w:t>11</w:t>
            </w:r>
            <w:r>
              <w:rPr>
                <w:noProof/>
                <w:webHidden/>
              </w:rPr>
              <w:fldChar w:fldCharType="end"/>
            </w:r>
          </w:hyperlink>
        </w:p>
        <w:p w:rsidR="00CA22C6" w:rsidRDefault="00CA22C6">
          <w:pPr>
            <w:pStyle w:val="21"/>
            <w:tabs>
              <w:tab w:val="right" w:leader="dot" w:pos="8296"/>
            </w:tabs>
            <w:rPr>
              <w:noProof/>
            </w:rPr>
          </w:pPr>
          <w:hyperlink w:anchor="_Toc521431710" w:history="1">
            <w:r w:rsidRPr="00262F32">
              <w:rPr>
                <w:rStyle w:val="a3"/>
                <w:rFonts w:ascii="宋体" w:eastAsia="宋体" w:hAnsi="宋体"/>
                <w:noProof/>
              </w:rPr>
              <w:t>&lt;cstring&gt;</w:t>
            </w:r>
            <w:r>
              <w:rPr>
                <w:noProof/>
                <w:webHidden/>
              </w:rPr>
              <w:tab/>
            </w:r>
            <w:r>
              <w:rPr>
                <w:noProof/>
                <w:webHidden/>
              </w:rPr>
              <w:fldChar w:fldCharType="begin"/>
            </w:r>
            <w:r>
              <w:rPr>
                <w:noProof/>
                <w:webHidden/>
              </w:rPr>
              <w:instrText xml:space="preserve"> PAGEREF _Toc521431710 \h </w:instrText>
            </w:r>
            <w:r>
              <w:rPr>
                <w:noProof/>
                <w:webHidden/>
              </w:rPr>
            </w:r>
            <w:r>
              <w:rPr>
                <w:noProof/>
                <w:webHidden/>
              </w:rPr>
              <w:fldChar w:fldCharType="separate"/>
            </w:r>
            <w:r>
              <w:rPr>
                <w:noProof/>
                <w:webHidden/>
              </w:rPr>
              <w:t>11</w:t>
            </w:r>
            <w:r>
              <w:rPr>
                <w:noProof/>
                <w:webHidden/>
              </w:rPr>
              <w:fldChar w:fldCharType="end"/>
            </w:r>
          </w:hyperlink>
        </w:p>
        <w:p w:rsidR="00CA22C6" w:rsidRDefault="00CA22C6">
          <w:pPr>
            <w:pStyle w:val="21"/>
            <w:tabs>
              <w:tab w:val="right" w:leader="dot" w:pos="8296"/>
            </w:tabs>
            <w:rPr>
              <w:noProof/>
            </w:rPr>
          </w:pPr>
          <w:hyperlink w:anchor="_Toc521431711" w:history="1">
            <w:r w:rsidRPr="00262F32">
              <w:rPr>
                <w:rStyle w:val="a3"/>
                <w:rFonts w:ascii="宋体" w:eastAsia="宋体" w:hAnsi="宋体"/>
                <w:noProof/>
              </w:rPr>
              <w:t>C++ string类</w:t>
            </w:r>
            <w:r>
              <w:rPr>
                <w:noProof/>
                <w:webHidden/>
              </w:rPr>
              <w:tab/>
            </w:r>
            <w:r>
              <w:rPr>
                <w:noProof/>
                <w:webHidden/>
              </w:rPr>
              <w:fldChar w:fldCharType="begin"/>
            </w:r>
            <w:r>
              <w:rPr>
                <w:noProof/>
                <w:webHidden/>
              </w:rPr>
              <w:instrText xml:space="preserve"> PAGEREF _Toc521431711 \h </w:instrText>
            </w:r>
            <w:r>
              <w:rPr>
                <w:noProof/>
                <w:webHidden/>
              </w:rPr>
            </w:r>
            <w:r>
              <w:rPr>
                <w:noProof/>
                <w:webHidden/>
              </w:rPr>
              <w:fldChar w:fldCharType="separate"/>
            </w:r>
            <w:r>
              <w:rPr>
                <w:noProof/>
                <w:webHidden/>
              </w:rPr>
              <w:t>11</w:t>
            </w:r>
            <w:r>
              <w:rPr>
                <w:noProof/>
                <w:webHidden/>
              </w:rPr>
              <w:fldChar w:fldCharType="end"/>
            </w:r>
          </w:hyperlink>
        </w:p>
        <w:p w:rsidR="00CA22C6" w:rsidRDefault="00CA22C6">
          <w:pPr>
            <w:pStyle w:val="21"/>
            <w:tabs>
              <w:tab w:val="right" w:leader="dot" w:pos="8296"/>
            </w:tabs>
            <w:rPr>
              <w:noProof/>
            </w:rPr>
          </w:pPr>
          <w:hyperlink w:anchor="_Toc521431712" w:history="1">
            <w:r w:rsidRPr="00262F32">
              <w:rPr>
                <w:rStyle w:val="a3"/>
                <w:rFonts w:ascii="宋体" w:eastAsia="宋体" w:hAnsi="宋体"/>
                <w:noProof/>
              </w:rPr>
              <w:t>new&amp;delete</w:t>
            </w:r>
            <w:r>
              <w:rPr>
                <w:noProof/>
                <w:webHidden/>
              </w:rPr>
              <w:tab/>
            </w:r>
            <w:r>
              <w:rPr>
                <w:noProof/>
                <w:webHidden/>
              </w:rPr>
              <w:fldChar w:fldCharType="begin"/>
            </w:r>
            <w:r>
              <w:rPr>
                <w:noProof/>
                <w:webHidden/>
              </w:rPr>
              <w:instrText xml:space="preserve"> PAGEREF _Toc521431712 \h </w:instrText>
            </w:r>
            <w:r>
              <w:rPr>
                <w:noProof/>
                <w:webHidden/>
              </w:rPr>
            </w:r>
            <w:r>
              <w:rPr>
                <w:noProof/>
                <w:webHidden/>
              </w:rPr>
              <w:fldChar w:fldCharType="separate"/>
            </w:r>
            <w:r>
              <w:rPr>
                <w:noProof/>
                <w:webHidden/>
              </w:rPr>
              <w:t>13</w:t>
            </w:r>
            <w:r>
              <w:rPr>
                <w:noProof/>
                <w:webHidden/>
              </w:rPr>
              <w:fldChar w:fldCharType="end"/>
            </w:r>
          </w:hyperlink>
        </w:p>
        <w:p w:rsidR="00CA22C6" w:rsidRDefault="00CA22C6">
          <w:pPr>
            <w:pStyle w:val="31"/>
            <w:tabs>
              <w:tab w:val="right" w:leader="dot" w:pos="8296"/>
            </w:tabs>
            <w:rPr>
              <w:noProof/>
            </w:rPr>
          </w:pPr>
          <w:hyperlink w:anchor="_Toc521431713" w:history="1">
            <w:r w:rsidRPr="00262F32">
              <w:rPr>
                <w:rStyle w:val="a3"/>
                <w:rFonts w:ascii="宋体" w:eastAsia="宋体" w:hAnsi="宋体"/>
                <w:noProof/>
              </w:rPr>
              <w:t>创建并释放一维数组</w:t>
            </w:r>
            <w:r>
              <w:rPr>
                <w:noProof/>
                <w:webHidden/>
              </w:rPr>
              <w:tab/>
            </w:r>
            <w:r>
              <w:rPr>
                <w:noProof/>
                <w:webHidden/>
              </w:rPr>
              <w:fldChar w:fldCharType="begin"/>
            </w:r>
            <w:r>
              <w:rPr>
                <w:noProof/>
                <w:webHidden/>
              </w:rPr>
              <w:instrText xml:space="preserve"> PAGEREF _Toc521431713 \h </w:instrText>
            </w:r>
            <w:r>
              <w:rPr>
                <w:noProof/>
                <w:webHidden/>
              </w:rPr>
            </w:r>
            <w:r>
              <w:rPr>
                <w:noProof/>
                <w:webHidden/>
              </w:rPr>
              <w:fldChar w:fldCharType="separate"/>
            </w:r>
            <w:r>
              <w:rPr>
                <w:noProof/>
                <w:webHidden/>
              </w:rPr>
              <w:t>13</w:t>
            </w:r>
            <w:r>
              <w:rPr>
                <w:noProof/>
                <w:webHidden/>
              </w:rPr>
              <w:fldChar w:fldCharType="end"/>
            </w:r>
          </w:hyperlink>
        </w:p>
        <w:p w:rsidR="00CA22C6" w:rsidRDefault="00CA22C6">
          <w:pPr>
            <w:pStyle w:val="31"/>
            <w:tabs>
              <w:tab w:val="right" w:leader="dot" w:pos="8296"/>
            </w:tabs>
            <w:rPr>
              <w:noProof/>
            </w:rPr>
          </w:pPr>
          <w:hyperlink w:anchor="_Toc521431714" w:history="1">
            <w:r w:rsidRPr="00262F32">
              <w:rPr>
                <w:rStyle w:val="a3"/>
                <w:rFonts w:ascii="宋体" w:eastAsia="宋体" w:hAnsi="宋体"/>
                <w:noProof/>
              </w:rPr>
              <w:t>创建并释放二维数组</w:t>
            </w:r>
            <w:r>
              <w:rPr>
                <w:noProof/>
                <w:webHidden/>
              </w:rPr>
              <w:tab/>
            </w:r>
            <w:r>
              <w:rPr>
                <w:noProof/>
                <w:webHidden/>
              </w:rPr>
              <w:fldChar w:fldCharType="begin"/>
            </w:r>
            <w:r>
              <w:rPr>
                <w:noProof/>
                <w:webHidden/>
              </w:rPr>
              <w:instrText xml:space="preserve"> PAGEREF _Toc521431714 \h </w:instrText>
            </w:r>
            <w:r>
              <w:rPr>
                <w:noProof/>
                <w:webHidden/>
              </w:rPr>
            </w:r>
            <w:r>
              <w:rPr>
                <w:noProof/>
                <w:webHidden/>
              </w:rPr>
              <w:fldChar w:fldCharType="separate"/>
            </w:r>
            <w:r>
              <w:rPr>
                <w:noProof/>
                <w:webHidden/>
              </w:rPr>
              <w:t>13</w:t>
            </w:r>
            <w:r>
              <w:rPr>
                <w:noProof/>
                <w:webHidden/>
              </w:rPr>
              <w:fldChar w:fldCharType="end"/>
            </w:r>
          </w:hyperlink>
        </w:p>
        <w:p w:rsidR="00CA22C6" w:rsidRDefault="00CA22C6">
          <w:pPr>
            <w:pStyle w:val="21"/>
            <w:tabs>
              <w:tab w:val="right" w:leader="dot" w:pos="8296"/>
            </w:tabs>
            <w:rPr>
              <w:noProof/>
            </w:rPr>
          </w:pPr>
          <w:hyperlink w:anchor="_Toc521431715" w:history="1">
            <w:r w:rsidRPr="00262F32">
              <w:rPr>
                <w:rStyle w:val="a3"/>
                <w:rFonts w:ascii="宋体" w:eastAsia="宋体" w:hAnsi="宋体"/>
                <w:noProof/>
              </w:rPr>
              <w:t>STL</w:t>
            </w:r>
            <w:r>
              <w:rPr>
                <w:noProof/>
                <w:webHidden/>
              </w:rPr>
              <w:tab/>
            </w:r>
            <w:r>
              <w:rPr>
                <w:noProof/>
                <w:webHidden/>
              </w:rPr>
              <w:fldChar w:fldCharType="begin"/>
            </w:r>
            <w:r>
              <w:rPr>
                <w:noProof/>
                <w:webHidden/>
              </w:rPr>
              <w:instrText xml:space="preserve"> PAGEREF _Toc521431715 \h </w:instrText>
            </w:r>
            <w:r>
              <w:rPr>
                <w:noProof/>
                <w:webHidden/>
              </w:rPr>
            </w:r>
            <w:r>
              <w:rPr>
                <w:noProof/>
                <w:webHidden/>
              </w:rPr>
              <w:fldChar w:fldCharType="separate"/>
            </w:r>
            <w:r>
              <w:rPr>
                <w:noProof/>
                <w:webHidden/>
              </w:rPr>
              <w:t>14</w:t>
            </w:r>
            <w:r>
              <w:rPr>
                <w:noProof/>
                <w:webHidden/>
              </w:rPr>
              <w:fldChar w:fldCharType="end"/>
            </w:r>
          </w:hyperlink>
        </w:p>
        <w:p w:rsidR="00CA22C6" w:rsidRDefault="00CA22C6">
          <w:pPr>
            <w:pStyle w:val="31"/>
            <w:tabs>
              <w:tab w:val="right" w:leader="dot" w:pos="8296"/>
            </w:tabs>
            <w:rPr>
              <w:noProof/>
            </w:rPr>
          </w:pPr>
          <w:hyperlink w:anchor="_Toc521431716" w:history="1">
            <w:r w:rsidRPr="00262F32">
              <w:rPr>
                <w:rStyle w:val="a3"/>
                <w:rFonts w:ascii="宋体" w:eastAsia="宋体" w:hAnsi="宋体"/>
                <w:noProof/>
              </w:rPr>
              <w:t>map</w:t>
            </w:r>
            <w:r>
              <w:rPr>
                <w:noProof/>
                <w:webHidden/>
              </w:rPr>
              <w:tab/>
            </w:r>
            <w:r>
              <w:rPr>
                <w:noProof/>
                <w:webHidden/>
              </w:rPr>
              <w:fldChar w:fldCharType="begin"/>
            </w:r>
            <w:r>
              <w:rPr>
                <w:noProof/>
                <w:webHidden/>
              </w:rPr>
              <w:instrText xml:space="preserve"> PAGEREF _Toc521431716 \h </w:instrText>
            </w:r>
            <w:r>
              <w:rPr>
                <w:noProof/>
                <w:webHidden/>
              </w:rPr>
            </w:r>
            <w:r>
              <w:rPr>
                <w:noProof/>
                <w:webHidden/>
              </w:rPr>
              <w:fldChar w:fldCharType="separate"/>
            </w:r>
            <w:r>
              <w:rPr>
                <w:noProof/>
                <w:webHidden/>
              </w:rPr>
              <w:t>14</w:t>
            </w:r>
            <w:r>
              <w:rPr>
                <w:noProof/>
                <w:webHidden/>
              </w:rPr>
              <w:fldChar w:fldCharType="end"/>
            </w:r>
          </w:hyperlink>
        </w:p>
        <w:p w:rsidR="00CA22C6" w:rsidRDefault="00CA22C6">
          <w:pPr>
            <w:pStyle w:val="31"/>
            <w:tabs>
              <w:tab w:val="right" w:leader="dot" w:pos="8296"/>
            </w:tabs>
            <w:rPr>
              <w:noProof/>
            </w:rPr>
          </w:pPr>
          <w:hyperlink w:anchor="_Toc521431717" w:history="1">
            <w:r w:rsidRPr="00262F32">
              <w:rPr>
                <w:rStyle w:val="a3"/>
                <w:rFonts w:ascii="宋体" w:eastAsia="宋体" w:hAnsi="宋体"/>
                <w:noProof/>
              </w:rPr>
              <w:t>vector</w:t>
            </w:r>
            <w:r>
              <w:rPr>
                <w:noProof/>
                <w:webHidden/>
              </w:rPr>
              <w:tab/>
            </w:r>
            <w:r>
              <w:rPr>
                <w:noProof/>
                <w:webHidden/>
              </w:rPr>
              <w:fldChar w:fldCharType="begin"/>
            </w:r>
            <w:r>
              <w:rPr>
                <w:noProof/>
                <w:webHidden/>
              </w:rPr>
              <w:instrText xml:space="preserve"> PAGEREF _Toc521431717 \h </w:instrText>
            </w:r>
            <w:r>
              <w:rPr>
                <w:noProof/>
                <w:webHidden/>
              </w:rPr>
            </w:r>
            <w:r>
              <w:rPr>
                <w:noProof/>
                <w:webHidden/>
              </w:rPr>
              <w:fldChar w:fldCharType="separate"/>
            </w:r>
            <w:r>
              <w:rPr>
                <w:noProof/>
                <w:webHidden/>
              </w:rPr>
              <w:t>14</w:t>
            </w:r>
            <w:r>
              <w:rPr>
                <w:noProof/>
                <w:webHidden/>
              </w:rPr>
              <w:fldChar w:fldCharType="end"/>
            </w:r>
          </w:hyperlink>
        </w:p>
        <w:p w:rsidR="00CA22C6" w:rsidRDefault="00CA22C6">
          <w:pPr>
            <w:pStyle w:val="31"/>
            <w:tabs>
              <w:tab w:val="right" w:leader="dot" w:pos="8296"/>
            </w:tabs>
            <w:rPr>
              <w:noProof/>
            </w:rPr>
          </w:pPr>
          <w:hyperlink w:anchor="_Toc521431718" w:history="1">
            <w:r w:rsidRPr="00262F32">
              <w:rPr>
                <w:rStyle w:val="a3"/>
                <w:rFonts w:ascii="宋体" w:eastAsia="宋体" w:hAnsi="宋体"/>
                <w:noProof/>
              </w:rPr>
              <w:t>next_permutation</w:t>
            </w:r>
            <w:r>
              <w:rPr>
                <w:noProof/>
                <w:webHidden/>
              </w:rPr>
              <w:tab/>
            </w:r>
            <w:r>
              <w:rPr>
                <w:noProof/>
                <w:webHidden/>
              </w:rPr>
              <w:fldChar w:fldCharType="begin"/>
            </w:r>
            <w:r>
              <w:rPr>
                <w:noProof/>
                <w:webHidden/>
              </w:rPr>
              <w:instrText xml:space="preserve"> PAGEREF _Toc521431718 \h </w:instrText>
            </w:r>
            <w:r>
              <w:rPr>
                <w:noProof/>
                <w:webHidden/>
              </w:rPr>
            </w:r>
            <w:r>
              <w:rPr>
                <w:noProof/>
                <w:webHidden/>
              </w:rPr>
              <w:fldChar w:fldCharType="separate"/>
            </w:r>
            <w:r>
              <w:rPr>
                <w:noProof/>
                <w:webHidden/>
              </w:rPr>
              <w:t>15</w:t>
            </w:r>
            <w:r>
              <w:rPr>
                <w:noProof/>
                <w:webHidden/>
              </w:rPr>
              <w:fldChar w:fldCharType="end"/>
            </w:r>
          </w:hyperlink>
        </w:p>
        <w:p w:rsidR="00CA22C6" w:rsidRDefault="00CA22C6">
          <w:pPr>
            <w:pStyle w:val="31"/>
            <w:tabs>
              <w:tab w:val="right" w:leader="dot" w:pos="8296"/>
            </w:tabs>
            <w:rPr>
              <w:noProof/>
            </w:rPr>
          </w:pPr>
          <w:hyperlink w:anchor="_Toc521431719" w:history="1">
            <w:r w:rsidRPr="00262F32">
              <w:rPr>
                <w:rStyle w:val="a3"/>
                <w:rFonts w:ascii="宋体" w:eastAsia="宋体" w:hAnsi="宋体"/>
                <w:noProof/>
              </w:rPr>
              <w:t>优先队列（priority_queue）</w:t>
            </w:r>
            <w:r>
              <w:rPr>
                <w:noProof/>
                <w:webHidden/>
              </w:rPr>
              <w:tab/>
            </w:r>
            <w:r>
              <w:rPr>
                <w:noProof/>
                <w:webHidden/>
              </w:rPr>
              <w:fldChar w:fldCharType="begin"/>
            </w:r>
            <w:r>
              <w:rPr>
                <w:noProof/>
                <w:webHidden/>
              </w:rPr>
              <w:instrText xml:space="preserve"> PAGEREF _Toc521431719 \h </w:instrText>
            </w:r>
            <w:r>
              <w:rPr>
                <w:noProof/>
                <w:webHidden/>
              </w:rPr>
            </w:r>
            <w:r>
              <w:rPr>
                <w:noProof/>
                <w:webHidden/>
              </w:rPr>
              <w:fldChar w:fldCharType="separate"/>
            </w:r>
            <w:r>
              <w:rPr>
                <w:noProof/>
                <w:webHidden/>
              </w:rPr>
              <w:t>15</w:t>
            </w:r>
            <w:r>
              <w:rPr>
                <w:noProof/>
                <w:webHidden/>
              </w:rPr>
              <w:fldChar w:fldCharType="end"/>
            </w:r>
          </w:hyperlink>
        </w:p>
        <w:p w:rsidR="00CA22C6" w:rsidRDefault="00CA22C6">
          <w:pPr>
            <w:pStyle w:val="21"/>
            <w:tabs>
              <w:tab w:val="right" w:leader="dot" w:pos="8296"/>
            </w:tabs>
            <w:rPr>
              <w:noProof/>
            </w:rPr>
          </w:pPr>
          <w:hyperlink w:anchor="_Toc521431720" w:history="1">
            <w:r w:rsidRPr="00262F32">
              <w:rPr>
                <w:rStyle w:val="a3"/>
                <w:rFonts w:ascii="宋体" w:eastAsia="宋体" w:hAnsi="宋体"/>
                <w:noProof/>
              </w:rPr>
              <w:t>C++11</w:t>
            </w:r>
            <w:r>
              <w:rPr>
                <w:noProof/>
                <w:webHidden/>
              </w:rPr>
              <w:tab/>
            </w:r>
            <w:r>
              <w:rPr>
                <w:noProof/>
                <w:webHidden/>
              </w:rPr>
              <w:fldChar w:fldCharType="begin"/>
            </w:r>
            <w:r>
              <w:rPr>
                <w:noProof/>
                <w:webHidden/>
              </w:rPr>
              <w:instrText xml:space="preserve"> PAGEREF _Toc521431720 \h </w:instrText>
            </w:r>
            <w:r>
              <w:rPr>
                <w:noProof/>
                <w:webHidden/>
              </w:rPr>
            </w:r>
            <w:r>
              <w:rPr>
                <w:noProof/>
                <w:webHidden/>
              </w:rPr>
              <w:fldChar w:fldCharType="separate"/>
            </w:r>
            <w:r>
              <w:rPr>
                <w:noProof/>
                <w:webHidden/>
              </w:rPr>
              <w:t>15</w:t>
            </w:r>
            <w:r>
              <w:rPr>
                <w:noProof/>
                <w:webHidden/>
              </w:rPr>
              <w:fldChar w:fldCharType="end"/>
            </w:r>
          </w:hyperlink>
        </w:p>
        <w:p w:rsidR="00CA22C6" w:rsidRDefault="00CA22C6">
          <w:pPr>
            <w:pStyle w:val="31"/>
            <w:tabs>
              <w:tab w:val="right" w:leader="dot" w:pos="8296"/>
            </w:tabs>
            <w:rPr>
              <w:noProof/>
            </w:rPr>
          </w:pPr>
          <w:hyperlink w:anchor="_Toc521431721" w:history="1">
            <w:r w:rsidRPr="00262F32">
              <w:rPr>
                <w:rStyle w:val="a3"/>
                <w:rFonts w:ascii="宋体" w:eastAsia="宋体" w:hAnsi="宋体"/>
                <w:noProof/>
              </w:rPr>
              <w:t>auto</w:t>
            </w:r>
            <w:r>
              <w:rPr>
                <w:noProof/>
                <w:webHidden/>
              </w:rPr>
              <w:tab/>
            </w:r>
            <w:r>
              <w:rPr>
                <w:noProof/>
                <w:webHidden/>
              </w:rPr>
              <w:fldChar w:fldCharType="begin"/>
            </w:r>
            <w:r>
              <w:rPr>
                <w:noProof/>
                <w:webHidden/>
              </w:rPr>
              <w:instrText xml:space="preserve"> PAGEREF _Toc521431721 \h </w:instrText>
            </w:r>
            <w:r>
              <w:rPr>
                <w:noProof/>
                <w:webHidden/>
              </w:rPr>
            </w:r>
            <w:r>
              <w:rPr>
                <w:noProof/>
                <w:webHidden/>
              </w:rPr>
              <w:fldChar w:fldCharType="separate"/>
            </w:r>
            <w:r>
              <w:rPr>
                <w:noProof/>
                <w:webHidden/>
              </w:rPr>
              <w:t>15</w:t>
            </w:r>
            <w:r>
              <w:rPr>
                <w:noProof/>
                <w:webHidden/>
              </w:rPr>
              <w:fldChar w:fldCharType="end"/>
            </w:r>
          </w:hyperlink>
        </w:p>
        <w:p w:rsidR="00CA22C6" w:rsidRDefault="00CA22C6">
          <w:pPr>
            <w:pStyle w:val="31"/>
            <w:tabs>
              <w:tab w:val="right" w:leader="dot" w:pos="8296"/>
            </w:tabs>
            <w:rPr>
              <w:noProof/>
            </w:rPr>
          </w:pPr>
          <w:hyperlink w:anchor="_Toc521431722" w:history="1">
            <w:r w:rsidRPr="00262F32">
              <w:rPr>
                <w:rStyle w:val="a3"/>
                <w:rFonts w:ascii="宋体" w:eastAsia="宋体" w:hAnsi="宋体"/>
                <w:noProof/>
              </w:rPr>
              <w:t>for循环</w:t>
            </w:r>
            <w:r>
              <w:rPr>
                <w:noProof/>
                <w:webHidden/>
              </w:rPr>
              <w:tab/>
            </w:r>
            <w:r>
              <w:rPr>
                <w:noProof/>
                <w:webHidden/>
              </w:rPr>
              <w:fldChar w:fldCharType="begin"/>
            </w:r>
            <w:r>
              <w:rPr>
                <w:noProof/>
                <w:webHidden/>
              </w:rPr>
              <w:instrText xml:space="preserve"> PAGEREF _Toc521431722 \h </w:instrText>
            </w:r>
            <w:r>
              <w:rPr>
                <w:noProof/>
                <w:webHidden/>
              </w:rPr>
            </w:r>
            <w:r>
              <w:rPr>
                <w:noProof/>
                <w:webHidden/>
              </w:rPr>
              <w:fldChar w:fldCharType="separate"/>
            </w:r>
            <w:r>
              <w:rPr>
                <w:noProof/>
                <w:webHidden/>
              </w:rPr>
              <w:t>16</w:t>
            </w:r>
            <w:r>
              <w:rPr>
                <w:noProof/>
                <w:webHidden/>
              </w:rPr>
              <w:fldChar w:fldCharType="end"/>
            </w:r>
          </w:hyperlink>
        </w:p>
        <w:p w:rsidR="00CA22C6" w:rsidRDefault="00CA22C6">
          <w:pPr>
            <w:pStyle w:val="21"/>
            <w:tabs>
              <w:tab w:val="right" w:leader="dot" w:pos="8296"/>
            </w:tabs>
            <w:rPr>
              <w:noProof/>
            </w:rPr>
          </w:pPr>
          <w:hyperlink w:anchor="_Toc521431723" w:history="1">
            <w:r w:rsidRPr="00262F32">
              <w:rPr>
                <w:rStyle w:val="a3"/>
                <w:rFonts w:cstheme="majorBidi"/>
                <w:noProof/>
              </w:rPr>
              <w:t>断言（assert）</w:t>
            </w:r>
            <w:r>
              <w:rPr>
                <w:noProof/>
                <w:webHidden/>
              </w:rPr>
              <w:tab/>
            </w:r>
            <w:r>
              <w:rPr>
                <w:noProof/>
                <w:webHidden/>
              </w:rPr>
              <w:fldChar w:fldCharType="begin"/>
            </w:r>
            <w:r>
              <w:rPr>
                <w:noProof/>
                <w:webHidden/>
              </w:rPr>
              <w:instrText xml:space="preserve"> PAGEREF _Toc521431723 \h </w:instrText>
            </w:r>
            <w:r>
              <w:rPr>
                <w:noProof/>
                <w:webHidden/>
              </w:rPr>
            </w:r>
            <w:r>
              <w:rPr>
                <w:noProof/>
                <w:webHidden/>
              </w:rPr>
              <w:fldChar w:fldCharType="separate"/>
            </w:r>
            <w:r>
              <w:rPr>
                <w:noProof/>
                <w:webHidden/>
              </w:rPr>
              <w:t>16</w:t>
            </w:r>
            <w:r>
              <w:rPr>
                <w:noProof/>
                <w:webHidden/>
              </w:rPr>
              <w:fldChar w:fldCharType="end"/>
            </w:r>
          </w:hyperlink>
        </w:p>
        <w:p w:rsidR="00CA22C6" w:rsidRDefault="00CA22C6">
          <w:pPr>
            <w:pStyle w:val="21"/>
            <w:tabs>
              <w:tab w:val="right" w:leader="dot" w:pos="8296"/>
            </w:tabs>
            <w:rPr>
              <w:noProof/>
            </w:rPr>
          </w:pPr>
          <w:hyperlink w:anchor="_Toc521431724" w:history="1">
            <w:r w:rsidRPr="00262F32">
              <w:rPr>
                <w:rStyle w:val="a3"/>
                <w:rFonts w:ascii="宋体" w:eastAsia="宋体" w:hAnsi="宋体"/>
                <w:noProof/>
              </w:rPr>
              <w:t>数据对拍（输入输出重定向-freopen）</w:t>
            </w:r>
            <w:r>
              <w:rPr>
                <w:noProof/>
                <w:webHidden/>
              </w:rPr>
              <w:tab/>
            </w:r>
            <w:r>
              <w:rPr>
                <w:noProof/>
                <w:webHidden/>
              </w:rPr>
              <w:fldChar w:fldCharType="begin"/>
            </w:r>
            <w:r>
              <w:rPr>
                <w:noProof/>
                <w:webHidden/>
              </w:rPr>
              <w:instrText xml:space="preserve"> PAGEREF _Toc521431724 \h </w:instrText>
            </w:r>
            <w:r>
              <w:rPr>
                <w:noProof/>
                <w:webHidden/>
              </w:rPr>
            </w:r>
            <w:r>
              <w:rPr>
                <w:noProof/>
                <w:webHidden/>
              </w:rPr>
              <w:fldChar w:fldCharType="separate"/>
            </w:r>
            <w:r>
              <w:rPr>
                <w:noProof/>
                <w:webHidden/>
              </w:rPr>
              <w:t>16</w:t>
            </w:r>
            <w:r>
              <w:rPr>
                <w:noProof/>
                <w:webHidden/>
              </w:rPr>
              <w:fldChar w:fldCharType="end"/>
            </w:r>
          </w:hyperlink>
        </w:p>
        <w:p w:rsidR="00CA22C6" w:rsidRDefault="00CA22C6">
          <w:pPr>
            <w:pStyle w:val="21"/>
            <w:tabs>
              <w:tab w:val="right" w:leader="dot" w:pos="8296"/>
            </w:tabs>
            <w:rPr>
              <w:noProof/>
            </w:rPr>
          </w:pPr>
          <w:hyperlink w:anchor="_Toc521431725" w:history="1">
            <w:r w:rsidRPr="00262F32">
              <w:rPr>
                <w:rStyle w:val="a3"/>
                <w:rFonts w:ascii="宋体" w:eastAsia="宋体" w:hAnsi="宋体"/>
                <w:noProof/>
              </w:rPr>
              <w:t>宏定义</w:t>
            </w:r>
            <w:r>
              <w:rPr>
                <w:noProof/>
                <w:webHidden/>
              </w:rPr>
              <w:tab/>
            </w:r>
            <w:r>
              <w:rPr>
                <w:noProof/>
                <w:webHidden/>
              </w:rPr>
              <w:fldChar w:fldCharType="begin"/>
            </w:r>
            <w:r>
              <w:rPr>
                <w:noProof/>
                <w:webHidden/>
              </w:rPr>
              <w:instrText xml:space="preserve"> PAGEREF _Toc521431725 \h </w:instrText>
            </w:r>
            <w:r>
              <w:rPr>
                <w:noProof/>
                <w:webHidden/>
              </w:rPr>
            </w:r>
            <w:r>
              <w:rPr>
                <w:noProof/>
                <w:webHidden/>
              </w:rPr>
              <w:fldChar w:fldCharType="separate"/>
            </w:r>
            <w:r>
              <w:rPr>
                <w:noProof/>
                <w:webHidden/>
              </w:rPr>
              <w:t>18</w:t>
            </w:r>
            <w:r>
              <w:rPr>
                <w:noProof/>
                <w:webHidden/>
              </w:rPr>
              <w:fldChar w:fldCharType="end"/>
            </w:r>
          </w:hyperlink>
        </w:p>
        <w:p w:rsidR="00CA22C6" w:rsidRDefault="00CA22C6">
          <w:pPr>
            <w:pStyle w:val="21"/>
            <w:tabs>
              <w:tab w:val="right" w:leader="dot" w:pos="8296"/>
            </w:tabs>
            <w:rPr>
              <w:noProof/>
            </w:rPr>
          </w:pPr>
          <w:hyperlink w:anchor="_Toc521431726" w:history="1">
            <w:r w:rsidRPr="00262F32">
              <w:rPr>
                <w:rStyle w:val="a3"/>
                <w:rFonts w:ascii="宋体" w:eastAsia="宋体" w:hAnsi="宋体"/>
                <w:noProof/>
              </w:rPr>
              <w:t>大数模板（C/C++）</w:t>
            </w:r>
            <w:r>
              <w:rPr>
                <w:noProof/>
                <w:webHidden/>
              </w:rPr>
              <w:tab/>
            </w:r>
            <w:r>
              <w:rPr>
                <w:noProof/>
                <w:webHidden/>
              </w:rPr>
              <w:fldChar w:fldCharType="begin"/>
            </w:r>
            <w:r>
              <w:rPr>
                <w:noProof/>
                <w:webHidden/>
              </w:rPr>
              <w:instrText xml:space="preserve"> PAGEREF _Toc521431726 \h </w:instrText>
            </w:r>
            <w:r>
              <w:rPr>
                <w:noProof/>
                <w:webHidden/>
              </w:rPr>
            </w:r>
            <w:r>
              <w:rPr>
                <w:noProof/>
                <w:webHidden/>
              </w:rPr>
              <w:fldChar w:fldCharType="separate"/>
            </w:r>
            <w:r>
              <w:rPr>
                <w:noProof/>
                <w:webHidden/>
              </w:rPr>
              <w:t>20</w:t>
            </w:r>
            <w:r>
              <w:rPr>
                <w:noProof/>
                <w:webHidden/>
              </w:rPr>
              <w:fldChar w:fldCharType="end"/>
            </w:r>
          </w:hyperlink>
        </w:p>
        <w:p w:rsidR="00CA22C6" w:rsidRDefault="00CA22C6">
          <w:pPr>
            <w:pStyle w:val="21"/>
            <w:tabs>
              <w:tab w:val="right" w:leader="dot" w:pos="8296"/>
            </w:tabs>
            <w:rPr>
              <w:noProof/>
            </w:rPr>
          </w:pPr>
          <w:hyperlink w:anchor="_Toc521431727" w:history="1">
            <w:r w:rsidRPr="00262F32">
              <w:rPr>
                <w:rStyle w:val="a3"/>
                <w:rFonts w:ascii="宋体" w:eastAsia="宋体" w:hAnsi="宋体"/>
                <w:noProof/>
              </w:rPr>
              <w:t>JAVA</w:t>
            </w:r>
            <w:r>
              <w:rPr>
                <w:noProof/>
                <w:webHidden/>
              </w:rPr>
              <w:tab/>
            </w:r>
            <w:r>
              <w:rPr>
                <w:noProof/>
                <w:webHidden/>
              </w:rPr>
              <w:fldChar w:fldCharType="begin"/>
            </w:r>
            <w:r>
              <w:rPr>
                <w:noProof/>
                <w:webHidden/>
              </w:rPr>
              <w:instrText xml:space="preserve"> PAGEREF _Toc521431727 \h </w:instrText>
            </w:r>
            <w:r>
              <w:rPr>
                <w:noProof/>
                <w:webHidden/>
              </w:rPr>
            </w:r>
            <w:r>
              <w:rPr>
                <w:noProof/>
                <w:webHidden/>
              </w:rPr>
              <w:fldChar w:fldCharType="separate"/>
            </w:r>
            <w:r>
              <w:rPr>
                <w:noProof/>
                <w:webHidden/>
              </w:rPr>
              <w:t>20</w:t>
            </w:r>
            <w:r>
              <w:rPr>
                <w:noProof/>
                <w:webHidden/>
              </w:rPr>
              <w:fldChar w:fldCharType="end"/>
            </w:r>
          </w:hyperlink>
        </w:p>
        <w:p w:rsidR="00CA22C6" w:rsidRDefault="00CA22C6">
          <w:pPr>
            <w:pStyle w:val="31"/>
            <w:tabs>
              <w:tab w:val="right" w:leader="dot" w:pos="8296"/>
            </w:tabs>
            <w:rPr>
              <w:noProof/>
            </w:rPr>
          </w:pPr>
          <w:hyperlink w:anchor="_Toc521431728" w:history="1">
            <w:r w:rsidRPr="00262F32">
              <w:rPr>
                <w:rStyle w:val="a3"/>
                <w:rFonts w:ascii="宋体" w:eastAsia="宋体" w:hAnsi="宋体"/>
                <w:noProof/>
              </w:rPr>
              <w:t>BigDecimal</w:t>
            </w:r>
            <w:r>
              <w:rPr>
                <w:noProof/>
                <w:webHidden/>
              </w:rPr>
              <w:tab/>
            </w:r>
            <w:r>
              <w:rPr>
                <w:noProof/>
                <w:webHidden/>
              </w:rPr>
              <w:fldChar w:fldCharType="begin"/>
            </w:r>
            <w:r>
              <w:rPr>
                <w:noProof/>
                <w:webHidden/>
              </w:rPr>
              <w:instrText xml:space="preserve"> PAGEREF _Toc521431728 \h </w:instrText>
            </w:r>
            <w:r>
              <w:rPr>
                <w:noProof/>
                <w:webHidden/>
              </w:rPr>
            </w:r>
            <w:r>
              <w:rPr>
                <w:noProof/>
                <w:webHidden/>
              </w:rPr>
              <w:fldChar w:fldCharType="separate"/>
            </w:r>
            <w:r>
              <w:rPr>
                <w:noProof/>
                <w:webHidden/>
              </w:rPr>
              <w:t>20</w:t>
            </w:r>
            <w:r>
              <w:rPr>
                <w:noProof/>
                <w:webHidden/>
              </w:rPr>
              <w:fldChar w:fldCharType="end"/>
            </w:r>
          </w:hyperlink>
        </w:p>
        <w:p w:rsidR="00CA22C6" w:rsidRDefault="00CA22C6">
          <w:pPr>
            <w:pStyle w:val="21"/>
            <w:tabs>
              <w:tab w:val="right" w:leader="dot" w:pos="8296"/>
            </w:tabs>
            <w:rPr>
              <w:noProof/>
            </w:rPr>
          </w:pPr>
          <w:hyperlink w:anchor="_Toc521431729" w:history="1">
            <w:r w:rsidRPr="00262F32">
              <w:rPr>
                <w:rStyle w:val="a3"/>
                <w:rFonts w:ascii="宋体" w:eastAsia="宋体" w:hAnsi="宋体"/>
                <w:noProof/>
              </w:rPr>
              <w:t>可持久化平衡树（C++ Pb_ds库 Rope）</w:t>
            </w:r>
            <w:r>
              <w:rPr>
                <w:noProof/>
                <w:webHidden/>
              </w:rPr>
              <w:tab/>
            </w:r>
            <w:r>
              <w:rPr>
                <w:noProof/>
                <w:webHidden/>
              </w:rPr>
              <w:fldChar w:fldCharType="begin"/>
            </w:r>
            <w:r>
              <w:rPr>
                <w:noProof/>
                <w:webHidden/>
              </w:rPr>
              <w:instrText xml:space="preserve"> PAGEREF _Toc521431729 \h </w:instrText>
            </w:r>
            <w:r>
              <w:rPr>
                <w:noProof/>
                <w:webHidden/>
              </w:rPr>
            </w:r>
            <w:r>
              <w:rPr>
                <w:noProof/>
                <w:webHidden/>
              </w:rPr>
              <w:fldChar w:fldCharType="separate"/>
            </w:r>
            <w:r>
              <w:rPr>
                <w:noProof/>
                <w:webHidden/>
              </w:rPr>
              <w:t>20</w:t>
            </w:r>
            <w:r>
              <w:rPr>
                <w:noProof/>
                <w:webHidden/>
              </w:rPr>
              <w:fldChar w:fldCharType="end"/>
            </w:r>
          </w:hyperlink>
        </w:p>
        <w:p w:rsidR="00CA22C6" w:rsidRDefault="00CA22C6">
          <w:pPr>
            <w:pStyle w:val="31"/>
            <w:tabs>
              <w:tab w:val="right" w:leader="dot" w:pos="8296"/>
            </w:tabs>
            <w:rPr>
              <w:noProof/>
            </w:rPr>
          </w:pPr>
          <w:hyperlink w:anchor="_Toc521431730" w:history="1">
            <w:r w:rsidRPr="00262F32">
              <w:rPr>
                <w:rStyle w:val="a3"/>
                <w:rFonts w:ascii="宋体" w:eastAsia="宋体" w:hAnsi="宋体"/>
                <w:noProof/>
              </w:rPr>
              <w:t>√-牛客网2018暑期多校第3场-C（可持久化平衡树）</w:t>
            </w:r>
            <w:r>
              <w:rPr>
                <w:noProof/>
                <w:webHidden/>
              </w:rPr>
              <w:tab/>
            </w:r>
            <w:r>
              <w:rPr>
                <w:noProof/>
                <w:webHidden/>
              </w:rPr>
              <w:fldChar w:fldCharType="begin"/>
            </w:r>
            <w:r>
              <w:rPr>
                <w:noProof/>
                <w:webHidden/>
              </w:rPr>
              <w:instrText xml:space="preserve"> PAGEREF _Toc521431730 \h </w:instrText>
            </w:r>
            <w:r>
              <w:rPr>
                <w:noProof/>
                <w:webHidden/>
              </w:rPr>
            </w:r>
            <w:r>
              <w:rPr>
                <w:noProof/>
                <w:webHidden/>
              </w:rPr>
              <w:fldChar w:fldCharType="separate"/>
            </w:r>
            <w:r>
              <w:rPr>
                <w:noProof/>
                <w:webHidden/>
              </w:rPr>
              <w:t>25</w:t>
            </w:r>
            <w:r>
              <w:rPr>
                <w:noProof/>
                <w:webHidden/>
              </w:rPr>
              <w:fldChar w:fldCharType="end"/>
            </w:r>
          </w:hyperlink>
        </w:p>
        <w:p w:rsidR="00CA22C6" w:rsidRDefault="00CA22C6">
          <w:pPr>
            <w:pStyle w:val="21"/>
            <w:tabs>
              <w:tab w:val="right" w:leader="dot" w:pos="8296"/>
            </w:tabs>
            <w:rPr>
              <w:noProof/>
            </w:rPr>
          </w:pPr>
          <w:hyperlink w:anchor="_Toc521431731" w:history="1">
            <w:r w:rsidRPr="00262F32">
              <w:rPr>
                <w:rStyle w:val="a3"/>
                <w:rFonts w:ascii="宋体" w:eastAsia="宋体" w:hAnsi="宋体"/>
                <w:noProof/>
              </w:rPr>
              <w:t>基础题</w:t>
            </w:r>
            <w:r>
              <w:rPr>
                <w:noProof/>
                <w:webHidden/>
              </w:rPr>
              <w:tab/>
            </w:r>
            <w:r>
              <w:rPr>
                <w:noProof/>
                <w:webHidden/>
              </w:rPr>
              <w:fldChar w:fldCharType="begin"/>
            </w:r>
            <w:r>
              <w:rPr>
                <w:noProof/>
                <w:webHidden/>
              </w:rPr>
              <w:instrText xml:space="preserve"> PAGEREF _Toc521431731 \h </w:instrText>
            </w:r>
            <w:r>
              <w:rPr>
                <w:noProof/>
                <w:webHidden/>
              </w:rPr>
            </w:r>
            <w:r>
              <w:rPr>
                <w:noProof/>
                <w:webHidden/>
              </w:rPr>
              <w:fldChar w:fldCharType="separate"/>
            </w:r>
            <w:r>
              <w:rPr>
                <w:noProof/>
                <w:webHidden/>
              </w:rPr>
              <w:t>29</w:t>
            </w:r>
            <w:r>
              <w:rPr>
                <w:noProof/>
                <w:webHidden/>
              </w:rPr>
              <w:fldChar w:fldCharType="end"/>
            </w:r>
          </w:hyperlink>
        </w:p>
        <w:p w:rsidR="00CA22C6" w:rsidRDefault="00CA22C6">
          <w:pPr>
            <w:pStyle w:val="31"/>
            <w:tabs>
              <w:tab w:val="right" w:leader="dot" w:pos="8296"/>
            </w:tabs>
            <w:rPr>
              <w:noProof/>
            </w:rPr>
          </w:pPr>
          <w:hyperlink w:anchor="_Toc521431732" w:history="1">
            <w:r w:rsidRPr="00262F32">
              <w:rPr>
                <w:rStyle w:val="a3"/>
                <w:rFonts w:ascii="宋体" w:eastAsia="宋体" w:hAnsi="宋体"/>
                <w:noProof/>
              </w:rPr>
              <w:t>√-牛客网2018暑期多校第4场-F-Beautiful Garden-签到题</w:t>
            </w:r>
            <w:r>
              <w:rPr>
                <w:noProof/>
                <w:webHidden/>
              </w:rPr>
              <w:tab/>
            </w:r>
            <w:r>
              <w:rPr>
                <w:noProof/>
                <w:webHidden/>
              </w:rPr>
              <w:fldChar w:fldCharType="begin"/>
            </w:r>
            <w:r>
              <w:rPr>
                <w:noProof/>
                <w:webHidden/>
              </w:rPr>
              <w:instrText xml:space="preserve"> PAGEREF _Toc521431732 \h </w:instrText>
            </w:r>
            <w:r>
              <w:rPr>
                <w:noProof/>
                <w:webHidden/>
              </w:rPr>
            </w:r>
            <w:r>
              <w:rPr>
                <w:noProof/>
                <w:webHidden/>
              </w:rPr>
              <w:fldChar w:fldCharType="separate"/>
            </w:r>
            <w:r>
              <w:rPr>
                <w:noProof/>
                <w:webHidden/>
              </w:rPr>
              <w:t>29</w:t>
            </w:r>
            <w:r>
              <w:rPr>
                <w:noProof/>
                <w:webHidden/>
              </w:rPr>
              <w:fldChar w:fldCharType="end"/>
            </w:r>
          </w:hyperlink>
        </w:p>
        <w:p w:rsidR="00CA22C6" w:rsidRDefault="00CA22C6">
          <w:pPr>
            <w:pStyle w:val="21"/>
            <w:tabs>
              <w:tab w:val="right" w:leader="dot" w:pos="8296"/>
            </w:tabs>
            <w:rPr>
              <w:noProof/>
            </w:rPr>
          </w:pPr>
          <w:hyperlink w:anchor="_Toc521431733" w:history="1">
            <w:r w:rsidRPr="00262F32">
              <w:rPr>
                <w:rStyle w:val="a3"/>
                <w:rFonts w:ascii="宋体" w:eastAsia="宋体" w:hAnsi="宋体"/>
                <w:noProof/>
              </w:rPr>
              <w:t>枚举</w:t>
            </w:r>
            <w:r>
              <w:rPr>
                <w:noProof/>
                <w:webHidden/>
              </w:rPr>
              <w:tab/>
            </w:r>
            <w:r>
              <w:rPr>
                <w:noProof/>
                <w:webHidden/>
              </w:rPr>
              <w:fldChar w:fldCharType="begin"/>
            </w:r>
            <w:r>
              <w:rPr>
                <w:noProof/>
                <w:webHidden/>
              </w:rPr>
              <w:instrText xml:space="preserve"> PAGEREF _Toc521431733 \h </w:instrText>
            </w:r>
            <w:r>
              <w:rPr>
                <w:noProof/>
                <w:webHidden/>
              </w:rPr>
            </w:r>
            <w:r>
              <w:rPr>
                <w:noProof/>
                <w:webHidden/>
              </w:rPr>
              <w:fldChar w:fldCharType="separate"/>
            </w:r>
            <w:r>
              <w:rPr>
                <w:noProof/>
                <w:webHidden/>
              </w:rPr>
              <w:t>32</w:t>
            </w:r>
            <w:r>
              <w:rPr>
                <w:noProof/>
                <w:webHidden/>
              </w:rPr>
              <w:fldChar w:fldCharType="end"/>
            </w:r>
          </w:hyperlink>
        </w:p>
        <w:p w:rsidR="00CA22C6" w:rsidRDefault="00CA22C6">
          <w:pPr>
            <w:pStyle w:val="31"/>
            <w:tabs>
              <w:tab w:val="right" w:leader="dot" w:pos="8296"/>
            </w:tabs>
            <w:rPr>
              <w:noProof/>
            </w:rPr>
          </w:pPr>
          <w:hyperlink w:anchor="_Toc521431734" w:history="1">
            <w:r w:rsidRPr="00262F32">
              <w:rPr>
                <w:rStyle w:val="a3"/>
                <w:rFonts w:ascii="宋体" w:eastAsia="宋体" w:hAnsi="宋体"/>
                <w:noProof/>
              </w:rPr>
              <w:t>√-2018百度之星程序设计大赛资格赛1001-调查问卷</w:t>
            </w:r>
            <w:r>
              <w:rPr>
                <w:noProof/>
                <w:webHidden/>
              </w:rPr>
              <w:tab/>
            </w:r>
            <w:r>
              <w:rPr>
                <w:noProof/>
                <w:webHidden/>
              </w:rPr>
              <w:fldChar w:fldCharType="begin"/>
            </w:r>
            <w:r>
              <w:rPr>
                <w:noProof/>
                <w:webHidden/>
              </w:rPr>
              <w:instrText xml:space="preserve"> PAGEREF _Toc521431734 \h </w:instrText>
            </w:r>
            <w:r>
              <w:rPr>
                <w:noProof/>
                <w:webHidden/>
              </w:rPr>
            </w:r>
            <w:r>
              <w:rPr>
                <w:noProof/>
                <w:webHidden/>
              </w:rPr>
              <w:fldChar w:fldCharType="separate"/>
            </w:r>
            <w:r>
              <w:rPr>
                <w:noProof/>
                <w:webHidden/>
              </w:rPr>
              <w:t>32</w:t>
            </w:r>
            <w:r>
              <w:rPr>
                <w:noProof/>
                <w:webHidden/>
              </w:rPr>
              <w:fldChar w:fldCharType="end"/>
            </w:r>
          </w:hyperlink>
        </w:p>
        <w:p w:rsidR="00CA22C6" w:rsidRDefault="00CA22C6">
          <w:pPr>
            <w:pStyle w:val="21"/>
            <w:tabs>
              <w:tab w:val="right" w:leader="dot" w:pos="8296"/>
            </w:tabs>
            <w:rPr>
              <w:noProof/>
            </w:rPr>
          </w:pPr>
          <w:hyperlink w:anchor="_Toc521431735" w:history="1">
            <w:r w:rsidRPr="00262F32">
              <w:rPr>
                <w:rStyle w:val="a3"/>
                <w:rFonts w:ascii="宋体" w:eastAsia="宋体" w:hAnsi="宋体"/>
                <w:noProof/>
              </w:rPr>
              <w:t>贪心</w:t>
            </w:r>
            <w:r>
              <w:rPr>
                <w:noProof/>
                <w:webHidden/>
              </w:rPr>
              <w:tab/>
            </w:r>
            <w:r>
              <w:rPr>
                <w:noProof/>
                <w:webHidden/>
              </w:rPr>
              <w:fldChar w:fldCharType="begin"/>
            </w:r>
            <w:r>
              <w:rPr>
                <w:noProof/>
                <w:webHidden/>
              </w:rPr>
              <w:instrText xml:space="preserve"> PAGEREF _Toc521431735 \h </w:instrText>
            </w:r>
            <w:r>
              <w:rPr>
                <w:noProof/>
                <w:webHidden/>
              </w:rPr>
            </w:r>
            <w:r>
              <w:rPr>
                <w:noProof/>
                <w:webHidden/>
              </w:rPr>
              <w:fldChar w:fldCharType="separate"/>
            </w:r>
            <w:r>
              <w:rPr>
                <w:noProof/>
                <w:webHidden/>
              </w:rPr>
              <w:t>34</w:t>
            </w:r>
            <w:r>
              <w:rPr>
                <w:noProof/>
                <w:webHidden/>
              </w:rPr>
              <w:fldChar w:fldCharType="end"/>
            </w:r>
          </w:hyperlink>
        </w:p>
        <w:p w:rsidR="00CA22C6" w:rsidRDefault="00CA22C6">
          <w:pPr>
            <w:pStyle w:val="21"/>
            <w:tabs>
              <w:tab w:val="right" w:leader="dot" w:pos="8296"/>
            </w:tabs>
            <w:rPr>
              <w:noProof/>
            </w:rPr>
          </w:pPr>
          <w:hyperlink w:anchor="_Toc521431736" w:history="1">
            <w:r w:rsidRPr="00262F32">
              <w:rPr>
                <w:rStyle w:val="a3"/>
                <w:rFonts w:ascii="宋体" w:eastAsia="宋体" w:hAnsi="宋体"/>
                <w:noProof/>
              </w:rPr>
              <w:t>模拟</w:t>
            </w:r>
            <w:r>
              <w:rPr>
                <w:noProof/>
                <w:webHidden/>
              </w:rPr>
              <w:tab/>
            </w:r>
            <w:r>
              <w:rPr>
                <w:noProof/>
                <w:webHidden/>
              </w:rPr>
              <w:fldChar w:fldCharType="begin"/>
            </w:r>
            <w:r>
              <w:rPr>
                <w:noProof/>
                <w:webHidden/>
              </w:rPr>
              <w:instrText xml:space="preserve"> PAGEREF _Toc521431736 \h </w:instrText>
            </w:r>
            <w:r>
              <w:rPr>
                <w:noProof/>
                <w:webHidden/>
              </w:rPr>
            </w:r>
            <w:r>
              <w:rPr>
                <w:noProof/>
                <w:webHidden/>
              </w:rPr>
              <w:fldChar w:fldCharType="separate"/>
            </w:r>
            <w:r>
              <w:rPr>
                <w:noProof/>
                <w:webHidden/>
              </w:rPr>
              <w:t>34</w:t>
            </w:r>
            <w:r>
              <w:rPr>
                <w:noProof/>
                <w:webHidden/>
              </w:rPr>
              <w:fldChar w:fldCharType="end"/>
            </w:r>
          </w:hyperlink>
        </w:p>
        <w:p w:rsidR="00CA22C6" w:rsidRDefault="00CA22C6">
          <w:pPr>
            <w:pStyle w:val="31"/>
            <w:tabs>
              <w:tab w:val="right" w:leader="dot" w:pos="8296"/>
            </w:tabs>
            <w:rPr>
              <w:noProof/>
            </w:rPr>
          </w:pPr>
          <w:hyperlink w:anchor="_Toc521431737" w:history="1">
            <w:r w:rsidRPr="00262F32">
              <w:rPr>
                <w:rStyle w:val="a3"/>
                <w:rFonts w:ascii="宋体" w:eastAsia="宋体" w:hAnsi="宋体"/>
                <w:noProof/>
              </w:rPr>
              <w:t>√-牛客网2018暑期多校6A-Singing Contest</w:t>
            </w:r>
            <w:r>
              <w:rPr>
                <w:noProof/>
                <w:webHidden/>
              </w:rPr>
              <w:tab/>
            </w:r>
            <w:r>
              <w:rPr>
                <w:noProof/>
                <w:webHidden/>
              </w:rPr>
              <w:fldChar w:fldCharType="begin"/>
            </w:r>
            <w:r>
              <w:rPr>
                <w:noProof/>
                <w:webHidden/>
              </w:rPr>
              <w:instrText xml:space="preserve"> PAGEREF _Toc521431737 \h </w:instrText>
            </w:r>
            <w:r>
              <w:rPr>
                <w:noProof/>
                <w:webHidden/>
              </w:rPr>
            </w:r>
            <w:r>
              <w:rPr>
                <w:noProof/>
                <w:webHidden/>
              </w:rPr>
              <w:fldChar w:fldCharType="separate"/>
            </w:r>
            <w:r>
              <w:rPr>
                <w:noProof/>
                <w:webHidden/>
              </w:rPr>
              <w:t>34</w:t>
            </w:r>
            <w:r>
              <w:rPr>
                <w:noProof/>
                <w:webHidden/>
              </w:rPr>
              <w:fldChar w:fldCharType="end"/>
            </w:r>
          </w:hyperlink>
        </w:p>
        <w:p w:rsidR="00CA22C6" w:rsidRDefault="00CA22C6">
          <w:pPr>
            <w:pStyle w:val="31"/>
            <w:tabs>
              <w:tab w:val="right" w:leader="dot" w:pos="8296"/>
            </w:tabs>
            <w:rPr>
              <w:noProof/>
            </w:rPr>
          </w:pPr>
          <w:hyperlink w:anchor="_Toc521431738" w:history="1">
            <w:r w:rsidRPr="00262F32">
              <w:rPr>
                <w:rStyle w:val="a3"/>
                <w:rFonts w:ascii="宋体" w:eastAsia="宋体" w:hAnsi="宋体"/>
                <w:noProof/>
              </w:rPr>
              <w:t>√-HDU-6330-Visual Cube-签到题</w:t>
            </w:r>
            <w:r>
              <w:rPr>
                <w:noProof/>
                <w:webHidden/>
              </w:rPr>
              <w:tab/>
            </w:r>
            <w:r>
              <w:rPr>
                <w:noProof/>
                <w:webHidden/>
              </w:rPr>
              <w:fldChar w:fldCharType="begin"/>
            </w:r>
            <w:r>
              <w:rPr>
                <w:noProof/>
                <w:webHidden/>
              </w:rPr>
              <w:instrText xml:space="preserve"> PAGEREF _Toc521431738 \h </w:instrText>
            </w:r>
            <w:r>
              <w:rPr>
                <w:noProof/>
                <w:webHidden/>
              </w:rPr>
            </w:r>
            <w:r>
              <w:rPr>
                <w:noProof/>
                <w:webHidden/>
              </w:rPr>
              <w:fldChar w:fldCharType="separate"/>
            </w:r>
            <w:r>
              <w:rPr>
                <w:noProof/>
                <w:webHidden/>
              </w:rPr>
              <w:t>35</w:t>
            </w:r>
            <w:r>
              <w:rPr>
                <w:noProof/>
                <w:webHidden/>
              </w:rPr>
              <w:fldChar w:fldCharType="end"/>
            </w:r>
          </w:hyperlink>
        </w:p>
        <w:p w:rsidR="00CA22C6" w:rsidRDefault="00CA22C6">
          <w:pPr>
            <w:pStyle w:val="31"/>
            <w:tabs>
              <w:tab w:val="right" w:leader="dot" w:pos="8296"/>
            </w:tabs>
            <w:rPr>
              <w:noProof/>
            </w:rPr>
          </w:pPr>
          <w:hyperlink w:anchor="_Toc521431739" w:history="1">
            <w:r w:rsidRPr="00262F32">
              <w:rPr>
                <w:rStyle w:val="a3"/>
                <w:rFonts w:ascii="宋体" w:eastAsia="宋体" w:hAnsi="宋体"/>
                <w:noProof/>
              </w:rPr>
              <w:t>√-HDU-6342- Expression in Memories-签到题</w:t>
            </w:r>
            <w:r>
              <w:rPr>
                <w:noProof/>
                <w:webHidden/>
              </w:rPr>
              <w:tab/>
            </w:r>
            <w:r>
              <w:rPr>
                <w:noProof/>
                <w:webHidden/>
              </w:rPr>
              <w:fldChar w:fldCharType="begin"/>
            </w:r>
            <w:r>
              <w:rPr>
                <w:noProof/>
                <w:webHidden/>
              </w:rPr>
              <w:instrText xml:space="preserve"> PAGEREF _Toc521431739 \h </w:instrText>
            </w:r>
            <w:r>
              <w:rPr>
                <w:noProof/>
                <w:webHidden/>
              </w:rPr>
            </w:r>
            <w:r>
              <w:rPr>
                <w:noProof/>
                <w:webHidden/>
              </w:rPr>
              <w:fldChar w:fldCharType="separate"/>
            </w:r>
            <w:r>
              <w:rPr>
                <w:noProof/>
                <w:webHidden/>
              </w:rPr>
              <w:t>38</w:t>
            </w:r>
            <w:r>
              <w:rPr>
                <w:noProof/>
                <w:webHidden/>
              </w:rPr>
              <w:fldChar w:fldCharType="end"/>
            </w:r>
          </w:hyperlink>
        </w:p>
        <w:p w:rsidR="00CA22C6" w:rsidRDefault="00CA22C6">
          <w:pPr>
            <w:pStyle w:val="21"/>
            <w:tabs>
              <w:tab w:val="right" w:leader="dot" w:pos="8296"/>
            </w:tabs>
            <w:rPr>
              <w:noProof/>
            </w:rPr>
          </w:pPr>
          <w:hyperlink w:anchor="_Toc521431740" w:history="1">
            <w:r w:rsidRPr="00262F32">
              <w:rPr>
                <w:rStyle w:val="a3"/>
                <w:rFonts w:ascii="宋体" w:eastAsia="宋体" w:hAnsi="宋体"/>
                <w:noProof/>
              </w:rPr>
              <w:t>搜索</w:t>
            </w:r>
            <w:r>
              <w:rPr>
                <w:noProof/>
                <w:webHidden/>
              </w:rPr>
              <w:tab/>
            </w:r>
            <w:r>
              <w:rPr>
                <w:noProof/>
                <w:webHidden/>
              </w:rPr>
              <w:fldChar w:fldCharType="begin"/>
            </w:r>
            <w:r>
              <w:rPr>
                <w:noProof/>
                <w:webHidden/>
              </w:rPr>
              <w:instrText xml:space="preserve"> PAGEREF _Toc521431740 \h </w:instrText>
            </w:r>
            <w:r>
              <w:rPr>
                <w:noProof/>
                <w:webHidden/>
              </w:rPr>
            </w:r>
            <w:r>
              <w:rPr>
                <w:noProof/>
                <w:webHidden/>
              </w:rPr>
              <w:fldChar w:fldCharType="separate"/>
            </w:r>
            <w:r>
              <w:rPr>
                <w:noProof/>
                <w:webHidden/>
              </w:rPr>
              <w:t>40</w:t>
            </w:r>
            <w:r>
              <w:rPr>
                <w:noProof/>
                <w:webHidden/>
              </w:rPr>
              <w:fldChar w:fldCharType="end"/>
            </w:r>
          </w:hyperlink>
        </w:p>
        <w:p w:rsidR="00CA22C6" w:rsidRDefault="00CA22C6">
          <w:pPr>
            <w:pStyle w:val="31"/>
            <w:tabs>
              <w:tab w:val="right" w:leader="dot" w:pos="8296"/>
            </w:tabs>
            <w:rPr>
              <w:noProof/>
            </w:rPr>
          </w:pPr>
          <w:hyperlink w:anchor="_Toc521431741" w:history="1">
            <w:r w:rsidRPr="00262F32">
              <w:rPr>
                <w:rStyle w:val="a3"/>
                <w:rFonts w:ascii="宋体" w:eastAsia="宋体" w:hAnsi="宋体"/>
                <w:noProof/>
              </w:rPr>
              <w:t>深度优先搜索（DFS）</w:t>
            </w:r>
            <w:r>
              <w:rPr>
                <w:noProof/>
                <w:webHidden/>
              </w:rPr>
              <w:tab/>
            </w:r>
            <w:r>
              <w:rPr>
                <w:noProof/>
                <w:webHidden/>
              </w:rPr>
              <w:fldChar w:fldCharType="begin"/>
            </w:r>
            <w:r>
              <w:rPr>
                <w:noProof/>
                <w:webHidden/>
              </w:rPr>
              <w:instrText xml:space="preserve"> PAGEREF _Toc521431741 \h </w:instrText>
            </w:r>
            <w:r>
              <w:rPr>
                <w:noProof/>
                <w:webHidden/>
              </w:rPr>
            </w:r>
            <w:r>
              <w:rPr>
                <w:noProof/>
                <w:webHidden/>
              </w:rPr>
              <w:fldChar w:fldCharType="separate"/>
            </w:r>
            <w:r>
              <w:rPr>
                <w:noProof/>
                <w:webHidden/>
              </w:rPr>
              <w:t>40</w:t>
            </w:r>
            <w:r>
              <w:rPr>
                <w:noProof/>
                <w:webHidden/>
              </w:rPr>
              <w:fldChar w:fldCharType="end"/>
            </w:r>
          </w:hyperlink>
        </w:p>
        <w:p w:rsidR="00CA22C6" w:rsidRDefault="00CA22C6">
          <w:pPr>
            <w:pStyle w:val="31"/>
            <w:tabs>
              <w:tab w:val="right" w:leader="dot" w:pos="8296"/>
            </w:tabs>
            <w:rPr>
              <w:noProof/>
            </w:rPr>
          </w:pPr>
          <w:hyperlink w:anchor="_Toc521431742" w:history="1">
            <w:r w:rsidRPr="00262F32">
              <w:rPr>
                <w:rStyle w:val="a3"/>
                <w:rFonts w:ascii="宋体" w:eastAsia="宋体" w:hAnsi="宋体"/>
                <w:noProof/>
              </w:rPr>
              <w:t>广度优先搜索（BFS）</w:t>
            </w:r>
            <w:r>
              <w:rPr>
                <w:noProof/>
                <w:webHidden/>
              </w:rPr>
              <w:tab/>
            </w:r>
            <w:r>
              <w:rPr>
                <w:noProof/>
                <w:webHidden/>
              </w:rPr>
              <w:fldChar w:fldCharType="begin"/>
            </w:r>
            <w:r>
              <w:rPr>
                <w:noProof/>
                <w:webHidden/>
              </w:rPr>
              <w:instrText xml:space="preserve"> PAGEREF _Toc521431742 \h </w:instrText>
            </w:r>
            <w:r>
              <w:rPr>
                <w:noProof/>
                <w:webHidden/>
              </w:rPr>
            </w:r>
            <w:r>
              <w:rPr>
                <w:noProof/>
                <w:webHidden/>
              </w:rPr>
              <w:fldChar w:fldCharType="separate"/>
            </w:r>
            <w:r>
              <w:rPr>
                <w:noProof/>
                <w:webHidden/>
              </w:rPr>
              <w:t>44</w:t>
            </w:r>
            <w:r>
              <w:rPr>
                <w:noProof/>
                <w:webHidden/>
              </w:rPr>
              <w:fldChar w:fldCharType="end"/>
            </w:r>
          </w:hyperlink>
        </w:p>
        <w:p w:rsidR="00CA22C6" w:rsidRDefault="00CA22C6">
          <w:pPr>
            <w:pStyle w:val="21"/>
            <w:tabs>
              <w:tab w:val="right" w:leader="dot" w:pos="8296"/>
            </w:tabs>
            <w:rPr>
              <w:noProof/>
            </w:rPr>
          </w:pPr>
          <w:hyperlink w:anchor="_Toc521431743" w:history="1">
            <w:r w:rsidRPr="00262F32">
              <w:rPr>
                <w:rStyle w:val="a3"/>
                <w:rFonts w:ascii="宋体" w:eastAsia="宋体" w:hAnsi="宋体"/>
                <w:noProof/>
              </w:rPr>
              <w:t>曼哈顿距离最小生成树</w:t>
            </w:r>
            <w:r>
              <w:rPr>
                <w:noProof/>
                <w:webHidden/>
              </w:rPr>
              <w:tab/>
            </w:r>
            <w:r>
              <w:rPr>
                <w:noProof/>
                <w:webHidden/>
              </w:rPr>
              <w:fldChar w:fldCharType="begin"/>
            </w:r>
            <w:r>
              <w:rPr>
                <w:noProof/>
                <w:webHidden/>
              </w:rPr>
              <w:instrText xml:space="preserve"> PAGEREF _Toc521431743 \h </w:instrText>
            </w:r>
            <w:r>
              <w:rPr>
                <w:noProof/>
                <w:webHidden/>
              </w:rPr>
            </w:r>
            <w:r>
              <w:rPr>
                <w:noProof/>
                <w:webHidden/>
              </w:rPr>
              <w:fldChar w:fldCharType="separate"/>
            </w:r>
            <w:r>
              <w:rPr>
                <w:noProof/>
                <w:webHidden/>
              </w:rPr>
              <w:t>44</w:t>
            </w:r>
            <w:r>
              <w:rPr>
                <w:noProof/>
                <w:webHidden/>
              </w:rPr>
              <w:fldChar w:fldCharType="end"/>
            </w:r>
          </w:hyperlink>
        </w:p>
        <w:p w:rsidR="00CA22C6" w:rsidRDefault="00CA22C6">
          <w:pPr>
            <w:pStyle w:val="21"/>
            <w:tabs>
              <w:tab w:val="right" w:leader="dot" w:pos="8296"/>
            </w:tabs>
            <w:rPr>
              <w:noProof/>
            </w:rPr>
          </w:pPr>
          <w:hyperlink w:anchor="_Toc521431744" w:history="1">
            <w:r w:rsidRPr="00262F32">
              <w:rPr>
                <w:rStyle w:val="a3"/>
                <w:rFonts w:ascii="宋体" w:eastAsia="宋体" w:hAnsi="宋体"/>
                <w:noProof/>
              </w:rPr>
              <w:t>输入输出外挂</w:t>
            </w:r>
            <w:r>
              <w:rPr>
                <w:noProof/>
                <w:webHidden/>
              </w:rPr>
              <w:tab/>
            </w:r>
            <w:r>
              <w:rPr>
                <w:noProof/>
                <w:webHidden/>
              </w:rPr>
              <w:fldChar w:fldCharType="begin"/>
            </w:r>
            <w:r>
              <w:rPr>
                <w:noProof/>
                <w:webHidden/>
              </w:rPr>
              <w:instrText xml:space="preserve"> PAGEREF _Toc521431744 \h </w:instrText>
            </w:r>
            <w:r>
              <w:rPr>
                <w:noProof/>
                <w:webHidden/>
              </w:rPr>
            </w:r>
            <w:r>
              <w:rPr>
                <w:noProof/>
                <w:webHidden/>
              </w:rPr>
              <w:fldChar w:fldCharType="separate"/>
            </w:r>
            <w:r>
              <w:rPr>
                <w:noProof/>
                <w:webHidden/>
              </w:rPr>
              <w:t>44</w:t>
            </w:r>
            <w:r>
              <w:rPr>
                <w:noProof/>
                <w:webHidden/>
              </w:rPr>
              <w:fldChar w:fldCharType="end"/>
            </w:r>
          </w:hyperlink>
        </w:p>
        <w:p w:rsidR="00CA22C6" w:rsidRDefault="00CA22C6">
          <w:pPr>
            <w:pStyle w:val="11"/>
            <w:tabs>
              <w:tab w:val="right" w:leader="dot" w:pos="8296"/>
            </w:tabs>
            <w:rPr>
              <w:noProof/>
            </w:rPr>
          </w:pPr>
          <w:hyperlink w:anchor="_Toc521431745" w:history="1">
            <w:r w:rsidRPr="00262F32">
              <w:rPr>
                <w:rStyle w:val="a3"/>
                <w:rFonts w:ascii="宋体" w:eastAsia="宋体" w:hAnsi="宋体"/>
                <w:noProof/>
              </w:rPr>
              <w:t>二、综合题（现场题）</w:t>
            </w:r>
            <w:r>
              <w:rPr>
                <w:noProof/>
                <w:webHidden/>
              </w:rPr>
              <w:tab/>
            </w:r>
            <w:r>
              <w:rPr>
                <w:noProof/>
                <w:webHidden/>
              </w:rPr>
              <w:fldChar w:fldCharType="begin"/>
            </w:r>
            <w:r>
              <w:rPr>
                <w:noProof/>
                <w:webHidden/>
              </w:rPr>
              <w:instrText xml:space="preserve"> PAGEREF _Toc521431745 \h </w:instrText>
            </w:r>
            <w:r>
              <w:rPr>
                <w:noProof/>
                <w:webHidden/>
              </w:rPr>
            </w:r>
            <w:r>
              <w:rPr>
                <w:noProof/>
                <w:webHidden/>
              </w:rPr>
              <w:fldChar w:fldCharType="separate"/>
            </w:r>
            <w:r>
              <w:rPr>
                <w:noProof/>
                <w:webHidden/>
              </w:rPr>
              <w:t>45</w:t>
            </w:r>
            <w:r>
              <w:rPr>
                <w:noProof/>
                <w:webHidden/>
              </w:rPr>
              <w:fldChar w:fldCharType="end"/>
            </w:r>
          </w:hyperlink>
        </w:p>
        <w:p w:rsidR="00CA22C6" w:rsidRDefault="00CA22C6">
          <w:pPr>
            <w:pStyle w:val="21"/>
            <w:tabs>
              <w:tab w:val="right" w:leader="dot" w:pos="8296"/>
            </w:tabs>
            <w:rPr>
              <w:noProof/>
            </w:rPr>
          </w:pPr>
          <w:hyperlink w:anchor="_Toc521431746" w:history="1">
            <w:r w:rsidRPr="00262F32">
              <w:rPr>
                <w:rStyle w:val="a3"/>
                <w:rFonts w:ascii="宋体" w:eastAsia="宋体" w:hAnsi="宋体"/>
                <w:noProof/>
              </w:rPr>
              <w:t>补题</w:t>
            </w:r>
            <w:r>
              <w:rPr>
                <w:noProof/>
                <w:webHidden/>
              </w:rPr>
              <w:tab/>
            </w:r>
            <w:r>
              <w:rPr>
                <w:noProof/>
                <w:webHidden/>
              </w:rPr>
              <w:fldChar w:fldCharType="begin"/>
            </w:r>
            <w:r>
              <w:rPr>
                <w:noProof/>
                <w:webHidden/>
              </w:rPr>
              <w:instrText xml:space="preserve"> PAGEREF _Toc521431746 \h </w:instrText>
            </w:r>
            <w:r>
              <w:rPr>
                <w:noProof/>
                <w:webHidden/>
              </w:rPr>
            </w:r>
            <w:r>
              <w:rPr>
                <w:noProof/>
                <w:webHidden/>
              </w:rPr>
              <w:fldChar w:fldCharType="separate"/>
            </w:r>
            <w:r>
              <w:rPr>
                <w:noProof/>
                <w:webHidden/>
              </w:rPr>
              <w:t>45</w:t>
            </w:r>
            <w:r>
              <w:rPr>
                <w:noProof/>
                <w:webHidden/>
              </w:rPr>
              <w:fldChar w:fldCharType="end"/>
            </w:r>
          </w:hyperlink>
        </w:p>
        <w:p w:rsidR="00CA22C6" w:rsidRDefault="00CA22C6">
          <w:pPr>
            <w:pStyle w:val="31"/>
            <w:tabs>
              <w:tab w:val="right" w:leader="dot" w:pos="8296"/>
            </w:tabs>
            <w:rPr>
              <w:noProof/>
            </w:rPr>
          </w:pPr>
          <w:hyperlink w:anchor="_Toc521431747" w:history="1">
            <w:r w:rsidRPr="00262F32">
              <w:rPr>
                <w:rStyle w:val="a3"/>
                <w:rFonts w:ascii="宋体" w:eastAsia="宋体" w:hAnsi="宋体"/>
                <w:noProof/>
              </w:rPr>
              <w:t>铜牌题-前置：01规划/分数规划</w:t>
            </w:r>
            <w:r>
              <w:rPr>
                <w:noProof/>
                <w:webHidden/>
              </w:rPr>
              <w:tab/>
            </w:r>
            <w:r>
              <w:rPr>
                <w:noProof/>
                <w:webHidden/>
              </w:rPr>
              <w:fldChar w:fldCharType="begin"/>
            </w:r>
            <w:r>
              <w:rPr>
                <w:noProof/>
                <w:webHidden/>
              </w:rPr>
              <w:instrText xml:space="preserve"> PAGEREF _Toc521431747 \h </w:instrText>
            </w:r>
            <w:r>
              <w:rPr>
                <w:noProof/>
                <w:webHidden/>
              </w:rPr>
            </w:r>
            <w:r>
              <w:rPr>
                <w:noProof/>
                <w:webHidden/>
              </w:rPr>
              <w:fldChar w:fldCharType="separate"/>
            </w:r>
            <w:r>
              <w:rPr>
                <w:noProof/>
                <w:webHidden/>
              </w:rPr>
              <w:t>45</w:t>
            </w:r>
            <w:r>
              <w:rPr>
                <w:noProof/>
                <w:webHidden/>
              </w:rPr>
              <w:fldChar w:fldCharType="end"/>
            </w:r>
          </w:hyperlink>
        </w:p>
        <w:p w:rsidR="00CA22C6" w:rsidRDefault="00CA22C6">
          <w:pPr>
            <w:pStyle w:val="31"/>
            <w:tabs>
              <w:tab w:val="right" w:leader="dot" w:pos="8296"/>
            </w:tabs>
            <w:rPr>
              <w:noProof/>
            </w:rPr>
          </w:pPr>
          <w:hyperlink w:anchor="_Toc521431748" w:history="1">
            <w:r w:rsidRPr="00262F32">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_Toc521431748 \h </w:instrText>
            </w:r>
            <w:r>
              <w:rPr>
                <w:noProof/>
                <w:webHidden/>
              </w:rPr>
            </w:r>
            <w:r>
              <w:rPr>
                <w:noProof/>
                <w:webHidden/>
              </w:rPr>
              <w:fldChar w:fldCharType="separate"/>
            </w:r>
            <w:r>
              <w:rPr>
                <w:noProof/>
                <w:webHidden/>
              </w:rPr>
              <w:t>45</w:t>
            </w:r>
            <w:r>
              <w:rPr>
                <w:noProof/>
                <w:webHidden/>
              </w:rPr>
              <w:fldChar w:fldCharType="end"/>
            </w:r>
          </w:hyperlink>
        </w:p>
        <w:p w:rsidR="00CA22C6" w:rsidRDefault="00CA22C6">
          <w:pPr>
            <w:pStyle w:val="31"/>
            <w:tabs>
              <w:tab w:val="right" w:leader="dot" w:pos="8296"/>
            </w:tabs>
            <w:rPr>
              <w:noProof/>
            </w:rPr>
          </w:pPr>
          <w:hyperlink w:anchor="_Toc521431749"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_Toc521431749 \h </w:instrText>
            </w:r>
            <w:r>
              <w:rPr>
                <w:noProof/>
                <w:webHidden/>
              </w:rPr>
            </w:r>
            <w:r>
              <w:rPr>
                <w:noProof/>
                <w:webHidden/>
              </w:rPr>
              <w:fldChar w:fldCharType="separate"/>
            </w:r>
            <w:r>
              <w:rPr>
                <w:noProof/>
                <w:webHidden/>
              </w:rPr>
              <w:t>45</w:t>
            </w:r>
            <w:r>
              <w:rPr>
                <w:noProof/>
                <w:webHidden/>
              </w:rPr>
              <w:fldChar w:fldCharType="end"/>
            </w:r>
          </w:hyperlink>
        </w:p>
        <w:p w:rsidR="00CA22C6" w:rsidRDefault="00CA22C6">
          <w:pPr>
            <w:pStyle w:val="31"/>
            <w:tabs>
              <w:tab w:val="right" w:leader="dot" w:pos="8296"/>
            </w:tabs>
            <w:rPr>
              <w:noProof/>
            </w:rPr>
          </w:pPr>
          <w:hyperlink w:anchor="_Toc521431750"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_Toc521431750 \h </w:instrText>
            </w:r>
            <w:r>
              <w:rPr>
                <w:noProof/>
                <w:webHidden/>
              </w:rPr>
            </w:r>
            <w:r>
              <w:rPr>
                <w:noProof/>
                <w:webHidden/>
              </w:rPr>
              <w:fldChar w:fldCharType="separate"/>
            </w:r>
            <w:r>
              <w:rPr>
                <w:noProof/>
                <w:webHidden/>
              </w:rPr>
              <w:t>45</w:t>
            </w:r>
            <w:r>
              <w:rPr>
                <w:noProof/>
                <w:webHidden/>
              </w:rPr>
              <w:fldChar w:fldCharType="end"/>
            </w:r>
          </w:hyperlink>
        </w:p>
        <w:p w:rsidR="00CA22C6" w:rsidRDefault="00CA22C6">
          <w:pPr>
            <w:pStyle w:val="31"/>
            <w:tabs>
              <w:tab w:val="right" w:leader="dot" w:pos="8296"/>
            </w:tabs>
            <w:rPr>
              <w:noProof/>
            </w:rPr>
          </w:pPr>
          <w:hyperlink w:anchor="_Toc521431751" w:history="1">
            <w:r w:rsidRPr="00262F32">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_Toc521431751 \h </w:instrText>
            </w:r>
            <w:r>
              <w:rPr>
                <w:noProof/>
                <w:webHidden/>
              </w:rPr>
            </w:r>
            <w:r>
              <w:rPr>
                <w:noProof/>
                <w:webHidden/>
              </w:rPr>
              <w:fldChar w:fldCharType="separate"/>
            </w:r>
            <w:r>
              <w:rPr>
                <w:noProof/>
                <w:webHidden/>
              </w:rPr>
              <w:t>45</w:t>
            </w:r>
            <w:r>
              <w:rPr>
                <w:noProof/>
                <w:webHidden/>
              </w:rPr>
              <w:fldChar w:fldCharType="end"/>
            </w:r>
          </w:hyperlink>
        </w:p>
        <w:p w:rsidR="00CA22C6" w:rsidRDefault="00CA22C6">
          <w:pPr>
            <w:pStyle w:val="31"/>
            <w:tabs>
              <w:tab w:val="right" w:leader="dot" w:pos="8296"/>
            </w:tabs>
            <w:rPr>
              <w:noProof/>
            </w:rPr>
          </w:pPr>
          <w:hyperlink w:anchor="_Toc521431752" w:history="1">
            <w:r w:rsidRPr="00262F32">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_Toc521431752 \h </w:instrText>
            </w:r>
            <w:r>
              <w:rPr>
                <w:noProof/>
                <w:webHidden/>
              </w:rPr>
            </w:r>
            <w:r>
              <w:rPr>
                <w:noProof/>
                <w:webHidden/>
              </w:rPr>
              <w:fldChar w:fldCharType="separate"/>
            </w:r>
            <w:r>
              <w:rPr>
                <w:noProof/>
                <w:webHidden/>
              </w:rPr>
              <w:t>45</w:t>
            </w:r>
            <w:r>
              <w:rPr>
                <w:noProof/>
                <w:webHidden/>
              </w:rPr>
              <w:fldChar w:fldCharType="end"/>
            </w:r>
          </w:hyperlink>
        </w:p>
        <w:p w:rsidR="00CA22C6" w:rsidRDefault="00CA22C6">
          <w:pPr>
            <w:pStyle w:val="31"/>
            <w:tabs>
              <w:tab w:val="right" w:leader="dot" w:pos="8296"/>
            </w:tabs>
            <w:rPr>
              <w:noProof/>
            </w:rPr>
          </w:pPr>
          <w:hyperlink w:anchor="_Toc521431753" w:history="1">
            <w:r w:rsidRPr="00262F32">
              <w:rPr>
                <w:rStyle w:val="a3"/>
                <w:rFonts w:ascii="宋体" w:eastAsia="宋体" w:hAnsi="宋体"/>
                <w:noProof/>
              </w:rPr>
              <w:t>(尝试*1)银牌题-前置：无</w:t>
            </w:r>
            <w:r>
              <w:rPr>
                <w:noProof/>
                <w:webHidden/>
              </w:rPr>
              <w:tab/>
            </w:r>
            <w:r>
              <w:rPr>
                <w:noProof/>
                <w:webHidden/>
              </w:rPr>
              <w:fldChar w:fldCharType="begin"/>
            </w:r>
            <w:r>
              <w:rPr>
                <w:noProof/>
                <w:webHidden/>
              </w:rPr>
              <w:instrText xml:space="preserve"> PAGEREF _Toc521431753 \h </w:instrText>
            </w:r>
            <w:r>
              <w:rPr>
                <w:noProof/>
                <w:webHidden/>
              </w:rPr>
            </w:r>
            <w:r>
              <w:rPr>
                <w:noProof/>
                <w:webHidden/>
              </w:rPr>
              <w:fldChar w:fldCharType="separate"/>
            </w:r>
            <w:r>
              <w:rPr>
                <w:noProof/>
                <w:webHidden/>
              </w:rPr>
              <w:t>46</w:t>
            </w:r>
            <w:r>
              <w:rPr>
                <w:noProof/>
                <w:webHidden/>
              </w:rPr>
              <w:fldChar w:fldCharType="end"/>
            </w:r>
          </w:hyperlink>
        </w:p>
        <w:p w:rsidR="00CA22C6" w:rsidRDefault="00CA22C6">
          <w:pPr>
            <w:pStyle w:val="31"/>
            <w:tabs>
              <w:tab w:val="right" w:leader="dot" w:pos="8296"/>
            </w:tabs>
            <w:rPr>
              <w:noProof/>
            </w:rPr>
          </w:pPr>
          <w:hyperlink w:anchor="_Toc521431754" w:history="1">
            <w:r w:rsidRPr="00262F32">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_Toc521431754 \h </w:instrText>
            </w:r>
            <w:r>
              <w:rPr>
                <w:noProof/>
                <w:webHidden/>
              </w:rPr>
            </w:r>
            <w:r>
              <w:rPr>
                <w:noProof/>
                <w:webHidden/>
              </w:rPr>
              <w:fldChar w:fldCharType="separate"/>
            </w:r>
            <w:r>
              <w:rPr>
                <w:noProof/>
                <w:webHidden/>
              </w:rPr>
              <w:t>46</w:t>
            </w:r>
            <w:r>
              <w:rPr>
                <w:noProof/>
                <w:webHidden/>
              </w:rPr>
              <w:fldChar w:fldCharType="end"/>
            </w:r>
          </w:hyperlink>
        </w:p>
        <w:p w:rsidR="00CA22C6" w:rsidRDefault="00CA22C6">
          <w:pPr>
            <w:pStyle w:val="31"/>
            <w:tabs>
              <w:tab w:val="right" w:leader="dot" w:pos="8296"/>
            </w:tabs>
            <w:rPr>
              <w:noProof/>
            </w:rPr>
          </w:pPr>
          <w:hyperlink w:anchor="_Toc521431755" w:history="1">
            <w:r w:rsidRPr="00262F32">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_Toc521431755 \h </w:instrText>
            </w:r>
            <w:r>
              <w:rPr>
                <w:noProof/>
                <w:webHidden/>
              </w:rPr>
            </w:r>
            <w:r>
              <w:rPr>
                <w:noProof/>
                <w:webHidden/>
              </w:rPr>
              <w:fldChar w:fldCharType="separate"/>
            </w:r>
            <w:r>
              <w:rPr>
                <w:noProof/>
                <w:webHidden/>
              </w:rPr>
              <w:t>46</w:t>
            </w:r>
            <w:r>
              <w:rPr>
                <w:noProof/>
                <w:webHidden/>
              </w:rPr>
              <w:fldChar w:fldCharType="end"/>
            </w:r>
          </w:hyperlink>
        </w:p>
        <w:p w:rsidR="00CA22C6" w:rsidRDefault="00CA22C6">
          <w:pPr>
            <w:pStyle w:val="31"/>
            <w:tabs>
              <w:tab w:val="right" w:leader="dot" w:pos="8296"/>
            </w:tabs>
            <w:rPr>
              <w:noProof/>
            </w:rPr>
          </w:pPr>
          <w:hyperlink w:anchor="_Toc521431756" w:history="1">
            <w:r w:rsidRPr="00262F32">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_Toc521431756 \h </w:instrText>
            </w:r>
            <w:r>
              <w:rPr>
                <w:noProof/>
                <w:webHidden/>
              </w:rPr>
            </w:r>
            <w:r>
              <w:rPr>
                <w:noProof/>
                <w:webHidden/>
              </w:rPr>
              <w:fldChar w:fldCharType="separate"/>
            </w:r>
            <w:r>
              <w:rPr>
                <w:noProof/>
                <w:webHidden/>
              </w:rPr>
              <w:t>46</w:t>
            </w:r>
            <w:r>
              <w:rPr>
                <w:noProof/>
                <w:webHidden/>
              </w:rPr>
              <w:fldChar w:fldCharType="end"/>
            </w:r>
          </w:hyperlink>
        </w:p>
        <w:p w:rsidR="00CA22C6" w:rsidRDefault="00CA22C6">
          <w:pPr>
            <w:pStyle w:val="21"/>
            <w:tabs>
              <w:tab w:val="right" w:leader="dot" w:pos="8296"/>
            </w:tabs>
            <w:rPr>
              <w:noProof/>
            </w:rPr>
          </w:pPr>
          <w:hyperlink w:anchor="_Toc521431757" w:history="1">
            <w:r w:rsidRPr="00262F32">
              <w:rPr>
                <w:rStyle w:val="a3"/>
                <w:rFonts w:ascii="宋体" w:eastAsia="宋体" w:hAnsi="宋体"/>
                <w:noProof/>
              </w:rPr>
              <w:t>构造</w:t>
            </w:r>
            <w:r>
              <w:rPr>
                <w:noProof/>
                <w:webHidden/>
              </w:rPr>
              <w:tab/>
            </w:r>
            <w:r>
              <w:rPr>
                <w:noProof/>
                <w:webHidden/>
              </w:rPr>
              <w:fldChar w:fldCharType="begin"/>
            </w:r>
            <w:r>
              <w:rPr>
                <w:noProof/>
                <w:webHidden/>
              </w:rPr>
              <w:instrText xml:space="preserve"> PAGEREF _Toc521431757 \h </w:instrText>
            </w:r>
            <w:r>
              <w:rPr>
                <w:noProof/>
                <w:webHidden/>
              </w:rPr>
            </w:r>
            <w:r>
              <w:rPr>
                <w:noProof/>
                <w:webHidden/>
              </w:rPr>
              <w:fldChar w:fldCharType="separate"/>
            </w:r>
            <w:r>
              <w:rPr>
                <w:noProof/>
                <w:webHidden/>
              </w:rPr>
              <w:t>46</w:t>
            </w:r>
            <w:r>
              <w:rPr>
                <w:noProof/>
                <w:webHidden/>
              </w:rPr>
              <w:fldChar w:fldCharType="end"/>
            </w:r>
          </w:hyperlink>
        </w:p>
        <w:p w:rsidR="00CA22C6" w:rsidRDefault="00CA22C6">
          <w:pPr>
            <w:pStyle w:val="31"/>
            <w:tabs>
              <w:tab w:val="right" w:leader="dot" w:pos="8296"/>
            </w:tabs>
            <w:rPr>
              <w:noProof/>
            </w:rPr>
          </w:pPr>
          <w:hyperlink w:anchor="_Toc521431758" w:history="1">
            <w:r w:rsidRPr="00262F32">
              <w:rPr>
                <w:rStyle w:val="a3"/>
                <w:rFonts w:ascii="宋体" w:eastAsia="宋体" w:hAnsi="宋体"/>
                <w:noProof/>
              </w:rPr>
              <w:t>√-HDU-6300-Triangle Partion</w:t>
            </w:r>
            <w:r>
              <w:rPr>
                <w:noProof/>
                <w:webHidden/>
              </w:rPr>
              <w:tab/>
            </w:r>
            <w:r>
              <w:rPr>
                <w:noProof/>
                <w:webHidden/>
              </w:rPr>
              <w:fldChar w:fldCharType="begin"/>
            </w:r>
            <w:r>
              <w:rPr>
                <w:noProof/>
                <w:webHidden/>
              </w:rPr>
              <w:instrText xml:space="preserve"> PAGEREF _Toc521431758 \h </w:instrText>
            </w:r>
            <w:r>
              <w:rPr>
                <w:noProof/>
                <w:webHidden/>
              </w:rPr>
            </w:r>
            <w:r>
              <w:rPr>
                <w:noProof/>
                <w:webHidden/>
              </w:rPr>
              <w:fldChar w:fldCharType="separate"/>
            </w:r>
            <w:r>
              <w:rPr>
                <w:noProof/>
                <w:webHidden/>
              </w:rPr>
              <w:t>46</w:t>
            </w:r>
            <w:r>
              <w:rPr>
                <w:noProof/>
                <w:webHidden/>
              </w:rPr>
              <w:fldChar w:fldCharType="end"/>
            </w:r>
          </w:hyperlink>
        </w:p>
        <w:p w:rsidR="00CA22C6" w:rsidRDefault="00CA22C6">
          <w:pPr>
            <w:pStyle w:val="11"/>
            <w:tabs>
              <w:tab w:val="right" w:leader="dot" w:pos="8296"/>
            </w:tabs>
            <w:rPr>
              <w:noProof/>
            </w:rPr>
          </w:pPr>
          <w:hyperlink w:anchor="_Toc521431759" w:history="1">
            <w:r w:rsidRPr="00262F32">
              <w:rPr>
                <w:rStyle w:val="a3"/>
                <w:rFonts w:ascii="宋体" w:eastAsia="宋体" w:hAnsi="宋体"/>
                <w:noProof/>
              </w:rPr>
              <w:t>三、动态规划</w:t>
            </w:r>
            <w:r>
              <w:rPr>
                <w:noProof/>
                <w:webHidden/>
              </w:rPr>
              <w:tab/>
            </w:r>
            <w:r>
              <w:rPr>
                <w:noProof/>
                <w:webHidden/>
              </w:rPr>
              <w:fldChar w:fldCharType="begin"/>
            </w:r>
            <w:r>
              <w:rPr>
                <w:noProof/>
                <w:webHidden/>
              </w:rPr>
              <w:instrText xml:space="preserve"> PAGEREF _Toc521431759 \h </w:instrText>
            </w:r>
            <w:r>
              <w:rPr>
                <w:noProof/>
                <w:webHidden/>
              </w:rPr>
            </w:r>
            <w:r>
              <w:rPr>
                <w:noProof/>
                <w:webHidden/>
              </w:rPr>
              <w:fldChar w:fldCharType="separate"/>
            </w:r>
            <w:r>
              <w:rPr>
                <w:noProof/>
                <w:webHidden/>
              </w:rPr>
              <w:t>48</w:t>
            </w:r>
            <w:r>
              <w:rPr>
                <w:noProof/>
                <w:webHidden/>
              </w:rPr>
              <w:fldChar w:fldCharType="end"/>
            </w:r>
          </w:hyperlink>
        </w:p>
        <w:p w:rsidR="00CA22C6" w:rsidRDefault="00CA22C6">
          <w:pPr>
            <w:pStyle w:val="21"/>
            <w:tabs>
              <w:tab w:val="right" w:leader="dot" w:pos="8296"/>
            </w:tabs>
            <w:rPr>
              <w:noProof/>
            </w:rPr>
          </w:pPr>
          <w:hyperlink w:anchor="_Toc521431760" w:history="1">
            <w:r w:rsidRPr="00262F32">
              <w:rPr>
                <w:rStyle w:val="a3"/>
                <w:rFonts w:ascii="宋体" w:eastAsia="宋体" w:hAnsi="宋体"/>
                <w:noProof/>
              </w:rPr>
              <w:t>补题</w:t>
            </w:r>
            <w:r>
              <w:rPr>
                <w:noProof/>
                <w:webHidden/>
              </w:rPr>
              <w:tab/>
            </w:r>
            <w:r>
              <w:rPr>
                <w:noProof/>
                <w:webHidden/>
              </w:rPr>
              <w:fldChar w:fldCharType="begin"/>
            </w:r>
            <w:r>
              <w:rPr>
                <w:noProof/>
                <w:webHidden/>
              </w:rPr>
              <w:instrText xml:space="preserve"> PAGEREF _Toc521431760 \h </w:instrText>
            </w:r>
            <w:r>
              <w:rPr>
                <w:noProof/>
                <w:webHidden/>
              </w:rPr>
            </w:r>
            <w:r>
              <w:rPr>
                <w:noProof/>
                <w:webHidden/>
              </w:rPr>
              <w:fldChar w:fldCharType="separate"/>
            </w:r>
            <w:r>
              <w:rPr>
                <w:noProof/>
                <w:webHidden/>
              </w:rPr>
              <w:t>48</w:t>
            </w:r>
            <w:r>
              <w:rPr>
                <w:noProof/>
                <w:webHidden/>
              </w:rPr>
              <w:fldChar w:fldCharType="end"/>
            </w:r>
          </w:hyperlink>
        </w:p>
        <w:p w:rsidR="00CA22C6" w:rsidRDefault="00CA22C6">
          <w:pPr>
            <w:pStyle w:val="31"/>
            <w:tabs>
              <w:tab w:val="right" w:leader="dot" w:pos="8296"/>
            </w:tabs>
            <w:rPr>
              <w:noProof/>
            </w:rPr>
          </w:pPr>
          <w:hyperlink w:anchor="_Toc521431761" w:history="1">
            <w:r w:rsidRPr="00262F32">
              <w:rPr>
                <w:rStyle w:val="a3"/>
                <w:rFonts w:ascii="宋体" w:eastAsia="宋体" w:hAnsi="宋体"/>
                <w:noProof/>
              </w:rPr>
              <w:t>（队友AC）签到题-前置：背包DP</w:t>
            </w:r>
            <w:r>
              <w:rPr>
                <w:noProof/>
                <w:webHidden/>
              </w:rPr>
              <w:tab/>
            </w:r>
            <w:r>
              <w:rPr>
                <w:noProof/>
                <w:webHidden/>
              </w:rPr>
              <w:fldChar w:fldCharType="begin"/>
            </w:r>
            <w:r>
              <w:rPr>
                <w:noProof/>
                <w:webHidden/>
              </w:rPr>
              <w:instrText xml:space="preserve"> PAGEREF _Toc521431761 \h </w:instrText>
            </w:r>
            <w:r>
              <w:rPr>
                <w:noProof/>
                <w:webHidden/>
              </w:rPr>
            </w:r>
            <w:r>
              <w:rPr>
                <w:noProof/>
                <w:webHidden/>
              </w:rPr>
              <w:fldChar w:fldCharType="separate"/>
            </w:r>
            <w:r>
              <w:rPr>
                <w:noProof/>
                <w:webHidden/>
              </w:rPr>
              <w:t>48</w:t>
            </w:r>
            <w:r>
              <w:rPr>
                <w:noProof/>
                <w:webHidden/>
              </w:rPr>
              <w:fldChar w:fldCharType="end"/>
            </w:r>
          </w:hyperlink>
        </w:p>
        <w:p w:rsidR="00CA22C6" w:rsidRDefault="00CA22C6">
          <w:pPr>
            <w:pStyle w:val="31"/>
            <w:tabs>
              <w:tab w:val="right" w:leader="dot" w:pos="8296"/>
            </w:tabs>
            <w:rPr>
              <w:noProof/>
            </w:rPr>
          </w:pPr>
          <w:hyperlink w:anchor="_Toc521431762" w:history="1">
            <w:r w:rsidRPr="00262F32">
              <w:rPr>
                <w:rStyle w:val="a3"/>
                <w:rFonts w:ascii="宋体" w:eastAsia="宋体" w:hAnsi="宋体"/>
                <w:noProof/>
              </w:rPr>
              <w:t>铜牌题-前置：状压DP</w:t>
            </w:r>
            <w:r>
              <w:rPr>
                <w:noProof/>
                <w:webHidden/>
              </w:rPr>
              <w:tab/>
            </w:r>
            <w:r>
              <w:rPr>
                <w:noProof/>
                <w:webHidden/>
              </w:rPr>
              <w:fldChar w:fldCharType="begin"/>
            </w:r>
            <w:r>
              <w:rPr>
                <w:noProof/>
                <w:webHidden/>
              </w:rPr>
              <w:instrText xml:space="preserve"> PAGEREF _Toc521431762 \h </w:instrText>
            </w:r>
            <w:r>
              <w:rPr>
                <w:noProof/>
                <w:webHidden/>
              </w:rPr>
            </w:r>
            <w:r>
              <w:rPr>
                <w:noProof/>
                <w:webHidden/>
              </w:rPr>
              <w:fldChar w:fldCharType="separate"/>
            </w:r>
            <w:r>
              <w:rPr>
                <w:noProof/>
                <w:webHidden/>
              </w:rPr>
              <w:t>48</w:t>
            </w:r>
            <w:r>
              <w:rPr>
                <w:noProof/>
                <w:webHidden/>
              </w:rPr>
              <w:fldChar w:fldCharType="end"/>
            </w:r>
          </w:hyperlink>
        </w:p>
        <w:p w:rsidR="00CA22C6" w:rsidRDefault="00CA22C6">
          <w:pPr>
            <w:pStyle w:val="31"/>
            <w:tabs>
              <w:tab w:val="right" w:leader="dot" w:pos="8296"/>
            </w:tabs>
            <w:rPr>
              <w:noProof/>
            </w:rPr>
          </w:pPr>
          <w:hyperlink w:anchor="_Toc521431763" w:history="1">
            <w:r w:rsidRPr="00262F32">
              <w:rPr>
                <w:rStyle w:val="a3"/>
                <w:rFonts w:ascii="宋体" w:eastAsia="宋体" w:hAnsi="宋体"/>
                <w:noProof/>
              </w:rPr>
              <w:t>银牌题-前置：数位DP</w:t>
            </w:r>
            <w:r>
              <w:rPr>
                <w:noProof/>
                <w:webHidden/>
              </w:rPr>
              <w:tab/>
            </w:r>
            <w:r>
              <w:rPr>
                <w:noProof/>
                <w:webHidden/>
              </w:rPr>
              <w:fldChar w:fldCharType="begin"/>
            </w:r>
            <w:r>
              <w:rPr>
                <w:noProof/>
                <w:webHidden/>
              </w:rPr>
              <w:instrText xml:space="preserve"> PAGEREF _Toc521431763 \h </w:instrText>
            </w:r>
            <w:r>
              <w:rPr>
                <w:noProof/>
                <w:webHidden/>
              </w:rPr>
            </w:r>
            <w:r>
              <w:rPr>
                <w:noProof/>
                <w:webHidden/>
              </w:rPr>
              <w:fldChar w:fldCharType="separate"/>
            </w:r>
            <w:r>
              <w:rPr>
                <w:noProof/>
                <w:webHidden/>
              </w:rPr>
              <w:t>48</w:t>
            </w:r>
            <w:r>
              <w:rPr>
                <w:noProof/>
                <w:webHidden/>
              </w:rPr>
              <w:fldChar w:fldCharType="end"/>
            </w:r>
          </w:hyperlink>
        </w:p>
        <w:p w:rsidR="00CA22C6" w:rsidRDefault="00CA22C6">
          <w:pPr>
            <w:pStyle w:val="31"/>
            <w:tabs>
              <w:tab w:val="right" w:leader="dot" w:pos="8296"/>
            </w:tabs>
            <w:rPr>
              <w:noProof/>
            </w:rPr>
          </w:pPr>
          <w:hyperlink w:anchor="_Toc521431764" w:history="1">
            <w:r w:rsidRPr="00262F32">
              <w:rPr>
                <w:rStyle w:val="a3"/>
                <w:rFonts w:ascii="宋体" w:eastAsia="宋体" w:hAnsi="宋体"/>
                <w:noProof/>
              </w:rPr>
              <w:t>银牌题-前置：树型DP</w:t>
            </w:r>
            <w:r>
              <w:rPr>
                <w:noProof/>
                <w:webHidden/>
              </w:rPr>
              <w:tab/>
            </w:r>
            <w:r>
              <w:rPr>
                <w:noProof/>
                <w:webHidden/>
              </w:rPr>
              <w:fldChar w:fldCharType="begin"/>
            </w:r>
            <w:r>
              <w:rPr>
                <w:noProof/>
                <w:webHidden/>
              </w:rPr>
              <w:instrText xml:space="preserve"> PAGEREF _Toc521431764 \h </w:instrText>
            </w:r>
            <w:r>
              <w:rPr>
                <w:noProof/>
                <w:webHidden/>
              </w:rPr>
            </w:r>
            <w:r>
              <w:rPr>
                <w:noProof/>
                <w:webHidden/>
              </w:rPr>
              <w:fldChar w:fldCharType="separate"/>
            </w:r>
            <w:r>
              <w:rPr>
                <w:noProof/>
                <w:webHidden/>
              </w:rPr>
              <w:t>48</w:t>
            </w:r>
            <w:r>
              <w:rPr>
                <w:noProof/>
                <w:webHidden/>
              </w:rPr>
              <w:fldChar w:fldCharType="end"/>
            </w:r>
          </w:hyperlink>
        </w:p>
        <w:p w:rsidR="00CA22C6" w:rsidRDefault="00CA22C6">
          <w:pPr>
            <w:pStyle w:val="31"/>
            <w:tabs>
              <w:tab w:val="right" w:leader="dot" w:pos="8296"/>
            </w:tabs>
            <w:rPr>
              <w:noProof/>
            </w:rPr>
          </w:pPr>
          <w:hyperlink w:anchor="_Toc521431765" w:history="1">
            <w:r w:rsidRPr="00262F32">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_Toc521431765 \h </w:instrText>
            </w:r>
            <w:r>
              <w:rPr>
                <w:noProof/>
                <w:webHidden/>
              </w:rPr>
            </w:r>
            <w:r>
              <w:rPr>
                <w:noProof/>
                <w:webHidden/>
              </w:rPr>
              <w:fldChar w:fldCharType="separate"/>
            </w:r>
            <w:r>
              <w:rPr>
                <w:noProof/>
                <w:webHidden/>
              </w:rPr>
              <w:t>49</w:t>
            </w:r>
            <w:r>
              <w:rPr>
                <w:noProof/>
                <w:webHidden/>
              </w:rPr>
              <w:fldChar w:fldCharType="end"/>
            </w:r>
          </w:hyperlink>
        </w:p>
        <w:p w:rsidR="00CA22C6" w:rsidRDefault="00CA22C6">
          <w:pPr>
            <w:pStyle w:val="31"/>
            <w:tabs>
              <w:tab w:val="right" w:leader="dot" w:pos="8296"/>
            </w:tabs>
            <w:rPr>
              <w:noProof/>
            </w:rPr>
          </w:pPr>
          <w:hyperlink w:anchor="_Toc521431766" w:history="1">
            <w:r w:rsidRPr="00262F32">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_Toc521431766 \h </w:instrText>
            </w:r>
            <w:r>
              <w:rPr>
                <w:noProof/>
                <w:webHidden/>
              </w:rPr>
            </w:r>
            <w:r>
              <w:rPr>
                <w:noProof/>
                <w:webHidden/>
              </w:rPr>
              <w:fldChar w:fldCharType="separate"/>
            </w:r>
            <w:r>
              <w:rPr>
                <w:noProof/>
                <w:webHidden/>
              </w:rPr>
              <w:t>49</w:t>
            </w:r>
            <w:r>
              <w:rPr>
                <w:noProof/>
                <w:webHidden/>
              </w:rPr>
              <w:fldChar w:fldCharType="end"/>
            </w:r>
          </w:hyperlink>
        </w:p>
        <w:p w:rsidR="00CA22C6" w:rsidRDefault="00CA22C6">
          <w:pPr>
            <w:pStyle w:val="31"/>
            <w:tabs>
              <w:tab w:val="right" w:leader="dot" w:pos="8296"/>
            </w:tabs>
            <w:rPr>
              <w:noProof/>
            </w:rPr>
          </w:pPr>
          <w:hyperlink w:anchor="_Toc521431767" w:history="1">
            <w:r w:rsidRPr="00262F32">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_Toc521431767 \h </w:instrText>
            </w:r>
            <w:r>
              <w:rPr>
                <w:noProof/>
                <w:webHidden/>
              </w:rPr>
            </w:r>
            <w:r>
              <w:rPr>
                <w:noProof/>
                <w:webHidden/>
              </w:rPr>
              <w:fldChar w:fldCharType="separate"/>
            </w:r>
            <w:r>
              <w:rPr>
                <w:noProof/>
                <w:webHidden/>
              </w:rPr>
              <w:t>49</w:t>
            </w:r>
            <w:r>
              <w:rPr>
                <w:noProof/>
                <w:webHidden/>
              </w:rPr>
              <w:fldChar w:fldCharType="end"/>
            </w:r>
          </w:hyperlink>
        </w:p>
        <w:p w:rsidR="00CA22C6" w:rsidRDefault="00CA22C6">
          <w:pPr>
            <w:pStyle w:val="21"/>
            <w:tabs>
              <w:tab w:val="right" w:leader="dot" w:pos="8296"/>
            </w:tabs>
            <w:rPr>
              <w:noProof/>
            </w:rPr>
          </w:pPr>
          <w:hyperlink w:anchor="_Toc521431768" w:history="1">
            <w:r w:rsidRPr="00262F32">
              <w:rPr>
                <w:rStyle w:val="a3"/>
                <w:rFonts w:ascii="宋体" w:eastAsia="宋体" w:hAnsi="宋体"/>
                <w:noProof/>
              </w:rPr>
              <w:t>递推</w:t>
            </w:r>
            <w:r>
              <w:rPr>
                <w:noProof/>
                <w:webHidden/>
              </w:rPr>
              <w:tab/>
            </w:r>
            <w:r>
              <w:rPr>
                <w:noProof/>
                <w:webHidden/>
              </w:rPr>
              <w:fldChar w:fldCharType="begin"/>
            </w:r>
            <w:r>
              <w:rPr>
                <w:noProof/>
                <w:webHidden/>
              </w:rPr>
              <w:instrText xml:space="preserve"> PAGEREF _Toc521431768 \h </w:instrText>
            </w:r>
            <w:r>
              <w:rPr>
                <w:noProof/>
                <w:webHidden/>
              </w:rPr>
            </w:r>
            <w:r>
              <w:rPr>
                <w:noProof/>
                <w:webHidden/>
              </w:rPr>
              <w:fldChar w:fldCharType="separate"/>
            </w:r>
            <w:r>
              <w:rPr>
                <w:noProof/>
                <w:webHidden/>
              </w:rPr>
              <w:t>49</w:t>
            </w:r>
            <w:r>
              <w:rPr>
                <w:noProof/>
                <w:webHidden/>
              </w:rPr>
              <w:fldChar w:fldCharType="end"/>
            </w:r>
          </w:hyperlink>
        </w:p>
        <w:p w:rsidR="00CA22C6" w:rsidRDefault="00CA22C6">
          <w:pPr>
            <w:pStyle w:val="31"/>
            <w:tabs>
              <w:tab w:val="right" w:leader="dot" w:pos="8296"/>
            </w:tabs>
            <w:rPr>
              <w:noProof/>
            </w:rPr>
          </w:pPr>
          <w:hyperlink w:anchor="_Toc521431769" w:history="1">
            <w:r w:rsidRPr="00262F32">
              <w:rPr>
                <w:rStyle w:val="a3"/>
                <w:rFonts w:ascii="宋体" w:eastAsia="宋体" w:hAnsi="宋体"/>
                <w:noProof/>
              </w:rPr>
              <w:t>√-HDU-2050-折线分割平面</w:t>
            </w:r>
            <w:r>
              <w:rPr>
                <w:noProof/>
                <w:webHidden/>
              </w:rPr>
              <w:tab/>
            </w:r>
            <w:r>
              <w:rPr>
                <w:noProof/>
                <w:webHidden/>
              </w:rPr>
              <w:fldChar w:fldCharType="begin"/>
            </w:r>
            <w:r>
              <w:rPr>
                <w:noProof/>
                <w:webHidden/>
              </w:rPr>
              <w:instrText xml:space="preserve"> PAGEREF _Toc521431769 \h </w:instrText>
            </w:r>
            <w:r>
              <w:rPr>
                <w:noProof/>
                <w:webHidden/>
              </w:rPr>
            </w:r>
            <w:r>
              <w:rPr>
                <w:noProof/>
                <w:webHidden/>
              </w:rPr>
              <w:fldChar w:fldCharType="separate"/>
            </w:r>
            <w:r>
              <w:rPr>
                <w:noProof/>
                <w:webHidden/>
              </w:rPr>
              <w:t>49</w:t>
            </w:r>
            <w:r>
              <w:rPr>
                <w:noProof/>
                <w:webHidden/>
              </w:rPr>
              <w:fldChar w:fldCharType="end"/>
            </w:r>
          </w:hyperlink>
        </w:p>
        <w:p w:rsidR="00CA22C6" w:rsidRDefault="00CA22C6">
          <w:pPr>
            <w:pStyle w:val="21"/>
            <w:tabs>
              <w:tab w:val="right" w:leader="dot" w:pos="8296"/>
            </w:tabs>
            <w:rPr>
              <w:noProof/>
            </w:rPr>
          </w:pPr>
          <w:hyperlink w:anchor="_Toc521431770" w:history="1">
            <w:r w:rsidRPr="00262F32">
              <w:rPr>
                <w:rStyle w:val="a3"/>
                <w:rFonts w:ascii="宋体" w:eastAsia="宋体" w:hAnsi="宋体"/>
                <w:noProof/>
              </w:rPr>
              <w:t>基础动态规划</w:t>
            </w:r>
            <w:r>
              <w:rPr>
                <w:noProof/>
                <w:webHidden/>
              </w:rPr>
              <w:tab/>
            </w:r>
            <w:r>
              <w:rPr>
                <w:noProof/>
                <w:webHidden/>
              </w:rPr>
              <w:fldChar w:fldCharType="begin"/>
            </w:r>
            <w:r>
              <w:rPr>
                <w:noProof/>
                <w:webHidden/>
              </w:rPr>
              <w:instrText xml:space="preserve"> PAGEREF _Toc521431770 \h </w:instrText>
            </w:r>
            <w:r>
              <w:rPr>
                <w:noProof/>
                <w:webHidden/>
              </w:rPr>
            </w:r>
            <w:r>
              <w:rPr>
                <w:noProof/>
                <w:webHidden/>
              </w:rPr>
              <w:fldChar w:fldCharType="separate"/>
            </w:r>
            <w:r>
              <w:rPr>
                <w:noProof/>
                <w:webHidden/>
              </w:rPr>
              <w:t>50</w:t>
            </w:r>
            <w:r>
              <w:rPr>
                <w:noProof/>
                <w:webHidden/>
              </w:rPr>
              <w:fldChar w:fldCharType="end"/>
            </w:r>
          </w:hyperlink>
        </w:p>
        <w:p w:rsidR="00CA22C6" w:rsidRDefault="00CA22C6">
          <w:pPr>
            <w:pStyle w:val="31"/>
            <w:tabs>
              <w:tab w:val="right" w:leader="dot" w:pos="8296"/>
            </w:tabs>
            <w:rPr>
              <w:noProof/>
            </w:rPr>
          </w:pPr>
          <w:hyperlink w:anchor="_Toc521431771" w:history="1">
            <w:r w:rsidRPr="00262F32">
              <w:rPr>
                <w:rStyle w:val="a3"/>
                <w:rFonts w:ascii="宋体" w:eastAsia="宋体" w:hAnsi="宋体"/>
                <w:noProof/>
              </w:rPr>
              <w:t>最大连续子段和</w:t>
            </w:r>
            <w:r>
              <w:rPr>
                <w:noProof/>
                <w:webHidden/>
              </w:rPr>
              <w:tab/>
            </w:r>
            <w:r>
              <w:rPr>
                <w:noProof/>
                <w:webHidden/>
              </w:rPr>
              <w:fldChar w:fldCharType="begin"/>
            </w:r>
            <w:r>
              <w:rPr>
                <w:noProof/>
                <w:webHidden/>
              </w:rPr>
              <w:instrText xml:space="preserve"> PAGEREF _Toc521431771 \h </w:instrText>
            </w:r>
            <w:r>
              <w:rPr>
                <w:noProof/>
                <w:webHidden/>
              </w:rPr>
            </w:r>
            <w:r>
              <w:rPr>
                <w:noProof/>
                <w:webHidden/>
              </w:rPr>
              <w:fldChar w:fldCharType="separate"/>
            </w:r>
            <w:r>
              <w:rPr>
                <w:noProof/>
                <w:webHidden/>
              </w:rPr>
              <w:t>50</w:t>
            </w:r>
            <w:r>
              <w:rPr>
                <w:noProof/>
                <w:webHidden/>
              </w:rPr>
              <w:fldChar w:fldCharType="end"/>
            </w:r>
          </w:hyperlink>
        </w:p>
        <w:p w:rsidR="00CA22C6" w:rsidRDefault="00CA22C6">
          <w:pPr>
            <w:pStyle w:val="31"/>
            <w:tabs>
              <w:tab w:val="right" w:leader="dot" w:pos="8296"/>
            </w:tabs>
            <w:rPr>
              <w:noProof/>
            </w:rPr>
          </w:pPr>
          <w:hyperlink w:anchor="_Toc521431772" w:history="1">
            <w:r w:rsidRPr="00262F32">
              <w:rPr>
                <w:rStyle w:val="a3"/>
                <w:rFonts w:ascii="宋体" w:eastAsia="宋体" w:hAnsi="宋体"/>
                <w:noProof/>
              </w:rPr>
              <w:t>LIS（最长上升子序列）</w:t>
            </w:r>
            <w:r>
              <w:rPr>
                <w:noProof/>
                <w:webHidden/>
              </w:rPr>
              <w:tab/>
            </w:r>
            <w:r>
              <w:rPr>
                <w:noProof/>
                <w:webHidden/>
              </w:rPr>
              <w:fldChar w:fldCharType="begin"/>
            </w:r>
            <w:r>
              <w:rPr>
                <w:noProof/>
                <w:webHidden/>
              </w:rPr>
              <w:instrText xml:space="preserve"> PAGEREF _Toc521431772 \h </w:instrText>
            </w:r>
            <w:r>
              <w:rPr>
                <w:noProof/>
                <w:webHidden/>
              </w:rPr>
            </w:r>
            <w:r>
              <w:rPr>
                <w:noProof/>
                <w:webHidden/>
              </w:rPr>
              <w:fldChar w:fldCharType="separate"/>
            </w:r>
            <w:r>
              <w:rPr>
                <w:noProof/>
                <w:webHidden/>
              </w:rPr>
              <w:t>51</w:t>
            </w:r>
            <w:r>
              <w:rPr>
                <w:noProof/>
                <w:webHidden/>
              </w:rPr>
              <w:fldChar w:fldCharType="end"/>
            </w:r>
          </w:hyperlink>
        </w:p>
        <w:p w:rsidR="00CA22C6" w:rsidRDefault="00CA22C6">
          <w:pPr>
            <w:pStyle w:val="31"/>
            <w:tabs>
              <w:tab w:val="right" w:leader="dot" w:pos="8296"/>
            </w:tabs>
            <w:rPr>
              <w:noProof/>
            </w:rPr>
          </w:pPr>
          <w:hyperlink w:anchor="_Toc521431773" w:history="1">
            <w:r w:rsidRPr="00262F32">
              <w:rPr>
                <w:rStyle w:val="a3"/>
                <w:rFonts w:ascii="宋体" w:eastAsia="宋体" w:hAnsi="宋体"/>
                <w:noProof/>
              </w:rPr>
              <w:t>LCIS（最长上升公共子序列）</w:t>
            </w:r>
            <w:r>
              <w:rPr>
                <w:noProof/>
                <w:webHidden/>
              </w:rPr>
              <w:tab/>
            </w:r>
            <w:r>
              <w:rPr>
                <w:noProof/>
                <w:webHidden/>
              </w:rPr>
              <w:fldChar w:fldCharType="begin"/>
            </w:r>
            <w:r>
              <w:rPr>
                <w:noProof/>
                <w:webHidden/>
              </w:rPr>
              <w:instrText xml:space="preserve"> PAGEREF _Toc521431773 \h </w:instrText>
            </w:r>
            <w:r>
              <w:rPr>
                <w:noProof/>
                <w:webHidden/>
              </w:rPr>
            </w:r>
            <w:r>
              <w:rPr>
                <w:noProof/>
                <w:webHidden/>
              </w:rPr>
              <w:fldChar w:fldCharType="separate"/>
            </w:r>
            <w:r>
              <w:rPr>
                <w:noProof/>
                <w:webHidden/>
              </w:rPr>
              <w:t>51</w:t>
            </w:r>
            <w:r>
              <w:rPr>
                <w:noProof/>
                <w:webHidden/>
              </w:rPr>
              <w:fldChar w:fldCharType="end"/>
            </w:r>
          </w:hyperlink>
        </w:p>
        <w:p w:rsidR="00CA22C6" w:rsidRDefault="00CA22C6">
          <w:pPr>
            <w:pStyle w:val="21"/>
            <w:tabs>
              <w:tab w:val="right" w:leader="dot" w:pos="8296"/>
            </w:tabs>
            <w:rPr>
              <w:noProof/>
            </w:rPr>
          </w:pPr>
          <w:hyperlink w:anchor="_Toc521431774" w:history="1">
            <w:r w:rsidRPr="00262F32">
              <w:rPr>
                <w:rStyle w:val="a3"/>
                <w:rFonts w:ascii="宋体" w:eastAsia="宋体" w:hAnsi="宋体"/>
                <w:noProof/>
              </w:rPr>
              <w:t>背包问题</w:t>
            </w:r>
            <w:r>
              <w:rPr>
                <w:noProof/>
                <w:webHidden/>
              </w:rPr>
              <w:tab/>
            </w:r>
            <w:r>
              <w:rPr>
                <w:noProof/>
                <w:webHidden/>
              </w:rPr>
              <w:fldChar w:fldCharType="begin"/>
            </w:r>
            <w:r>
              <w:rPr>
                <w:noProof/>
                <w:webHidden/>
              </w:rPr>
              <w:instrText xml:space="preserve"> PAGEREF _Toc521431774 \h </w:instrText>
            </w:r>
            <w:r>
              <w:rPr>
                <w:noProof/>
                <w:webHidden/>
              </w:rPr>
            </w:r>
            <w:r>
              <w:rPr>
                <w:noProof/>
                <w:webHidden/>
              </w:rPr>
              <w:fldChar w:fldCharType="separate"/>
            </w:r>
            <w:r>
              <w:rPr>
                <w:noProof/>
                <w:webHidden/>
              </w:rPr>
              <w:t>53</w:t>
            </w:r>
            <w:r>
              <w:rPr>
                <w:noProof/>
                <w:webHidden/>
              </w:rPr>
              <w:fldChar w:fldCharType="end"/>
            </w:r>
          </w:hyperlink>
        </w:p>
        <w:p w:rsidR="00CA22C6" w:rsidRDefault="00CA22C6">
          <w:pPr>
            <w:pStyle w:val="31"/>
            <w:tabs>
              <w:tab w:val="right" w:leader="dot" w:pos="8296"/>
            </w:tabs>
            <w:rPr>
              <w:noProof/>
            </w:rPr>
          </w:pPr>
          <w:hyperlink w:anchor="_Toc521431775" w:history="1">
            <w:r w:rsidRPr="00262F32">
              <w:rPr>
                <w:rStyle w:val="a3"/>
                <w:rFonts w:ascii="宋体" w:eastAsia="宋体" w:hAnsi="宋体"/>
                <w:noProof/>
              </w:rPr>
              <w:t>0-1背包</w:t>
            </w:r>
            <w:r>
              <w:rPr>
                <w:noProof/>
                <w:webHidden/>
              </w:rPr>
              <w:tab/>
            </w:r>
            <w:r>
              <w:rPr>
                <w:noProof/>
                <w:webHidden/>
              </w:rPr>
              <w:fldChar w:fldCharType="begin"/>
            </w:r>
            <w:r>
              <w:rPr>
                <w:noProof/>
                <w:webHidden/>
              </w:rPr>
              <w:instrText xml:space="preserve"> PAGEREF _Toc521431775 \h </w:instrText>
            </w:r>
            <w:r>
              <w:rPr>
                <w:noProof/>
                <w:webHidden/>
              </w:rPr>
            </w:r>
            <w:r>
              <w:rPr>
                <w:noProof/>
                <w:webHidden/>
              </w:rPr>
              <w:fldChar w:fldCharType="separate"/>
            </w:r>
            <w:r>
              <w:rPr>
                <w:noProof/>
                <w:webHidden/>
              </w:rPr>
              <w:t>54</w:t>
            </w:r>
            <w:r>
              <w:rPr>
                <w:noProof/>
                <w:webHidden/>
              </w:rPr>
              <w:fldChar w:fldCharType="end"/>
            </w:r>
          </w:hyperlink>
        </w:p>
        <w:p w:rsidR="00CA22C6" w:rsidRDefault="00CA22C6">
          <w:pPr>
            <w:pStyle w:val="31"/>
            <w:tabs>
              <w:tab w:val="right" w:leader="dot" w:pos="8296"/>
            </w:tabs>
            <w:rPr>
              <w:noProof/>
            </w:rPr>
          </w:pPr>
          <w:hyperlink w:anchor="_Toc521431776" w:history="1">
            <w:r w:rsidRPr="00262F32">
              <w:rPr>
                <w:rStyle w:val="a3"/>
                <w:rFonts w:ascii="宋体" w:eastAsia="宋体" w:hAnsi="宋体"/>
                <w:noProof/>
              </w:rPr>
              <w:t>完全背包</w:t>
            </w:r>
            <w:r>
              <w:rPr>
                <w:noProof/>
                <w:webHidden/>
              </w:rPr>
              <w:tab/>
            </w:r>
            <w:r>
              <w:rPr>
                <w:noProof/>
                <w:webHidden/>
              </w:rPr>
              <w:fldChar w:fldCharType="begin"/>
            </w:r>
            <w:r>
              <w:rPr>
                <w:noProof/>
                <w:webHidden/>
              </w:rPr>
              <w:instrText xml:space="preserve"> PAGEREF _Toc521431776 \h </w:instrText>
            </w:r>
            <w:r>
              <w:rPr>
                <w:noProof/>
                <w:webHidden/>
              </w:rPr>
            </w:r>
            <w:r>
              <w:rPr>
                <w:noProof/>
                <w:webHidden/>
              </w:rPr>
              <w:fldChar w:fldCharType="separate"/>
            </w:r>
            <w:r>
              <w:rPr>
                <w:noProof/>
                <w:webHidden/>
              </w:rPr>
              <w:t>54</w:t>
            </w:r>
            <w:r>
              <w:rPr>
                <w:noProof/>
                <w:webHidden/>
              </w:rPr>
              <w:fldChar w:fldCharType="end"/>
            </w:r>
          </w:hyperlink>
        </w:p>
        <w:p w:rsidR="00CA22C6" w:rsidRDefault="00CA22C6">
          <w:pPr>
            <w:pStyle w:val="31"/>
            <w:tabs>
              <w:tab w:val="right" w:leader="dot" w:pos="8296"/>
            </w:tabs>
            <w:rPr>
              <w:noProof/>
            </w:rPr>
          </w:pPr>
          <w:hyperlink w:anchor="_Toc521431777" w:history="1">
            <w:r w:rsidRPr="00262F32">
              <w:rPr>
                <w:rStyle w:val="a3"/>
                <w:rFonts w:ascii="宋体" w:eastAsia="宋体" w:hAnsi="宋体"/>
                <w:noProof/>
              </w:rPr>
              <w:t>多重背包</w:t>
            </w:r>
            <w:r>
              <w:rPr>
                <w:noProof/>
                <w:webHidden/>
              </w:rPr>
              <w:tab/>
            </w:r>
            <w:r>
              <w:rPr>
                <w:noProof/>
                <w:webHidden/>
              </w:rPr>
              <w:fldChar w:fldCharType="begin"/>
            </w:r>
            <w:r>
              <w:rPr>
                <w:noProof/>
                <w:webHidden/>
              </w:rPr>
              <w:instrText xml:space="preserve"> PAGEREF _Toc521431777 \h </w:instrText>
            </w:r>
            <w:r>
              <w:rPr>
                <w:noProof/>
                <w:webHidden/>
              </w:rPr>
            </w:r>
            <w:r>
              <w:rPr>
                <w:noProof/>
                <w:webHidden/>
              </w:rPr>
              <w:fldChar w:fldCharType="separate"/>
            </w:r>
            <w:r>
              <w:rPr>
                <w:noProof/>
                <w:webHidden/>
              </w:rPr>
              <w:t>55</w:t>
            </w:r>
            <w:r>
              <w:rPr>
                <w:noProof/>
                <w:webHidden/>
              </w:rPr>
              <w:fldChar w:fldCharType="end"/>
            </w:r>
          </w:hyperlink>
        </w:p>
        <w:p w:rsidR="00CA22C6" w:rsidRDefault="00CA22C6">
          <w:pPr>
            <w:pStyle w:val="21"/>
            <w:tabs>
              <w:tab w:val="right" w:leader="dot" w:pos="8296"/>
            </w:tabs>
            <w:rPr>
              <w:noProof/>
            </w:rPr>
          </w:pPr>
          <w:hyperlink w:anchor="_Toc521431778" w:history="1">
            <w:r w:rsidRPr="00262F32">
              <w:rPr>
                <w:rStyle w:val="a3"/>
                <w:rFonts w:ascii="宋体" w:eastAsia="宋体" w:hAnsi="宋体"/>
                <w:noProof/>
              </w:rPr>
              <w:t>数位DP</w:t>
            </w:r>
            <w:r>
              <w:rPr>
                <w:noProof/>
                <w:webHidden/>
              </w:rPr>
              <w:tab/>
            </w:r>
            <w:r>
              <w:rPr>
                <w:noProof/>
                <w:webHidden/>
              </w:rPr>
              <w:fldChar w:fldCharType="begin"/>
            </w:r>
            <w:r>
              <w:rPr>
                <w:noProof/>
                <w:webHidden/>
              </w:rPr>
              <w:instrText xml:space="preserve"> PAGEREF _Toc521431778 \h </w:instrText>
            </w:r>
            <w:r>
              <w:rPr>
                <w:noProof/>
                <w:webHidden/>
              </w:rPr>
            </w:r>
            <w:r>
              <w:rPr>
                <w:noProof/>
                <w:webHidden/>
              </w:rPr>
              <w:fldChar w:fldCharType="separate"/>
            </w:r>
            <w:r>
              <w:rPr>
                <w:noProof/>
                <w:webHidden/>
              </w:rPr>
              <w:t>55</w:t>
            </w:r>
            <w:r>
              <w:rPr>
                <w:noProof/>
                <w:webHidden/>
              </w:rPr>
              <w:fldChar w:fldCharType="end"/>
            </w:r>
          </w:hyperlink>
        </w:p>
        <w:p w:rsidR="00CA22C6" w:rsidRDefault="00CA22C6">
          <w:pPr>
            <w:pStyle w:val="31"/>
            <w:tabs>
              <w:tab w:val="right" w:leader="dot" w:pos="8296"/>
            </w:tabs>
            <w:rPr>
              <w:noProof/>
            </w:rPr>
          </w:pPr>
          <w:hyperlink w:anchor="_Toc521431779" w:history="1">
            <w:r w:rsidRPr="00262F32">
              <w:rPr>
                <w:rStyle w:val="a3"/>
                <w:rFonts w:ascii="宋体" w:eastAsia="宋体" w:hAnsi="宋体"/>
                <w:noProof/>
              </w:rPr>
              <w:t>√-HDU-2089-不要62</w:t>
            </w:r>
            <w:r>
              <w:rPr>
                <w:noProof/>
                <w:webHidden/>
              </w:rPr>
              <w:tab/>
            </w:r>
            <w:r>
              <w:rPr>
                <w:noProof/>
                <w:webHidden/>
              </w:rPr>
              <w:fldChar w:fldCharType="begin"/>
            </w:r>
            <w:r>
              <w:rPr>
                <w:noProof/>
                <w:webHidden/>
              </w:rPr>
              <w:instrText xml:space="preserve"> PAGEREF _Toc521431779 \h </w:instrText>
            </w:r>
            <w:r>
              <w:rPr>
                <w:noProof/>
                <w:webHidden/>
              </w:rPr>
            </w:r>
            <w:r>
              <w:rPr>
                <w:noProof/>
                <w:webHidden/>
              </w:rPr>
              <w:fldChar w:fldCharType="separate"/>
            </w:r>
            <w:r>
              <w:rPr>
                <w:noProof/>
                <w:webHidden/>
              </w:rPr>
              <w:t>55</w:t>
            </w:r>
            <w:r>
              <w:rPr>
                <w:noProof/>
                <w:webHidden/>
              </w:rPr>
              <w:fldChar w:fldCharType="end"/>
            </w:r>
          </w:hyperlink>
        </w:p>
        <w:p w:rsidR="00CA22C6" w:rsidRDefault="00CA22C6">
          <w:pPr>
            <w:pStyle w:val="21"/>
            <w:tabs>
              <w:tab w:val="right" w:leader="dot" w:pos="8296"/>
            </w:tabs>
            <w:rPr>
              <w:noProof/>
            </w:rPr>
          </w:pPr>
          <w:hyperlink w:anchor="_Toc521431780" w:history="1">
            <w:r w:rsidRPr="00262F32">
              <w:rPr>
                <w:rStyle w:val="a3"/>
                <w:rFonts w:ascii="宋体" w:eastAsia="宋体" w:hAnsi="宋体"/>
                <w:noProof/>
              </w:rPr>
              <w:t>概率DP</w:t>
            </w:r>
            <w:r>
              <w:rPr>
                <w:noProof/>
                <w:webHidden/>
              </w:rPr>
              <w:tab/>
            </w:r>
            <w:r>
              <w:rPr>
                <w:noProof/>
                <w:webHidden/>
              </w:rPr>
              <w:fldChar w:fldCharType="begin"/>
            </w:r>
            <w:r>
              <w:rPr>
                <w:noProof/>
                <w:webHidden/>
              </w:rPr>
              <w:instrText xml:space="preserve"> PAGEREF _Toc521431780 \h </w:instrText>
            </w:r>
            <w:r>
              <w:rPr>
                <w:noProof/>
                <w:webHidden/>
              </w:rPr>
            </w:r>
            <w:r>
              <w:rPr>
                <w:noProof/>
                <w:webHidden/>
              </w:rPr>
              <w:fldChar w:fldCharType="separate"/>
            </w:r>
            <w:r>
              <w:rPr>
                <w:noProof/>
                <w:webHidden/>
              </w:rPr>
              <w:t>58</w:t>
            </w:r>
            <w:r>
              <w:rPr>
                <w:noProof/>
                <w:webHidden/>
              </w:rPr>
              <w:fldChar w:fldCharType="end"/>
            </w:r>
          </w:hyperlink>
        </w:p>
        <w:p w:rsidR="00CA22C6" w:rsidRDefault="00CA22C6">
          <w:pPr>
            <w:pStyle w:val="21"/>
            <w:tabs>
              <w:tab w:val="right" w:leader="dot" w:pos="8296"/>
            </w:tabs>
            <w:rPr>
              <w:noProof/>
            </w:rPr>
          </w:pPr>
          <w:hyperlink w:anchor="_Toc521431781" w:history="1">
            <w:r w:rsidRPr="00262F32">
              <w:rPr>
                <w:rStyle w:val="a3"/>
                <w:rFonts w:ascii="宋体" w:eastAsia="宋体" w:hAnsi="宋体"/>
                <w:noProof/>
              </w:rPr>
              <w:t>HDU-5863-2016多校10-铜牌</w:t>
            </w:r>
            <w:r>
              <w:rPr>
                <w:noProof/>
                <w:webHidden/>
              </w:rPr>
              <w:tab/>
            </w:r>
            <w:r>
              <w:rPr>
                <w:noProof/>
                <w:webHidden/>
              </w:rPr>
              <w:fldChar w:fldCharType="begin"/>
            </w:r>
            <w:r>
              <w:rPr>
                <w:noProof/>
                <w:webHidden/>
              </w:rPr>
              <w:instrText xml:space="preserve"> PAGEREF _Toc521431781 \h </w:instrText>
            </w:r>
            <w:r>
              <w:rPr>
                <w:noProof/>
                <w:webHidden/>
              </w:rPr>
            </w:r>
            <w:r>
              <w:rPr>
                <w:noProof/>
                <w:webHidden/>
              </w:rPr>
              <w:fldChar w:fldCharType="separate"/>
            </w:r>
            <w:r>
              <w:rPr>
                <w:noProof/>
                <w:webHidden/>
              </w:rPr>
              <w:t>58</w:t>
            </w:r>
            <w:r>
              <w:rPr>
                <w:noProof/>
                <w:webHidden/>
              </w:rPr>
              <w:fldChar w:fldCharType="end"/>
            </w:r>
          </w:hyperlink>
        </w:p>
        <w:p w:rsidR="00CA22C6" w:rsidRDefault="00CA22C6">
          <w:pPr>
            <w:pStyle w:val="21"/>
            <w:tabs>
              <w:tab w:val="right" w:leader="dot" w:pos="8296"/>
            </w:tabs>
            <w:rPr>
              <w:noProof/>
            </w:rPr>
          </w:pPr>
          <w:hyperlink w:anchor="_Toc521431782" w:history="1">
            <w:r w:rsidRPr="00262F32">
              <w:rPr>
                <w:rStyle w:val="a3"/>
                <w:rFonts w:ascii="宋体" w:eastAsia="宋体" w:hAnsi="宋体"/>
                <w:noProof/>
              </w:rPr>
              <w:t>√-牛客网-第1场-E-Removal-铜牌</w:t>
            </w:r>
            <w:r>
              <w:rPr>
                <w:noProof/>
                <w:webHidden/>
              </w:rPr>
              <w:tab/>
            </w:r>
            <w:r>
              <w:rPr>
                <w:noProof/>
                <w:webHidden/>
              </w:rPr>
              <w:fldChar w:fldCharType="begin"/>
            </w:r>
            <w:r>
              <w:rPr>
                <w:noProof/>
                <w:webHidden/>
              </w:rPr>
              <w:instrText xml:space="preserve"> PAGEREF _Toc521431782 \h </w:instrText>
            </w:r>
            <w:r>
              <w:rPr>
                <w:noProof/>
                <w:webHidden/>
              </w:rPr>
            </w:r>
            <w:r>
              <w:rPr>
                <w:noProof/>
                <w:webHidden/>
              </w:rPr>
              <w:fldChar w:fldCharType="separate"/>
            </w:r>
            <w:r>
              <w:rPr>
                <w:noProof/>
                <w:webHidden/>
              </w:rPr>
              <w:t>58</w:t>
            </w:r>
            <w:r>
              <w:rPr>
                <w:noProof/>
                <w:webHidden/>
              </w:rPr>
              <w:fldChar w:fldCharType="end"/>
            </w:r>
          </w:hyperlink>
        </w:p>
        <w:p w:rsidR="00CA22C6" w:rsidRDefault="00CA22C6">
          <w:pPr>
            <w:pStyle w:val="21"/>
            <w:tabs>
              <w:tab w:val="right" w:leader="dot" w:pos="8296"/>
            </w:tabs>
            <w:rPr>
              <w:noProof/>
            </w:rPr>
          </w:pPr>
          <w:hyperlink w:anchor="_Toc521431783" w:history="1">
            <w:r w:rsidRPr="00262F32">
              <w:rPr>
                <w:rStyle w:val="a3"/>
                <w:rFonts w:ascii="宋体" w:eastAsia="宋体" w:hAnsi="宋体"/>
                <w:noProof/>
              </w:rPr>
              <w:t>√-牛客网-第2场-D-Money-签到题</w:t>
            </w:r>
            <w:r>
              <w:rPr>
                <w:noProof/>
                <w:webHidden/>
              </w:rPr>
              <w:tab/>
            </w:r>
            <w:r>
              <w:rPr>
                <w:noProof/>
                <w:webHidden/>
              </w:rPr>
              <w:fldChar w:fldCharType="begin"/>
            </w:r>
            <w:r>
              <w:rPr>
                <w:noProof/>
                <w:webHidden/>
              </w:rPr>
              <w:instrText xml:space="preserve"> PAGEREF _Toc521431783 \h </w:instrText>
            </w:r>
            <w:r>
              <w:rPr>
                <w:noProof/>
                <w:webHidden/>
              </w:rPr>
            </w:r>
            <w:r>
              <w:rPr>
                <w:noProof/>
                <w:webHidden/>
              </w:rPr>
              <w:fldChar w:fldCharType="separate"/>
            </w:r>
            <w:r>
              <w:rPr>
                <w:noProof/>
                <w:webHidden/>
              </w:rPr>
              <w:t>59</w:t>
            </w:r>
            <w:r>
              <w:rPr>
                <w:noProof/>
                <w:webHidden/>
              </w:rPr>
              <w:fldChar w:fldCharType="end"/>
            </w:r>
          </w:hyperlink>
        </w:p>
        <w:p w:rsidR="00CA22C6" w:rsidRDefault="00CA22C6">
          <w:pPr>
            <w:pStyle w:val="11"/>
            <w:tabs>
              <w:tab w:val="right" w:leader="dot" w:pos="8296"/>
            </w:tabs>
            <w:rPr>
              <w:noProof/>
            </w:rPr>
          </w:pPr>
          <w:hyperlink w:anchor="_Toc521431784" w:history="1">
            <w:r w:rsidRPr="00262F32">
              <w:rPr>
                <w:rStyle w:val="a3"/>
                <w:rFonts w:ascii="宋体" w:eastAsia="宋体" w:hAnsi="宋体"/>
                <w:noProof/>
              </w:rPr>
              <w:t>四、图论</w:t>
            </w:r>
            <w:r>
              <w:rPr>
                <w:noProof/>
                <w:webHidden/>
              </w:rPr>
              <w:tab/>
            </w:r>
            <w:r>
              <w:rPr>
                <w:noProof/>
                <w:webHidden/>
              </w:rPr>
              <w:fldChar w:fldCharType="begin"/>
            </w:r>
            <w:r>
              <w:rPr>
                <w:noProof/>
                <w:webHidden/>
              </w:rPr>
              <w:instrText xml:space="preserve"> PAGEREF _Toc521431784 \h </w:instrText>
            </w:r>
            <w:r>
              <w:rPr>
                <w:noProof/>
                <w:webHidden/>
              </w:rPr>
            </w:r>
            <w:r>
              <w:rPr>
                <w:noProof/>
                <w:webHidden/>
              </w:rPr>
              <w:fldChar w:fldCharType="separate"/>
            </w:r>
            <w:r>
              <w:rPr>
                <w:noProof/>
                <w:webHidden/>
              </w:rPr>
              <w:t>61</w:t>
            </w:r>
            <w:r>
              <w:rPr>
                <w:noProof/>
                <w:webHidden/>
              </w:rPr>
              <w:fldChar w:fldCharType="end"/>
            </w:r>
          </w:hyperlink>
        </w:p>
        <w:p w:rsidR="00CA22C6" w:rsidRDefault="00CA22C6">
          <w:pPr>
            <w:pStyle w:val="21"/>
            <w:tabs>
              <w:tab w:val="right" w:leader="dot" w:pos="8296"/>
            </w:tabs>
            <w:rPr>
              <w:noProof/>
            </w:rPr>
          </w:pPr>
          <w:hyperlink w:anchor="_Toc521431785" w:history="1">
            <w:r w:rsidRPr="00262F32">
              <w:rPr>
                <w:rStyle w:val="a3"/>
                <w:rFonts w:ascii="宋体" w:eastAsia="宋体" w:hAnsi="宋体"/>
                <w:noProof/>
              </w:rPr>
              <w:t>补题</w:t>
            </w:r>
            <w:r>
              <w:rPr>
                <w:noProof/>
                <w:webHidden/>
              </w:rPr>
              <w:tab/>
            </w:r>
            <w:r>
              <w:rPr>
                <w:noProof/>
                <w:webHidden/>
              </w:rPr>
              <w:fldChar w:fldCharType="begin"/>
            </w:r>
            <w:r>
              <w:rPr>
                <w:noProof/>
                <w:webHidden/>
              </w:rPr>
              <w:instrText xml:space="preserve"> PAGEREF _Toc521431785 \h </w:instrText>
            </w:r>
            <w:r>
              <w:rPr>
                <w:noProof/>
                <w:webHidden/>
              </w:rPr>
            </w:r>
            <w:r>
              <w:rPr>
                <w:noProof/>
                <w:webHidden/>
              </w:rPr>
              <w:fldChar w:fldCharType="separate"/>
            </w:r>
            <w:r>
              <w:rPr>
                <w:noProof/>
                <w:webHidden/>
              </w:rPr>
              <w:t>61</w:t>
            </w:r>
            <w:r>
              <w:rPr>
                <w:noProof/>
                <w:webHidden/>
              </w:rPr>
              <w:fldChar w:fldCharType="end"/>
            </w:r>
          </w:hyperlink>
        </w:p>
        <w:p w:rsidR="00CA22C6" w:rsidRDefault="00CA22C6">
          <w:pPr>
            <w:pStyle w:val="31"/>
            <w:tabs>
              <w:tab w:val="right" w:leader="dot" w:pos="8296"/>
            </w:tabs>
            <w:rPr>
              <w:noProof/>
            </w:rPr>
          </w:pPr>
          <w:hyperlink w:anchor="_Toc521431786" w:history="1">
            <w:r w:rsidRPr="00262F32">
              <w:rPr>
                <w:rStyle w:val="a3"/>
                <w:rFonts w:ascii="宋体" w:eastAsia="宋体" w:hAnsi="宋体"/>
                <w:noProof/>
              </w:rPr>
              <w:t>铜牌题-前置：拓补排序/线段树优化建图</w:t>
            </w:r>
            <w:r>
              <w:rPr>
                <w:noProof/>
                <w:webHidden/>
              </w:rPr>
              <w:tab/>
            </w:r>
            <w:r>
              <w:rPr>
                <w:noProof/>
                <w:webHidden/>
              </w:rPr>
              <w:fldChar w:fldCharType="begin"/>
            </w:r>
            <w:r>
              <w:rPr>
                <w:noProof/>
                <w:webHidden/>
              </w:rPr>
              <w:instrText xml:space="preserve"> PAGEREF _Toc521431786 \h </w:instrText>
            </w:r>
            <w:r>
              <w:rPr>
                <w:noProof/>
                <w:webHidden/>
              </w:rPr>
            </w:r>
            <w:r>
              <w:rPr>
                <w:noProof/>
                <w:webHidden/>
              </w:rPr>
              <w:fldChar w:fldCharType="separate"/>
            </w:r>
            <w:r>
              <w:rPr>
                <w:noProof/>
                <w:webHidden/>
              </w:rPr>
              <w:t>61</w:t>
            </w:r>
            <w:r>
              <w:rPr>
                <w:noProof/>
                <w:webHidden/>
              </w:rPr>
              <w:fldChar w:fldCharType="end"/>
            </w:r>
          </w:hyperlink>
        </w:p>
        <w:p w:rsidR="00CA22C6" w:rsidRDefault="00CA22C6">
          <w:pPr>
            <w:pStyle w:val="31"/>
            <w:tabs>
              <w:tab w:val="right" w:leader="dot" w:pos="8296"/>
            </w:tabs>
            <w:rPr>
              <w:noProof/>
            </w:rPr>
          </w:pPr>
          <w:hyperlink w:anchor="_Toc521431787" w:history="1">
            <w:r w:rsidRPr="00262F32">
              <w:rPr>
                <w:rStyle w:val="a3"/>
                <w:rFonts w:ascii="宋体" w:eastAsia="宋体" w:hAnsi="宋体"/>
                <w:noProof/>
              </w:rPr>
              <w:t>银牌题-前置：欧拉回路</w:t>
            </w:r>
            <w:r>
              <w:rPr>
                <w:noProof/>
                <w:webHidden/>
              </w:rPr>
              <w:tab/>
            </w:r>
            <w:r>
              <w:rPr>
                <w:noProof/>
                <w:webHidden/>
              </w:rPr>
              <w:fldChar w:fldCharType="begin"/>
            </w:r>
            <w:r>
              <w:rPr>
                <w:noProof/>
                <w:webHidden/>
              </w:rPr>
              <w:instrText xml:space="preserve"> PAGEREF _Toc521431787 \h </w:instrText>
            </w:r>
            <w:r>
              <w:rPr>
                <w:noProof/>
                <w:webHidden/>
              </w:rPr>
            </w:r>
            <w:r>
              <w:rPr>
                <w:noProof/>
                <w:webHidden/>
              </w:rPr>
              <w:fldChar w:fldCharType="separate"/>
            </w:r>
            <w:r>
              <w:rPr>
                <w:noProof/>
                <w:webHidden/>
              </w:rPr>
              <w:t>62</w:t>
            </w:r>
            <w:r>
              <w:rPr>
                <w:noProof/>
                <w:webHidden/>
              </w:rPr>
              <w:fldChar w:fldCharType="end"/>
            </w:r>
          </w:hyperlink>
        </w:p>
        <w:p w:rsidR="00CA22C6" w:rsidRDefault="00CA22C6">
          <w:pPr>
            <w:pStyle w:val="31"/>
            <w:tabs>
              <w:tab w:val="right" w:leader="dot" w:pos="8296"/>
            </w:tabs>
            <w:rPr>
              <w:noProof/>
            </w:rPr>
          </w:pPr>
          <w:hyperlink w:anchor="_Toc521431788" w:history="1">
            <w:r w:rsidRPr="00262F32">
              <w:rPr>
                <w:rStyle w:val="a3"/>
                <w:rFonts w:ascii="宋体" w:eastAsia="宋体" w:hAnsi="宋体"/>
                <w:noProof/>
              </w:rPr>
              <w:t>金牌题-前置：最小生成树/Boruvka算法</w:t>
            </w:r>
            <w:r>
              <w:rPr>
                <w:noProof/>
                <w:webHidden/>
              </w:rPr>
              <w:tab/>
            </w:r>
            <w:r>
              <w:rPr>
                <w:noProof/>
                <w:webHidden/>
              </w:rPr>
              <w:fldChar w:fldCharType="begin"/>
            </w:r>
            <w:r>
              <w:rPr>
                <w:noProof/>
                <w:webHidden/>
              </w:rPr>
              <w:instrText xml:space="preserve"> PAGEREF _Toc521431788 \h </w:instrText>
            </w:r>
            <w:r>
              <w:rPr>
                <w:noProof/>
                <w:webHidden/>
              </w:rPr>
            </w:r>
            <w:r>
              <w:rPr>
                <w:noProof/>
                <w:webHidden/>
              </w:rPr>
              <w:fldChar w:fldCharType="separate"/>
            </w:r>
            <w:r>
              <w:rPr>
                <w:noProof/>
                <w:webHidden/>
              </w:rPr>
              <w:t>62</w:t>
            </w:r>
            <w:r>
              <w:rPr>
                <w:noProof/>
                <w:webHidden/>
              </w:rPr>
              <w:fldChar w:fldCharType="end"/>
            </w:r>
          </w:hyperlink>
        </w:p>
        <w:p w:rsidR="00CA22C6" w:rsidRDefault="00CA22C6">
          <w:pPr>
            <w:pStyle w:val="21"/>
            <w:tabs>
              <w:tab w:val="right" w:leader="dot" w:pos="8296"/>
            </w:tabs>
            <w:rPr>
              <w:noProof/>
            </w:rPr>
          </w:pPr>
          <w:hyperlink w:anchor="_Toc521431789" w:history="1">
            <w:r w:rsidRPr="00262F32">
              <w:rPr>
                <w:rStyle w:val="a3"/>
                <w:rFonts w:ascii="宋体" w:eastAsia="宋体" w:hAnsi="宋体"/>
                <w:noProof/>
              </w:rPr>
              <w:t>并查集</w:t>
            </w:r>
            <w:r>
              <w:rPr>
                <w:noProof/>
                <w:webHidden/>
              </w:rPr>
              <w:tab/>
            </w:r>
            <w:r>
              <w:rPr>
                <w:noProof/>
                <w:webHidden/>
              </w:rPr>
              <w:fldChar w:fldCharType="begin"/>
            </w:r>
            <w:r>
              <w:rPr>
                <w:noProof/>
                <w:webHidden/>
              </w:rPr>
              <w:instrText xml:space="preserve"> PAGEREF _Toc521431789 \h </w:instrText>
            </w:r>
            <w:r>
              <w:rPr>
                <w:noProof/>
                <w:webHidden/>
              </w:rPr>
            </w:r>
            <w:r>
              <w:rPr>
                <w:noProof/>
                <w:webHidden/>
              </w:rPr>
              <w:fldChar w:fldCharType="separate"/>
            </w:r>
            <w:r>
              <w:rPr>
                <w:noProof/>
                <w:webHidden/>
              </w:rPr>
              <w:t>62</w:t>
            </w:r>
            <w:r>
              <w:rPr>
                <w:noProof/>
                <w:webHidden/>
              </w:rPr>
              <w:fldChar w:fldCharType="end"/>
            </w:r>
          </w:hyperlink>
        </w:p>
        <w:p w:rsidR="00CA22C6" w:rsidRDefault="00CA22C6">
          <w:pPr>
            <w:pStyle w:val="21"/>
            <w:tabs>
              <w:tab w:val="right" w:leader="dot" w:pos="8296"/>
            </w:tabs>
            <w:rPr>
              <w:noProof/>
            </w:rPr>
          </w:pPr>
          <w:hyperlink w:anchor="_Toc521431790" w:history="1">
            <w:r w:rsidRPr="00262F32">
              <w:rPr>
                <w:rStyle w:val="a3"/>
                <w:rFonts w:ascii="宋体" w:eastAsia="宋体" w:hAnsi="宋体"/>
                <w:noProof/>
              </w:rPr>
              <w:t>图的表示</w:t>
            </w:r>
            <w:r>
              <w:rPr>
                <w:noProof/>
                <w:webHidden/>
              </w:rPr>
              <w:tab/>
            </w:r>
            <w:r>
              <w:rPr>
                <w:noProof/>
                <w:webHidden/>
              </w:rPr>
              <w:fldChar w:fldCharType="begin"/>
            </w:r>
            <w:r>
              <w:rPr>
                <w:noProof/>
                <w:webHidden/>
              </w:rPr>
              <w:instrText xml:space="preserve"> PAGEREF _Toc521431790 \h </w:instrText>
            </w:r>
            <w:r>
              <w:rPr>
                <w:noProof/>
                <w:webHidden/>
              </w:rPr>
            </w:r>
            <w:r>
              <w:rPr>
                <w:noProof/>
                <w:webHidden/>
              </w:rPr>
              <w:fldChar w:fldCharType="separate"/>
            </w:r>
            <w:r>
              <w:rPr>
                <w:noProof/>
                <w:webHidden/>
              </w:rPr>
              <w:t>62</w:t>
            </w:r>
            <w:r>
              <w:rPr>
                <w:noProof/>
                <w:webHidden/>
              </w:rPr>
              <w:fldChar w:fldCharType="end"/>
            </w:r>
          </w:hyperlink>
        </w:p>
        <w:p w:rsidR="00CA22C6" w:rsidRDefault="00CA22C6">
          <w:pPr>
            <w:pStyle w:val="31"/>
            <w:tabs>
              <w:tab w:val="right" w:leader="dot" w:pos="8296"/>
            </w:tabs>
            <w:rPr>
              <w:noProof/>
            </w:rPr>
          </w:pPr>
          <w:hyperlink w:anchor="_Toc521431791" w:history="1">
            <w:r w:rsidRPr="00262F32">
              <w:rPr>
                <w:rStyle w:val="a3"/>
                <w:rFonts w:ascii="宋体" w:eastAsia="宋体" w:hAnsi="宋体"/>
                <w:noProof/>
              </w:rPr>
              <w:t>正向表</w:t>
            </w:r>
            <w:r>
              <w:rPr>
                <w:noProof/>
                <w:webHidden/>
              </w:rPr>
              <w:tab/>
            </w:r>
            <w:r>
              <w:rPr>
                <w:noProof/>
                <w:webHidden/>
              </w:rPr>
              <w:fldChar w:fldCharType="begin"/>
            </w:r>
            <w:r>
              <w:rPr>
                <w:noProof/>
                <w:webHidden/>
              </w:rPr>
              <w:instrText xml:space="preserve"> PAGEREF _Toc521431791 \h </w:instrText>
            </w:r>
            <w:r>
              <w:rPr>
                <w:noProof/>
                <w:webHidden/>
              </w:rPr>
            </w:r>
            <w:r>
              <w:rPr>
                <w:noProof/>
                <w:webHidden/>
              </w:rPr>
              <w:fldChar w:fldCharType="separate"/>
            </w:r>
            <w:r>
              <w:rPr>
                <w:noProof/>
                <w:webHidden/>
              </w:rPr>
              <w:t>62</w:t>
            </w:r>
            <w:r>
              <w:rPr>
                <w:noProof/>
                <w:webHidden/>
              </w:rPr>
              <w:fldChar w:fldCharType="end"/>
            </w:r>
          </w:hyperlink>
        </w:p>
        <w:p w:rsidR="00CA22C6" w:rsidRDefault="00CA22C6">
          <w:pPr>
            <w:pStyle w:val="21"/>
            <w:tabs>
              <w:tab w:val="right" w:leader="dot" w:pos="8296"/>
            </w:tabs>
            <w:rPr>
              <w:noProof/>
            </w:rPr>
          </w:pPr>
          <w:hyperlink w:anchor="_Toc521431792" w:history="1">
            <w:r w:rsidRPr="00262F32">
              <w:rPr>
                <w:rStyle w:val="a3"/>
                <w:rFonts w:ascii="宋体" w:eastAsia="宋体" w:hAnsi="宋体"/>
                <w:noProof/>
              </w:rPr>
              <w:t>最短路</w:t>
            </w:r>
            <w:r>
              <w:rPr>
                <w:noProof/>
                <w:webHidden/>
              </w:rPr>
              <w:tab/>
            </w:r>
            <w:r>
              <w:rPr>
                <w:noProof/>
                <w:webHidden/>
              </w:rPr>
              <w:fldChar w:fldCharType="begin"/>
            </w:r>
            <w:r>
              <w:rPr>
                <w:noProof/>
                <w:webHidden/>
              </w:rPr>
              <w:instrText xml:space="preserve"> PAGEREF _Toc521431792 \h </w:instrText>
            </w:r>
            <w:r>
              <w:rPr>
                <w:noProof/>
                <w:webHidden/>
              </w:rPr>
            </w:r>
            <w:r>
              <w:rPr>
                <w:noProof/>
                <w:webHidden/>
              </w:rPr>
              <w:fldChar w:fldCharType="separate"/>
            </w:r>
            <w:r>
              <w:rPr>
                <w:noProof/>
                <w:webHidden/>
              </w:rPr>
              <w:t>63</w:t>
            </w:r>
            <w:r>
              <w:rPr>
                <w:noProof/>
                <w:webHidden/>
              </w:rPr>
              <w:fldChar w:fldCharType="end"/>
            </w:r>
          </w:hyperlink>
        </w:p>
        <w:p w:rsidR="00CA22C6" w:rsidRDefault="00CA22C6">
          <w:pPr>
            <w:pStyle w:val="31"/>
            <w:tabs>
              <w:tab w:val="right" w:leader="dot" w:pos="8296"/>
            </w:tabs>
            <w:rPr>
              <w:noProof/>
            </w:rPr>
          </w:pPr>
          <w:hyperlink w:anchor="_Toc521431793" w:history="1">
            <w:r w:rsidRPr="00262F32">
              <w:rPr>
                <w:rStyle w:val="a3"/>
                <w:rFonts w:ascii="宋体" w:eastAsia="宋体" w:hAnsi="宋体"/>
                <w:noProof/>
              </w:rPr>
              <w:t>SPFA</w:t>
            </w:r>
            <w:r>
              <w:rPr>
                <w:noProof/>
                <w:webHidden/>
              </w:rPr>
              <w:tab/>
            </w:r>
            <w:r>
              <w:rPr>
                <w:noProof/>
                <w:webHidden/>
              </w:rPr>
              <w:fldChar w:fldCharType="begin"/>
            </w:r>
            <w:r>
              <w:rPr>
                <w:noProof/>
                <w:webHidden/>
              </w:rPr>
              <w:instrText xml:space="preserve"> PAGEREF _Toc521431793 \h </w:instrText>
            </w:r>
            <w:r>
              <w:rPr>
                <w:noProof/>
                <w:webHidden/>
              </w:rPr>
            </w:r>
            <w:r>
              <w:rPr>
                <w:noProof/>
                <w:webHidden/>
              </w:rPr>
              <w:fldChar w:fldCharType="separate"/>
            </w:r>
            <w:r>
              <w:rPr>
                <w:noProof/>
                <w:webHidden/>
              </w:rPr>
              <w:t>63</w:t>
            </w:r>
            <w:r>
              <w:rPr>
                <w:noProof/>
                <w:webHidden/>
              </w:rPr>
              <w:fldChar w:fldCharType="end"/>
            </w:r>
          </w:hyperlink>
        </w:p>
        <w:p w:rsidR="00CA22C6" w:rsidRDefault="00CA22C6">
          <w:pPr>
            <w:pStyle w:val="31"/>
            <w:tabs>
              <w:tab w:val="right" w:leader="dot" w:pos="8296"/>
            </w:tabs>
            <w:rPr>
              <w:noProof/>
            </w:rPr>
          </w:pPr>
          <w:hyperlink w:anchor="_Toc521431794" w:history="1">
            <w:r w:rsidRPr="00262F32">
              <w:rPr>
                <w:rStyle w:val="a3"/>
                <w:rFonts w:ascii="宋体" w:eastAsia="宋体" w:hAnsi="宋体"/>
                <w:noProof/>
              </w:rPr>
              <w:t>Floyd</w:t>
            </w:r>
            <w:r>
              <w:rPr>
                <w:noProof/>
                <w:webHidden/>
              </w:rPr>
              <w:tab/>
            </w:r>
            <w:r>
              <w:rPr>
                <w:noProof/>
                <w:webHidden/>
              </w:rPr>
              <w:fldChar w:fldCharType="begin"/>
            </w:r>
            <w:r>
              <w:rPr>
                <w:noProof/>
                <w:webHidden/>
              </w:rPr>
              <w:instrText xml:space="preserve"> PAGEREF _Toc521431794 \h </w:instrText>
            </w:r>
            <w:r>
              <w:rPr>
                <w:noProof/>
                <w:webHidden/>
              </w:rPr>
            </w:r>
            <w:r>
              <w:rPr>
                <w:noProof/>
                <w:webHidden/>
              </w:rPr>
              <w:fldChar w:fldCharType="separate"/>
            </w:r>
            <w:r>
              <w:rPr>
                <w:noProof/>
                <w:webHidden/>
              </w:rPr>
              <w:t>66</w:t>
            </w:r>
            <w:r>
              <w:rPr>
                <w:noProof/>
                <w:webHidden/>
              </w:rPr>
              <w:fldChar w:fldCharType="end"/>
            </w:r>
          </w:hyperlink>
        </w:p>
        <w:p w:rsidR="00CA22C6" w:rsidRDefault="00CA22C6">
          <w:pPr>
            <w:pStyle w:val="31"/>
            <w:tabs>
              <w:tab w:val="right" w:leader="dot" w:pos="8296"/>
            </w:tabs>
            <w:rPr>
              <w:noProof/>
            </w:rPr>
          </w:pPr>
          <w:hyperlink w:anchor="_Toc521431795" w:history="1">
            <w:r w:rsidRPr="00262F32">
              <w:rPr>
                <w:rStyle w:val="a3"/>
                <w:rFonts w:ascii="宋体" w:eastAsia="宋体" w:hAnsi="宋体"/>
                <w:noProof/>
              </w:rPr>
              <w:t>差分约束系统</w:t>
            </w:r>
            <w:r>
              <w:rPr>
                <w:noProof/>
                <w:webHidden/>
              </w:rPr>
              <w:tab/>
            </w:r>
            <w:r>
              <w:rPr>
                <w:noProof/>
                <w:webHidden/>
              </w:rPr>
              <w:fldChar w:fldCharType="begin"/>
            </w:r>
            <w:r>
              <w:rPr>
                <w:noProof/>
                <w:webHidden/>
              </w:rPr>
              <w:instrText xml:space="preserve"> PAGEREF _Toc521431795 \h </w:instrText>
            </w:r>
            <w:r>
              <w:rPr>
                <w:noProof/>
                <w:webHidden/>
              </w:rPr>
            </w:r>
            <w:r>
              <w:rPr>
                <w:noProof/>
                <w:webHidden/>
              </w:rPr>
              <w:fldChar w:fldCharType="separate"/>
            </w:r>
            <w:r>
              <w:rPr>
                <w:noProof/>
                <w:webHidden/>
              </w:rPr>
              <w:t>67</w:t>
            </w:r>
            <w:r>
              <w:rPr>
                <w:noProof/>
                <w:webHidden/>
              </w:rPr>
              <w:fldChar w:fldCharType="end"/>
            </w:r>
          </w:hyperlink>
        </w:p>
        <w:p w:rsidR="00CA22C6" w:rsidRDefault="00CA22C6">
          <w:pPr>
            <w:pStyle w:val="21"/>
            <w:tabs>
              <w:tab w:val="right" w:leader="dot" w:pos="8296"/>
            </w:tabs>
            <w:rPr>
              <w:noProof/>
            </w:rPr>
          </w:pPr>
          <w:hyperlink w:anchor="_Toc521431796" w:history="1">
            <w:r w:rsidRPr="00262F32">
              <w:rPr>
                <w:rStyle w:val="a3"/>
                <w:rFonts w:ascii="宋体" w:eastAsia="宋体" w:hAnsi="宋体"/>
                <w:noProof/>
              </w:rPr>
              <w:t>负环判定</w:t>
            </w:r>
            <w:r>
              <w:rPr>
                <w:noProof/>
                <w:webHidden/>
              </w:rPr>
              <w:tab/>
            </w:r>
            <w:r>
              <w:rPr>
                <w:noProof/>
                <w:webHidden/>
              </w:rPr>
              <w:fldChar w:fldCharType="begin"/>
            </w:r>
            <w:r>
              <w:rPr>
                <w:noProof/>
                <w:webHidden/>
              </w:rPr>
              <w:instrText xml:space="preserve"> PAGEREF _Toc521431796 \h </w:instrText>
            </w:r>
            <w:r>
              <w:rPr>
                <w:noProof/>
                <w:webHidden/>
              </w:rPr>
            </w:r>
            <w:r>
              <w:rPr>
                <w:noProof/>
                <w:webHidden/>
              </w:rPr>
              <w:fldChar w:fldCharType="separate"/>
            </w:r>
            <w:r>
              <w:rPr>
                <w:noProof/>
                <w:webHidden/>
              </w:rPr>
              <w:t>67</w:t>
            </w:r>
            <w:r>
              <w:rPr>
                <w:noProof/>
                <w:webHidden/>
              </w:rPr>
              <w:fldChar w:fldCharType="end"/>
            </w:r>
          </w:hyperlink>
        </w:p>
        <w:p w:rsidR="00CA22C6" w:rsidRDefault="00CA22C6">
          <w:pPr>
            <w:pStyle w:val="31"/>
            <w:tabs>
              <w:tab w:val="right" w:leader="dot" w:pos="8296"/>
            </w:tabs>
            <w:rPr>
              <w:noProof/>
            </w:rPr>
          </w:pPr>
          <w:hyperlink w:anchor="_Toc521431797" w:history="1">
            <w:r w:rsidRPr="00262F32">
              <w:rPr>
                <w:rStyle w:val="a3"/>
                <w:rFonts w:ascii="宋体" w:eastAsia="宋体" w:hAnsi="宋体"/>
                <w:noProof/>
              </w:rPr>
              <w:t>√-POJ-3259-Wormholes</w:t>
            </w:r>
            <w:r>
              <w:rPr>
                <w:noProof/>
                <w:webHidden/>
              </w:rPr>
              <w:tab/>
            </w:r>
            <w:r>
              <w:rPr>
                <w:noProof/>
                <w:webHidden/>
              </w:rPr>
              <w:fldChar w:fldCharType="begin"/>
            </w:r>
            <w:r>
              <w:rPr>
                <w:noProof/>
                <w:webHidden/>
              </w:rPr>
              <w:instrText xml:space="preserve"> PAGEREF _Toc521431797 \h </w:instrText>
            </w:r>
            <w:r>
              <w:rPr>
                <w:noProof/>
                <w:webHidden/>
              </w:rPr>
            </w:r>
            <w:r>
              <w:rPr>
                <w:noProof/>
                <w:webHidden/>
              </w:rPr>
              <w:fldChar w:fldCharType="separate"/>
            </w:r>
            <w:r>
              <w:rPr>
                <w:noProof/>
                <w:webHidden/>
              </w:rPr>
              <w:t>67</w:t>
            </w:r>
            <w:r>
              <w:rPr>
                <w:noProof/>
                <w:webHidden/>
              </w:rPr>
              <w:fldChar w:fldCharType="end"/>
            </w:r>
          </w:hyperlink>
        </w:p>
        <w:p w:rsidR="00CA22C6" w:rsidRDefault="00CA22C6">
          <w:pPr>
            <w:pStyle w:val="21"/>
            <w:tabs>
              <w:tab w:val="right" w:leader="dot" w:pos="8296"/>
            </w:tabs>
            <w:rPr>
              <w:noProof/>
            </w:rPr>
          </w:pPr>
          <w:hyperlink w:anchor="_Toc521431798" w:history="1">
            <w:r w:rsidRPr="00262F32">
              <w:rPr>
                <w:rStyle w:val="a3"/>
                <w:rFonts w:ascii="宋体" w:eastAsia="宋体" w:hAnsi="宋体"/>
                <w:noProof/>
              </w:rPr>
              <w:t>网络流</w:t>
            </w:r>
            <w:r>
              <w:rPr>
                <w:noProof/>
                <w:webHidden/>
              </w:rPr>
              <w:tab/>
            </w:r>
            <w:r>
              <w:rPr>
                <w:noProof/>
                <w:webHidden/>
              </w:rPr>
              <w:fldChar w:fldCharType="begin"/>
            </w:r>
            <w:r>
              <w:rPr>
                <w:noProof/>
                <w:webHidden/>
              </w:rPr>
              <w:instrText xml:space="preserve"> PAGEREF _Toc521431798 \h </w:instrText>
            </w:r>
            <w:r>
              <w:rPr>
                <w:noProof/>
                <w:webHidden/>
              </w:rPr>
            </w:r>
            <w:r>
              <w:rPr>
                <w:noProof/>
                <w:webHidden/>
              </w:rPr>
              <w:fldChar w:fldCharType="separate"/>
            </w:r>
            <w:r>
              <w:rPr>
                <w:noProof/>
                <w:webHidden/>
              </w:rPr>
              <w:t>69</w:t>
            </w:r>
            <w:r>
              <w:rPr>
                <w:noProof/>
                <w:webHidden/>
              </w:rPr>
              <w:fldChar w:fldCharType="end"/>
            </w:r>
          </w:hyperlink>
        </w:p>
        <w:p w:rsidR="00CA22C6" w:rsidRDefault="00CA22C6">
          <w:pPr>
            <w:pStyle w:val="21"/>
            <w:tabs>
              <w:tab w:val="right" w:leader="dot" w:pos="8296"/>
            </w:tabs>
            <w:rPr>
              <w:noProof/>
            </w:rPr>
          </w:pPr>
          <w:hyperlink w:anchor="_Toc521431799" w:history="1">
            <w:r w:rsidRPr="00262F32">
              <w:rPr>
                <w:rStyle w:val="a3"/>
                <w:rFonts w:ascii="宋体" w:eastAsia="宋体" w:hAnsi="宋体"/>
                <w:noProof/>
              </w:rPr>
              <w:t>2-SAT</w:t>
            </w:r>
            <w:r>
              <w:rPr>
                <w:noProof/>
                <w:webHidden/>
              </w:rPr>
              <w:tab/>
            </w:r>
            <w:r>
              <w:rPr>
                <w:noProof/>
                <w:webHidden/>
              </w:rPr>
              <w:fldChar w:fldCharType="begin"/>
            </w:r>
            <w:r>
              <w:rPr>
                <w:noProof/>
                <w:webHidden/>
              </w:rPr>
              <w:instrText xml:space="preserve"> PAGEREF _Toc521431799 \h </w:instrText>
            </w:r>
            <w:r>
              <w:rPr>
                <w:noProof/>
                <w:webHidden/>
              </w:rPr>
            </w:r>
            <w:r>
              <w:rPr>
                <w:noProof/>
                <w:webHidden/>
              </w:rPr>
              <w:fldChar w:fldCharType="separate"/>
            </w:r>
            <w:r>
              <w:rPr>
                <w:noProof/>
                <w:webHidden/>
              </w:rPr>
              <w:t>69</w:t>
            </w:r>
            <w:r>
              <w:rPr>
                <w:noProof/>
                <w:webHidden/>
              </w:rPr>
              <w:fldChar w:fldCharType="end"/>
            </w:r>
          </w:hyperlink>
        </w:p>
        <w:p w:rsidR="00CA22C6" w:rsidRDefault="00CA22C6">
          <w:pPr>
            <w:pStyle w:val="21"/>
            <w:tabs>
              <w:tab w:val="right" w:leader="dot" w:pos="8296"/>
            </w:tabs>
            <w:rPr>
              <w:noProof/>
            </w:rPr>
          </w:pPr>
          <w:hyperlink w:anchor="_Toc521431800" w:history="1">
            <w:r w:rsidRPr="00262F32">
              <w:rPr>
                <w:rStyle w:val="a3"/>
                <w:rFonts w:ascii="宋体" w:eastAsia="宋体" w:hAnsi="宋体"/>
                <w:noProof/>
              </w:rPr>
              <w:t>图同构</w:t>
            </w:r>
            <w:r>
              <w:rPr>
                <w:noProof/>
                <w:webHidden/>
              </w:rPr>
              <w:tab/>
            </w:r>
            <w:r>
              <w:rPr>
                <w:noProof/>
                <w:webHidden/>
              </w:rPr>
              <w:fldChar w:fldCharType="begin"/>
            </w:r>
            <w:r>
              <w:rPr>
                <w:noProof/>
                <w:webHidden/>
              </w:rPr>
              <w:instrText xml:space="preserve"> PAGEREF _Toc521431800 \h </w:instrText>
            </w:r>
            <w:r>
              <w:rPr>
                <w:noProof/>
                <w:webHidden/>
              </w:rPr>
            </w:r>
            <w:r>
              <w:rPr>
                <w:noProof/>
                <w:webHidden/>
              </w:rPr>
              <w:fldChar w:fldCharType="separate"/>
            </w:r>
            <w:r>
              <w:rPr>
                <w:noProof/>
                <w:webHidden/>
              </w:rPr>
              <w:t>69</w:t>
            </w:r>
            <w:r>
              <w:rPr>
                <w:noProof/>
                <w:webHidden/>
              </w:rPr>
              <w:fldChar w:fldCharType="end"/>
            </w:r>
          </w:hyperlink>
        </w:p>
        <w:p w:rsidR="00CA22C6" w:rsidRDefault="00CA22C6">
          <w:pPr>
            <w:pStyle w:val="21"/>
            <w:tabs>
              <w:tab w:val="right" w:leader="dot" w:pos="8296"/>
            </w:tabs>
            <w:rPr>
              <w:noProof/>
            </w:rPr>
          </w:pPr>
          <w:hyperlink w:anchor="_Toc521431801" w:history="1">
            <w:r w:rsidRPr="00262F32">
              <w:rPr>
                <w:rStyle w:val="a3"/>
                <w:rFonts w:ascii="宋体" w:eastAsia="宋体" w:hAnsi="宋体"/>
                <w:noProof/>
              </w:rPr>
              <w:t>拓补排序</w:t>
            </w:r>
            <w:r>
              <w:rPr>
                <w:noProof/>
                <w:webHidden/>
              </w:rPr>
              <w:tab/>
            </w:r>
            <w:r>
              <w:rPr>
                <w:noProof/>
                <w:webHidden/>
              </w:rPr>
              <w:fldChar w:fldCharType="begin"/>
            </w:r>
            <w:r>
              <w:rPr>
                <w:noProof/>
                <w:webHidden/>
              </w:rPr>
              <w:instrText xml:space="preserve"> PAGEREF _Toc521431801 \h </w:instrText>
            </w:r>
            <w:r>
              <w:rPr>
                <w:noProof/>
                <w:webHidden/>
              </w:rPr>
            </w:r>
            <w:r>
              <w:rPr>
                <w:noProof/>
                <w:webHidden/>
              </w:rPr>
              <w:fldChar w:fldCharType="separate"/>
            </w:r>
            <w:r>
              <w:rPr>
                <w:noProof/>
                <w:webHidden/>
              </w:rPr>
              <w:t>69</w:t>
            </w:r>
            <w:r>
              <w:rPr>
                <w:noProof/>
                <w:webHidden/>
              </w:rPr>
              <w:fldChar w:fldCharType="end"/>
            </w:r>
          </w:hyperlink>
        </w:p>
        <w:p w:rsidR="00CA22C6" w:rsidRDefault="00CA22C6">
          <w:pPr>
            <w:pStyle w:val="21"/>
            <w:tabs>
              <w:tab w:val="right" w:leader="dot" w:pos="8296"/>
            </w:tabs>
            <w:rPr>
              <w:noProof/>
            </w:rPr>
          </w:pPr>
          <w:hyperlink w:anchor="_Toc521431802" w:history="1">
            <w:r w:rsidRPr="00262F32">
              <w:rPr>
                <w:rStyle w:val="a3"/>
                <w:rFonts w:ascii="宋体" w:eastAsia="宋体" w:hAnsi="宋体"/>
                <w:noProof/>
              </w:rPr>
              <w:t>最小生成树</w:t>
            </w:r>
            <w:r>
              <w:rPr>
                <w:noProof/>
                <w:webHidden/>
              </w:rPr>
              <w:tab/>
            </w:r>
            <w:r>
              <w:rPr>
                <w:noProof/>
                <w:webHidden/>
              </w:rPr>
              <w:fldChar w:fldCharType="begin"/>
            </w:r>
            <w:r>
              <w:rPr>
                <w:noProof/>
                <w:webHidden/>
              </w:rPr>
              <w:instrText xml:space="preserve"> PAGEREF _Toc521431802 \h </w:instrText>
            </w:r>
            <w:r>
              <w:rPr>
                <w:noProof/>
                <w:webHidden/>
              </w:rPr>
            </w:r>
            <w:r>
              <w:rPr>
                <w:noProof/>
                <w:webHidden/>
              </w:rPr>
              <w:fldChar w:fldCharType="separate"/>
            </w:r>
            <w:r>
              <w:rPr>
                <w:noProof/>
                <w:webHidden/>
              </w:rPr>
              <w:t>69</w:t>
            </w:r>
            <w:r>
              <w:rPr>
                <w:noProof/>
                <w:webHidden/>
              </w:rPr>
              <w:fldChar w:fldCharType="end"/>
            </w:r>
          </w:hyperlink>
        </w:p>
        <w:p w:rsidR="00CA22C6" w:rsidRDefault="00CA22C6">
          <w:pPr>
            <w:pStyle w:val="31"/>
            <w:tabs>
              <w:tab w:val="right" w:leader="dot" w:pos="8296"/>
            </w:tabs>
            <w:rPr>
              <w:noProof/>
            </w:rPr>
          </w:pPr>
          <w:hyperlink w:anchor="_Toc521431803" w:history="1">
            <w:r w:rsidRPr="00262F32">
              <w:rPr>
                <w:rStyle w:val="a3"/>
                <w:rFonts w:ascii="宋体" w:eastAsia="宋体" w:hAnsi="宋体"/>
                <w:noProof/>
              </w:rPr>
              <w:t>√-2018百度之星程序设计大赛资格赛-1006-三原色图</w:t>
            </w:r>
            <w:r>
              <w:rPr>
                <w:noProof/>
                <w:webHidden/>
              </w:rPr>
              <w:tab/>
            </w:r>
            <w:r>
              <w:rPr>
                <w:noProof/>
                <w:webHidden/>
              </w:rPr>
              <w:fldChar w:fldCharType="begin"/>
            </w:r>
            <w:r>
              <w:rPr>
                <w:noProof/>
                <w:webHidden/>
              </w:rPr>
              <w:instrText xml:space="preserve"> PAGEREF _Toc521431803 \h </w:instrText>
            </w:r>
            <w:r>
              <w:rPr>
                <w:noProof/>
                <w:webHidden/>
              </w:rPr>
            </w:r>
            <w:r>
              <w:rPr>
                <w:noProof/>
                <w:webHidden/>
              </w:rPr>
              <w:fldChar w:fldCharType="separate"/>
            </w:r>
            <w:r>
              <w:rPr>
                <w:noProof/>
                <w:webHidden/>
              </w:rPr>
              <w:t>69</w:t>
            </w:r>
            <w:r>
              <w:rPr>
                <w:noProof/>
                <w:webHidden/>
              </w:rPr>
              <w:fldChar w:fldCharType="end"/>
            </w:r>
          </w:hyperlink>
        </w:p>
        <w:p w:rsidR="00CA22C6" w:rsidRDefault="00CA22C6">
          <w:pPr>
            <w:pStyle w:val="21"/>
            <w:tabs>
              <w:tab w:val="right" w:leader="dot" w:pos="8296"/>
            </w:tabs>
            <w:rPr>
              <w:noProof/>
            </w:rPr>
          </w:pPr>
          <w:hyperlink w:anchor="_Toc521431804" w:history="1">
            <w:r w:rsidRPr="00262F32">
              <w:rPr>
                <w:rStyle w:val="a3"/>
                <w:rFonts w:ascii="宋体" w:eastAsia="宋体" w:hAnsi="宋体"/>
                <w:noProof/>
              </w:rPr>
              <w:t>欧拉回路</w:t>
            </w:r>
            <w:r>
              <w:rPr>
                <w:noProof/>
                <w:webHidden/>
              </w:rPr>
              <w:tab/>
            </w:r>
            <w:r>
              <w:rPr>
                <w:noProof/>
                <w:webHidden/>
              </w:rPr>
              <w:fldChar w:fldCharType="begin"/>
            </w:r>
            <w:r>
              <w:rPr>
                <w:noProof/>
                <w:webHidden/>
              </w:rPr>
              <w:instrText xml:space="preserve"> PAGEREF _Toc521431804 \h </w:instrText>
            </w:r>
            <w:r>
              <w:rPr>
                <w:noProof/>
                <w:webHidden/>
              </w:rPr>
            </w:r>
            <w:r>
              <w:rPr>
                <w:noProof/>
                <w:webHidden/>
              </w:rPr>
              <w:fldChar w:fldCharType="separate"/>
            </w:r>
            <w:r>
              <w:rPr>
                <w:noProof/>
                <w:webHidden/>
              </w:rPr>
              <w:t>71</w:t>
            </w:r>
            <w:r>
              <w:rPr>
                <w:noProof/>
                <w:webHidden/>
              </w:rPr>
              <w:fldChar w:fldCharType="end"/>
            </w:r>
          </w:hyperlink>
        </w:p>
        <w:p w:rsidR="00CA22C6" w:rsidRDefault="00CA22C6">
          <w:pPr>
            <w:pStyle w:val="21"/>
            <w:tabs>
              <w:tab w:val="right" w:leader="dot" w:pos="8296"/>
            </w:tabs>
            <w:rPr>
              <w:noProof/>
            </w:rPr>
          </w:pPr>
          <w:hyperlink w:anchor="_Toc521431805" w:history="1">
            <w:r w:rsidRPr="00262F32">
              <w:rPr>
                <w:rStyle w:val="a3"/>
                <w:rFonts w:ascii="宋体" w:eastAsia="宋体" w:hAnsi="宋体"/>
                <w:noProof/>
              </w:rPr>
              <w:t>线段树优化建图</w:t>
            </w:r>
            <w:r>
              <w:rPr>
                <w:noProof/>
                <w:webHidden/>
              </w:rPr>
              <w:tab/>
            </w:r>
            <w:r>
              <w:rPr>
                <w:noProof/>
                <w:webHidden/>
              </w:rPr>
              <w:fldChar w:fldCharType="begin"/>
            </w:r>
            <w:r>
              <w:rPr>
                <w:noProof/>
                <w:webHidden/>
              </w:rPr>
              <w:instrText xml:space="preserve"> PAGEREF _Toc521431805 \h </w:instrText>
            </w:r>
            <w:r>
              <w:rPr>
                <w:noProof/>
                <w:webHidden/>
              </w:rPr>
            </w:r>
            <w:r>
              <w:rPr>
                <w:noProof/>
                <w:webHidden/>
              </w:rPr>
              <w:fldChar w:fldCharType="separate"/>
            </w:r>
            <w:r>
              <w:rPr>
                <w:noProof/>
                <w:webHidden/>
              </w:rPr>
              <w:t>71</w:t>
            </w:r>
            <w:r>
              <w:rPr>
                <w:noProof/>
                <w:webHidden/>
              </w:rPr>
              <w:fldChar w:fldCharType="end"/>
            </w:r>
          </w:hyperlink>
        </w:p>
        <w:p w:rsidR="00CA22C6" w:rsidRDefault="00CA22C6">
          <w:pPr>
            <w:pStyle w:val="11"/>
            <w:tabs>
              <w:tab w:val="right" w:leader="dot" w:pos="8296"/>
            </w:tabs>
            <w:rPr>
              <w:noProof/>
            </w:rPr>
          </w:pPr>
          <w:hyperlink w:anchor="_Toc521431806" w:history="1">
            <w:r w:rsidRPr="00262F32">
              <w:rPr>
                <w:rStyle w:val="a3"/>
                <w:rFonts w:ascii="宋体" w:eastAsia="宋体" w:hAnsi="宋体"/>
                <w:noProof/>
              </w:rPr>
              <w:t>五、字符串算法</w:t>
            </w:r>
            <w:r>
              <w:rPr>
                <w:noProof/>
                <w:webHidden/>
              </w:rPr>
              <w:tab/>
            </w:r>
            <w:r>
              <w:rPr>
                <w:noProof/>
                <w:webHidden/>
              </w:rPr>
              <w:fldChar w:fldCharType="begin"/>
            </w:r>
            <w:r>
              <w:rPr>
                <w:noProof/>
                <w:webHidden/>
              </w:rPr>
              <w:instrText xml:space="preserve"> PAGEREF _Toc521431806 \h </w:instrText>
            </w:r>
            <w:r>
              <w:rPr>
                <w:noProof/>
                <w:webHidden/>
              </w:rPr>
            </w:r>
            <w:r>
              <w:rPr>
                <w:noProof/>
                <w:webHidden/>
              </w:rPr>
              <w:fldChar w:fldCharType="separate"/>
            </w:r>
            <w:r>
              <w:rPr>
                <w:noProof/>
                <w:webHidden/>
              </w:rPr>
              <w:t>71</w:t>
            </w:r>
            <w:r>
              <w:rPr>
                <w:noProof/>
                <w:webHidden/>
              </w:rPr>
              <w:fldChar w:fldCharType="end"/>
            </w:r>
          </w:hyperlink>
        </w:p>
        <w:p w:rsidR="00CA22C6" w:rsidRDefault="00CA22C6">
          <w:pPr>
            <w:pStyle w:val="21"/>
            <w:tabs>
              <w:tab w:val="right" w:leader="dot" w:pos="8296"/>
            </w:tabs>
            <w:rPr>
              <w:noProof/>
            </w:rPr>
          </w:pPr>
          <w:hyperlink w:anchor="_Toc521431807" w:history="1">
            <w:r w:rsidRPr="00262F32">
              <w:rPr>
                <w:rStyle w:val="a3"/>
                <w:rFonts w:ascii="宋体" w:eastAsia="宋体" w:hAnsi="宋体"/>
                <w:noProof/>
              </w:rPr>
              <w:t>补题</w:t>
            </w:r>
            <w:r>
              <w:rPr>
                <w:noProof/>
                <w:webHidden/>
              </w:rPr>
              <w:tab/>
            </w:r>
            <w:r>
              <w:rPr>
                <w:noProof/>
                <w:webHidden/>
              </w:rPr>
              <w:fldChar w:fldCharType="begin"/>
            </w:r>
            <w:r>
              <w:rPr>
                <w:noProof/>
                <w:webHidden/>
              </w:rPr>
              <w:instrText xml:space="preserve"> PAGEREF _Toc521431807 \h </w:instrText>
            </w:r>
            <w:r>
              <w:rPr>
                <w:noProof/>
                <w:webHidden/>
              </w:rPr>
            </w:r>
            <w:r>
              <w:rPr>
                <w:noProof/>
                <w:webHidden/>
              </w:rPr>
              <w:fldChar w:fldCharType="separate"/>
            </w:r>
            <w:r>
              <w:rPr>
                <w:noProof/>
                <w:webHidden/>
              </w:rPr>
              <w:t>71</w:t>
            </w:r>
            <w:r>
              <w:rPr>
                <w:noProof/>
                <w:webHidden/>
              </w:rPr>
              <w:fldChar w:fldCharType="end"/>
            </w:r>
          </w:hyperlink>
        </w:p>
        <w:p w:rsidR="00CA22C6" w:rsidRDefault="00CA22C6">
          <w:pPr>
            <w:pStyle w:val="31"/>
            <w:tabs>
              <w:tab w:val="right" w:leader="dot" w:pos="8296"/>
            </w:tabs>
            <w:rPr>
              <w:noProof/>
            </w:rPr>
          </w:pPr>
          <w:hyperlink w:anchor="_Toc521431808" w:history="1">
            <w:r w:rsidRPr="00262F32">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_Toc521431808 \h </w:instrText>
            </w:r>
            <w:r>
              <w:rPr>
                <w:noProof/>
                <w:webHidden/>
              </w:rPr>
            </w:r>
            <w:r>
              <w:rPr>
                <w:noProof/>
                <w:webHidden/>
              </w:rPr>
              <w:fldChar w:fldCharType="separate"/>
            </w:r>
            <w:r>
              <w:rPr>
                <w:noProof/>
                <w:webHidden/>
              </w:rPr>
              <w:t>71</w:t>
            </w:r>
            <w:r>
              <w:rPr>
                <w:noProof/>
                <w:webHidden/>
              </w:rPr>
              <w:fldChar w:fldCharType="end"/>
            </w:r>
          </w:hyperlink>
        </w:p>
        <w:p w:rsidR="00CA22C6" w:rsidRDefault="00CA22C6">
          <w:pPr>
            <w:pStyle w:val="31"/>
            <w:tabs>
              <w:tab w:val="right" w:leader="dot" w:pos="8296"/>
            </w:tabs>
            <w:rPr>
              <w:noProof/>
            </w:rPr>
          </w:pPr>
          <w:hyperlink w:anchor="_Toc521431809" w:history="1">
            <w:r w:rsidRPr="00262F32">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_Toc521431809 \h </w:instrText>
            </w:r>
            <w:r>
              <w:rPr>
                <w:noProof/>
                <w:webHidden/>
              </w:rPr>
            </w:r>
            <w:r>
              <w:rPr>
                <w:noProof/>
                <w:webHidden/>
              </w:rPr>
              <w:fldChar w:fldCharType="separate"/>
            </w:r>
            <w:r>
              <w:rPr>
                <w:noProof/>
                <w:webHidden/>
              </w:rPr>
              <w:t>71</w:t>
            </w:r>
            <w:r>
              <w:rPr>
                <w:noProof/>
                <w:webHidden/>
              </w:rPr>
              <w:fldChar w:fldCharType="end"/>
            </w:r>
          </w:hyperlink>
        </w:p>
        <w:p w:rsidR="00CA22C6" w:rsidRDefault="00CA22C6">
          <w:pPr>
            <w:pStyle w:val="21"/>
            <w:tabs>
              <w:tab w:val="right" w:leader="dot" w:pos="8296"/>
            </w:tabs>
            <w:rPr>
              <w:noProof/>
            </w:rPr>
          </w:pPr>
          <w:hyperlink w:anchor="_Toc521431810" w:history="1">
            <w:r w:rsidRPr="00262F32">
              <w:rPr>
                <w:rStyle w:val="a3"/>
                <w:rFonts w:ascii="宋体" w:eastAsia="宋体" w:hAnsi="宋体"/>
                <w:noProof/>
              </w:rPr>
              <w:t>KMP</w:t>
            </w:r>
            <w:r>
              <w:rPr>
                <w:noProof/>
                <w:webHidden/>
              </w:rPr>
              <w:tab/>
            </w:r>
            <w:r>
              <w:rPr>
                <w:noProof/>
                <w:webHidden/>
              </w:rPr>
              <w:fldChar w:fldCharType="begin"/>
            </w:r>
            <w:r>
              <w:rPr>
                <w:noProof/>
                <w:webHidden/>
              </w:rPr>
              <w:instrText xml:space="preserve"> PAGEREF _Toc521431810 \h </w:instrText>
            </w:r>
            <w:r>
              <w:rPr>
                <w:noProof/>
                <w:webHidden/>
              </w:rPr>
            </w:r>
            <w:r>
              <w:rPr>
                <w:noProof/>
                <w:webHidden/>
              </w:rPr>
              <w:fldChar w:fldCharType="separate"/>
            </w:r>
            <w:r>
              <w:rPr>
                <w:noProof/>
                <w:webHidden/>
              </w:rPr>
              <w:t>71</w:t>
            </w:r>
            <w:r>
              <w:rPr>
                <w:noProof/>
                <w:webHidden/>
              </w:rPr>
              <w:fldChar w:fldCharType="end"/>
            </w:r>
          </w:hyperlink>
        </w:p>
        <w:p w:rsidR="00CA22C6" w:rsidRDefault="00CA22C6">
          <w:pPr>
            <w:pStyle w:val="31"/>
            <w:tabs>
              <w:tab w:val="right" w:leader="dot" w:pos="8296"/>
            </w:tabs>
            <w:rPr>
              <w:noProof/>
            </w:rPr>
          </w:pPr>
          <w:hyperlink w:anchor="_Toc521431811" w:history="1">
            <w:r w:rsidRPr="00262F32">
              <w:rPr>
                <w:rStyle w:val="a3"/>
                <w:rFonts w:ascii="宋体" w:eastAsia="宋体" w:hAnsi="宋体"/>
                <w:noProof/>
              </w:rPr>
              <w:t>√-HDU-1711-Number Sequence</w:t>
            </w:r>
            <w:r>
              <w:rPr>
                <w:noProof/>
                <w:webHidden/>
              </w:rPr>
              <w:tab/>
            </w:r>
            <w:r>
              <w:rPr>
                <w:noProof/>
                <w:webHidden/>
              </w:rPr>
              <w:fldChar w:fldCharType="begin"/>
            </w:r>
            <w:r>
              <w:rPr>
                <w:noProof/>
                <w:webHidden/>
              </w:rPr>
              <w:instrText xml:space="preserve"> PAGEREF _Toc521431811 \h </w:instrText>
            </w:r>
            <w:r>
              <w:rPr>
                <w:noProof/>
                <w:webHidden/>
              </w:rPr>
            </w:r>
            <w:r>
              <w:rPr>
                <w:noProof/>
                <w:webHidden/>
              </w:rPr>
              <w:fldChar w:fldCharType="separate"/>
            </w:r>
            <w:r>
              <w:rPr>
                <w:noProof/>
                <w:webHidden/>
              </w:rPr>
              <w:t>72</w:t>
            </w:r>
            <w:r>
              <w:rPr>
                <w:noProof/>
                <w:webHidden/>
              </w:rPr>
              <w:fldChar w:fldCharType="end"/>
            </w:r>
          </w:hyperlink>
        </w:p>
        <w:p w:rsidR="00CA22C6" w:rsidRDefault="00CA22C6">
          <w:pPr>
            <w:pStyle w:val="31"/>
            <w:tabs>
              <w:tab w:val="right" w:leader="dot" w:pos="8296"/>
            </w:tabs>
            <w:rPr>
              <w:noProof/>
            </w:rPr>
          </w:pPr>
          <w:hyperlink w:anchor="_Toc521431812" w:history="1">
            <w:r w:rsidRPr="00262F32">
              <w:rPr>
                <w:rStyle w:val="a3"/>
                <w:rFonts w:ascii="宋体" w:eastAsia="宋体" w:hAnsi="宋体"/>
                <w:noProof/>
              </w:rPr>
              <w:t>√-HDU-1686-Oulipo</w:t>
            </w:r>
            <w:r>
              <w:rPr>
                <w:noProof/>
                <w:webHidden/>
              </w:rPr>
              <w:tab/>
            </w:r>
            <w:r>
              <w:rPr>
                <w:noProof/>
                <w:webHidden/>
              </w:rPr>
              <w:fldChar w:fldCharType="begin"/>
            </w:r>
            <w:r>
              <w:rPr>
                <w:noProof/>
                <w:webHidden/>
              </w:rPr>
              <w:instrText xml:space="preserve"> PAGEREF _Toc521431812 \h </w:instrText>
            </w:r>
            <w:r>
              <w:rPr>
                <w:noProof/>
                <w:webHidden/>
              </w:rPr>
            </w:r>
            <w:r>
              <w:rPr>
                <w:noProof/>
                <w:webHidden/>
              </w:rPr>
              <w:fldChar w:fldCharType="separate"/>
            </w:r>
            <w:r>
              <w:rPr>
                <w:noProof/>
                <w:webHidden/>
              </w:rPr>
              <w:t>74</w:t>
            </w:r>
            <w:r>
              <w:rPr>
                <w:noProof/>
                <w:webHidden/>
              </w:rPr>
              <w:fldChar w:fldCharType="end"/>
            </w:r>
          </w:hyperlink>
        </w:p>
        <w:p w:rsidR="00CA22C6" w:rsidRDefault="00CA22C6">
          <w:pPr>
            <w:pStyle w:val="31"/>
            <w:tabs>
              <w:tab w:val="right" w:leader="dot" w:pos="8296"/>
            </w:tabs>
            <w:rPr>
              <w:noProof/>
            </w:rPr>
          </w:pPr>
          <w:hyperlink w:anchor="_Toc521431813" w:history="1">
            <w:r w:rsidRPr="00262F32">
              <w:rPr>
                <w:rStyle w:val="a3"/>
                <w:rFonts w:ascii="宋体" w:eastAsia="宋体" w:hAnsi="宋体"/>
                <w:noProof/>
              </w:rPr>
              <w:t>√-HDU-2087-剪花布条</w:t>
            </w:r>
            <w:r>
              <w:rPr>
                <w:noProof/>
                <w:webHidden/>
              </w:rPr>
              <w:tab/>
            </w:r>
            <w:r>
              <w:rPr>
                <w:noProof/>
                <w:webHidden/>
              </w:rPr>
              <w:fldChar w:fldCharType="begin"/>
            </w:r>
            <w:r>
              <w:rPr>
                <w:noProof/>
                <w:webHidden/>
              </w:rPr>
              <w:instrText xml:space="preserve"> PAGEREF _Toc521431813 \h </w:instrText>
            </w:r>
            <w:r>
              <w:rPr>
                <w:noProof/>
                <w:webHidden/>
              </w:rPr>
            </w:r>
            <w:r>
              <w:rPr>
                <w:noProof/>
                <w:webHidden/>
              </w:rPr>
              <w:fldChar w:fldCharType="separate"/>
            </w:r>
            <w:r>
              <w:rPr>
                <w:noProof/>
                <w:webHidden/>
              </w:rPr>
              <w:t>76</w:t>
            </w:r>
            <w:r>
              <w:rPr>
                <w:noProof/>
                <w:webHidden/>
              </w:rPr>
              <w:fldChar w:fldCharType="end"/>
            </w:r>
          </w:hyperlink>
        </w:p>
        <w:p w:rsidR="00CA22C6" w:rsidRDefault="00CA22C6">
          <w:pPr>
            <w:pStyle w:val="31"/>
            <w:tabs>
              <w:tab w:val="right" w:leader="dot" w:pos="8296"/>
            </w:tabs>
            <w:rPr>
              <w:noProof/>
            </w:rPr>
          </w:pPr>
          <w:hyperlink w:anchor="_Toc521431814" w:history="1">
            <w:r w:rsidRPr="00262F32">
              <w:rPr>
                <w:rStyle w:val="a3"/>
                <w:rFonts w:ascii="宋体" w:eastAsia="宋体" w:hAnsi="宋体"/>
                <w:noProof/>
              </w:rPr>
              <w:t>循环节问题</w:t>
            </w:r>
            <w:r>
              <w:rPr>
                <w:noProof/>
                <w:webHidden/>
              </w:rPr>
              <w:tab/>
            </w:r>
            <w:r>
              <w:rPr>
                <w:noProof/>
                <w:webHidden/>
              </w:rPr>
              <w:fldChar w:fldCharType="begin"/>
            </w:r>
            <w:r>
              <w:rPr>
                <w:noProof/>
                <w:webHidden/>
              </w:rPr>
              <w:instrText xml:space="preserve"> PAGEREF _Toc521431814 \h </w:instrText>
            </w:r>
            <w:r>
              <w:rPr>
                <w:noProof/>
                <w:webHidden/>
              </w:rPr>
            </w:r>
            <w:r>
              <w:rPr>
                <w:noProof/>
                <w:webHidden/>
              </w:rPr>
              <w:fldChar w:fldCharType="separate"/>
            </w:r>
            <w:r>
              <w:rPr>
                <w:noProof/>
                <w:webHidden/>
              </w:rPr>
              <w:t>79</w:t>
            </w:r>
            <w:r>
              <w:rPr>
                <w:noProof/>
                <w:webHidden/>
              </w:rPr>
              <w:fldChar w:fldCharType="end"/>
            </w:r>
          </w:hyperlink>
        </w:p>
        <w:p w:rsidR="00CA22C6" w:rsidRDefault="00CA22C6">
          <w:pPr>
            <w:pStyle w:val="31"/>
            <w:tabs>
              <w:tab w:val="right" w:leader="dot" w:pos="8296"/>
            </w:tabs>
            <w:rPr>
              <w:noProof/>
            </w:rPr>
          </w:pPr>
          <w:hyperlink w:anchor="_Toc521431815" w:history="1">
            <w:r w:rsidRPr="00262F32">
              <w:rPr>
                <w:rStyle w:val="a3"/>
                <w:rFonts w:ascii="宋体" w:eastAsia="宋体" w:hAnsi="宋体"/>
                <w:noProof/>
              </w:rPr>
              <w:t>√-HDU-2203-亲和串</w:t>
            </w:r>
            <w:r>
              <w:rPr>
                <w:noProof/>
                <w:webHidden/>
              </w:rPr>
              <w:tab/>
            </w:r>
            <w:r>
              <w:rPr>
                <w:noProof/>
                <w:webHidden/>
              </w:rPr>
              <w:fldChar w:fldCharType="begin"/>
            </w:r>
            <w:r>
              <w:rPr>
                <w:noProof/>
                <w:webHidden/>
              </w:rPr>
              <w:instrText xml:space="preserve"> PAGEREF _Toc521431815 \h </w:instrText>
            </w:r>
            <w:r>
              <w:rPr>
                <w:noProof/>
                <w:webHidden/>
              </w:rPr>
            </w:r>
            <w:r>
              <w:rPr>
                <w:noProof/>
                <w:webHidden/>
              </w:rPr>
              <w:fldChar w:fldCharType="separate"/>
            </w:r>
            <w:r>
              <w:rPr>
                <w:noProof/>
                <w:webHidden/>
              </w:rPr>
              <w:t>85</w:t>
            </w:r>
            <w:r>
              <w:rPr>
                <w:noProof/>
                <w:webHidden/>
              </w:rPr>
              <w:fldChar w:fldCharType="end"/>
            </w:r>
          </w:hyperlink>
        </w:p>
        <w:p w:rsidR="00CA22C6" w:rsidRDefault="00CA22C6">
          <w:pPr>
            <w:pStyle w:val="31"/>
            <w:tabs>
              <w:tab w:val="right" w:leader="dot" w:pos="8296"/>
            </w:tabs>
            <w:rPr>
              <w:noProof/>
            </w:rPr>
          </w:pPr>
          <w:hyperlink w:anchor="_Toc521431816" w:history="1">
            <w:r w:rsidRPr="00262F32">
              <w:rPr>
                <w:rStyle w:val="a3"/>
                <w:rFonts w:ascii="宋体" w:eastAsia="宋体" w:hAnsi="宋体"/>
                <w:noProof/>
              </w:rPr>
              <w:t>√-POJ-2752-Seek the Name,Seek the Fame</w:t>
            </w:r>
            <w:r>
              <w:rPr>
                <w:noProof/>
                <w:webHidden/>
              </w:rPr>
              <w:tab/>
            </w:r>
            <w:r>
              <w:rPr>
                <w:noProof/>
                <w:webHidden/>
              </w:rPr>
              <w:fldChar w:fldCharType="begin"/>
            </w:r>
            <w:r>
              <w:rPr>
                <w:noProof/>
                <w:webHidden/>
              </w:rPr>
              <w:instrText xml:space="preserve"> PAGEREF _Toc521431816 \h </w:instrText>
            </w:r>
            <w:r>
              <w:rPr>
                <w:noProof/>
                <w:webHidden/>
              </w:rPr>
            </w:r>
            <w:r>
              <w:rPr>
                <w:noProof/>
                <w:webHidden/>
              </w:rPr>
              <w:fldChar w:fldCharType="separate"/>
            </w:r>
            <w:r>
              <w:rPr>
                <w:noProof/>
                <w:webHidden/>
              </w:rPr>
              <w:t>86</w:t>
            </w:r>
            <w:r>
              <w:rPr>
                <w:noProof/>
                <w:webHidden/>
              </w:rPr>
              <w:fldChar w:fldCharType="end"/>
            </w:r>
          </w:hyperlink>
        </w:p>
        <w:p w:rsidR="00CA22C6" w:rsidRDefault="00CA22C6">
          <w:pPr>
            <w:pStyle w:val="31"/>
            <w:tabs>
              <w:tab w:val="right" w:leader="dot" w:pos="8296"/>
            </w:tabs>
            <w:rPr>
              <w:noProof/>
            </w:rPr>
          </w:pPr>
          <w:hyperlink w:anchor="_Toc521431817" w:history="1">
            <w:r w:rsidRPr="00262F32">
              <w:rPr>
                <w:rStyle w:val="a3"/>
                <w:rFonts w:ascii="宋体" w:eastAsia="宋体" w:hAnsi="宋体"/>
                <w:noProof/>
              </w:rPr>
              <w:t>最长公共子串问题</w:t>
            </w:r>
            <w:r>
              <w:rPr>
                <w:noProof/>
                <w:webHidden/>
              </w:rPr>
              <w:tab/>
            </w:r>
            <w:r>
              <w:rPr>
                <w:noProof/>
                <w:webHidden/>
              </w:rPr>
              <w:fldChar w:fldCharType="begin"/>
            </w:r>
            <w:r>
              <w:rPr>
                <w:noProof/>
                <w:webHidden/>
              </w:rPr>
              <w:instrText xml:space="preserve"> PAGEREF _Toc521431817 \h </w:instrText>
            </w:r>
            <w:r>
              <w:rPr>
                <w:noProof/>
                <w:webHidden/>
              </w:rPr>
            </w:r>
            <w:r>
              <w:rPr>
                <w:noProof/>
                <w:webHidden/>
              </w:rPr>
              <w:fldChar w:fldCharType="separate"/>
            </w:r>
            <w:r>
              <w:rPr>
                <w:noProof/>
                <w:webHidden/>
              </w:rPr>
              <w:t>87</w:t>
            </w:r>
            <w:r>
              <w:rPr>
                <w:noProof/>
                <w:webHidden/>
              </w:rPr>
              <w:fldChar w:fldCharType="end"/>
            </w:r>
          </w:hyperlink>
        </w:p>
        <w:p w:rsidR="00CA22C6" w:rsidRDefault="00CA22C6">
          <w:pPr>
            <w:pStyle w:val="31"/>
            <w:tabs>
              <w:tab w:val="right" w:leader="dot" w:pos="8296"/>
            </w:tabs>
            <w:rPr>
              <w:noProof/>
            </w:rPr>
          </w:pPr>
          <w:hyperlink w:anchor="_Toc521431818" w:history="1">
            <w:r w:rsidRPr="00262F32">
              <w:rPr>
                <w:rStyle w:val="a3"/>
                <w:rFonts w:ascii="宋体" w:eastAsia="宋体" w:hAnsi="宋体"/>
                <w:noProof/>
              </w:rPr>
              <w:t>√-HDU-2594-Simpsons’Hidden Talents</w:t>
            </w:r>
            <w:r>
              <w:rPr>
                <w:noProof/>
                <w:webHidden/>
              </w:rPr>
              <w:tab/>
            </w:r>
            <w:r>
              <w:rPr>
                <w:noProof/>
                <w:webHidden/>
              </w:rPr>
              <w:fldChar w:fldCharType="begin"/>
            </w:r>
            <w:r>
              <w:rPr>
                <w:noProof/>
                <w:webHidden/>
              </w:rPr>
              <w:instrText xml:space="preserve"> PAGEREF _Toc521431818 \h </w:instrText>
            </w:r>
            <w:r>
              <w:rPr>
                <w:noProof/>
                <w:webHidden/>
              </w:rPr>
            </w:r>
            <w:r>
              <w:rPr>
                <w:noProof/>
                <w:webHidden/>
              </w:rPr>
              <w:fldChar w:fldCharType="separate"/>
            </w:r>
            <w:r>
              <w:rPr>
                <w:noProof/>
                <w:webHidden/>
              </w:rPr>
              <w:t>94</w:t>
            </w:r>
            <w:r>
              <w:rPr>
                <w:noProof/>
                <w:webHidden/>
              </w:rPr>
              <w:fldChar w:fldCharType="end"/>
            </w:r>
          </w:hyperlink>
        </w:p>
        <w:p w:rsidR="00CA22C6" w:rsidRDefault="00CA22C6">
          <w:pPr>
            <w:pStyle w:val="31"/>
            <w:tabs>
              <w:tab w:val="right" w:leader="dot" w:pos="8296"/>
            </w:tabs>
            <w:rPr>
              <w:noProof/>
            </w:rPr>
          </w:pPr>
          <w:hyperlink w:anchor="_Toc521431819" w:history="1">
            <w:r w:rsidRPr="00262F32">
              <w:rPr>
                <w:rStyle w:val="a3"/>
                <w:rFonts w:ascii="宋体" w:eastAsia="宋体" w:hAnsi="宋体"/>
                <w:noProof/>
              </w:rPr>
              <w:t>√-HDU-4300-Clairewd’s message</w:t>
            </w:r>
            <w:r>
              <w:rPr>
                <w:noProof/>
                <w:webHidden/>
              </w:rPr>
              <w:tab/>
            </w:r>
            <w:r>
              <w:rPr>
                <w:noProof/>
                <w:webHidden/>
              </w:rPr>
              <w:fldChar w:fldCharType="begin"/>
            </w:r>
            <w:r>
              <w:rPr>
                <w:noProof/>
                <w:webHidden/>
              </w:rPr>
              <w:instrText xml:space="preserve"> PAGEREF _Toc521431819 \h </w:instrText>
            </w:r>
            <w:r>
              <w:rPr>
                <w:noProof/>
                <w:webHidden/>
              </w:rPr>
            </w:r>
            <w:r>
              <w:rPr>
                <w:noProof/>
                <w:webHidden/>
              </w:rPr>
              <w:fldChar w:fldCharType="separate"/>
            </w:r>
            <w:r>
              <w:rPr>
                <w:noProof/>
                <w:webHidden/>
              </w:rPr>
              <w:t>95</w:t>
            </w:r>
            <w:r>
              <w:rPr>
                <w:noProof/>
                <w:webHidden/>
              </w:rPr>
              <w:fldChar w:fldCharType="end"/>
            </w:r>
          </w:hyperlink>
        </w:p>
        <w:p w:rsidR="00CA22C6" w:rsidRDefault="00CA22C6">
          <w:pPr>
            <w:pStyle w:val="31"/>
            <w:tabs>
              <w:tab w:val="right" w:leader="dot" w:pos="8296"/>
            </w:tabs>
            <w:rPr>
              <w:noProof/>
            </w:rPr>
          </w:pPr>
          <w:hyperlink w:anchor="_Toc521431820" w:history="1">
            <w:r w:rsidRPr="00262F32">
              <w:rPr>
                <w:rStyle w:val="a3"/>
                <w:rFonts w:ascii="宋体" w:eastAsia="宋体" w:hAnsi="宋体"/>
                <w:noProof/>
              </w:rPr>
              <w:t>最小最大表示法</w:t>
            </w:r>
            <w:r>
              <w:rPr>
                <w:noProof/>
                <w:webHidden/>
              </w:rPr>
              <w:tab/>
            </w:r>
            <w:r>
              <w:rPr>
                <w:noProof/>
                <w:webHidden/>
              </w:rPr>
              <w:fldChar w:fldCharType="begin"/>
            </w:r>
            <w:r>
              <w:rPr>
                <w:noProof/>
                <w:webHidden/>
              </w:rPr>
              <w:instrText xml:space="preserve"> PAGEREF _Toc521431820 \h </w:instrText>
            </w:r>
            <w:r>
              <w:rPr>
                <w:noProof/>
                <w:webHidden/>
              </w:rPr>
            </w:r>
            <w:r>
              <w:rPr>
                <w:noProof/>
                <w:webHidden/>
              </w:rPr>
              <w:fldChar w:fldCharType="separate"/>
            </w:r>
            <w:r>
              <w:rPr>
                <w:noProof/>
                <w:webHidden/>
              </w:rPr>
              <w:t>97</w:t>
            </w:r>
            <w:r>
              <w:rPr>
                <w:noProof/>
                <w:webHidden/>
              </w:rPr>
              <w:fldChar w:fldCharType="end"/>
            </w:r>
          </w:hyperlink>
        </w:p>
        <w:p w:rsidR="00CA22C6" w:rsidRDefault="00CA22C6">
          <w:pPr>
            <w:pStyle w:val="21"/>
            <w:tabs>
              <w:tab w:val="right" w:leader="dot" w:pos="8296"/>
            </w:tabs>
            <w:rPr>
              <w:noProof/>
            </w:rPr>
          </w:pPr>
          <w:hyperlink w:anchor="_Toc521431821" w:history="1">
            <w:r w:rsidRPr="00262F32">
              <w:rPr>
                <w:rStyle w:val="a3"/>
                <w:rFonts w:ascii="宋体" w:eastAsia="宋体" w:hAnsi="宋体"/>
                <w:noProof/>
              </w:rPr>
              <w:t>扩展KMP</w:t>
            </w:r>
            <w:r>
              <w:rPr>
                <w:noProof/>
                <w:webHidden/>
              </w:rPr>
              <w:tab/>
            </w:r>
            <w:r>
              <w:rPr>
                <w:noProof/>
                <w:webHidden/>
              </w:rPr>
              <w:fldChar w:fldCharType="begin"/>
            </w:r>
            <w:r>
              <w:rPr>
                <w:noProof/>
                <w:webHidden/>
              </w:rPr>
              <w:instrText xml:space="preserve"> PAGEREF _Toc521431821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21"/>
            <w:tabs>
              <w:tab w:val="right" w:leader="dot" w:pos="8296"/>
            </w:tabs>
            <w:rPr>
              <w:noProof/>
            </w:rPr>
          </w:pPr>
          <w:hyperlink w:anchor="_Toc521431822" w:history="1">
            <w:r w:rsidRPr="00262F32">
              <w:rPr>
                <w:rStyle w:val="a3"/>
                <w:rFonts w:ascii="宋体" w:eastAsia="宋体" w:hAnsi="宋体"/>
                <w:noProof/>
              </w:rPr>
              <w:t>最长回文子串（Manacher算法）</w:t>
            </w:r>
            <w:r>
              <w:rPr>
                <w:noProof/>
                <w:webHidden/>
              </w:rPr>
              <w:tab/>
            </w:r>
            <w:r>
              <w:rPr>
                <w:noProof/>
                <w:webHidden/>
              </w:rPr>
              <w:fldChar w:fldCharType="begin"/>
            </w:r>
            <w:r>
              <w:rPr>
                <w:noProof/>
                <w:webHidden/>
              </w:rPr>
              <w:instrText xml:space="preserve"> PAGEREF _Toc521431822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21"/>
            <w:tabs>
              <w:tab w:val="right" w:leader="dot" w:pos="8296"/>
            </w:tabs>
            <w:rPr>
              <w:noProof/>
            </w:rPr>
          </w:pPr>
          <w:hyperlink w:anchor="_Toc521431823" w:history="1">
            <w:r w:rsidRPr="00262F32">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_Toc521431823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21"/>
            <w:tabs>
              <w:tab w:val="right" w:leader="dot" w:pos="8296"/>
            </w:tabs>
            <w:rPr>
              <w:noProof/>
            </w:rPr>
          </w:pPr>
          <w:hyperlink w:anchor="_Toc521431824" w:history="1">
            <w:r w:rsidRPr="00262F32">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_Toc521431824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21"/>
            <w:tabs>
              <w:tab w:val="right" w:leader="dot" w:pos="8296"/>
            </w:tabs>
            <w:rPr>
              <w:noProof/>
            </w:rPr>
          </w:pPr>
          <w:hyperlink w:anchor="_Toc521431825" w:history="1">
            <w:r w:rsidRPr="00262F32">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_Toc521431825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21"/>
            <w:tabs>
              <w:tab w:val="right" w:leader="dot" w:pos="8296"/>
            </w:tabs>
            <w:rPr>
              <w:noProof/>
            </w:rPr>
          </w:pPr>
          <w:hyperlink w:anchor="_Toc521431826" w:history="1">
            <w:r w:rsidRPr="00262F32">
              <w:rPr>
                <w:rStyle w:val="a3"/>
                <w:rFonts w:ascii="宋体" w:eastAsia="宋体" w:hAnsi="宋体"/>
                <w:noProof/>
              </w:rPr>
              <w:t>回文树-前置：后缀数组</w:t>
            </w:r>
            <w:r>
              <w:rPr>
                <w:noProof/>
                <w:webHidden/>
              </w:rPr>
              <w:tab/>
            </w:r>
            <w:r>
              <w:rPr>
                <w:noProof/>
                <w:webHidden/>
              </w:rPr>
              <w:fldChar w:fldCharType="begin"/>
            </w:r>
            <w:r>
              <w:rPr>
                <w:noProof/>
                <w:webHidden/>
              </w:rPr>
              <w:instrText xml:space="preserve"> PAGEREF _Toc521431826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11"/>
            <w:tabs>
              <w:tab w:val="right" w:leader="dot" w:pos="8296"/>
            </w:tabs>
            <w:rPr>
              <w:noProof/>
            </w:rPr>
          </w:pPr>
          <w:hyperlink w:anchor="_Toc521431827" w:history="1">
            <w:r w:rsidRPr="00262F32">
              <w:rPr>
                <w:rStyle w:val="a3"/>
                <w:rFonts w:ascii="宋体" w:eastAsia="宋体" w:hAnsi="宋体"/>
                <w:noProof/>
              </w:rPr>
              <w:t>六、数据结构</w:t>
            </w:r>
            <w:r>
              <w:rPr>
                <w:noProof/>
                <w:webHidden/>
              </w:rPr>
              <w:tab/>
            </w:r>
            <w:r>
              <w:rPr>
                <w:noProof/>
                <w:webHidden/>
              </w:rPr>
              <w:fldChar w:fldCharType="begin"/>
            </w:r>
            <w:r>
              <w:rPr>
                <w:noProof/>
                <w:webHidden/>
              </w:rPr>
              <w:instrText xml:space="preserve"> PAGEREF _Toc521431827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21"/>
            <w:tabs>
              <w:tab w:val="right" w:leader="dot" w:pos="8296"/>
            </w:tabs>
            <w:rPr>
              <w:noProof/>
            </w:rPr>
          </w:pPr>
          <w:hyperlink w:anchor="_Toc521431828" w:history="1">
            <w:r w:rsidRPr="00262F32">
              <w:rPr>
                <w:rStyle w:val="a3"/>
                <w:rFonts w:ascii="宋体" w:eastAsia="宋体" w:hAnsi="宋体"/>
                <w:noProof/>
              </w:rPr>
              <w:t>补题</w:t>
            </w:r>
            <w:r>
              <w:rPr>
                <w:noProof/>
                <w:webHidden/>
              </w:rPr>
              <w:tab/>
            </w:r>
            <w:r>
              <w:rPr>
                <w:noProof/>
                <w:webHidden/>
              </w:rPr>
              <w:fldChar w:fldCharType="begin"/>
            </w:r>
            <w:r>
              <w:rPr>
                <w:noProof/>
                <w:webHidden/>
              </w:rPr>
              <w:instrText xml:space="preserve"> PAGEREF _Toc521431828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31"/>
            <w:tabs>
              <w:tab w:val="right" w:leader="dot" w:pos="8296"/>
            </w:tabs>
            <w:rPr>
              <w:noProof/>
            </w:rPr>
          </w:pPr>
          <w:hyperlink w:anchor="_Toc521431829" w:history="1">
            <w:r w:rsidRPr="00262F32">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_Toc521431829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31"/>
            <w:tabs>
              <w:tab w:val="right" w:leader="dot" w:pos="8296"/>
            </w:tabs>
            <w:rPr>
              <w:noProof/>
            </w:rPr>
          </w:pPr>
          <w:hyperlink w:anchor="_Toc521431830" w:history="1">
            <w:r w:rsidRPr="00262F32">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_Toc521431830 \h </w:instrText>
            </w:r>
            <w:r>
              <w:rPr>
                <w:noProof/>
                <w:webHidden/>
              </w:rPr>
            </w:r>
            <w:r>
              <w:rPr>
                <w:noProof/>
                <w:webHidden/>
              </w:rPr>
              <w:fldChar w:fldCharType="separate"/>
            </w:r>
            <w:r>
              <w:rPr>
                <w:noProof/>
                <w:webHidden/>
              </w:rPr>
              <w:t>98</w:t>
            </w:r>
            <w:r>
              <w:rPr>
                <w:noProof/>
                <w:webHidden/>
              </w:rPr>
              <w:fldChar w:fldCharType="end"/>
            </w:r>
          </w:hyperlink>
        </w:p>
        <w:p w:rsidR="00CA22C6" w:rsidRDefault="00CA22C6">
          <w:pPr>
            <w:pStyle w:val="21"/>
            <w:tabs>
              <w:tab w:val="right" w:leader="dot" w:pos="8296"/>
            </w:tabs>
            <w:rPr>
              <w:noProof/>
            </w:rPr>
          </w:pPr>
          <w:hyperlink w:anchor="_Toc521431831" w:history="1">
            <w:r w:rsidRPr="00262F32">
              <w:rPr>
                <w:rStyle w:val="a3"/>
                <w:rFonts w:ascii="宋体" w:eastAsia="宋体" w:hAnsi="宋体"/>
                <w:noProof/>
              </w:rPr>
              <w:t>前缀和</w:t>
            </w:r>
            <w:r>
              <w:rPr>
                <w:noProof/>
                <w:webHidden/>
              </w:rPr>
              <w:tab/>
            </w:r>
            <w:r>
              <w:rPr>
                <w:noProof/>
                <w:webHidden/>
              </w:rPr>
              <w:fldChar w:fldCharType="begin"/>
            </w:r>
            <w:r>
              <w:rPr>
                <w:noProof/>
                <w:webHidden/>
              </w:rPr>
              <w:instrText xml:space="preserve"> PAGEREF _Toc521431831 \h </w:instrText>
            </w:r>
            <w:r>
              <w:rPr>
                <w:noProof/>
                <w:webHidden/>
              </w:rPr>
            </w:r>
            <w:r>
              <w:rPr>
                <w:noProof/>
                <w:webHidden/>
              </w:rPr>
              <w:fldChar w:fldCharType="separate"/>
            </w:r>
            <w:r>
              <w:rPr>
                <w:noProof/>
                <w:webHidden/>
              </w:rPr>
              <w:t>99</w:t>
            </w:r>
            <w:r>
              <w:rPr>
                <w:noProof/>
                <w:webHidden/>
              </w:rPr>
              <w:fldChar w:fldCharType="end"/>
            </w:r>
          </w:hyperlink>
        </w:p>
        <w:p w:rsidR="00CA22C6" w:rsidRDefault="00CA22C6">
          <w:pPr>
            <w:pStyle w:val="31"/>
            <w:tabs>
              <w:tab w:val="right" w:leader="dot" w:pos="8296"/>
            </w:tabs>
            <w:rPr>
              <w:noProof/>
            </w:rPr>
          </w:pPr>
          <w:hyperlink w:anchor="_Toc521431832" w:history="1">
            <w:r w:rsidRPr="00262F32">
              <w:rPr>
                <w:rStyle w:val="a3"/>
                <w:rFonts w:ascii="宋体" w:eastAsia="宋体" w:hAnsi="宋体"/>
                <w:noProof/>
              </w:rPr>
              <w:t>√-2018百度之星程序设计大赛资格赛-1002-子串查询</w:t>
            </w:r>
            <w:r>
              <w:rPr>
                <w:noProof/>
                <w:webHidden/>
              </w:rPr>
              <w:tab/>
            </w:r>
            <w:r>
              <w:rPr>
                <w:noProof/>
                <w:webHidden/>
              </w:rPr>
              <w:fldChar w:fldCharType="begin"/>
            </w:r>
            <w:r>
              <w:rPr>
                <w:noProof/>
                <w:webHidden/>
              </w:rPr>
              <w:instrText xml:space="preserve"> PAGEREF _Toc521431832 \h </w:instrText>
            </w:r>
            <w:r>
              <w:rPr>
                <w:noProof/>
                <w:webHidden/>
              </w:rPr>
            </w:r>
            <w:r>
              <w:rPr>
                <w:noProof/>
                <w:webHidden/>
              </w:rPr>
              <w:fldChar w:fldCharType="separate"/>
            </w:r>
            <w:r>
              <w:rPr>
                <w:noProof/>
                <w:webHidden/>
              </w:rPr>
              <w:t>99</w:t>
            </w:r>
            <w:r>
              <w:rPr>
                <w:noProof/>
                <w:webHidden/>
              </w:rPr>
              <w:fldChar w:fldCharType="end"/>
            </w:r>
          </w:hyperlink>
        </w:p>
        <w:p w:rsidR="00CA22C6" w:rsidRDefault="00CA22C6">
          <w:pPr>
            <w:pStyle w:val="21"/>
            <w:tabs>
              <w:tab w:val="right" w:leader="dot" w:pos="8296"/>
            </w:tabs>
            <w:rPr>
              <w:noProof/>
            </w:rPr>
          </w:pPr>
          <w:hyperlink w:anchor="_Toc521431833" w:history="1">
            <w:r w:rsidRPr="00262F32">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_Toc521431833 \h </w:instrText>
            </w:r>
            <w:r>
              <w:rPr>
                <w:noProof/>
                <w:webHidden/>
              </w:rPr>
            </w:r>
            <w:r>
              <w:rPr>
                <w:noProof/>
                <w:webHidden/>
              </w:rPr>
              <w:fldChar w:fldCharType="separate"/>
            </w:r>
            <w:r>
              <w:rPr>
                <w:noProof/>
                <w:webHidden/>
              </w:rPr>
              <w:t>100</w:t>
            </w:r>
            <w:r>
              <w:rPr>
                <w:noProof/>
                <w:webHidden/>
              </w:rPr>
              <w:fldChar w:fldCharType="end"/>
            </w:r>
          </w:hyperlink>
        </w:p>
        <w:p w:rsidR="00CA22C6" w:rsidRDefault="00CA22C6">
          <w:pPr>
            <w:pStyle w:val="31"/>
            <w:tabs>
              <w:tab w:val="right" w:leader="dot" w:pos="8296"/>
            </w:tabs>
            <w:rPr>
              <w:noProof/>
            </w:rPr>
          </w:pPr>
          <w:hyperlink w:anchor="_Toc521431834" w:history="1">
            <w:r w:rsidRPr="00262F32">
              <w:rPr>
                <w:rStyle w:val="a3"/>
                <w:rFonts w:ascii="宋体" w:eastAsia="宋体" w:hAnsi="宋体"/>
                <w:noProof/>
              </w:rPr>
              <w:t>线段树：区间更新</w:t>
            </w:r>
            <w:r>
              <w:rPr>
                <w:noProof/>
                <w:webHidden/>
              </w:rPr>
              <w:tab/>
            </w:r>
            <w:r>
              <w:rPr>
                <w:noProof/>
                <w:webHidden/>
              </w:rPr>
              <w:fldChar w:fldCharType="begin"/>
            </w:r>
            <w:r>
              <w:rPr>
                <w:noProof/>
                <w:webHidden/>
              </w:rPr>
              <w:instrText xml:space="preserve"> PAGEREF _Toc521431834 \h </w:instrText>
            </w:r>
            <w:r>
              <w:rPr>
                <w:noProof/>
                <w:webHidden/>
              </w:rPr>
            </w:r>
            <w:r>
              <w:rPr>
                <w:noProof/>
                <w:webHidden/>
              </w:rPr>
              <w:fldChar w:fldCharType="separate"/>
            </w:r>
            <w:r>
              <w:rPr>
                <w:noProof/>
                <w:webHidden/>
              </w:rPr>
              <w:t>100</w:t>
            </w:r>
            <w:r>
              <w:rPr>
                <w:noProof/>
                <w:webHidden/>
              </w:rPr>
              <w:fldChar w:fldCharType="end"/>
            </w:r>
          </w:hyperlink>
        </w:p>
        <w:p w:rsidR="00CA22C6" w:rsidRDefault="00CA22C6">
          <w:pPr>
            <w:pStyle w:val="31"/>
            <w:tabs>
              <w:tab w:val="right" w:leader="dot" w:pos="8296"/>
            </w:tabs>
            <w:rPr>
              <w:noProof/>
            </w:rPr>
          </w:pPr>
          <w:hyperlink w:anchor="_Toc521431835" w:history="1">
            <w:r w:rsidRPr="00262F32">
              <w:rPr>
                <w:rStyle w:val="a3"/>
                <w:rFonts w:ascii="宋体" w:eastAsia="宋体" w:hAnsi="宋体"/>
                <w:noProof/>
              </w:rPr>
              <w:t>线段树：区间合并</w:t>
            </w:r>
            <w:r>
              <w:rPr>
                <w:noProof/>
                <w:webHidden/>
              </w:rPr>
              <w:tab/>
            </w:r>
            <w:r>
              <w:rPr>
                <w:noProof/>
                <w:webHidden/>
              </w:rPr>
              <w:fldChar w:fldCharType="begin"/>
            </w:r>
            <w:r>
              <w:rPr>
                <w:noProof/>
                <w:webHidden/>
              </w:rPr>
              <w:instrText xml:space="preserve"> PAGEREF _Toc521431835 \h </w:instrText>
            </w:r>
            <w:r>
              <w:rPr>
                <w:noProof/>
                <w:webHidden/>
              </w:rPr>
            </w:r>
            <w:r>
              <w:rPr>
                <w:noProof/>
                <w:webHidden/>
              </w:rPr>
              <w:fldChar w:fldCharType="separate"/>
            </w:r>
            <w:r>
              <w:rPr>
                <w:noProof/>
                <w:webHidden/>
              </w:rPr>
              <w:t>108</w:t>
            </w:r>
            <w:r>
              <w:rPr>
                <w:noProof/>
                <w:webHidden/>
              </w:rPr>
              <w:fldChar w:fldCharType="end"/>
            </w:r>
          </w:hyperlink>
        </w:p>
        <w:p w:rsidR="00CA22C6" w:rsidRDefault="00CA22C6">
          <w:pPr>
            <w:pStyle w:val="21"/>
            <w:tabs>
              <w:tab w:val="right" w:leader="dot" w:pos="8296"/>
            </w:tabs>
            <w:rPr>
              <w:noProof/>
            </w:rPr>
          </w:pPr>
          <w:hyperlink w:anchor="_Toc521431836" w:history="1">
            <w:r w:rsidRPr="00262F32">
              <w:rPr>
                <w:rStyle w:val="a3"/>
                <w:rFonts w:ascii="宋体" w:eastAsia="宋体" w:hAnsi="宋体"/>
                <w:noProof/>
              </w:rPr>
              <w:t>离散化&amp;扫描线</w:t>
            </w:r>
            <w:r>
              <w:rPr>
                <w:noProof/>
                <w:webHidden/>
              </w:rPr>
              <w:tab/>
            </w:r>
            <w:r>
              <w:rPr>
                <w:noProof/>
                <w:webHidden/>
              </w:rPr>
              <w:fldChar w:fldCharType="begin"/>
            </w:r>
            <w:r>
              <w:rPr>
                <w:noProof/>
                <w:webHidden/>
              </w:rPr>
              <w:instrText xml:space="preserve"> PAGEREF _Toc521431836 \h </w:instrText>
            </w:r>
            <w:r>
              <w:rPr>
                <w:noProof/>
                <w:webHidden/>
              </w:rPr>
            </w:r>
            <w:r>
              <w:rPr>
                <w:noProof/>
                <w:webHidden/>
              </w:rPr>
              <w:fldChar w:fldCharType="separate"/>
            </w:r>
            <w:r>
              <w:rPr>
                <w:noProof/>
                <w:webHidden/>
              </w:rPr>
              <w:t>111</w:t>
            </w:r>
            <w:r>
              <w:rPr>
                <w:noProof/>
                <w:webHidden/>
              </w:rPr>
              <w:fldChar w:fldCharType="end"/>
            </w:r>
          </w:hyperlink>
        </w:p>
        <w:p w:rsidR="00CA22C6" w:rsidRDefault="00CA22C6">
          <w:pPr>
            <w:pStyle w:val="31"/>
            <w:tabs>
              <w:tab w:val="right" w:leader="dot" w:pos="8296"/>
            </w:tabs>
            <w:rPr>
              <w:noProof/>
            </w:rPr>
          </w:pPr>
          <w:hyperlink w:anchor="_Toc521431837" w:history="1">
            <w:r w:rsidRPr="00262F32">
              <w:rPr>
                <w:rStyle w:val="a3"/>
                <w:rFonts w:ascii="宋体" w:eastAsia="宋体" w:hAnsi="宋体"/>
                <w:noProof/>
              </w:rPr>
              <w:t>√-HDU-1542-Atlantis（矩形面积并）</w:t>
            </w:r>
            <w:r>
              <w:rPr>
                <w:noProof/>
                <w:webHidden/>
              </w:rPr>
              <w:tab/>
            </w:r>
            <w:r>
              <w:rPr>
                <w:noProof/>
                <w:webHidden/>
              </w:rPr>
              <w:fldChar w:fldCharType="begin"/>
            </w:r>
            <w:r>
              <w:rPr>
                <w:noProof/>
                <w:webHidden/>
              </w:rPr>
              <w:instrText xml:space="preserve"> PAGEREF _Toc521431837 \h </w:instrText>
            </w:r>
            <w:r>
              <w:rPr>
                <w:noProof/>
                <w:webHidden/>
              </w:rPr>
            </w:r>
            <w:r>
              <w:rPr>
                <w:noProof/>
                <w:webHidden/>
              </w:rPr>
              <w:fldChar w:fldCharType="separate"/>
            </w:r>
            <w:r>
              <w:rPr>
                <w:noProof/>
                <w:webHidden/>
              </w:rPr>
              <w:t>111</w:t>
            </w:r>
            <w:r>
              <w:rPr>
                <w:noProof/>
                <w:webHidden/>
              </w:rPr>
              <w:fldChar w:fldCharType="end"/>
            </w:r>
          </w:hyperlink>
        </w:p>
        <w:p w:rsidR="00CA22C6" w:rsidRDefault="00CA22C6">
          <w:pPr>
            <w:pStyle w:val="31"/>
            <w:tabs>
              <w:tab w:val="right" w:leader="dot" w:pos="8296"/>
            </w:tabs>
            <w:rPr>
              <w:noProof/>
            </w:rPr>
          </w:pPr>
          <w:hyperlink w:anchor="_Toc521431838" w:history="1">
            <w:r w:rsidRPr="00262F32">
              <w:rPr>
                <w:rStyle w:val="a3"/>
                <w:rFonts w:ascii="宋体" w:eastAsia="宋体" w:hAnsi="宋体"/>
                <w:noProof/>
              </w:rPr>
              <w:t>√-HDU-5862-2016多校10-铜牌</w:t>
            </w:r>
            <w:r>
              <w:rPr>
                <w:noProof/>
                <w:webHidden/>
              </w:rPr>
              <w:tab/>
            </w:r>
            <w:r>
              <w:rPr>
                <w:noProof/>
                <w:webHidden/>
              </w:rPr>
              <w:fldChar w:fldCharType="begin"/>
            </w:r>
            <w:r>
              <w:rPr>
                <w:noProof/>
                <w:webHidden/>
              </w:rPr>
              <w:instrText xml:space="preserve"> PAGEREF _Toc521431838 \h </w:instrText>
            </w:r>
            <w:r>
              <w:rPr>
                <w:noProof/>
                <w:webHidden/>
              </w:rPr>
            </w:r>
            <w:r>
              <w:rPr>
                <w:noProof/>
                <w:webHidden/>
              </w:rPr>
              <w:fldChar w:fldCharType="separate"/>
            </w:r>
            <w:r>
              <w:rPr>
                <w:noProof/>
                <w:webHidden/>
              </w:rPr>
              <w:t>113</w:t>
            </w:r>
            <w:r>
              <w:rPr>
                <w:noProof/>
                <w:webHidden/>
              </w:rPr>
              <w:fldChar w:fldCharType="end"/>
            </w:r>
          </w:hyperlink>
        </w:p>
        <w:p w:rsidR="00CA22C6" w:rsidRDefault="00CA22C6">
          <w:pPr>
            <w:pStyle w:val="21"/>
            <w:tabs>
              <w:tab w:val="right" w:leader="dot" w:pos="8296"/>
            </w:tabs>
            <w:rPr>
              <w:noProof/>
            </w:rPr>
          </w:pPr>
          <w:hyperlink w:anchor="_Toc521431839" w:history="1">
            <w:r w:rsidRPr="00262F32">
              <w:rPr>
                <w:rStyle w:val="a3"/>
                <w:rFonts w:ascii="宋体" w:eastAsia="宋体" w:hAnsi="宋体"/>
                <w:noProof/>
              </w:rPr>
              <w:t>二维线段树</w:t>
            </w:r>
            <w:r>
              <w:rPr>
                <w:noProof/>
                <w:webHidden/>
              </w:rPr>
              <w:tab/>
            </w:r>
            <w:r>
              <w:rPr>
                <w:noProof/>
                <w:webHidden/>
              </w:rPr>
              <w:fldChar w:fldCharType="begin"/>
            </w:r>
            <w:r>
              <w:rPr>
                <w:noProof/>
                <w:webHidden/>
              </w:rPr>
              <w:instrText xml:space="preserve"> PAGEREF _Toc521431839 \h </w:instrText>
            </w:r>
            <w:r>
              <w:rPr>
                <w:noProof/>
                <w:webHidden/>
              </w:rPr>
            </w:r>
            <w:r>
              <w:rPr>
                <w:noProof/>
                <w:webHidden/>
              </w:rPr>
              <w:fldChar w:fldCharType="separate"/>
            </w:r>
            <w:r>
              <w:rPr>
                <w:noProof/>
                <w:webHidden/>
              </w:rPr>
              <w:t>116</w:t>
            </w:r>
            <w:r>
              <w:rPr>
                <w:noProof/>
                <w:webHidden/>
              </w:rPr>
              <w:fldChar w:fldCharType="end"/>
            </w:r>
          </w:hyperlink>
        </w:p>
        <w:p w:rsidR="00CA22C6" w:rsidRDefault="00CA22C6">
          <w:pPr>
            <w:pStyle w:val="31"/>
            <w:tabs>
              <w:tab w:val="right" w:leader="dot" w:pos="8296"/>
            </w:tabs>
            <w:rPr>
              <w:noProof/>
            </w:rPr>
          </w:pPr>
          <w:hyperlink w:anchor="_Toc521431840" w:history="1">
            <w:r w:rsidRPr="00262F32">
              <w:rPr>
                <w:rStyle w:val="a3"/>
                <w:rFonts w:ascii="宋体" w:eastAsia="宋体" w:hAnsi="宋体"/>
                <w:noProof/>
              </w:rPr>
              <w:t>TLE-POJ-2155-Matrix</w:t>
            </w:r>
            <w:r>
              <w:rPr>
                <w:noProof/>
                <w:webHidden/>
              </w:rPr>
              <w:tab/>
            </w:r>
            <w:r>
              <w:rPr>
                <w:noProof/>
                <w:webHidden/>
              </w:rPr>
              <w:fldChar w:fldCharType="begin"/>
            </w:r>
            <w:r>
              <w:rPr>
                <w:noProof/>
                <w:webHidden/>
              </w:rPr>
              <w:instrText xml:space="preserve"> PAGEREF _Toc521431840 \h </w:instrText>
            </w:r>
            <w:r>
              <w:rPr>
                <w:noProof/>
                <w:webHidden/>
              </w:rPr>
            </w:r>
            <w:r>
              <w:rPr>
                <w:noProof/>
                <w:webHidden/>
              </w:rPr>
              <w:fldChar w:fldCharType="separate"/>
            </w:r>
            <w:r>
              <w:rPr>
                <w:noProof/>
                <w:webHidden/>
              </w:rPr>
              <w:t>116</w:t>
            </w:r>
            <w:r>
              <w:rPr>
                <w:noProof/>
                <w:webHidden/>
              </w:rPr>
              <w:fldChar w:fldCharType="end"/>
            </w:r>
          </w:hyperlink>
        </w:p>
        <w:p w:rsidR="00CA22C6" w:rsidRDefault="00CA22C6">
          <w:pPr>
            <w:pStyle w:val="21"/>
            <w:tabs>
              <w:tab w:val="right" w:leader="dot" w:pos="8296"/>
            </w:tabs>
            <w:rPr>
              <w:noProof/>
            </w:rPr>
          </w:pPr>
          <w:hyperlink w:anchor="_Toc521431841" w:history="1">
            <w:r w:rsidRPr="00262F32">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_Toc521431841 \h </w:instrText>
            </w:r>
            <w:r>
              <w:rPr>
                <w:noProof/>
                <w:webHidden/>
              </w:rPr>
            </w:r>
            <w:r>
              <w:rPr>
                <w:noProof/>
                <w:webHidden/>
              </w:rPr>
              <w:fldChar w:fldCharType="separate"/>
            </w:r>
            <w:r>
              <w:rPr>
                <w:noProof/>
                <w:webHidden/>
              </w:rPr>
              <w:t>116</w:t>
            </w:r>
            <w:r>
              <w:rPr>
                <w:noProof/>
                <w:webHidden/>
              </w:rPr>
              <w:fldChar w:fldCharType="end"/>
            </w:r>
          </w:hyperlink>
        </w:p>
        <w:p w:rsidR="00CA22C6" w:rsidRDefault="00CA22C6">
          <w:pPr>
            <w:pStyle w:val="31"/>
            <w:tabs>
              <w:tab w:val="right" w:leader="dot" w:pos="8296"/>
            </w:tabs>
            <w:rPr>
              <w:noProof/>
            </w:rPr>
          </w:pPr>
          <w:hyperlink w:anchor="_Toc521431842" w:history="1">
            <w:r w:rsidRPr="00262F32">
              <w:rPr>
                <w:rStyle w:val="a3"/>
                <w:rFonts w:ascii="宋体" w:eastAsia="宋体" w:hAnsi="宋体"/>
                <w:noProof/>
              </w:rPr>
              <w:t>√-2018百度之星程序设计大赛资格赛-1005-序列计数</w:t>
            </w:r>
            <w:r>
              <w:rPr>
                <w:noProof/>
                <w:webHidden/>
              </w:rPr>
              <w:tab/>
            </w:r>
            <w:r>
              <w:rPr>
                <w:noProof/>
                <w:webHidden/>
              </w:rPr>
              <w:fldChar w:fldCharType="begin"/>
            </w:r>
            <w:r>
              <w:rPr>
                <w:noProof/>
                <w:webHidden/>
              </w:rPr>
              <w:instrText xml:space="preserve"> PAGEREF _Toc521431842 \h </w:instrText>
            </w:r>
            <w:r>
              <w:rPr>
                <w:noProof/>
                <w:webHidden/>
              </w:rPr>
            </w:r>
            <w:r>
              <w:rPr>
                <w:noProof/>
                <w:webHidden/>
              </w:rPr>
              <w:fldChar w:fldCharType="separate"/>
            </w:r>
            <w:r>
              <w:rPr>
                <w:noProof/>
                <w:webHidden/>
              </w:rPr>
              <w:t>116</w:t>
            </w:r>
            <w:r>
              <w:rPr>
                <w:noProof/>
                <w:webHidden/>
              </w:rPr>
              <w:fldChar w:fldCharType="end"/>
            </w:r>
          </w:hyperlink>
        </w:p>
        <w:p w:rsidR="00CA22C6" w:rsidRDefault="00CA22C6">
          <w:pPr>
            <w:pStyle w:val="31"/>
            <w:tabs>
              <w:tab w:val="right" w:leader="dot" w:pos="8296"/>
            </w:tabs>
            <w:rPr>
              <w:noProof/>
            </w:rPr>
          </w:pPr>
          <w:hyperlink w:anchor="_Toc521431843" w:history="1">
            <w:r w:rsidRPr="00262F32">
              <w:rPr>
                <w:rStyle w:val="a3"/>
                <w:rFonts w:ascii="宋体" w:eastAsia="宋体" w:hAnsi="宋体"/>
                <w:noProof/>
              </w:rPr>
              <w:t>√-牛客网2018暑期多校5F-take</w:t>
            </w:r>
            <w:r>
              <w:rPr>
                <w:noProof/>
                <w:webHidden/>
              </w:rPr>
              <w:tab/>
            </w:r>
            <w:r>
              <w:rPr>
                <w:noProof/>
                <w:webHidden/>
              </w:rPr>
              <w:fldChar w:fldCharType="begin"/>
            </w:r>
            <w:r>
              <w:rPr>
                <w:noProof/>
                <w:webHidden/>
              </w:rPr>
              <w:instrText xml:space="preserve"> PAGEREF _Toc521431843 \h </w:instrText>
            </w:r>
            <w:r>
              <w:rPr>
                <w:noProof/>
                <w:webHidden/>
              </w:rPr>
            </w:r>
            <w:r>
              <w:rPr>
                <w:noProof/>
                <w:webHidden/>
              </w:rPr>
              <w:fldChar w:fldCharType="separate"/>
            </w:r>
            <w:r>
              <w:rPr>
                <w:noProof/>
                <w:webHidden/>
              </w:rPr>
              <w:t>119</w:t>
            </w:r>
            <w:r>
              <w:rPr>
                <w:noProof/>
                <w:webHidden/>
              </w:rPr>
              <w:fldChar w:fldCharType="end"/>
            </w:r>
          </w:hyperlink>
        </w:p>
        <w:p w:rsidR="00CA22C6" w:rsidRDefault="00CA22C6">
          <w:pPr>
            <w:pStyle w:val="31"/>
            <w:tabs>
              <w:tab w:val="right" w:leader="dot" w:pos="8296"/>
            </w:tabs>
            <w:rPr>
              <w:noProof/>
            </w:rPr>
          </w:pPr>
          <w:hyperlink w:anchor="_Toc521431844" w:history="1">
            <w:r w:rsidRPr="00262F32">
              <w:rPr>
                <w:rStyle w:val="a3"/>
                <w:rFonts w:ascii="宋体" w:eastAsia="宋体" w:hAnsi="宋体"/>
                <w:noProof/>
              </w:rPr>
              <w:t>√-牛客网2018暑期多校1J-Different Integers</w:t>
            </w:r>
            <w:r>
              <w:rPr>
                <w:noProof/>
                <w:webHidden/>
              </w:rPr>
              <w:tab/>
            </w:r>
            <w:r>
              <w:rPr>
                <w:noProof/>
                <w:webHidden/>
              </w:rPr>
              <w:fldChar w:fldCharType="begin"/>
            </w:r>
            <w:r>
              <w:rPr>
                <w:noProof/>
                <w:webHidden/>
              </w:rPr>
              <w:instrText xml:space="preserve"> PAGEREF _Toc521431844 \h </w:instrText>
            </w:r>
            <w:r>
              <w:rPr>
                <w:noProof/>
                <w:webHidden/>
              </w:rPr>
            </w:r>
            <w:r>
              <w:rPr>
                <w:noProof/>
                <w:webHidden/>
              </w:rPr>
              <w:fldChar w:fldCharType="separate"/>
            </w:r>
            <w:r>
              <w:rPr>
                <w:noProof/>
                <w:webHidden/>
              </w:rPr>
              <w:t>121</w:t>
            </w:r>
            <w:r>
              <w:rPr>
                <w:noProof/>
                <w:webHidden/>
              </w:rPr>
              <w:fldChar w:fldCharType="end"/>
            </w:r>
          </w:hyperlink>
        </w:p>
        <w:p w:rsidR="00CA22C6" w:rsidRDefault="00CA22C6">
          <w:pPr>
            <w:pStyle w:val="31"/>
            <w:tabs>
              <w:tab w:val="right" w:leader="dot" w:pos="8296"/>
            </w:tabs>
            <w:rPr>
              <w:noProof/>
            </w:rPr>
          </w:pPr>
          <w:hyperlink w:anchor="_Toc521431845" w:history="1">
            <w:r w:rsidRPr="00262F32">
              <w:rPr>
                <w:rStyle w:val="a3"/>
                <w:rFonts w:ascii="宋体" w:eastAsia="宋体" w:hAnsi="宋体"/>
                <w:noProof/>
              </w:rPr>
              <w:t>√-HDU-5861-2016多校10-铜牌</w:t>
            </w:r>
            <w:r>
              <w:rPr>
                <w:noProof/>
                <w:webHidden/>
              </w:rPr>
              <w:tab/>
            </w:r>
            <w:r>
              <w:rPr>
                <w:noProof/>
                <w:webHidden/>
              </w:rPr>
              <w:fldChar w:fldCharType="begin"/>
            </w:r>
            <w:r>
              <w:rPr>
                <w:noProof/>
                <w:webHidden/>
              </w:rPr>
              <w:instrText xml:space="preserve"> PAGEREF _Toc521431845 \h </w:instrText>
            </w:r>
            <w:r>
              <w:rPr>
                <w:noProof/>
                <w:webHidden/>
              </w:rPr>
            </w:r>
            <w:r>
              <w:rPr>
                <w:noProof/>
                <w:webHidden/>
              </w:rPr>
              <w:fldChar w:fldCharType="separate"/>
            </w:r>
            <w:r>
              <w:rPr>
                <w:noProof/>
                <w:webHidden/>
              </w:rPr>
              <w:t>123</w:t>
            </w:r>
            <w:r>
              <w:rPr>
                <w:noProof/>
                <w:webHidden/>
              </w:rPr>
              <w:fldChar w:fldCharType="end"/>
            </w:r>
          </w:hyperlink>
        </w:p>
        <w:p w:rsidR="00CA22C6" w:rsidRDefault="00CA22C6">
          <w:pPr>
            <w:pStyle w:val="21"/>
            <w:tabs>
              <w:tab w:val="right" w:leader="dot" w:pos="8296"/>
            </w:tabs>
            <w:rPr>
              <w:noProof/>
            </w:rPr>
          </w:pPr>
          <w:hyperlink w:anchor="_Toc521431846" w:history="1">
            <w:r w:rsidRPr="00262F32">
              <w:rPr>
                <w:rStyle w:val="a3"/>
                <w:rFonts w:ascii="宋体" w:eastAsia="宋体" w:hAnsi="宋体"/>
                <w:noProof/>
              </w:rPr>
              <w:t>树状数组</w:t>
            </w:r>
            <w:r>
              <w:rPr>
                <w:noProof/>
                <w:webHidden/>
              </w:rPr>
              <w:tab/>
            </w:r>
            <w:r>
              <w:rPr>
                <w:noProof/>
                <w:webHidden/>
              </w:rPr>
              <w:fldChar w:fldCharType="begin"/>
            </w:r>
            <w:r>
              <w:rPr>
                <w:noProof/>
                <w:webHidden/>
              </w:rPr>
              <w:instrText xml:space="preserve"> PAGEREF _Toc521431846 \h </w:instrText>
            </w:r>
            <w:r>
              <w:rPr>
                <w:noProof/>
                <w:webHidden/>
              </w:rPr>
            </w:r>
            <w:r>
              <w:rPr>
                <w:noProof/>
                <w:webHidden/>
              </w:rPr>
              <w:fldChar w:fldCharType="separate"/>
            </w:r>
            <w:r>
              <w:rPr>
                <w:noProof/>
                <w:webHidden/>
              </w:rPr>
              <w:t>127</w:t>
            </w:r>
            <w:r>
              <w:rPr>
                <w:noProof/>
                <w:webHidden/>
              </w:rPr>
              <w:fldChar w:fldCharType="end"/>
            </w:r>
          </w:hyperlink>
        </w:p>
        <w:p w:rsidR="00CA22C6" w:rsidRDefault="00CA22C6">
          <w:pPr>
            <w:pStyle w:val="21"/>
            <w:tabs>
              <w:tab w:val="right" w:leader="dot" w:pos="8296"/>
            </w:tabs>
            <w:rPr>
              <w:noProof/>
            </w:rPr>
          </w:pPr>
          <w:hyperlink w:anchor="_Toc521431847" w:history="1">
            <w:r w:rsidRPr="00262F32">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_Toc521431847 \h </w:instrText>
            </w:r>
            <w:r>
              <w:rPr>
                <w:noProof/>
                <w:webHidden/>
              </w:rPr>
            </w:r>
            <w:r>
              <w:rPr>
                <w:noProof/>
                <w:webHidden/>
              </w:rPr>
              <w:fldChar w:fldCharType="separate"/>
            </w:r>
            <w:r>
              <w:rPr>
                <w:noProof/>
                <w:webHidden/>
              </w:rPr>
              <w:t>127</w:t>
            </w:r>
            <w:r>
              <w:rPr>
                <w:noProof/>
                <w:webHidden/>
              </w:rPr>
              <w:fldChar w:fldCharType="end"/>
            </w:r>
          </w:hyperlink>
        </w:p>
        <w:p w:rsidR="00CA22C6" w:rsidRDefault="00CA22C6">
          <w:pPr>
            <w:pStyle w:val="31"/>
            <w:tabs>
              <w:tab w:val="right" w:leader="dot" w:pos="8296"/>
            </w:tabs>
            <w:rPr>
              <w:noProof/>
            </w:rPr>
          </w:pPr>
          <w:hyperlink w:anchor="_Toc521431848" w:history="1">
            <w:r w:rsidRPr="00262F32">
              <w:rPr>
                <w:rStyle w:val="a3"/>
                <w:rFonts w:ascii="宋体" w:eastAsia="宋体" w:hAnsi="宋体"/>
                <w:noProof/>
              </w:rPr>
              <w:t>题库</w:t>
            </w:r>
            <w:r>
              <w:rPr>
                <w:noProof/>
                <w:webHidden/>
              </w:rPr>
              <w:tab/>
            </w:r>
            <w:r>
              <w:rPr>
                <w:noProof/>
                <w:webHidden/>
              </w:rPr>
              <w:fldChar w:fldCharType="begin"/>
            </w:r>
            <w:r>
              <w:rPr>
                <w:noProof/>
                <w:webHidden/>
              </w:rPr>
              <w:instrText xml:space="preserve"> PAGEREF _Toc521431848 \h </w:instrText>
            </w:r>
            <w:r>
              <w:rPr>
                <w:noProof/>
                <w:webHidden/>
              </w:rPr>
            </w:r>
            <w:r>
              <w:rPr>
                <w:noProof/>
                <w:webHidden/>
              </w:rPr>
              <w:fldChar w:fldCharType="separate"/>
            </w:r>
            <w:r>
              <w:rPr>
                <w:noProof/>
                <w:webHidden/>
              </w:rPr>
              <w:t>127</w:t>
            </w:r>
            <w:r>
              <w:rPr>
                <w:noProof/>
                <w:webHidden/>
              </w:rPr>
              <w:fldChar w:fldCharType="end"/>
            </w:r>
          </w:hyperlink>
        </w:p>
        <w:p w:rsidR="00CA22C6" w:rsidRDefault="00CA22C6">
          <w:pPr>
            <w:pStyle w:val="21"/>
            <w:tabs>
              <w:tab w:val="right" w:leader="dot" w:pos="8296"/>
            </w:tabs>
            <w:rPr>
              <w:noProof/>
            </w:rPr>
          </w:pPr>
          <w:hyperlink w:anchor="_Toc521431849" w:history="1">
            <w:r w:rsidRPr="00262F32">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_Toc521431849 \h </w:instrText>
            </w:r>
            <w:r>
              <w:rPr>
                <w:noProof/>
                <w:webHidden/>
              </w:rPr>
            </w:r>
            <w:r>
              <w:rPr>
                <w:noProof/>
                <w:webHidden/>
              </w:rPr>
              <w:fldChar w:fldCharType="separate"/>
            </w:r>
            <w:r>
              <w:rPr>
                <w:noProof/>
                <w:webHidden/>
              </w:rPr>
              <w:t>127</w:t>
            </w:r>
            <w:r>
              <w:rPr>
                <w:noProof/>
                <w:webHidden/>
              </w:rPr>
              <w:fldChar w:fldCharType="end"/>
            </w:r>
          </w:hyperlink>
        </w:p>
        <w:p w:rsidR="00CA22C6" w:rsidRDefault="00CA22C6">
          <w:pPr>
            <w:pStyle w:val="31"/>
            <w:tabs>
              <w:tab w:val="right" w:leader="dot" w:pos="8296"/>
            </w:tabs>
            <w:rPr>
              <w:noProof/>
            </w:rPr>
          </w:pPr>
          <w:hyperlink w:anchor="_Toc521431850" w:history="1">
            <w:r w:rsidRPr="00262F32">
              <w:rPr>
                <w:rStyle w:val="a3"/>
                <w:rFonts w:ascii="宋体" w:eastAsia="宋体" w:hAnsi="宋体"/>
                <w:noProof/>
              </w:rPr>
              <w:t>牛客网2018暑期多校第1场J-Differenct Numbers</w:t>
            </w:r>
            <w:r>
              <w:rPr>
                <w:noProof/>
                <w:webHidden/>
              </w:rPr>
              <w:tab/>
            </w:r>
            <w:r>
              <w:rPr>
                <w:noProof/>
                <w:webHidden/>
              </w:rPr>
              <w:fldChar w:fldCharType="begin"/>
            </w:r>
            <w:r>
              <w:rPr>
                <w:noProof/>
                <w:webHidden/>
              </w:rPr>
              <w:instrText xml:space="preserve"> PAGEREF _Toc521431850 \h </w:instrText>
            </w:r>
            <w:r>
              <w:rPr>
                <w:noProof/>
                <w:webHidden/>
              </w:rPr>
            </w:r>
            <w:r>
              <w:rPr>
                <w:noProof/>
                <w:webHidden/>
              </w:rPr>
              <w:fldChar w:fldCharType="separate"/>
            </w:r>
            <w:r>
              <w:rPr>
                <w:noProof/>
                <w:webHidden/>
              </w:rPr>
              <w:t>128</w:t>
            </w:r>
            <w:r>
              <w:rPr>
                <w:noProof/>
                <w:webHidden/>
              </w:rPr>
              <w:fldChar w:fldCharType="end"/>
            </w:r>
          </w:hyperlink>
        </w:p>
        <w:p w:rsidR="00CA22C6" w:rsidRDefault="00CA22C6">
          <w:pPr>
            <w:pStyle w:val="31"/>
            <w:tabs>
              <w:tab w:val="right" w:leader="dot" w:pos="8296"/>
            </w:tabs>
            <w:rPr>
              <w:noProof/>
            </w:rPr>
          </w:pPr>
          <w:hyperlink w:anchor="_Toc521431851" w:history="1">
            <w:r w:rsidRPr="00262F32">
              <w:rPr>
                <w:rStyle w:val="a3"/>
                <w:rFonts w:ascii="宋体" w:eastAsia="宋体" w:hAnsi="宋体"/>
                <w:noProof/>
              </w:rPr>
              <w:t>题库</w:t>
            </w:r>
            <w:r>
              <w:rPr>
                <w:noProof/>
                <w:webHidden/>
              </w:rPr>
              <w:tab/>
            </w:r>
            <w:r>
              <w:rPr>
                <w:noProof/>
                <w:webHidden/>
              </w:rPr>
              <w:fldChar w:fldCharType="begin"/>
            </w:r>
            <w:r>
              <w:rPr>
                <w:noProof/>
                <w:webHidden/>
              </w:rPr>
              <w:instrText xml:space="preserve"> PAGEREF _Toc521431851 \h </w:instrText>
            </w:r>
            <w:r>
              <w:rPr>
                <w:noProof/>
                <w:webHidden/>
              </w:rPr>
            </w:r>
            <w:r>
              <w:rPr>
                <w:noProof/>
                <w:webHidden/>
              </w:rPr>
              <w:fldChar w:fldCharType="separate"/>
            </w:r>
            <w:r>
              <w:rPr>
                <w:noProof/>
                <w:webHidden/>
              </w:rPr>
              <w:t>129</w:t>
            </w:r>
            <w:r>
              <w:rPr>
                <w:noProof/>
                <w:webHidden/>
              </w:rPr>
              <w:fldChar w:fldCharType="end"/>
            </w:r>
          </w:hyperlink>
        </w:p>
        <w:p w:rsidR="00CA22C6" w:rsidRDefault="00CA22C6">
          <w:pPr>
            <w:pStyle w:val="21"/>
            <w:tabs>
              <w:tab w:val="right" w:leader="dot" w:pos="8296"/>
            </w:tabs>
            <w:rPr>
              <w:noProof/>
            </w:rPr>
          </w:pPr>
          <w:hyperlink w:anchor="_Toc521431852" w:history="1">
            <w:r w:rsidRPr="00262F32">
              <w:rPr>
                <w:rStyle w:val="a3"/>
                <w:rFonts w:ascii="宋体" w:eastAsia="宋体" w:hAnsi="宋体"/>
                <w:noProof/>
              </w:rPr>
              <w:t>ST表（Sparse Table）</w:t>
            </w:r>
            <w:r>
              <w:rPr>
                <w:noProof/>
                <w:webHidden/>
              </w:rPr>
              <w:tab/>
            </w:r>
            <w:r>
              <w:rPr>
                <w:noProof/>
                <w:webHidden/>
              </w:rPr>
              <w:fldChar w:fldCharType="begin"/>
            </w:r>
            <w:r>
              <w:rPr>
                <w:noProof/>
                <w:webHidden/>
              </w:rPr>
              <w:instrText xml:space="preserve"> PAGEREF _Toc521431852 \h </w:instrText>
            </w:r>
            <w:r>
              <w:rPr>
                <w:noProof/>
                <w:webHidden/>
              </w:rPr>
            </w:r>
            <w:r>
              <w:rPr>
                <w:noProof/>
                <w:webHidden/>
              </w:rPr>
              <w:fldChar w:fldCharType="separate"/>
            </w:r>
            <w:r>
              <w:rPr>
                <w:noProof/>
                <w:webHidden/>
              </w:rPr>
              <w:t>130</w:t>
            </w:r>
            <w:r>
              <w:rPr>
                <w:noProof/>
                <w:webHidden/>
              </w:rPr>
              <w:fldChar w:fldCharType="end"/>
            </w:r>
          </w:hyperlink>
        </w:p>
        <w:p w:rsidR="00CA22C6" w:rsidRDefault="00CA22C6">
          <w:pPr>
            <w:pStyle w:val="31"/>
            <w:tabs>
              <w:tab w:val="right" w:leader="dot" w:pos="8296"/>
            </w:tabs>
            <w:rPr>
              <w:noProof/>
            </w:rPr>
          </w:pPr>
          <w:hyperlink w:anchor="_Toc521431853" w:history="1">
            <w:r w:rsidRPr="00262F32">
              <w:rPr>
                <w:rStyle w:val="a3"/>
                <w:rFonts w:ascii="宋体" w:eastAsia="宋体" w:hAnsi="宋体"/>
                <w:noProof/>
              </w:rPr>
              <w:t>ST表与线段树</w:t>
            </w:r>
            <w:r>
              <w:rPr>
                <w:noProof/>
                <w:webHidden/>
              </w:rPr>
              <w:tab/>
            </w:r>
            <w:r>
              <w:rPr>
                <w:noProof/>
                <w:webHidden/>
              </w:rPr>
              <w:fldChar w:fldCharType="begin"/>
            </w:r>
            <w:r>
              <w:rPr>
                <w:noProof/>
                <w:webHidden/>
              </w:rPr>
              <w:instrText xml:space="preserve"> PAGEREF _Toc521431853 \h </w:instrText>
            </w:r>
            <w:r>
              <w:rPr>
                <w:noProof/>
                <w:webHidden/>
              </w:rPr>
            </w:r>
            <w:r>
              <w:rPr>
                <w:noProof/>
                <w:webHidden/>
              </w:rPr>
              <w:fldChar w:fldCharType="separate"/>
            </w:r>
            <w:r>
              <w:rPr>
                <w:noProof/>
                <w:webHidden/>
              </w:rPr>
              <w:t>130</w:t>
            </w:r>
            <w:r>
              <w:rPr>
                <w:noProof/>
                <w:webHidden/>
              </w:rPr>
              <w:fldChar w:fldCharType="end"/>
            </w:r>
          </w:hyperlink>
        </w:p>
        <w:p w:rsidR="00CA22C6" w:rsidRDefault="00CA22C6">
          <w:pPr>
            <w:pStyle w:val="31"/>
            <w:tabs>
              <w:tab w:val="right" w:leader="dot" w:pos="8296"/>
            </w:tabs>
            <w:rPr>
              <w:noProof/>
            </w:rPr>
          </w:pPr>
          <w:hyperlink w:anchor="_Toc521431854" w:history="1">
            <w:r w:rsidRPr="00262F32">
              <w:rPr>
                <w:rStyle w:val="a3"/>
                <w:rFonts w:ascii="宋体" w:eastAsia="宋体" w:hAnsi="宋体"/>
                <w:noProof/>
              </w:rPr>
              <w:t>题库</w:t>
            </w:r>
            <w:r>
              <w:rPr>
                <w:noProof/>
                <w:webHidden/>
              </w:rPr>
              <w:tab/>
            </w:r>
            <w:r>
              <w:rPr>
                <w:noProof/>
                <w:webHidden/>
              </w:rPr>
              <w:fldChar w:fldCharType="begin"/>
            </w:r>
            <w:r>
              <w:rPr>
                <w:noProof/>
                <w:webHidden/>
              </w:rPr>
              <w:instrText xml:space="preserve"> PAGEREF _Toc521431854 \h </w:instrText>
            </w:r>
            <w:r>
              <w:rPr>
                <w:noProof/>
                <w:webHidden/>
              </w:rPr>
            </w:r>
            <w:r>
              <w:rPr>
                <w:noProof/>
                <w:webHidden/>
              </w:rPr>
              <w:fldChar w:fldCharType="separate"/>
            </w:r>
            <w:r>
              <w:rPr>
                <w:noProof/>
                <w:webHidden/>
              </w:rPr>
              <w:t>130</w:t>
            </w:r>
            <w:r>
              <w:rPr>
                <w:noProof/>
                <w:webHidden/>
              </w:rPr>
              <w:fldChar w:fldCharType="end"/>
            </w:r>
          </w:hyperlink>
        </w:p>
        <w:p w:rsidR="00CA22C6" w:rsidRDefault="00CA22C6">
          <w:pPr>
            <w:pStyle w:val="21"/>
            <w:tabs>
              <w:tab w:val="right" w:leader="dot" w:pos="8296"/>
            </w:tabs>
            <w:rPr>
              <w:noProof/>
            </w:rPr>
          </w:pPr>
          <w:hyperlink w:anchor="_Toc521431855" w:history="1">
            <w:r w:rsidRPr="00262F32">
              <w:rPr>
                <w:rStyle w:val="a3"/>
                <w:rFonts w:ascii="宋体" w:eastAsia="宋体" w:hAnsi="宋体"/>
                <w:noProof/>
              </w:rPr>
              <w:t>主席树</w:t>
            </w:r>
            <w:r>
              <w:rPr>
                <w:noProof/>
                <w:webHidden/>
              </w:rPr>
              <w:tab/>
            </w:r>
            <w:r>
              <w:rPr>
                <w:noProof/>
                <w:webHidden/>
              </w:rPr>
              <w:fldChar w:fldCharType="begin"/>
            </w:r>
            <w:r>
              <w:rPr>
                <w:noProof/>
                <w:webHidden/>
              </w:rPr>
              <w:instrText xml:space="preserve"> PAGEREF _Toc521431855 \h </w:instrText>
            </w:r>
            <w:r>
              <w:rPr>
                <w:noProof/>
                <w:webHidden/>
              </w:rPr>
            </w:r>
            <w:r>
              <w:rPr>
                <w:noProof/>
                <w:webHidden/>
              </w:rPr>
              <w:fldChar w:fldCharType="separate"/>
            </w:r>
            <w:r>
              <w:rPr>
                <w:noProof/>
                <w:webHidden/>
              </w:rPr>
              <w:t>131</w:t>
            </w:r>
            <w:r>
              <w:rPr>
                <w:noProof/>
                <w:webHidden/>
              </w:rPr>
              <w:fldChar w:fldCharType="end"/>
            </w:r>
          </w:hyperlink>
        </w:p>
        <w:p w:rsidR="00CA22C6" w:rsidRDefault="00CA22C6">
          <w:pPr>
            <w:pStyle w:val="11"/>
            <w:tabs>
              <w:tab w:val="right" w:leader="dot" w:pos="8296"/>
            </w:tabs>
            <w:rPr>
              <w:noProof/>
            </w:rPr>
          </w:pPr>
          <w:hyperlink w:anchor="_Toc521431856" w:history="1">
            <w:r w:rsidRPr="00262F32">
              <w:rPr>
                <w:rStyle w:val="a3"/>
                <w:rFonts w:ascii="宋体" w:eastAsia="宋体" w:hAnsi="宋体"/>
                <w:noProof/>
              </w:rPr>
              <w:t>七、数学</w:t>
            </w:r>
            <w:r>
              <w:rPr>
                <w:noProof/>
                <w:webHidden/>
              </w:rPr>
              <w:tab/>
            </w:r>
            <w:r>
              <w:rPr>
                <w:noProof/>
                <w:webHidden/>
              </w:rPr>
              <w:fldChar w:fldCharType="begin"/>
            </w:r>
            <w:r>
              <w:rPr>
                <w:noProof/>
                <w:webHidden/>
              </w:rPr>
              <w:instrText xml:space="preserve"> PAGEREF _Toc521431856 \h </w:instrText>
            </w:r>
            <w:r>
              <w:rPr>
                <w:noProof/>
                <w:webHidden/>
              </w:rPr>
            </w:r>
            <w:r>
              <w:rPr>
                <w:noProof/>
                <w:webHidden/>
              </w:rPr>
              <w:fldChar w:fldCharType="separate"/>
            </w:r>
            <w:r>
              <w:rPr>
                <w:noProof/>
                <w:webHidden/>
              </w:rPr>
              <w:t>131</w:t>
            </w:r>
            <w:r>
              <w:rPr>
                <w:noProof/>
                <w:webHidden/>
              </w:rPr>
              <w:fldChar w:fldCharType="end"/>
            </w:r>
          </w:hyperlink>
        </w:p>
        <w:p w:rsidR="00CA22C6" w:rsidRDefault="00CA22C6">
          <w:pPr>
            <w:pStyle w:val="21"/>
            <w:tabs>
              <w:tab w:val="right" w:leader="dot" w:pos="8296"/>
            </w:tabs>
            <w:rPr>
              <w:noProof/>
            </w:rPr>
          </w:pPr>
          <w:hyperlink w:anchor="_Toc521431857" w:history="1">
            <w:r w:rsidRPr="00262F32">
              <w:rPr>
                <w:rStyle w:val="a3"/>
                <w:rFonts w:ascii="宋体" w:eastAsia="宋体" w:hAnsi="宋体"/>
                <w:noProof/>
              </w:rPr>
              <w:t>补题</w:t>
            </w:r>
            <w:r>
              <w:rPr>
                <w:noProof/>
                <w:webHidden/>
              </w:rPr>
              <w:tab/>
            </w:r>
            <w:r>
              <w:rPr>
                <w:noProof/>
                <w:webHidden/>
              </w:rPr>
              <w:fldChar w:fldCharType="begin"/>
            </w:r>
            <w:r>
              <w:rPr>
                <w:noProof/>
                <w:webHidden/>
              </w:rPr>
              <w:instrText xml:space="preserve"> PAGEREF _Toc521431857 \h </w:instrText>
            </w:r>
            <w:r>
              <w:rPr>
                <w:noProof/>
                <w:webHidden/>
              </w:rPr>
            </w:r>
            <w:r>
              <w:rPr>
                <w:noProof/>
                <w:webHidden/>
              </w:rPr>
              <w:fldChar w:fldCharType="separate"/>
            </w:r>
            <w:r>
              <w:rPr>
                <w:noProof/>
                <w:webHidden/>
              </w:rPr>
              <w:t>131</w:t>
            </w:r>
            <w:r>
              <w:rPr>
                <w:noProof/>
                <w:webHidden/>
              </w:rPr>
              <w:fldChar w:fldCharType="end"/>
            </w:r>
          </w:hyperlink>
        </w:p>
        <w:p w:rsidR="00CA22C6" w:rsidRDefault="00CA22C6">
          <w:pPr>
            <w:pStyle w:val="31"/>
            <w:tabs>
              <w:tab w:val="right" w:leader="dot" w:pos="8296"/>
            </w:tabs>
            <w:rPr>
              <w:noProof/>
            </w:rPr>
          </w:pPr>
          <w:hyperlink w:anchor="_Toc521431858" w:history="1">
            <w:r w:rsidRPr="00262F32">
              <w:rPr>
                <w:rStyle w:val="a3"/>
                <w:rFonts w:ascii="宋体" w:eastAsia="宋体" w:hAnsi="宋体"/>
                <w:noProof/>
              </w:rPr>
              <w:t>银牌题-前置：凸包/随机化算法</w:t>
            </w:r>
            <w:r>
              <w:rPr>
                <w:noProof/>
                <w:webHidden/>
              </w:rPr>
              <w:tab/>
            </w:r>
            <w:r>
              <w:rPr>
                <w:noProof/>
                <w:webHidden/>
              </w:rPr>
              <w:fldChar w:fldCharType="begin"/>
            </w:r>
            <w:r>
              <w:rPr>
                <w:noProof/>
                <w:webHidden/>
              </w:rPr>
              <w:instrText xml:space="preserve"> PAGEREF _Toc521431858 \h </w:instrText>
            </w:r>
            <w:r>
              <w:rPr>
                <w:noProof/>
                <w:webHidden/>
              </w:rPr>
            </w:r>
            <w:r>
              <w:rPr>
                <w:noProof/>
                <w:webHidden/>
              </w:rPr>
              <w:fldChar w:fldCharType="separate"/>
            </w:r>
            <w:r>
              <w:rPr>
                <w:noProof/>
                <w:webHidden/>
              </w:rPr>
              <w:t>131</w:t>
            </w:r>
            <w:r>
              <w:rPr>
                <w:noProof/>
                <w:webHidden/>
              </w:rPr>
              <w:fldChar w:fldCharType="end"/>
            </w:r>
          </w:hyperlink>
        </w:p>
        <w:p w:rsidR="00CA22C6" w:rsidRDefault="00CA22C6">
          <w:pPr>
            <w:pStyle w:val="31"/>
            <w:tabs>
              <w:tab w:val="right" w:leader="dot" w:pos="8296"/>
            </w:tabs>
            <w:rPr>
              <w:noProof/>
            </w:rPr>
          </w:pPr>
          <w:hyperlink w:anchor="_Toc521431859" w:history="1">
            <w:r w:rsidRPr="00262F32">
              <w:rPr>
                <w:rStyle w:val="a3"/>
                <w:rFonts w:ascii="宋体" w:eastAsia="宋体" w:hAnsi="宋体"/>
                <w:noProof/>
              </w:rPr>
              <w:t>银牌题-前置：指数循环节问题/扩展欧拉定理</w:t>
            </w:r>
            <w:r>
              <w:rPr>
                <w:noProof/>
                <w:webHidden/>
              </w:rPr>
              <w:tab/>
            </w:r>
            <w:r>
              <w:rPr>
                <w:noProof/>
                <w:webHidden/>
              </w:rPr>
              <w:fldChar w:fldCharType="begin"/>
            </w:r>
            <w:r>
              <w:rPr>
                <w:noProof/>
                <w:webHidden/>
              </w:rPr>
              <w:instrText xml:space="preserve"> PAGEREF _Toc521431859 \h </w:instrText>
            </w:r>
            <w:r>
              <w:rPr>
                <w:noProof/>
                <w:webHidden/>
              </w:rPr>
            </w:r>
            <w:r>
              <w:rPr>
                <w:noProof/>
                <w:webHidden/>
              </w:rPr>
              <w:fldChar w:fldCharType="separate"/>
            </w:r>
            <w:r>
              <w:rPr>
                <w:noProof/>
                <w:webHidden/>
              </w:rPr>
              <w:t>131</w:t>
            </w:r>
            <w:r>
              <w:rPr>
                <w:noProof/>
                <w:webHidden/>
              </w:rPr>
              <w:fldChar w:fldCharType="end"/>
            </w:r>
          </w:hyperlink>
        </w:p>
        <w:p w:rsidR="00CA22C6" w:rsidRDefault="00CA22C6">
          <w:pPr>
            <w:pStyle w:val="31"/>
            <w:tabs>
              <w:tab w:val="right" w:leader="dot" w:pos="8296"/>
            </w:tabs>
            <w:rPr>
              <w:noProof/>
            </w:rPr>
          </w:pPr>
          <w:hyperlink w:anchor="_Toc521431860" w:history="1">
            <w:r w:rsidRPr="00262F32">
              <w:rPr>
                <w:rStyle w:val="a3"/>
                <w:rFonts w:ascii="宋体" w:eastAsia="宋体" w:hAnsi="宋体"/>
                <w:noProof/>
              </w:rPr>
              <w:t>铜牌题-前置：凸包</w:t>
            </w:r>
            <w:r>
              <w:rPr>
                <w:noProof/>
                <w:webHidden/>
              </w:rPr>
              <w:tab/>
            </w:r>
            <w:r>
              <w:rPr>
                <w:noProof/>
                <w:webHidden/>
              </w:rPr>
              <w:fldChar w:fldCharType="begin"/>
            </w:r>
            <w:r>
              <w:rPr>
                <w:noProof/>
                <w:webHidden/>
              </w:rPr>
              <w:instrText xml:space="preserve"> PAGEREF _Toc521431860 \h </w:instrText>
            </w:r>
            <w:r>
              <w:rPr>
                <w:noProof/>
                <w:webHidden/>
              </w:rPr>
            </w:r>
            <w:r>
              <w:rPr>
                <w:noProof/>
                <w:webHidden/>
              </w:rPr>
              <w:fldChar w:fldCharType="separate"/>
            </w:r>
            <w:r>
              <w:rPr>
                <w:noProof/>
                <w:webHidden/>
              </w:rPr>
              <w:t>135</w:t>
            </w:r>
            <w:r>
              <w:rPr>
                <w:noProof/>
                <w:webHidden/>
              </w:rPr>
              <w:fldChar w:fldCharType="end"/>
            </w:r>
          </w:hyperlink>
        </w:p>
        <w:p w:rsidR="00CA22C6" w:rsidRDefault="00CA22C6">
          <w:pPr>
            <w:pStyle w:val="31"/>
            <w:tabs>
              <w:tab w:val="right" w:leader="dot" w:pos="8296"/>
            </w:tabs>
            <w:rPr>
              <w:noProof/>
            </w:rPr>
          </w:pPr>
          <w:hyperlink w:anchor="_Toc521431861"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_Toc521431861 \h </w:instrText>
            </w:r>
            <w:r>
              <w:rPr>
                <w:noProof/>
                <w:webHidden/>
              </w:rPr>
            </w:r>
            <w:r>
              <w:rPr>
                <w:noProof/>
                <w:webHidden/>
              </w:rPr>
              <w:fldChar w:fldCharType="separate"/>
            </w:r>
            <w:r>
              <w:rPr>
                <w:noProof/>
                <w:webHidden/>
              </w:rPr>
              <w:t>135</w:t>
            </w:r>
            <w:r>
              <w:rPr>
                <w:noProof/>
                <w:webHidden/>
              </w:rPr>
              <w:fldChar w:fldCharType="end"/>
            </w:r>
          </w:hyperlink>
        </w:p>
        <w:p w:rsidR="00CA22C6" w:rsidRDefault="00CA22C6">
          <w:pPr>
            <w:pStyle w:val="31"/>
            <w:tabs>
              <w:tab w:val="right" w:leader="dot" w:pos="8296"/>
            </w:tabs>
            <w:rPr>
              <w:noProof/>
            </w:rPr>
          </w:pPr>
          <w:hyperlink w:anchor="_Toc521431862"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_Toc521431862 \h </w:instrText>
            </w:r>
            <w:r>
              <w:rPr>
                <w:noProof/>
                <w:webHidden/>
              </w:rPr>
            </w:r>
            <w:r>
              <w:rPr>
                <w:noProof/>
                <w:webHidden/>
              </w:rPr>
              <w:fldChar w:fldCharType="separate"/>
            </w:r>
            <w:r>
              <w:rPr>
                <w:noProof/>
                <w:webHidden/>
              </w:rPr>
              <w:t>136</w:t>
            </w:r>
            <w:r>
              <w:rPr>
                <w:noProof/>
                <w:webHidden/>
              </w:rPr>
              <w:fldChar w:fldCharType="end"/>
            </w:r>
          </w:hyperlink>
        </w:p>
        <w:p w:rsidR="00CA22C6" w:rsidRDefault="00CA22C6">
          <w:pPr>
            <w:pStyle w:val="31"/>
            <w:tabs>
              <w:tab w:val="right" w:leader="dot" w:pos="8296"/>
            </w:tabs>
            <w:rPr>
              <w:noProof/>
            </w:rPr>
          </w:pPr>
          <w:hyperlink w:anchor="_Toc521431863"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_Toc521431863 \h </w:instrText>
            </w:r>
            <w:r>
              <w:rPr>
                <w:noProof/>
                <w:webHidden/>
              </w:rPr>
            </w:r>
            <w:r>
              <w:rPr>
                <w:noProof/>
                <w:webHidden/>
              </w:rPr>
              <w:fldChar w:fldCharType="separate"/>
            </w:r>
            <w:r>
              <w:rPr>
                <w:noProof/>
                <w:webHidden/>
              </w:rPr>
              <w:t>136</w:t>
            </w:r>
            <w:r>
              <w:rPr>
                <w:noProof/>
                <w:webHidden/>
              </w:rPr>
              <w:fldChar w:fldCharType="end"/>
            </w:r>
          </w:hyperlink>
        </w:p>
        <w:p w:rsidR="00CA22C6" w:rsidRDefault="00CA22C6">
          <w:pPr>
            <w:pStyle w:val="31"/>
            <w:tabs>
              <w:tab w:val="right" w:leader="dot" w:pos="8296"/>
            </w:tabs>
            <w:rPr>
              <w:noProof/>
            </w:rPr>
          </w:pPr>
          <w:hyperlink w:anchor="_Toc521431864"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_Toc521431864 \h </w:instrText>
            </w:r>
            <w:r>
              <w:rPr>
                <w:noProof/>
                <w:webHidden/>
              </w:rPr>
            </w:r>
            <w:r>
              <w:rPr>
                <w:noProof/>
                <w:webHidden/>
              </w:rPr>
              <w:fldChar w:fldCharType="separate"/>
            </w:r>
            <w:r>
              <w:rPr>
                <w:noProof/>
                <w:webHidden/>
              </w:rPr>
              <w:t>136</w:t>
            </w:r>
            <w:r>
              <w:rPr>
                <w:noProof/>
                <w:webHidden/>
              </w:rPr>
              <w:fldChar w:fldCharType="end"/>
            </w:r>
          </w:hyperlink>
        </w:p>
        <w:p w:rsidR="00CA22C6" w:rsidRDefault="00CA22C6">
          <w:pPr>
            <w:pStyle w:val="31"/>
            <w:tabs>
              <w:tab w:val="right" w:leader="dot" w:pos="8296"/>
            </w:tabs>
            <w:rPr>
              <w:noProof/>
            </w:rPr>
          </w:pPr>
          <w:hyperlink w:anchor="_Toc521431865"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_Toc521431865 \h </w:instrText>
            </w:r>
            <w:r>
              <w:rPr>
                <w:noProof/>
                <w:webHidden/>
              </w:rPr>
            </w:r>
            <w:r>
              <w:rPr>
                <w:noProof/>
                <w:webHidden/>
              </w:rPr>
              <w:fldChar w:fldCharType="separate"/>
            </w:r>
            <w:r>
              <w:rPr>
                <w:noProof/>
                <w:webHidden/>
              </w:rPr>
              <w:t>136</w:t>
            </w:r>
            <w:r>
              <w:rPr>
                <w:noProof/>
                <w:webHidden/>
              </w:rPr>
              <w:fldChar w:fldCharType="end"/>
            </w:r>
          </w:hyperlink>
        </w:p>
        <w:p w:rsidR="00CA22C6" w:rsidRDefault="00CA22C6">
          <w:pPr>
            <w:pStyle w:val="31"/>
            <w:tabs>
              <w:tab w:val="right" w:leader="dot" w:pos="8296"/>
            </w:tabs>
            <w:rPr>
              <w:noProof/>
            </w:rPr>
          </w:pPr>
          <w:hyperlink w:anchor="_Toc521431866" w:history="1">
            <w:r w:rsidRPr="00262F32">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_Toc521431866 \h </w:instrText>
            </w:r>
            <w:r>
              <w:rPr>
                <w:noProof/>
                <w:webHidden/>
              </w:rPr>
            </w:r>
            <w:r>
              <w:rPr>
                <w:noProof/>
                <w:webHidden/>
              </w:rPr>
              <w:fldChar w:fldCharType="separate"/>
            </w:r>
            <w:r>
              <w:rPr>
                <w:noProof/>
                <w:webHidden/>
              </w:rPr>
              <w:t>136</w:t>
            </w:r>
            <w:r>
              <w:rPr>
                <w:noProof/>
                <w:webHidden/>
              </w:rPr>
              <w:fldChar w:fldCharType="end"/>
            </w:r>
          </w:hyperlink>
        </w:p>
        <w:p w:rsidR="00CA22C6" w:rsidRDefault="00CA22C6">
          <w:pPr>
            <w:pStyle w:val="31"/>
            <w:tabs>
              <w:tab w:val="right" w:leader="dot" w:pos="8296"/>
            </w:tabs>
            <w:rPr>
              <w:noProof/>
            </w:rPr>
          </w:pPr>
          <w:hyperlink w:anchor="_Toc521431867" w:history="1">
            <w:r w:rsidRPr="00262F32">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_Toc521431867 \h </w:instrText>
            </w:r>
            <w:r>
              <w:rPr>
                <w:noProof/>
                <w:webHidden/>
              </w:rPr>
            </w:r>
            <w:r>
              <w:rPr>
                <w:noProof/>
                <w:webHidden/>
              </w:rPr>
              <w:fldChar w:fldCharType="separate"/>
            </w:r>
            <w:r>
              <w:rPr>
                <w:noProof/>
                <w:webHidden/>
              </w:rPr>
              <w:t>137</w:t>
            </w:r>
            <w:r>
              <w:rPr>
                <w:noProof/>
                <w:webHidden/>
              </w:rPr>
              <w:fldChar w:fldCharType="end"/>
            </w:r>
          </w:hyperlink>
        </w:p>
        <w:p w:rsidR="00CA22C6" w:rsidRDefault="00CA22C6">
          <w:pPr>
            <w:pStyle w:val="31"/>
            <w:tabs>
              <w:tab w:val="right" w:leader="dot" w:pos="8296"/>
            </w:tabs>
            <w:rPr>
              <w:noProof/>
            </w:rPr>
          </w:pPr>
          <w:hyperlink w:anchor="_Toc521431868" w:history="1">
            <w:r w:rsidRPr="00262F32">
              <w:rPr>
                <w:rStyle w:val="a3"/>
                <w:rFonts w:ascii="宋体" w:eastAsia="宋体" w:hAnsi="宋体"/>
                <w:noProof/>
              </w:rPr>
              <w:t>金牌题-前置：莫比乌斯反演/伯努利数/卷积/NTT</w:t>
            </w:r>
            <w:r>
              <w:rPr>
                <w:noProof/>
                <w:webHidden/>
              </w:rPr>
              <w:tab/>
            </w:r>
            <w:r>
              <w:rPr>
                <w:noProof/>
                <w:webHidden/>
              </w:rPr>
              <w:fldChar w:fldCharType="begin"/>
            </w:r>
            <w:r>
              <w:rPr>
                <w:noProof/>
                <w:webHidden/>
              </w:rPr>
              <w:instrText xml:space="preserve"> PAGEREF _Toc521431868 \h </w:instrText>
            </w:r>
            <w:r>
              <w:rPr>
                <w:noProof/>
                <w:webHidden/>
              </w:rPr>
            </w:r>
            <w:r>
              <w:rPr>
                <w:noProof/>
                <w:webHidden/>
              </w:rPr>
              <w:fldChar w:fldCharType="separate"/>
            </w:r>
            <w:r>
              <w:rPr>
                <w:noProof/>
                <w:webHidden/>
              </w:rPr>
              <w:t>137</w:t>
            </w:r>
            <w:r>
              <w:rPr>
                <w:noProof/>
                <w:webHidden/>
              </w:rPr>
              <w:fldChar w:fldCharType="end"/>
            </w:r>
          </w:hyperlink>
        </w:p>
        <w:p w:rsidR="00CA22C6" w:rsidRDefault="00CA22C6">
          <w:pPr>
            <w:pStyle w:val="31"/>
            <w:tabs>
              <w:tab w:val="right" w:leader="dot" w:pos="8296"/>
            </w:tabs>
            <w:rPr>
              <w:noProof/>
            </w:rPr>
          </w:pPr>
          <w:hyperlink w:anchor="_Toc521431869" w:history="1">
            <w:r w:rsidRPr="00262F32">
              <w:rPr>
                <w:rStyle w:val="a3"/>
                <w:rFonts w:ascii="宋体" w:eastAsia="宋体" w:hAnsi="宋体"/>
                <w:noProof/>
              </w:rPr>
              <w:t>金牌题-前置：多项式插值</w:t>
            </w:r>
            <w:r>
              <w:rPr>
                <w:noProof/>
                <w:webHidden/>
              </w:rPr>
              <w:tab/>
            </w:r>
            <w:r>
              <w:rPr>
                <w:noProof/>
                <w:webHidden/>
              </w:rPr>
              <w:fldChar w:fldCharType="begin"/>
            </w:r>
            <w:r>
              <w:rPr>
                <w:noProof/>
                <w:webHidden/>
              </w:rPr>
              <w:instrText xml:space="preserve"> PAGEREF _Toc521431869 \h </w:instrText>
            </w:r>
            <w:r>
              <w:rPr>
                <w:noProof/>
                <w:webHidden/>
              </w:rPr>
            </w:r>
            <w:r>
              <w:rPr>
                <w:noProof/>
                <w:webHidden/>
              </w:rPr>
              <w:fldChar w:fldCharType="separate"/>
            </w:r>
            <w:r>
              <w:rPr>
                <w:noProof/>
                <w:webHidden/>
              </w:rPr>
              <w:t>137</w:t>
            </w:r>
            <w:r>
              <w:rPr>
                <w:noProof/>
                <w:webHidden/>
              </w:rPr>
              <w:fldChar w:fldCharType="end"/>
            </w:r>
          </w:hyperlink>
        </w:p>
        <w:p w:rsidR="00CA22C6" w:rsidRDefault="00CA22C6">
          <w:pPr>
            <w:pStyle w:val="31"/>
            <w:tabs>
              <w:tab w:val="right" w:leader="dot" w:pos="8296"/>
            </w:tabs>
            <w:rPr>
              <w:noProof/>
            </w:rPr>
          </w:pPr>
          <w:hyperlink w:anchor="_Toc521431870" w:history="1">
            <w:r w:rsidRPr="00262F32">
              <w:rPr>
                <w:rStyle w:val="a3"/>
                <w:rFonts w:ascii="宋体" w:eastAsia="宋体" w:hAnsi="宋体"/>
                <w:noProof/>
              </w:rPr>
              <w:t>金牌题-前置：Freshman’s Dream</w:t>
            </w:r>
            <w:r>
              <w:rPr>
                <w:noProof/>
                <w:webHidden/>
              </w:rPr>
              <w:tab/>
            </w:r>
            <w:r>
              <w:rPr>
                <w:noProof/>
                <w:webHidden/>
              </w:rPr>
              <w:fldChar w:fldCharType="begin"/>
            </w:r>
            <w:r>
              <w:rPr>
                <w:noProof/>
                <w:webHidden/>
              </w:rPr>
              <w:instrText xml:space="preserve"> PAGEREF _Toc521431870 \h </w:instrText>
            </w:r>
            <w:r>
              <w:rPr>
                <w:noProof/>
                <w:webHidden/>
              </w:rPr>
            </w:r>
            <w:r>
              <w:rPr>
                <w:noProof/>
                <w:webHidden/>
              </w:rPr>
              <w:fldChar w:fldCharType="separate"/>
            </w:r>
            <w:r>
              <w:rPr>
                <w:noProof/>
                <w:webHidden/>
              </w:rPr>
              <w:t>137</w:t>
            </w:r>
            <w:r>
              <w:rPr>
                <w:noProof/>
                <w:webHidden/>
              </w:rPr>
              <w:fldChar w:fldCharType="end"/>
            </w:r>
          </w:hyperlink>
        </w:p>
        <w:p w:rsidR="00CA22C6" w:rsidRDefault="00CA22C6">
          <w:pPr>
            <w:pStyle w:val="31"/>
            <w:tabs>
              <w:tab w:val="right" w:leader="dot" w:pos="8296"/>
            </w:tabs>
            <w:rPr>
              <w:noProof/>
            </w:rPr>
          </w:pPr>
          <w:hyperlink w:anchor="_Toc521431871" w:history="1">
            <w:r w:rsidRPr="00262F32">
              <w:rPr>
                <w:rStyle w:val="a3"/>
                <w:rFonts w:ascii="宋体" w:eastAsia="宋体" w:hAnsi="宋体"/>
                <w:noProof/>
              </w:rPr>
              <w:t>金牌题-前置：矩阵秩</w:t>
            </w:r>
            <w:r>
              <w:rPr>
                <w:noProof/>
                <w:webHidden/>
              </w:rPr>
              <w:tab/>
            </w:r>
            <w:r>
              <w:rPr>
                <w:noProof/>
                <w:webHidden/>
              </w:rPr>
              <w:fldChar w:fldCharType="begin"/>
            </w:r>
            <w:r>
              <w:rPr>
                <w:noProof/>
                <w:webHidden/>
              </w:rPr>
              <w:instrText xml:space="preserve"> PAGEREF _Toc521431871 \h </w:instrText>
            </w:r>
            <w:r>
              <w:rPr>
                <w:noProof/>
                <w:webHidden/>
              </w:rPr>
            </w:r>
            <w:r>
              <w:rPr>
                <w:noProof/>
                <w:webHidden/>
              </w:rPr>
              <w:fldChar w:fldCharType="separate"/>
            </w:r>
            <w:r>
              <w:rPr>
                <w:noProof/>
                <w:webHidden/>
              </w:rPr>
              <w:t>137</w:t>
            </w:r>
            <w:r>
              <w:rPr>
                <w:noProof/>
                <w:webHidden/>
              </w:rPr>
              <w:fldChar w:fldCharType="end"/>
            </w:r>
          </w:hyperlink>
        </w:p>
        <w:p w:rsidR="00CA22C6" w:rsidRDefault="00CA22C6">
          <w:pPr>
            <w:pStyle w:val="31"/>
            <w:tabs>
              <w:tab w:val="right" w:leader="dot" w:pos="8296"/>
            </w:tabs>
            <w:rPr>
              <w:noProof/>
            </w:rPr>
          </w:pPr>
          <w:hyperlink w:anchor="_Toc521431872" w:history="1">
            <w:r w:rsidRPr="00262F32">
              <w:rPr>
                <w:rStyle w:val="a3"/>
                <w:rFonts w:ascii="宋体" w:eastAsia="宋体" w:hAnsi="宋体"/>
                <w:noProof/>
              </w:rPr>
              <w:t>银牌题-前置：拉格朗日插值</w:t>
            </w:r>
            <w:r>
              <w:rPr>
                <w:noProof/>
                <w:webHidden/>
              </w:rPr>
              <w:tab/>
            </w:r>
            <w:r>
              <w:rPr>
                <w:noProof/>
                <w:webHidden/>
              </w:rPr>
              <w:fldChar w:fldCharType="begin"/>
            </w:r>
            <w:r>
              <w:rPr>
                <w:noProof/>
                <w:webHidden/>
              </w:rPr>
              <w:instrText xml:space="preserve"> PAGEREF _Toc521431872 \h </w:instrText>
            </w:r>
            <w:r>
              <w:rPr>
                <w:noProof/>
                <w:webHidden/>
              </w:rPr>
            </w:r>
            <w:r>
              <w:rPr>
                <w:noProof/>
                <w:webHidden/>
              </w:rPr>
              <w:fldChar w:fldCharType="separate"/>
            </w:r>
            <w:r>
              <w:rPr>
                <w:noProof/>
                <w:webHidden/>
              </w:rPr>
              <w:t>138</w:t>
            </w:r>
            <w:r>
              <w:rPr>
                <w:noProof/>
                <w:webHidden/>
              </w:rPr>
              <w:fldChar w:fldCharType="end"/>
            </w:r>
          </w:hyperlink>
        </w:p>
        <w:p w:rsidR="00CA22C6" w:rsidRDefault="00CA22C6">
          <w:pPr>
            <w:pStyle w:val="21"/>
            <w:tabs>
              <w:tab w:val="right" w:leader="dot" w:pos="8296"/>
            </w:tabs>
            <w:rPr>
              <w:noProof/>
            </w:rPr>
          </w:pPr>
          <w:hyperlink w:anchor="_Toc521431873" w:history="1">
            <w:r w:rsidRPr="00262F32">
              <w:rPr>
                <w:rStyle w:val="a3"/>
                <w:rFonts w:ascii="宋体" w:eastAsia="宋体" w:hAnsi="宋体" w:cs="Arial"/>
                <w:noProof/>
              </w:rPr>
              <w:t>OEIS</w:t>
            </w:r>
            <w:r>
              <w:rPr>
                <w:noProof/>
                <w:webHidden/>
              </w:rPr>
              <w:tab/>
            </w:r>
            <w:r>
              <w:rPr>
                <w:noProof/>
                <w:webHidden/>
              </w:rPr>
              <w:fldChar w:fldCharType="begin"/>
            </w:r>
            <w:r>
              <w:rPr>
                <w:noProof/>
                <w:webHidden/>
              </w:rPr>
              <w:instrText xml:space="preserve"> PAGEREF _Toc521431873 \h </w:instrText>
            </w:r>
            <w:r>
              <w:rPr>
                <w:noProof/>
                <w:webHidden/>
              </w:rPr>
            </w:r>
            <w:r>
              <w:rPr>
                <w:noProof/>
                <w:webHidden/>
              </w:rPr>
              <w:fldChar w:fldCharType="separate"/>
            </w:r>
            <w:r>
              <w:rPr>
                <w:noProof/>
                <w:webHidden/>
              </w:rPr>
              <w:t>138</w:t>
            </w:r>
            <w:r>
              <w:rPr>
                <w:noProof/>
                <w:webHidden/>
              </w:rPr>
              <w:fldChar w:fldCharType="end"/>
            </w:r>
          </w:hyperlink>
        </w:p>
        <w:p w:rsidR="00CA22C6" w:rsidRDefault="00CA22C6">
          <w:pPr>
            <w:pStyle w:val="21"/>
            <w:tabs>
              <w:tab w:val="right" w:leader="dot" w:pos="8296"/>
            </w:tabs>
            <w:rPr>
              <w:noProof/>
            </w:rPr>
          </w:pPr>
          <w:hyperlink w:anchor="_Toc521431874" w:history="1">
            <w:r w:rsidRPr="00262F32">
              <w:rPr>
                <w:rStyle w:val="a3"/>
                <w:rFonts w:ascii="宋体" w:eastAsia="宋体" w:hAnsi="宋体" w:cs="Arial"/>
                <w:noProof/>
              </w:rPr>
              <w:t>快速幂</w:t>
            </w:r>
            <w:r>
              <w:rPr>
                <w:noProof/>
                <w:webHidden/>
              </w:rPr>
              <w:tab/>
            </w:r>
            <w:r>
              <w:rPr>
                <w:noProof/>
                <w:webHidden/>
              </w:rPr>
              <w:fldChar w:fldCharType="begin"/>
            </w:r>
            <w:r>
              <w:rPr>
                <w:noProof/>
                <w:webHidden/>
              </w:rPr>
              <w:instrText xml:space="preserve"> PAGEREF _Toc521431874 \h </w:instrText>
            </w:r>
            <w:r>
              <w:rPr>
                <w:noProof/>
                <w:webHidden/>
              </w:rPr>
            </w:r>
            <w:r>
              <w:rPr>
                <w:noProof/>
                <w:webHidden/>
              </w:rPr>
              <w:fldChar w:fldCharType="separate"/>
            </w:r>
            <w:r>
              <w:rPr>
                <w:noProof/>
                <w:webHidden/>
              </w:rPr>
              <w:t>138</w:t>
            </w:r>
            <w:r>
              <w:rPr>
                <w:noProof/>
                <w:webHidden/>
              </w:rPr>
              <w:fldChar w:fldCharType="end"/>
            </w:r>
          </w:hyperlink>
        </w:p>
        <w:p w:rsidR="00CA22C6" w:rsidRDefault="00CA22C6">
          <w:pPr>
            <w:pStyle w:val="31"/>
            <w:tabs>
              <w:tab w:val="right" w:leader="dot" w:pos="8296"/>
            </w:tabs>
            <w:rPr>
              <w:noProof/>
            </w:rPr>
          </w:pPr>
          <w:hyperlink w:anchor="_Toc521431875" w:history="1">
            <w:r w:rsidRPr="00262F32">
              <w:rPr>
                <w:rStyle w:val="a3"/>
                <w:rFonts w:ascii="宋体" w:eastAsia="宋体" w:hAnsi="宋体"/>
                <w:noProof/>
              </w:rPr>
              <w:t>一般快速幂</w:t>
            </w:r>
            <w:r>
              <w:rPr>
                <w:noProof/>
                <w:webHidden/>
              </w:rPr>
              <w:tab/>
            </w:r>
            <w:r>
              <w:rPr>
                <w:noProof/>
                <w:webHidden/>
              </w:rPr>
              <w:fldChar w:fldCharType="begin"/>
            </w:r>
            <w:r>
              <w:rPr>
                <w:noProof/>
                <w:webHidden/>
              </w:rPr>
              <w:instrText xml:space="preserve"> PAGEREF _Toc521431875 \h </w:instrText>
            </w:r>
            <w:r>
              <w:rPr>
                <w:noProof/>
                <w:webHidden/>
              </w:rPr>
            </w:r>
            <w:r>
              <w:rPr>
                <w:noProof/>
                <w:webHidden/>
              </w:rPr>
              <w:fldChar w:fldCharType="separate"/>
            </w:r>
            <w:r>
              <w:rPr>
                <w:noProof/>
                <w:webHidden/>
              </w:rPr>
              <w:t>138</w:t>
            </w:r>
            <w:r>
              <w:rPr>
                <w:noProof/>
                <w:webHidden/>
              </w:rPr>
              <w:fldChar w:fldCharType="end"/>
            </w:r>
          </w:hyperlink>
        </w:p>
        <w:p w:rsidR="00CA22C6" w:rsidRDefault="00CA22C6">
          <w:pPr>
            <w:pStyle w:val="31"/>
            <w:tabs>
              <w:tab w:val="right" w:leader="dot" w:pos="8296"/>
            </w:tabs>
            <w:rPr>
              <w:noProof/>
            </w:rPr>
          </w:pPr>
          <w:hyperlink w:anchor="_Toc521431876" w:history="1">
            <w:r w:rsidRPr="00262F32">
              <w:rPr>
                <w:rStyle w:val="a3"/>
                <w:rFonts w:ascii="宋体" w:eastAsia="宋体" w:hAnsi="宋体"/>
                <w:noProof/>
              </w:rPr>
              <w:t>根据递推式构造系数矩阵</w:t>
            </w:r>
            <w:r>
              <w:rPr>
                <w:noProof/>
                <w:webHidden/>
              </w:rPr>
              <w:tab/>
            </w:r>
            <w:r>
              <w:rPr>
                <w:noProof/>
                <w:webHidden/>
              </w:rPr>
              <w:fldChar w:fldCharType="begin"/>
            </w:r>
            <w:r>
              <w:rPr>
                <w:noProof/>
                <w:webHidden/>
              </w:rPr>
              <w:instrText xml:space="preserve"> PAGEREF _Toc521431876 \h </w:instrText>
            </w:r>
            <w:r>
              <w:rPr>
                <w:noProof/>
                <w:webHidden/>
              </w:rPr>
            </w:r>
            <w:r>
              <w:rPr>
                <w:noProof/>
                <w:webHidden/>
              </w:rPr>
              <w:fldChar w:fldCharType="separate"/>
            </w:r>
            <w:r>
              <w:rPr>
                <w:noProof/>
                <w:webHidden/>
              </w:rPr>
              <w:t>138</w:t>
            </w:r>
            <w:r>
              <w:rPr>
                <w:noProof/>
                <w:webHidden/>
              </w:rPr>
              <w:fldChar w:fldCharType="end"/>
            </w:r>
          </w:hyperlink>
        </w:p>
        <w:p w:rsidR="00CA22C6" w:rsidRDefault="00CA22C6">
          <w:pPr>
            <w:pStyle w:val="31"/>
            <w:tabs>
              <w:tab w:val="right" w:leader="dot" w:pos="8296"/>
            </w:tabs>
            <w:rPr>
              <w:noProof/>
            </w:rPr>
          </w:pPr>
          <w:hyperlink w:anchor="_Toc521431877" w:history="1">
            <w:r w:rsidRPr="00262F32">
              <w:rPr>
                <w:rStyle w:val="a3"/>
                <w:rFonts w:ascii="宋体" w:eastAsia="宋体" w:hAnsi="宋体"/>
                <w:noProof/>
              </w:rPr>
              <w:t>矩阵快速幂</w:t>
            </w:r>
            <w:r>
              <w:rPr>
                <w:noProof/>
                <w:webHidden/>
              </w:rPr>
              <w:tab/>
            </w:r>
            <w:r>
              <w:rPr>
                <w:noProof/>
                <w:webHidden/>
              </w:rPr>
              <w:fldChar w:fldCharType="begin"/>
            </w:r>
            <w:r>
              <w:rPr>
                <w:noProof/>
                <w:webHidden/>
              </w:rPr>
              <w:instrText xml:space="preserve"> PAGEREF _Toc521431877 \h </w:instrText>
            </w:r>
            <w:r>
              <w:rPr>
                <w:noProof/>
                <w:webHidden/>
              </w:rPr>
            </w:r>
            <w:r>
              <w:rPr>
                <w:noProof/>
                <w:webHidden/>
              </w:rPr>
              <w:fldChar w:fldCharType="separate"/>
            </w:r>
            <w:r>
              <w:rPr>
                <w:noProof/>
                <w:webHidden/>
              </w:rPr>
              <w:t>139</w:t>
            </w:r>
            <w:r>
              <w:rPr>
                <w:noProof/>
                <w:webHidden/>
              </w:rPr>
              <w:fldChar w:fldCharType="end"/>
            </w:r>
          </w:hyperlink>
        </w:p>
        <w:p w:rsidR="00CA22C6" w:rsidRDefault="00CA22C6">
          <w:pPr>
            <w:pStyle w:val="21"/>
            <w:tabs>
              <w:tab w:val="right" w:leader="dot" w:pos="8296"/>
            </w:tabs>
            <w:rPr>
              <w:noProof/>
            </w:rPr>
          </w:pPr>
          <w:hyperlink w:anchor="_Toc521431878" w:history="1">
            <w:r w:rsidRPr="00262F32">
              <w:rPr>
                <w:rStyle w:val="a3"/>
                <w:rFonts w:ascii="宋体" w:eastAsia="宋体" w:hAnsi="宋体"/>
                <w:noProof/>
              </w:rPr>
              <w:t>快速傅里叶变换（FTT）</w:t>
            </w:r>
            <w:r>
              <w:rPr>
                <w:noProof/>
                <w:webHidden/>
              </w:rPr>
              <w:tab/>
            </w:r>
            <w:r>
              <w:rPr>
                <w:noProof/>
                <w:webHidden/>
              </w:rPr>
              <w:fldChar w:fldCharType="begin"/>
            </w:r>
            <w:r>
              <w:rPr>
                <w:noProof/>
                <w:webHidden/>
              </w:rPr>
              <w:instrText xml:space="preserve"> PAGEREF _Toc521431878 \h </w:instrText>
            </w:r>
            <w:r>
              <w:rPr>
                <w:noProof/>
                <w:webHidden/>
              </w:rPr>
            </w:r>
            <w:r>
              <w:rPr>
                <w:noProof/>
                <w:webHidden/>
              </w:rPr>
              <w:fldChar w:fldCharType="separate"/>
            </w:r>
            <w:r>
              <w:rPr>
                <w:noProof/>
                <w:webHidden/>
              </w:rPr>
              <w:t>139</w:t>
            </w:r>
            <w:r>
              <w:rPr>
                <w:noProof/>
                <w:webHidden/>
              </w:rPr>
              <w:fldChar w:fldCharType="end"/>
            </w:r>
          </w:hyperlink>
        </w:p>
        <w:p w:rsidR="00CA22C6" w:rsidRDefault="00CA22C6">
          <w:pPr>
            <w:pStyle w:val="21"/>
            <w:tabs>
              <w:tab w:val="right" w:leader="dot" w:pos="8296"/>
            </w:tabs>
            <w:rPr>
              <w:noProof/>
            </w:rPr>
          </w:pPr>
          <w:hyperlink w:anchor="_Toc521431879" w:history="1">
            <w:r w:rsidRPr="00262F32">
              <w:rPr>
                <w:rStyle w:val="a3"/>
                <w:rFonts w:ascii="宋体" w:eastAsia="宋体" w:hAnsi="宋体"/>
                <w:noProof/>
              </w:rPr>
              <w:t>快速数论变换（NTT）</w:t>
            </w:r>
            <w:r>
              <w:rPr>
                <w:noProof/>
                <w:webHidden/>
              </w:rPr>
              <w:tab/>
            </w:r>
            <w:r>
              <w:rPr>
                <w:noProof/>
                <w:webHidden/>
              </w:rPr>
              <w:fldChar w:fldCharType="begin"/>
            </w:r>
            <w:r>
              <w:rPr>
                <w:noProof/>
                <w:webHidden/>
              </w:rPr>
              <w:instrText xml:space="preserve"> PAGEREF _Toc521431879 \h </w:instrText>
            </w:r>
            <w:r>
              <w:rPr>
                <w:noProof/>
                <w:webHidden/>
              </w:rPr>
            </w:r>
            <w:r>
              <w:rPr>
                <w:noProof/>
                <w:webHidden/>
              </w:rPr>
              <w:fldChar w:fldCharType="separate"/>
            </w:r>
            <w:r>
              <w:rPr>
                <w:noProof/>
                <w:webHidden/>
              </w:rPr>
              <w:t>139</w:t>
            </w:r>
            <w:r>
              <w:rPr>
                <w:noProof/>
                <w:webHidden/>
              </w:rPr>
              <w:fldChar w:fldCharType="end"/>
            </w:r>
          </w:hyperlink>
        </w:p>
        <w:p w:rsidR="00CA22C6" w:rsidRDefault="00CA22C6">
          <w:pPr>
            <w:pStyle w:val="21"/>
            <w:tabs>
              <w:tab w:val="right" w:leader="dot" w:pos="8296"/>
            </w:tabs>
            <w:rPr>
              <w:noProof/>
            </w:rPr>
          </w:pPr>
          <w:hyperlink w:anchor="_Toc521431880" w:history="1">
            <w:r w:rsidRPr="00262F32">
              <w:rPr>
                <w:rStyle w:val="a3"/>
                <w:rFonts w:ascii="宋体" w:eastAsia="宋体" w:hAnsi="宋体"/>
                <w:noProof/>
              </w:rPr>
              <w:t>集合</w:t>
            </w:r>
            <w:r>
              <w:rPr>
                <w:noProof/>
                <w:webHidden/>
              </w:rPr>
              <w:tab/>
            </w:r>
            <w:r>
              <w:rPr>
                <w:noProof/>
                <w:webHidden/>
              </w:rPr>
              <w:fldChar w:fldCharType="begin"/>
            </w:r>
            <w:r>
              <w:rPr>
                <w:noProof/>
                <w:webHidden/>
              </w:rPr>
              <w:instrText xml:space="preserve"> PAGEREF _Toc521431880 \h </w:instrText>
            </w:r>
            <w:r>
              <w:rPr>
                <w:noProof/>
                <w:webHidden/>
              </w:rPr>
            </w:r>
            <w:r>
              <w:rPr>
                <w:noProof/>
                <w:webHidden/>
              </w:rPr>
              <w:fldChar w:fldCharType="separate"/>
            </w:r>
            <w:r>
              <w:rPr>
                <w:noProof/>
                <w:webHidden/>
              </w:rPr>
              <w:t>139</w:t>
            </w:r>
            <w:r>
              <w:rPr>
                <w:noProof/>
                <w:webHidden/>
              </w:rPr>
              <w:fldChar w:fldCharType="end"/>
            </w:r>
          </w:hyperlink>
        </w:p>
        <w:p w:rsidR="00CA22C6" w:rsidRDefault="00CA22C6">
          <w:pPr>
            <w:pStyle w:val="31"/>
            <w:tabs>
              <w:tab w:val="right" w:leader="dot" w:pos="8296"/>
            </w:tabs>
            <w:rPr>
              <w:noProof/>
            </w:rPr>
          </w:pPr>
          <w:hyperlink w:anchor="_Toc521431881" w:history="1">
            <w:r w:rsidRPr="00262F32">
              <w:rPr>
                <w:rStyle w:val="a3"/>
                <w:rFonts w:ascii="宋体" w:eastAsia="宋体" w:hAnsi="宋体"/>
                <w:noProof/>
              </w:rPr>
              <w:t>交</w:t>
            </w:r>
            <w:r>
              <w:rPr>
                <w:noProof/>
                <w:webHidden/>
              </w:rPr>
              <w:tab/>
            </w:r>
            <w:r>
              <w:rPr>
                <w:noProof/>
                <w:webHidden/>
              </w:rPr>
              <w:fldChar w:fldCharType="begin"/>
            </w:r>
            <w:r>
              <w:rPr>
                <w:noProof/>
                <w:webHidden/>
              </w:rPr>
              <w:instrText xml:space="preserve"> PAGEREF _Toc521431881 \h </w:instrText>
            </w:r>
            <w:r>
              <w:rPr>
                <w:noProof/>
                <w:webHidden/>
              </w:rPr>
            </w:r>
            <w:r>
              <w:rPr>
                <w:noProof/>
                <w:webHidden/>
              </w:rPr>
              <w:fldChar w:fldCharType="separate"/>
            </w:r>
            <w:r>
              <w:rPr>
                <w:noProof/>
                <w:webHidden/>
              </w:rPr>
              <w:t>139</w:t>
            </w:r>
            <w:r>
              <w:rPr>
                <w:noProof/>
                <w:webHidden/>
              </w:rPr>
              <w:fldChar w:fldCharType="end"/>
            </w:r>
          </w:hyperlink>
        </w:p>
        <w:p w:rsidR="00CA22C6" w:rsidRDefault="00CA22C6">
          <w:pPr>
            <w:pStyle w:val="31"/>
            <w:tabs>
              <w:tab w:val="right" w:leader="dot" w:pos="8296"/>
            </w:tabs>
            <w:rPr>
              <w:noProof/>
            </w:rPr>
          </w:pPr>
          <w:hyperlink w:anchor="_Toc521431882" w:history="1">
            <w:r w:rsidRPr="00262F32">
              <w:rPr>
                <w:rStyle w:val="a3"/>
                <w:rFonts w:ascii="宋体" w:eastAsia="宋体" w:hAnsi="宋体"/>
                <w:noProof/>
              </w:rPr>
              <w:t>并</w:t>
            </w:r>
            <w:r>
              <w:rPr>
                <w:noProof/>
                <w:webHidden/>
              </w:rPr>
              <w:tab/>
            </w:r>
            <w:r>
              <w:rPr>
                <w:noProof/>
                <w:webHidden/>
              </w:rPr>
              <w:fldChar w:fldCharType="begin"/>
            </w:r>
            <w:r>
              <w:rPr>
                <w:noProof/>
                <w:webHidden/>
              </w:rPr>
              <w:instrText xml:space="preserve"> PAGEREF _Toc521431882 \h </w:instrText>
            </w:r>
            <w:r>
              <w:rPr>
                <w:noProof/>
                <w:webHidden/>
              </w:rPr>
            </w:r>
            <w:r>
              <w:rPr>
                <w:noProof/>
                <w:webHidden/>
              </w:rPr>
              <w:fldChar w:fldCharType="separate"/>
            </w:r>
            <w:r>
              <w:rPr>
                <w:noProof/>
                <w:webHidden/>
              </w:rPr>
              <w:t>139</w:t>
            </w:r>
            <w:r>
              <w:rPr>
                <w:noProof/>
                <w:webHidden/>
              </w:rPr>
              <w:fldChar w:fldCharType="end"/>
            </w:r>
          </w:hyperlink>
        </w:p>
        <w:p w:rsidR="00CA22C6" w:rsidRDefault="00CA22C6">
          <w:pPr>
            <w:pStyle w:val="31"/>
            <w:tabs>
              <w:tab w:val="right" w:leader="dot" w:pos="8296"/>
            </w:tabs>
            <w:rPr>
              <w:noProof/>
            </w:rPr>
          </w:pPr>
          <w:hyperlink w:anchor="_Toc521431883" w:history="1">
            <w:r w:rsidRPr="00262F32">
              <w:rPr>
                <w:rStyle w:val="a3"/>
                <w:rFonts w:ascii="宋体" w:eastAsia="宋体" w:hAnsi="宋体"/>
                <w:noProof/>
              </w:rPr>
              <w:t>差</w:t>
            </w:r>
            <w:r>
              <w:rPr>
                <w:noProof/>
                <w:webHidden/>
              </w:rPr>
              <w:tab/>
            </w:r>
            <w:r>
              <w:rPr>
                <w:noProof/>
                <w:webHidden/>
              </w:rPr>
              <w:fldChar w:fldCharType="begin"/>
            </w:r>
            <w:r>
              <w:rPr>
                <w:noProof/>
                <w:webHidden/>
              </w:rPr>
              <w:instrText xml:space="preserve"> PAGEREF _Toc521431883 \h </w:instrText>
            </w:r>
            <w:r>
              <w:rPr>
                <w:noProof/>
                <w:webHidden/>
              </w:rPr>
            </w:r>
            <w:r>
              <w:rPr>
                <w:noProof/>
                <w:webHidden/>
              </w:rPr>
              <w:fldChar w:fldCharType="separate"/>
            </w:r>
            <w:r>
              <w:rPr>
                <w:noProof/>
                <w:webHidden/>
              </w:rPr>
              <w:t>139</w:t>
            </w:r>
            <w:r>
              <w:rPr>
                <w:noProof/>
                <w:webHidden/>
              </w:rPr>
              <w:fldChar w:fldCharType="end"/>
            </w:r>
          </w:hyperlink>
        </w:p>
        <w:p w:rsidR="00CA22C6" w:rsidRDefault="00CA22C6">
          <w:pPr>
            <w:pStyle w:val="21"/>
            <w:tabs>
              <w:tab w:val="right" w:leader="dot" w:pos="8296"/>
            </w:tabs>
            <w:rPr>
              <w:noProof/>
            </w:rPr>
          </w:pPr>
          <w:hyperlink w:anchor="_Toc521431884" w:history="1">
            <w:r w:rsidRPr="00262F32">
              <w:rPr>
                <w:rStyle w:val="a3"/>
                <w:rFonts w:ascii="宋体" w:eastAsia="宋体" w:hAnsi="宋体" w:cs="Arial"/>
                <w:noProof/>
              </w:rPr>
              <w:t>数论</w:t>
            </w:r>
            <w:r>
              <w:rPr>
                <w:noProof/>
                <w:webHidden/>
              </w:rPr>
              <w:tab/>
            </w:r>
            <w:r>
              <w:rPr>
                <w:noProof/>
                <w:webHidden/>
              </w:rPr>
              <w:fldChar w:fldCharType="begin"/>
            </w:r>
            <w:r>
              <w:rPr>
                <w:noProof/>
                <w:webHidden/>
              </w:rPr>
              <w:instrText xml:space="preserve"> PAGEREF _Toc521431884 \h </w:instrText>
            </w:r>
            <w:r>
              <w:rPr>
                <w:noProof/>
                <w:webHidden/>
              </w:rPr>
            </w:r>
            <w:r>
              <w:rPr>
                <w:noProof/>
                <w:webHidden/>
              </w:rPr>
              <w:fldChar w:fldCharType="separate"/>
            </w:r>
            <w:r>
              <w:rPr>
                <w:noProof/>
                <w:webHidden/>
              </w:rPr>
              <w:t>139</w:t>
            </w:r>
            <w:r>
              <w:rPr>
                <w:noProof/>
                <w:webHidden/>
              </w:rPr>
              <w:fldChar w:fldCharType="end"/>
            </w:r>
          </w:hyperlink>
        </w:p>
        <w:p w:rsidR="00CA22C6" w:rsidRDefault="00CA22C6">
          <w:pPr>
            <w:pStyle w:val="31"/>
            <w:tabs>
              <w:tab w:val="right" w:leader="dot" w:pos="8296"/>
            </w:tabs>
            <w:rPr>
              <w:noProof/>
            </w:rPr>
          </w:pPr>
          <w:hyperlink w:anchor="_Toc521431885" w:history="1">
            <w:r w:rsidRPr="00262F32">
              <w:rPr>
                <w:rStyle w:val="a3"/>
                <w:rFonts w:ascii="宋体" w:eastAsia="宋体" w:hAnsi="宋体"/>
                <w:noProof/>
              </w:rPr>
              <w:t>逆元</w:t>
            </w:r>
            <w:r>
              <w:rPr>
                <w:noProof/>
                <w:webHidden/>
              </w:rPr>
              <w:tab/>
            </w:r>
            <w:r>
              <w:rPr>
                <w:noProof/>
                <w:webHidden/>
              </w:rPr>
              <w:fldChar w:fldCharType="begin"/>
            </w:r>
            <w:r>
              <w:rPr>
                <w:noProof/>
                <w:webHidden/>
              </w:rPr>
              <w:instrText xml:space="preserve"> PAGEREF _Toc521431885 \h </w:instrText>
            </w:r>
            <w:r>
              <w:rPr>
                <w:noProof/>
                <w:webHidden/>
              </w:rPr>
            </w:r>
            <w:r>
              <w:rPr>
                <w:noProof/>
                <w:webHidden/>
              </w:rPr>
              <w:fldChar w:fldCharType="separate"/>
            </w:r>
            <w:r>
              <w:rPr>
                <w:noProof/>
                <w:webHidden/>
              </w:rPr>
              <w:t>139</w:t>
            </w:r>
            <w:r>
              <w:rPr>
                <w:noProof/>
                <w:webHidden/>
              </w:rPr>
              <w:fldChar w:fldCharType="end"/>
            </w:r>
          </w:hyperlink>
        </w:p>
        <w:p w:rsidR="00CA22C6" w:rsidRDefault="00CA22C6">
          <w:pPr>
            <w:pStyle w:val="31"/>
            <w:tabs>
              <w:tab w:val="right" w:leader="dot" w:pos="8296"/>
            </w:tabs>
            <w:rPr>
              <w:noProof/>
            </w:rPr>
          </w:pPr>
          <w:hyperlink w:anchor="_Toc521431886" w:history="1">
            <w:r w:rsidRPr="00262F32">
              <w:rPr>
                <w:rStyle w:val="a3"/>
                <w:rFonts w:ascii="宋体" w:eastAsia="宋体" w:hAnsi="宋体"/>
                <w:noProof/>
              </w:rPr>
              <w:t>欧拉函数</w:t>
            </w:r>
            <w:r>
              <w:rPr>
                <w:noProof/>
                <w:webHidden/>
              </w:rPr>
              <w:tab/>
            </w:r>
            <w:r>
              <w:rPr>
                <w:noProof/>
                <w:webHidden/>
              </w:rPr>
              <w:fldChar w:fldCharType="begin"/>
            </w:r>
            <w:r>
              <w:rPr>
                <w:noProof/>
                <w:webHidden/>
              </w:rPr>
              <w:instrText xml:space="preserve"> PAGEREF _Toc521431886 \h </w:instrText>
            </w:r>
            <w:r>
              <w:rPr>
                <w:noProof/>
                <w:webHidden/>
              </w:rPr>
            </w:r>
            <w:r>
              <w:rPr>
                <w:noProof/>
                <w:webHidden/>
              </w:rPr>
              <w:fldChar w:fldCharType="separate"/>
            </w:r>
            <w:r>
              <w:rPr>
                <w:noProof/>
                <w:webHidden/>
              </w:rPr>
              <w:t>141</w:t>
            </w:r>
            <w:r>
              <w:rPr>
                <w:noProof/>
                <w:webHidden/>
              </w:rPr>
              <w:fldChar w:fldCharType="end"/>
            </w:r>
          </w:hyperlink>
        </w:p>
        <w:p w:rsidR="00CA22C6" w:rsidRDefault="00CA22C6">
          <w:pPr>
            <w:pStyle w:val="31"/>
            <w:tabs>
              <w:tab w:val="right" w:leader="dot" w:pos="8296"/>
            </w:tabs>
            <w:rPr>
              <w:noProof/>
            </w:rPr>
          </w:pPr>
          <w:hyperlink w:anchor="_Toc521431887" w:history="1">
            <w:r w:rsidRPr="00262F32">
              <w:rPr>
                <w:rStyle w:val="a3"/>
                <w:rFonts w:ascii="宋体" w:eastAsia="宋体" w:hAnsi="宋体"/>
                <w:noProof/>
              </w:rPr>
              <w:t>威尔逊定理</w:t>
            </w:r>
            <w:r>
              <w:rPr>
                <w:noProof/>
                <w:webHidden/>
              </w:rPr>
              <w:tab/>
            </w:r>
            <w:r>
              <w:rPr>
                <w:noProof/>
                <w:webHidden/>
              </w:rPr>
              <w:fldChar w:fldCharType="begin"/>
            </w:r>
            <w:r>
              <w:rPr>
                <w:noProof/>
                <w:webHidden/>
              </w:rPr>
              <w:instrText xml:space="preserve"> PAGEREF _Toc521431887 \h </w:instrText>
            </w:r>
            <w:r>
              <w:rPr>
                <w:noProof/>
                <w:webHidden/>
              </w:rPr>
            </w:r>
            <w:r>
              <w:rPr>
                <w:noProof/>
                <w:webHidden/>
              </w:rPr>
              <w:fldChar w:fldCharType="separate"/>
            </w:r>
            <w:r>
              <w:rPr>
                <w:noProof/>
                <w:webHidden/>
              </w:rPr>
              <w:t>142</w:t>
            </w:r>
            <w:r>
              <w:rPr>
                <w:noProof/>
                <w:webHidden/>
              </w:rPr>
              <w:fldChar w:fldCharType="end"/>
            </w:r>
          </w:hyperlink>
        </w:p>
        <w:p w:rsidR="00CA22C6" w:rsidRDefault="00CA22C6">
          <w:pPr>
            <w:pStyle w:val="31"/>
            <w:tabs>
              <w:tab w:val="right" w:leader="dot" w:pos="8296"/>
            </w:tabs>
            <w:rPr>
              <w:noProof/>
            </w:rPr>
          </w:pPr>
          <w:hyperlink w:anchor="_Toc521431888" w:history="1">
            <w:r w:rsidRPr="00262F32">
              <w:rPr>
                <w:rStyle w:val="a3"/>
                <w:rFonts w:ascii="宋体" w:eastAsia="宋体" w:hAnsi="宋体"/>
                <w:noProof/>
              </w:rPr>
              <w:t>幂取模(欧拉定理、费马小定理、扩展欧拉定理)</w:t>
            </w:r>
            <w:r>
              <w:rPr>
                <w:noProof/>
                <w:webHidden/>
              </w:rPr>
              <w:tab/>
            </w:r>
            <w:r>
              <w:rPr>
                <w:noProof/>
                <w:webHidden/>
              </w:rPr>
              <w:fldChar w:fldCharType="begin"/>
            </w:r>
            <w:r>
              <w:rPr>
                <w:noProof/>
                <w:webHidden/>
              </w:rPr>
              <w:instrText xml:space="preserve"> PAGEREF _Toc521431888 \h </w:instrText>
            </w:r>
            <w:r>
              <w:rPr>
                <w:noProof/>
                <w:webHidden/>
              </w:rPr>
            </w:r>
            <w:r>
              <w:rPr>
                <w:noProof/>
                <w:webHidden/>
              </w:rPr>
              <w:fldChar w:fldCharType="separate"/>
            </w:r>
            <w:r>
              <w:rPr>
                <w:noProof/>
                <w:webHidden/>
              </w:rPr>
              <w:t>143</w:t>
            </w:r>
            <w:r>
              <w:rPr>
                <w:noProof/>
                <w:webHidden/>
              </w:rPr>
              <w:fldChar w:fldCharType="end"/>
            </w:r>
          </w:hyperlink>
        </w:p>
        <w:p w:rsidR="00CA22C6" w:rsidRDefault="00CA22C6">
          <w:pPr>
            <w:pStyle w:val="31"/>
            <w:tabs>
              <w:tab w:val="right" w:leader="dot" w:pos="8296"/>
            </w:tabs>
            <w:rPr>
              <w:noProof/>
            </w:rPr>
          </w:pPr>
          <w:hyperlink w:anchor="_Toc521431889" w:history="1">
            <w:r w:rsidRPr="00262F32">
              <w:rPr>
                <w:rStyle w:val="a3"/>
                <w:rFonts w:ascii="宋体" w:eastAsia="宋体" w:hAnsi="宋体"/>
                <w:noProof/>
              </w:rPr>
              <w:t>不定方程</w:t>
            </w:r>
            <w:r>
              <w:rPr>
                <w:noProof/>
                <w:webHidden/>
              </w:rPr>
              <w:tab/>
            </w:r>
            <w:r>
              <w:rPr>
                <w:noProof/>
                <w:webHidden/>
              </w:rPr>
              <w:fldChar w:fldCharType="begin"/>
            </w:r>
            <w:r>
              <w:rPr>
                <w:noProof/>
                <w:webHidden/>
              </w:rPr>
              <w:instrText xml:space="preserve"> PAGEREF _Toc521431889 \h </w:instrText>
            </w:r>
            <w:r>
              <w:rPr>
                <w:noProof/>
                <w:webHidden/>
              </w:rPr>
            </w:r>
            <w:r>
              <w:rPr>
                <w:noProof/>
                <w:webHidden/>
              </w:rPr>
              <w:fldChar w:fldCharType="separate"/>
            </w:r>
            <w:r>
              <w:rPr>
                <w:noProof/>
                <w:webHidden/>
              </w:rPr>
              <w:t>144</w:t>
            </w:r>
            <w:r>
              <w:rPr>
                <w:noProof/>
                <w:webHidden/>
              </w:rPr>
              <w:fldChar w:fldCharType="end"/>
            </w:r>
          </w:hyperlink>
        </w:p>
        <w:p w:rsidR="00CA22C6" w:rsidRDefault="00CA22C6">
          <w:pPr>
            <w:pStyle w:val="21"/>
            <w:tabs>
              <w:tab w:val="right" w:leader="dot" w:pos="8296"/>
            </w:tabs>
            <w:rPr>
              <w:noProof/>
            </w:rPr>
          </w:pPr>
          <w:hyperlink w:anchor="_Toc521431890" w:history="1">
            <w:r w:rsidRPr="00262F32">
              <w:rPr>
                <w:rStyle w:val="a3"/>
                <w:rFonts w:ascii="宋体" w:eastAsia="宋体" w:hAnsi="宋体" w:cs="Arial"/>
                <w:noProof/>
              </w:rPr>
              <w:t>组合数学</w:t>
            </w:r>
            <w:r>
              <w:rPr>
                <w:noProof/>
                <w:webHidden/>
              </w:rPr>
              <w:tab/>
            </w:r>
            <w:r>
              <w:rPr>
                <w:noProof/>
                <w:webHidden/>
              </w:rPr>
              <w:fldChar w:fldCharType="begin"/>
            </w:r>
            <w:r>
              <w:rPr>
                <w:noProof/>
                <w:webHidden/>
              </w:rPr>
              <w:instrText xml:space="preserve"> PAGEREF _Toc521431890 \h </w:instrText>
            </w:r>
            <w:r>
              <w:rPr>
                <w:noProof/>
                <w:webHidden/>
              </w:rPr>
            </w:r>
            <w:r>
              <w:rPr>
                <w:noProof/>
                <w:webHidden/>
              </w:rPr>
              <w:fldChar w:fldCharType="separate"/>
            </w:r>
            <w:r>
              <w:rPr>
                <w:noProof/>
                <w:webHidden/>
              </w:rPr>
              <w:t>146</w:t>
            </w:r>
            <w:r>
              <w:rPr>
                <w:noProof/>
                <w:webHidden/>
              </w:rPr>
              <w:fldChar w:fldCharType="end"/>
            </w:r>
          </w:hyperlink>
        </w:p>
        <w:p w:rsidR="00CA22C6" w:rsidRDefault="00CA22C6">
          <w:pPr>
            <w:pStyle w:val="31"/>
            <w:tabs>
              <w:tab w:val="right" w:leader="dot" w:pos="8296"/>
            </w:tabs>
            <w:rPr>
              <w:noProof/>
            </w:rPr>
          </w:pPr>
          <w:hyperlink w:anchor="_Toc521431891" w:history="1">
            <w:r w:rsidRPr="00262F32">
              <w:rPr>
                <w:rStyle w:val="a3"/>
                <w:rFonts w:ascii="宋体" w:eastAsia="宋体" w:hAnsi="宋体"/>
                <w:noProof/>
              </w:rPr>
              <w:t>组合数</w:t>
            </w:r>
            <w:r>
              <w:rPr>
                <w:noProof/>
                <w:webHidden/>
              </w:rPr>
              <w:tab/>
            </w:r>
            <w:r>
              <w:rPr>
                <w:noProof/>
                <w:webHidden/>
              </w:rPr>
              <w:fldChar w:fldCharType="begin"/>
            </w:r>
            <w:r>
              <w:rPr>
                <w:noProof/>
                <w:webHidden/>
              </w:rPr>
              <w:instrText xml:space="preserve"> PAGEREF _Toc521431891 \h </w:instrText>
            </w:r>
            <w:r>
              <w:rPr>
                <w:noProof/>
                <w:webHidden/>
              </w:rPr>
            </w:r>
            <w:r>
              <w:rPr>
                <w:noProof/>
                <w:webHidden/>
              </w:rPr>
              <w:fldChar w:fldCharType="separate"/>
            </w:r>
            <w:r>
              <w:rPr>
                <w:noProof/>
                <w:webHidden/>
              </w:rPr>
              <w:t>146</w:t>
            </w:r>
            <w:r>
              <w:rPr>
                <w:noProof/>
                <w:webHidden/>
              </w:rPr>
              <w:fldChar w:fldCharType="end"/>
            </w:r>
          </w:hyperlink>
        </w:p>
        <w:p w:rsidR="00CA22C6" w:rsidRDefault="00CA22C6">
          <w:pPr>
            <w:pStyle w:val="31"/>
            <w:tabs>
              <w:tab w:val="right" w:leader="dot" w:pos="8296"/>
            </w:tabs>
            <w:rPr>
              <w:noProof/>
            </w:rPr>
          </w:pPr>
          <w:hyperlink w:anchor="_Toc521431892" w:history="1">
            <w:r w:rsidRPr="00262F32">
              <w:rPr>
                <w:rStyle w:val="a3"/>
                <w:rFonts w:ascii="宋体" w:eastAsia="宋体" w:hAnsi="宋体"/>
                <w:noProof/>
              </w:rPr>
              <w:t>卢卡斯定理</w:t>
            </w:r>
            <w:r>
              <w:rPr>
                <w:noProof/>
                <w:webHidden/>
              </w:rPr>
              <w:tab/>
            </w:r>
            <w:r>
              <w:rPr>
                <w:noProof/>
                <w:webHidden/>
              </w:rPr>
              <w:fldChar w:fldCharType="begin"/>
            </w:r>
            <w:r>
              <w:rPr>
                <w:noProof/>
                <w:webHidden/>
              </w:rPr>
              <w:instrText xml:space="preserve"> PAGEREF _Toc521431892 \h </w:instrText>
            </w:r>
            <w:r>
              <w:rPr>
                <w:noProof/>
                <w:webHidden/>
              </w:rPr>
            </w:r>
            <w:r>
              <w:rPr>
                <w:noProof/>
                <w:webHidden/>
              </w:rPr>
              <w:fldChar w:fldCharType="separate"/>
            </w:r>
            <w:r>
              <w:rPr>
                <w:noProof/>
                <w:webHidden/>
              </w:rPr>
              <w:t>146</w:t>
            </w:r>
            <w:r>
              <w:rPr>
                <w:noProof/>
                <w:webHidden/>
              </w:rPr>
              <w:fldChar w:fldCharType="end"/>
            </w:r>
          </w:hyperlink>
        </w:p>
        <w:p w:rsidR="00CA22C6" w:rsidRDefault="00CA22C6">
          <w:pPr>
            <w:pStyle w:val="31"/>
            <w:tabs>
              <w:tab w:val="right" w:leader="dot" w:pos="8296"/>
            </w:tabs>
            <w:rPr>
              <w:noProof/>
            </w:rPr>
          </w:pPr>
          <w:hyperlink w:anchor="_Toc521431893" w:history="1">
            <w:r w:rsidRPr="00262F32">
              <w:rPr>
                <w:rStyle w:val="a3"/>
                <w:rFonts w:ascii="宋体" w:eastAsia="宋体" w:hAnsi="宋体"/>
                <w:noProof/>
              </w:rPr>
              <w:t>卡特兰数</w:t>
            </w:r>
            <w:r>
              <w:rPr>
                <w:noProof/>
                <w:webHidden/>
              </w:rPr>
              <w:tab/>
            </w:r>
            <w:r>
              <w:rPr>
                <w:noProof/>
                <w:webHidden/>
              </w:rPr>
              <w:fldChar w:fldCharType="begin"/>
            </w:r>
            <w:r>
              <w:rPr>
                <w:noProof/>
                <w:webHidden/>
              </w:rPr>
              <w:instrText xml:space="preserve"> PAGEREF _Toc521431893 \h </w:instrText>
            </w:r>
            <w:r>
              <w:rPr>
                <w:noProof/>
                <w:webHidden/>
              </w:rPr>
            </w:r>
            <w:r>
              <w:rPr>
                <w:noProof/>
                <w:webHidden/>
              </w:rPr>
              <w:fldChar w:fldCharType="separate"/>
            </w:r>
            <w:r>
              <w:rPr>
                <w:noProof/>
                <w:webHidden/>
              </w:rPr>
              <w:t>146</w:t>
            </w:r>
            <w:r>
              <w:rPr>
                <w:noProof/>
                <w:webHidden/>
              </w:rPr>
              <w:fldChar w:fldCharType="end"/>
            </w:r>
          </w:hyperlink>
        </w:p>
        <w:p w:rsidR="00CA22C6" w:rsidRDefault="00CA22C6">
          <w:pPr>
            <w:pStyle w:val="31"/>
            <w:tabs>
              <w:tab w:val="right" w:leader="dot" w:pos="8296"/>
            </w:tabs>
            <w:rPr>
              <w:noProof/>
            </w:rPr>
          </w:pPr>
          <w:hyperlink w:anchor="_Toc521431894" w:history="1">
            <w:r w:rsidRPr="00262F32">
              <w:rPr>
                <w:rStyle w:val="a3"/>
                <w:rFonts w:ascii="宋体" w:eastAsia="宋体" w:hAnsi="宋体"/>
                <w:noProof/>
              </w:rPr>
              <w:t>Polya定理</w:t>
            </w:r>
            <w:r>
              <w:rPr>
                <w:noProof/>
                <w:webHidden/>
              </w:rPr>
              <w:tab/>
            </w:r>
            <w:r>
              <w:rPr>
                <w:noProof/>
                <w:webHidden/>
              </w:rPr>
              <w:fldChar w:fldCharType="begin"/>
            </w:r>
            <w:r>
              <w:rPr>
                <w:noProof/>
                <w:webHidden/>
              </w:rPr>
              <w:instrText xml:space="preserve"> PAGEREF _Toc521431894 \h </w:instrText>
            </w:r>
            <w:r>
              <w:rPr>
                <w:noProof/>
                <w:webHidden/>
              </w:rPr>
            </w:r>
            <w:r>
              <w:rPr>
                <w:noProof/>
                <w:webHidden/>
              </w:rPr>
              <w:fldChar w:fldCharType="separate"/>
            </w:r>
            <w:r>
              <w:rPr>
                <w:noProof/>
                <w:webHidden/>
              </w:rPr>
              <w:t>146</w:t>
            </w:r>
            <w:r>
              <w:rPr>
                <w:noProof/>
                <w:webHidden/>
              </w:rPr>
              <w:fldChar w:fldCharType="end"/>
            </w:r>
          </w:hyperlink>
        </w:p>
        <w:p w:rsidR="00CA22C6" w:rsidRDefault="00CA22C6">
          <w:pPr>
            <w:pStyle w:val="21"/>
            <w:tabs>
              <w:tab w:val="right" w:leader="dot" w:pos="8296"/>
            </w:tabs>
            <w:rPr>
              <w:noProof/>
            </w:rPr>
          </w:pPr>
          <w:hyperlink w:anchor="_Toc521431895" w:history="1">
            <w:r w:rsidRPr="00262F32">
              <w:rPr>
                <w:rStyle w:val="a3"/>
                <w:rFonts w:ascii="宋体" w:eastAsia="宋体" w:hAnsi="宋体" w:cs="Arial"/>
                <w:noProof/>
              </w:rPr>
              <w:t>计算几何</w:t>
            </w:r>
            <w:r>
              <w:rPr>
                <w:noProof/>
                <w:webHidden/>
              </w:rPr>
              <w:tab/>
            </w:r>
            <w:r>
              <w:rPr>
                <w:noProof/>
                <w:webHidden/>
              </w:rPr>
              <w:fldChar w:fldCharType="begin"/>
            </w:r>
            <w:r>
              <w:rPr>
                <w:noProof/>
                <w:webHidden/>
              </w:rPr>
              <w:instrText xml:space="preserve"> PAGEREF _Toc521431895 \h </w:instrText>
            </w:r>
            <w:r>
              <w:rPr>
                <w:noProof/>
                <w:webHidden/>
              </w:rPr>
            </w:r>
            <w:r>
              <w:rPr>
                <w:noProof/>
                <w:webHidden/>
              </w:rPr>
              <w:fldChar w:fldCharType="separate"/>
            </w:r>
            <w:r>
              <w:rPr>
                <w:noProof/>
                <w:webHidden/>
              </w:rPr>
              <w:t>148</w:t>
            </w:r>
            <w:r>
              <w:rPr>
                <w:noProof/>
                <w:webHidden/>
              </w:rPr>
              <w:fldChar w:fldCharType="end"/>
            </w:r>
          </w:hyperlink>
        </w:p>
        <w:p w:rsidR="00CA22C6" w:rsidRDefault="00CA22C6">
          <w:pPr>
            <w:pStyle w:val="31"/>
            <w:tabs>
              <w:tab w:val="right" w:leader="dot" w:pos="8296"/>
            </w:tabs>
            <w:rPr>
              <w:noProof/>
            </w:rPr>
          </w:pPr>
          <w:hyperlink w:anchor="_Toc521431896" w:history="1">
            <w:r w:rsidRPr="00262F32">
              <w:rPr>
                <w:rStyle w:val="a3"/>
                <w:rFonts w:ascii="宋体" w:eastAsia="宋体" w:hAnsi="宋体" w:cs="Arial"/>
                <w:noProof/>
              </w:rPr>
              <w:t>点到线段的最短距离——矢量法</w:t>
            </w:r>
            <w:r>
              <w:rPr>
                <w:noProof/>
                <w:webHidden/>
              </w:rPr>
              <w:tab/>
            </w:r>
            <w:r>
              <w:rPr>
                <w:noProof/>
                <w:webHidden/>
              </w:rPr>
              <w:fldChar w:fldCharType="begin"/>
            </w:r>
            <w:r>
              <w:rPr>
                <w:noProof/>
                <w:webHidden/>
              </w:rPr>
              <w:instrText xml:space="preserve"> PAGEREF _Toc521431896 \h </w:instrText>
            </w:r>
            <w:r>
              <w:rPr>
                <w:noProof/>
                <w:webHidden/>
              </w:rPr>
            </w:r>
            <w:r>
              <w:rPr>
                <w:noProof/>
                <w:webHidden/>
              </w:rPr>
              <w:fldChar w:fldCharType="separate"/>
            </w:r>
            <w:r>
              <w:rPr>
                <w:noProof/>
                <w:webHidden/>
              </w:rPr>
              <w:t>148</w:t>
            </w:r>
            <w:r>
              <w:rPr>
                <w:noProof/>
                <w:webHidden/>
              </w:rPr>
              <w:fldChar w:fldCharType="end"/>
            </w:r>
          </w:hyperlink>
        </w:p>
        <w:p w:rsidR="00CA22C6" w:rsidRDefault="00CA22C6">
          <w:pPr>
            <w:pStyle w:val="31"/>
            <w:tabs>
              <w:tab w:val="right" w:leader="dot" w:pos="8296"/>
            </w:tabs>
            <w:rPr>
              <w:noProof/>
            </w:rPr>
          </w:pPr>
          <w:hyperlink w:anchor="_Toc521431897" w:history="1">
            <w:r w:rsidRPr="00262F32">
              <w:rPr>
                <w:rStyle w:val="a3"/>
                <w:rFonts w:ascii="宋体" w:eastAsia="宋体" w:hAnsi="宋体"/>
                <w:noProof/>
              </w:rPr>
              <w:t>四点共面</w:t>
            </w:r>
            <w:r>
              <w:rPr>
                <w:noProof/>
                <w:webHidden/>
              </w:rPr>
              <w:tab/>
            </w:r>
            <w:r>
              <w:rPr>
                <w:noProof/>
                <w:webHidden/>
              </w:rPr>
              <w:fldChar w:fldCharType="begin"/>
            </w:r>
            <w:r>
              <w:rPr>
                <w:noProof/>
                <w:webHidden/>
              </w:rPr>
              <w:instrText xml:space="preserve"> PAGEREF _Toc521431897 \h </w:instrText>
            </w:r>
            <w:r>
              <w:rPr>
                <w:noProof/>
                <w:webHidden/>
              </w:rPr>
            </w:r>
            <w:r>
              <w:rPr>
                <w:noProof/>
                <w:webHidden/>
              </w:rPr>
              <w:fldChar w:fldCharType="separate"/>
            </w:r>
            <w:r>
              <w:rPr>
                <w:noProof/>
                <w:webHidden/>
              </w:rPr>
              <w:t>151</w:t>
            </w:r>
            <w:r>
              <w:rPr>
                <w:noProof/>
                <w:webHidden/>
              </w:rPr>
              <w:fldChar w:fldCharType="end"/>
            </w:r>
          </w:hyperlink>
        </w:p>
        <w:p w:rsidR="00CA22C6" w:rsidRDefault="00CA22C6">
          <w:pPr>
            <w:pStyle w:val="31"/>
            <w:tabs>
              <w:tab w:val="right" w:leader="dot" w:pos="8296"/>
            </w:tabs>
            <w:rPr>
              <w:noProof/>
            </w:rPr>
          </w:pPr>
          <w:hyperlink w:anchor="_Toc521431898" w:history="1">
            <w:r w:rsidRPr="00262F32">
              <w:rPr>
                <w:rStyle w:val="a3"/>
                <w:rFonts w:ascii="宋体" w:eastAsia="宋体" w:hAnsi="宋体"/>
                <w:noProof/>
              </w:rPr>
              <w:t>线段相交</w:t>
            </w:r>
            <w:r>
              <w:rPr>
                <w:noProof/>
                <w:webHidden/>
              </w:rPr>
              <w:tab/>
            </w:r>
            <w:r>
              <w:rPr>
                <w:noProof/>
                <w:webHidden/>
              </w:rPr>
              <w:fldChar w:fldCharType="begin"/>
            </w:r>
            <w:r>
              <w:rPr>
                <w:noProof/>
                <w:webHidden/>
              </w:rPr>
              <w:instrText xml:space="preserve"> PAGEREF _Toc521431898 \h </w:instrText>
            </w:r>
            <w:r>
              <w:rPr>
                <w:noProof/>
                <w:webHidden/>
              </w:rPr>
            </w:r>
            <w:r>
              <w:rPr>
                <w:noProof/>
                <w:webHidden/>
              </w:rPr>
              <w:fldChar w:fldCharType="separate"/>
            </w:r>
            <w:r>
              <w:rPr>
                <w:noProof/>
                <w:webHidden/>
              </w:rPr>
              <w:t>152</w:t>
            </w:r>
            <w:r>
              <w:rPr>
                <w:noProof/>
                <w:webHidden/>
              </w:rPr>
              <w:fldChar w:fldCharType="end"/>
            </w:r>
          </w:hyperlink>
        </w:p>
        <w:p w:rsidR="00CA22C6" w:rsidRDefault="00CA22C6">
          <w:pPr>
            <w:pStyle w:val="31"/>
            <w:tabs>
              <w:tab w:val="right" w:leader="dot" w:pos="8296"/>
            </w:tabs>
            <w:rPr>
              <w:noProof/>
            </w:rPr>
          </w:pPr>
          <w:hyperlink w:anchor="_Toc521431899" w:history="1">
            <w:r w:rsidRPr="00262F32">
              <w:rPr>
                <w:rStyle w:val="a3"/>
                <w:rFonts w:ascii="宋体" w:eastAsia="宋体" w:hAnsi="宋体"/>
                <w:noProof/>
              </w:rPr>
              <w:t>简单多边形与圆面积交</w:t>
            </w:r>
            <w:r>
              <w:rPr>
                <w:noProof/>
                <w:webHidden/>
              </w:rPr>
              <w:tab/>
            </w:r>
            <w:r>
              <w:rPr>
                <w:noProof/>
                <w:webHidden/>
              </w:rPr>
              <w:fldChar w:fldCharType="begin"/>
            </w:r>
            <w:r>
              <w:rPr>
                <w:noProof/>
                <w:webHidden/>
              </w:rPr>
              <w:instrText xml:space="preserve"> PAGEREF _Toc521431899 \h </w:instrText>
            </w:r>
            <w:r>
              <w:rPr>
                <w:noProof/>
                <w:webHidden/>
              </w:rPr>
            </w:r>
            <w:r>
              <w:rPr>
                <w:noProof/>
                <w:webHidden/>
              </w:rPr>
              <w:fldChar w:fldCharType="separate"/>
            </w:r>
            <w:r>
              <w:rPr>
                <w:noProof/>
                <w:webHidden/>
              </w:rPr>
              <w:t>152</w:t>
            </w:r>
            <w:r>
              <w:rPr>
                <w:noProof/>
                <w:webHidden/>
              </w:rPr>
              <w:fldChar w:fldCharType="end"/>
            </w:r>
          </w:hyperlink>
        </w:p>
        <w:p w:rsidR="00CA22C6" w:rsidRDefault="00CA22C6">
          <w:pPr>
            <w:pStyle w:val="31"/>
            <w:tabs>
              <w:tab w:val="right" w:leader="dot" w:pos="8296"/>
            </w:tabs>
            <w:rPr>
              <w:noProof/>
            </w:rPr>
          </w:pPr>
          <w:hyperlink w:anchor="_Toc521431900" w:history="1">
            <w:r w:rsidRPr="00262F32">
              <w:rPr>
                <w:rStyle w:val="a3"/>
                <w:rFonts w:ascii="宋体" w:eastAsia="宋体" w:hAnsi="宋体"/>
                <w:noProof/>
              </w:rPr>
              <w:t>两圆相交点</w:t>
            </w:r>
            <w:r>
              <w:rPr>
                <w:noProof/>
                <w:webHidden/>
              </w:rPr>
              <w:tab/>
            </w:r>
            <w:r>
              <w:rPr>
                <w:noProof/>
                <w:webHidden/>
              </w:rPr>
              <w:fldChar w:fldCharType="begin"/>
            </w:r>
            <w:r>
              <w:rPr>
                <w:noProof/>
                <w:webHidden/>
              </w:rPr>
              <w:instrText xml:space="preserve"> PAGEREF _Toc521431900 \h </w:instrText>
            </w:r>
            <w:r>
              <w:rPr>
                <w:noProof/>
                <w:webHidden/>
              </w:rPr>
            </w:r>
            <w:r>
              <w:rPr>
                <w:noProof/>
                <w:webHidden/>
              </w:rPr>
              <w:fldChar w:fldCharType="separate"/>
            </w:r>
            <w:r>
              <w:rPr>
                <w:noProof/>
                <w:webHidden/>
              </w:rPr>
              <w:t>156</w:t>
            </w:r>
            <w:r>
              <w:rPr>
                <w:noProof/>
                <w:webHidden/>
              </w:rPr>
              <w:fldChar w:fldCharType="end"/>
            </w:r>
          </w:hyperlink>
        </w:p>
        <w:p w:rsidR="00CA22C6" w:rsidRDefault="00CA22C6">
          <w:pPr>
            <w:pStyle w:val="31"/>
            <w:tabs>
              <w:tab w:val="right" w:leader="dot" w:pos="8296"/>
            </w:tabs>
            <w:rPr>
              <w:noProof/>
            </w:rPr>
          </w:pPr>
          <w:hyperlink w:anchor="_Toc521431901" w:history="1">
            <w:r w:rsidRPr="00262F32">
              <w:rPr>
                <w:rStyle w:val="a3"/>
                <w:rFonts w:ascii="宋体" w:eastAsia="宋体" w:hAnsi="宋体"/>
                <w:noProof/>
              </w:rPr>
              <w:t>两圆相交弧长</w:t>
            </w:r>
            <w:r>
              <w:rPr>
                <w:noProof/>
                <w:webHidden/>
              </w:rPr>
              <w:tab/>
            </w:r>
            <w:r>
              <w:rPr>
                <w:noProof/>
                <w:webHidden/>
              </w:rPr>
              <w:fldChar w:fldCharType="begin"/>
            </w:r>
            <w:r>
              <w:rPr>
                <w:noProof/>
                <w:webHidden/>
              </w:rPr>
              <w:instrText xml:space="preserve"> PAGEREF _Toc521431901 \h </w:instrText>
            </w:r>
            <w:r>
              <w:rPr>
                <w:noProof/>
                <w:webHidden/>
              </w:rPr>
            </w:r>
            <w:r>
              <w:rPr>
                <w:noProof/>
                <w:webHidden/>
              </w:rPr>
              <w:fldChar w:fldCharType="separate"/>
            </w:r>
            <w:r>
              <w:rPr>
                <w:noProof/>
                <w:webHidden/>
              </w:rPr>
              <w:t>156</w:t>
            </w:r>
            <w:r>
              <w:rPr>
                <w:noProof/>
                <w:webHidden/>
              </w:rPr>
              <w:fldChar w:fldCharType="end"/>
            </w:r>
          </w:hyperlink>
        </w:p>
        <w:p w:rsidR="00CA22C6" w:rsidRDefault="00CA22C6">
          <w:pPr>
            <w:pStyle w:val="31"/>
            <w:tabs>
              <w:tab w:val="right" w:leader="dot" w:pos="8296"/>
            </w:tabs>
            <w:rPr>
              <w:noProof/>
            </w:rPr>
          </w:pPr>
          <w:hyperlink w:anchor="_Toc521431902" w:history="1">
            <w:r w:rsidRPr="00262F32">
              <w:rPr>
                <w:rStyle w:val="a3"/>
                <w:rFonts w:ascii="宋体" w:eastAsia="宋体" w:hAnsi="宋体"/>
                <w:noProof/>
              </w:rPr>
              <w:t>极角排序</w:t>
            </w:r>
            <w:r>
              <w:rPr>
                <w:noProof/>
                <w:webHidden/>
              </w:rPr>
              <w:tab/>
            </w:r>
            <w:r>
              <w:rPr>
                <w:noProof/>
                <w:webHidden/>
              </w:rPr>
              <w:fldChar w:fldCharType="begin"/>
            </w:r>
            <w:r>
              <w:rPr>
                <w:noProof/>
                <w:webHidden/>
              </w:rPr>
              <w:instrText xml:space="preserve"> PAGEREF _Toc521431902 \h </w:instrText>
            </w:r>
            <w:r>
              <w:rPr>
                <w:noProof/>
                <w:webHidden/>
              </w:rPr>
            </w:r>
            <w:r>
              <w:rPr>
                <w:noProof/>
                <w:webHidden/>
              </w:rPr>
              <w:fldChar w:fldCharType="separate"/>
            </w:r>
            <w:r>
              <w:rPr>
                <w:noProof/>
                <w:webHidden/>
              </w:rPr>
              <w:t>161</w:t>
            </w:r>
            <w:r>
              <w:rPr>
                <w:noProof/>
                <w:webHidden/>
              </w:rPr>
              <w:fldChar w:fldCharType="end"/>
            </w:r>
          </w:hyperlink>
        </w:p>
        <w:p w:rsidR="00CA22C6" w:rsidRDefault="00CA22C6">
          <w:pPr>
            <w:pStyle w:val="31"/>
            <w:tabs>
              <w:tab w:val="right" w:leader="dot" w:pos="8296"/>
            </w:tabs>
            <w:rPr>
              <w:noProof/>
            </w:rPr>
          </w:pPr>
          <w:hyperlink w:anchor="_Toc521431903" w:history="1">
            <w:r w:rsidRPr="00262F32">
              <w:rPr>
                <w:rStyle w:val="a3"/>
                <w:rFonts w:ascii="宋体" w:eastAsia="宋体" w:hAnsi="宋体"/>
                <w:noProof/>
              </w:rPr>
              <w:t>凸包</w:t>
            </w:r>
            <w:r>
              <w:rPr>
                <w:noProof/>
                <w:webHidden/>
              </w:rPr>
              <w:tab/>
            </w:r>
            <w:r>
              <w:rPr>
                <w:noProof/>
                <w:webHidden/>
              </w:rPr>
              <w:fldChar w:fldCharType="begin"/>
            </w:r>
            <w:r>
              <w:rPr>
                <w:noProof/>
                <w:webHidden/>
              </w:rPr>
              <w:instrText xml:space="preserve"> PAGEREF _Toc521431903 \h </w:instrText>
            </w:r>
            <w:r>
              <w:rPr>
                <w:noProof/>
                <w:webHidden/>
              </w:rPr>
            </w:r>
            <w:r>
              <w:rPr>
                <w:noProof/>
                <w:webHidden/>
              </w:rPr>
              <w:fldChar w:fldCharType="separate"/>
            </w:r>
            <w:r>
              <w:rPr>
                <w:noProof/>
                <w:webHidden/>
              </w:rPr>
              <w:t>161</w:t>
            </w:r>
            <w:r>
              <w:rPr>
                <w:noProof/>
                <w:webHidden/>
              </w:rPr>
              <w:fldChar w:fldCharType="end"/>
            </w:r>
          </w:hyperlink>
        </w:p>
        <w:p w:rsidR="00CA22C6" w:rsidRDefault="00CA22C6">
          <w:pPr>
            <w:pStyle w:val="31"/>
            <w:tabs>
              <w:tab w:val="right" w:leader="dot" w:pos="8296"/>
            </w:tabs>
            <w:rPr>
              <w:noProof/>
            </w:rPr>
          </w:pPr>
          <w:hyperlink w:anchor="_Toc521431904" w:history="1">
            <w:r w:rsidRPr="00262F32">
              <w:rPr>
                <w:rStyle w:val="a3"/>
                <w:rFonts w:ascii="宋体" w:eastAsia="宋体" w:hAnsi="宋体"/>
                <w:noProof/>
              </w:rPr>
              <w:t>其他题目</w:t>
            </w:r>
            <w:r>
              <w:rPr>
                <w:noProof/>
                <w:webHidden/>
              </w:rPr>
              <w:tab/>
            </w:r>
            <w:r>
              <w:rPr>
                <w:noProof/>
                <w:webHidden/>
              </w:rPr>
              <w:fldChar w:fldCharType="begin"/>
            </w:r>
            <w:r>
              <w:rPr>
                <w:noProof/>
                <w:webHidden/>
              </w:rPr>
              <w:instrText xml:space="preserve"> PAGEREF _Toc521431904 \h </w:instrText>
            </w:r>
            <w:r>
              <w:rPr>
                <w:noProof/>
                <w:webHidden/>
              </w:rPr>
            </w:r>
            <w:r>
              <w:rPr>
                <w:noProof/>
                <w:webHidden/>
              </w:rPr>
              <w:fldChar w:fldCharType="separate"/>
            </w:r>
            <w:r>
              <w:rPr>
                <w:noProof/>
                <w:webHidden/>
              </w:rPr>
              <w:t>161</w:t>
            </w:r>
            <w:r>
              <w:rPr>
                <w:noProof/>
                <w:webHidden/>
              </w:rPr>
              <w:fldChar w:fldCharType="end"/>
            </w:r>
          </w:hyperlink>
        </w:p>
        <w:p w:rsidR="00CA22C6" w:rsidRDefault="00CA22C6">
          <w:pPr>
            <w:pStyle w:val="21"/>
            <w:tabs>
              <w:tab w:val="right" w:leader="dot" w:pos="8296"/>
            </w:tabs>
            <w:rPr>
              <w:noProof/>
            </w:rPr>
          </w:pPr>
          <w:hyperlink w:anchor="_Toc521431905" w:history="1">
            <w:r w:rsidRPr="00262F32">
              <w:rPr>
                <w:rStyle w:val="a3"/>
                <w:rFonts w:ascii="宋体" w:eastAsia="宋体" w:hAnsi="宋体"/>
                <w:noProof/>
              </w:rPr>
              <w:t>线性规划</w:t>
            </w:r>
            <w:r>
              <w:rPr>
                <w:noProof/>
                <w:webHidden/>
              </w:rPr>
              <w:tab/>
            </w:r>
            <w:r>
              <w:rPr>
                <w:noProof/>
                <w:webHidden/>
              </w:rPr>
              <w:fldChar w:fldCharType="begin"/>
            </w:r>
            <w:r>
              <w:rPr>
                <w:noProof/>
                <w:webHidden/>
              </w:rPr>
              <w:instrText xml:space="preserve"> PAGEREF _Toc521431905 \h </w:instrText>
            </w:r>
            <w:r>
              <w:rPr>
                <w:noProof/>
                <w:webHidden/>
              </w:rPr>
            </w:r>
            <w:r>
              <w:rPr>
                <w:noProof/>
                <w:webHidden/>
              </w:rPr>
              <w:fldChar w:fldCharType="separate"/>
            </w:r>
            <w:r>
              <w:rPr>
                <w:noProof/>
                <w:webHidden/>
              </w:rPr>
              <w:t>162</w:t>
            </w:r>
            <w:r>
              <w:rPr>
                <w:noProof/>
                <w:webHidden/>
              </w:rPr>
              <w:fldChar w:fldCharType="end"/>
            </w:r>
          </w:hyperlink>
        </w:p>
        <w:p w:rsidR="00CA22C6" w:rsidRDefault="00CA22C6">
          <w:pPr>
            <w:pStyle w:val="31"/>
            <w:tabs>
              <w:tab w:val="right" w:leader="dot" w:pos="8296"/>
            </w:tabs>
            <w:rPr>
              <w:noProof/>
            </w:rPr>
          </w:pPr>
          <w:hyperlink w:anchor="_Toc521431906" w:history="1">
            <w:r w:rsidRPr="00262F32">
              <w:rPr>
                <w:rStyle w:val="a3"/>
                <w:rFonts w:ascii="宋体" w:eastAsia="宋体" w:hAnsi="宋体"/>
                <w:noProof/>
              </w:rPr>
              <w:t>单纯形法</w:t>
            </w:r>
            <w:r>
              <w:rPr>
                <w:noProof/>
                <w:webHidden/>
              </w:rPr>
              <w:tab/>
            </w:r>
            <w:r>
              <w:rPr>
                <w:noProof/>
                <w:webHidden/>
              </w:rPr>
              <w:fldChar w:fldCharType="begin"/>
            </w:r>
            <w:r>
              <w:rPr>
                <w:noProof/>
                <w:webHidden/>
              </w:rPr>
              <w:instrText xml:space="preserve"> PAGEREF _Toc521431906 \h </w:instrText>
            </w:r>
            <w:r>
              <w:rPr>
                <w:noProof/>
                <w:webHidden/>
              </w:rPr>
            </w:r>
            <w:r>
              <w:rPr>
                <w:noProof/>
                <w:webHidden/>
              </w:rPr>
              <w:fldChar w:fldCharType="separate"/>
            </w:r>
            <w:r>
              <w:rPr>
                <w:noProof/>
                <w:webHidden/>
              </w:rPr>
              <w:t>162</w:t>
            </w:r>
            <w:r>
              <w:rPr>
                <w:noProof/>
                <w:webHidden/>
              </w:rPr>
              <w:fldChar w:fldCharType="end"/>
            </w:r>
          </w:hyperlink>
        </w:p>
        <w:p w:rsidR="00CA22C6" w:rsidRDefault="00CA22C6">
          <w:pPr>
            <w:pStyle w:val="21"/>
            <w:tabs>
              <w:tab w:val="right" w:leader="dot" w:pos="8296"/>
            </w:tabs>
            <w:rPr>
              <w:noProof/>
            </w:rPr>
          </w:pPr>
          <w:hyperlink w:anchor="_Toc521431907" w:history="1">
            <w:r w:rsidRPr="00262F32">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_Toc521431907 \h </w:instrText>
            </w:r>
            <w:r>
              <w:rPr>
                <w:noProof/>
                <w:webHidden/>
              </w:rPr>
            </w:r>
            <w:r>
              <w:rPr>
                <w:noProof/>
                <w:webHidden/>
              </w:rPr>
              <w:fldChar w:fldCharType="separate"/>
            </w:r>
            <w:r>
              <w:rPr>
                <w:noProof/>
                <w:webHidden/>
              </w:rPr>
              <w:t>184</w:t>
            </w:r>
            <w:r>
              <w:rPr>
                <w:noProof/>
                <w:webHidden/>
              </w:rPr>
              <w:fldChar w:fldCharType="end"/>
            </w:r>
          </w:hyperlink>
        </w:p>
        <w:p w:rsidR="00CA22C6" w:rsidRDefault="00CA22C6">
          <w:pPr>
            <w:pStyle w:val="31"/>
            <w:tabs>
              <w:tab w:val="right" w:leader="dot" w:pos="8296"/>
            </w:tabs>
            <w:rPr>
              <w:noProof/>
            </w:rPr>
          </w:pPr>
          <w:hyperlink w:anchor="_Toc521431908" w:history="1">
            <w:r w:rsidRPr="00262F32">
              <w:rPr>
                <w:rStyle w:val="a3"/>
                <w:rFonts w:ascii="宋体" w:eastAsia="宋体" w:hAnsi="宋体"/>
                <w:noProof/>
              </w:rPr>
              <w:t>√-牛客网2018暑期多校第1场-A（OEIS打表&amp;组合数递推&amp;逆元）</w:t>
            </w:r>
            <w:r>
              <w:rPr>
                <w:noProof/>
                <w:webHidden/>
              </w:rPr>
              <w:tab/>
            </w:r>
            <w:r>
              <w:rPr>
                <w:noProof/>
                <w:webHidden/>
              </w:rPr>
              <w:fldChar w:fldCharType="begin"/>
            </w:r>
            <w:r>
              <w:rPr>
                <w:noProof/>
                <w:webHidden/>
              </w:rPr>
              <w:instrText xml:space="preserve"> PAGEREF _Toc521431908 \h </w:instrText>
            </w:r>
            <w:r>
              <w:rPr>
                <w:noProof/>
                <w:webHidden/>
              </w:rPr>
            </w:r>
            <w:r>
              <w:rPr>
                <w:noProof/>
                <w:webHidden/>
              </w:rPr>
              <w:fldChar w:fldCharType="separate"/>
            </w:r>
            <w:r>
              <w:rPr>
                <w:noProof/>
                <w:webHidden/>
              </w:rPr>
              <w:t>184</w:t>
            </w:r>
            <w:r>
              <w:rPr>
                <w:noProof/>
                <w:webHidden/>
              </w:rPr>
              <w:fldChar w:fldCharType="end"/>
            </w:r>
          </w:hyperlink>
        </w:p>
        <w:p w:rsidR="00CA22C6" w:rsidRDefault="00CA22C6">
          <w:pPr>
            <w:pStyle w:val="31"/>
            <w:tabs>
              <w:tab w:val="right" w:leader="dot" w:pos="8296"/>
            </w:tabs>
            <w:rPr>
              <w:noProof/>
            </w:rPr>
          </w:pPr>
          <w:hyperlink w:anchor="_Toc521431909" w:history="1">
            <w:r w:rsidRPr="00262F32">
              <w:rPr>
                <w:rStyle w:val="a3"/>
                <w:rFonts w:ascii="宋体" w:eastAsia="宋体" w:hAnsi="宋体"/>
                <w:noProof/>
              </w:rPr>
              <w:t>√-HDU-6304-2018多校1-铜牌题</w:t>
            </w:r>
            <w:r>
              <w:rPr>
                <w:noProof/>
                <w:webHidden/>
              </w:rPr>
              <w:tab/>
            </w:r>
            <w:r>
              <w:rPr>
                <w:noProof/>
                <w:webHidden/>
              </w:rPr>
              <w:fldChar w:fldCharType="begin"/>
            </w:r>
            <w:r>
              <w:rPr>
                <w:noProof/>
                <w:webHidden/>
              </w:rPr>
              <w:instrText xml:space="preserve"> PAGEREF _Toc521431909 \h </w:instrText>
            </w:r>
            <w:r>
              <w:rPr>
                <w:noProof/>
                <w:webHidden/>
              </w:rPr>
            </w:r>
            <w:r>
              <w:rPr>
                <w:noProof/>
                <w:webHidden/>
              </w:rPr>
              <w:fldChar w:fldCharType="separate"/>
            </w:r>
            <w:r>
              <w:rPr>
                <w:noProof/>
                <w:webHidden/>
              </w:rPr>
              <w:t>187</w:t>
            </w:r>
            <w:r>
              <w:rPr>
                <w:noProof/>
                <w:webHidden/>
              </w:rPr>
              <w:fldChar w:fldCharType="end"/>
            </w:r>
          </w:hyperlink>
        </w:p>
        <w:p w:rsidR="00CA22C6" w:rsidRDefault="00CA22C6">
          <w:pPr>
            <w:pStyle w:val="31"/>
            <w:tabs>
              <w:tab w:val="right" w:leader="dot" w:pos="8296"/>
            </w:tabs>
            <w:rPr>
              <w:noProof/>
            </w:rPr>
          </w:pPr>
          <w:hyperlink w:anchor="_Toc521431910" w:history="1">
            <w:r w:rsidRPr="00262F32">
              <w:rPr>
                <w:rStyle w:val="a3"/>
                <w:rFonts w:ascii="宋体" w:eastAsia="宋体" w:hAnsi="宋体"/>
                <w:noProof/>
              </w:rPr>
              <w:t>√-EOJ-110-2018月赛7-数蝌蚪-签到题</w:t>
            </w:r>
            <w:r>
              <w:rPr>
                <w:noProof/>
                <w:webHidden/>
              </w:rPr>
              <w:tab/>
            </w:r>
            <w:r>
              <w:rPr>
                <w:noProof/>
                <w:webHidden/>
              </w:rPr>
              <w:fldChar w:fldCharType="begin"/>
            </w:r>
            <w:r>
              <w:rPr>
                <w:noProof/>
                <w:webHidden/>
              </w:rPr>
              <w:instrText xml:space="preserve"> PAGEREF _Toc521431910 \h </w:instrText>
            </w:r>
            <w:r>
              <w:rPr>
                <w:noProof/>
                <w:webHidden/>
              </w:rPr>
            </w:r>
            <w:r>
              <w:rPr>
                <w:noProof/>
                <w:webHidden/>
              </w:rPr>
              <w:fldChar w:fldCharType="separate"/>
            </w:r>
            <w:r>
              <w:rPr>
                <w:noProof/>
                <w:webHidden/>
              </w:rPr>
              <w:t>189</w:t>
            </w:r>
            <w:r>
              <w:rPr>
                <w:noProof/>
                <w:webHidden/>
              </w:rPr>
              <w:fldChar w:fldCharType="end"/>
            </w:r>
          </w:hyperlink>
        </w:p>
        <w:p w:rsidR="00CA22C6" w:rsidRDefault="00CA22C6">
          <w:pPr>
            <w:pStyle w:val="31"/>
            <w:tabs>
              <w:tab w:val="right" w:leader="dot" w:pos="8296"/>
            </w:tabs>
            <w:rPr>
              <w:noProof/>
            </w:rPr>
          </w:pPr>
          <w:hyperlink w:anchor="_Toc521431911" w:history="1">
            <w:r w:rsidRPr="00262F32">
              <w:rPr>
                <w:rStyle w:val="a3"/>
                <w:rFonts w:ascii="宋体" w:eastAsia="宋体" w:hAnsi="宋体"/>
                <w:noProof/>
              </w:rPr>
              <w:t>√-HDU-6333-Harvest of Apples</w:t>
            </w:r>
            <w:r>
              <w:rPr>
                <w:noProof/>
                <w:webHidden/>
              </w:rPr>
              <w:tab/>
            </w:r>
            <w:r>
              <w:rPr>
                <w:noProof/>
                <w:webHidden/>
              </w:rPr>
              <w:fldChar w:fldCharType="begin"/>
            </w:r>
            <w:r>
              <w:rPr>
                <w:noProof/>
                <w:webHidden/>
              </w:rPr>
              <w:instrText xml:space="preserve"> PAGEREF _Toc521431911 \h </w:instrText>
            </w:r>
            <w:r>
              <w:rPr>
                <w:noProof/>
                <w:webHidden/>
              </w:rPr>
            </w:r>
            <w:r>
              <w:rPr>
                <w:noProof/>
                <w:webHidden/>
              </w:rPr>
              <w:fldChar w:fldCharType="separate"/>
            </w:r>
            <w:r>
              <w:rPr>
                <w:noProof/>
                <w:webHidden/>
              </w:rPr>
              <w:t>190</w:t>
            </w:r>
            <w:r>
              <w:rPr>
                <w:noProof/>
                <w:webHidden/>
              </w:rPr>
              <w:fldChar w:fldCharType="end"/>
            </w:r>
          </w:hyperlink>
        </w:p>
        <w:p w:rsidR="00CA22C6" w:rsidRDefault="00CA22C6">
          <w:pPr>
            <w:pStyle w:val="11"/>
            <w:tabs>
              <w:tab w:val="right" w:leader="dot" w:pos="8296"/>
            </w:tabs>
            <w:rPr>
              <w:noProof/>
            </w:rPr>
          </w:pPr>
          <w:hyperlink w:anchor="_Toc521431912" w:history="1">
            <w:r w:rsidRPr="00262F32">
              <w:rPr>
                <w:rStyle w:val="a3"/>
                <w:rFonts w:ascii="宋体" w:eastAsia="宋体" w:hAnsi="宋体"/>
                <w:noProof/>
              </w:rPr>
              <w:t>八、网络流</w:t>
            </w:r>
            <w:r>
              <w:rPr>
                <w:noProof/>
                <w:webHidden/>
              </w:rPr>
              <w:tab/>
            </w:r>
            <w:r>
              <w:rPr>
                <w:noProof/>
                <w:webHidden/>
              </w:rPr>
              <w:fldChar w:fldCharType="begin"/>
            </w:r>
            <w:r>
              <w:rPr>
                <w:noProof/>
                <w:webHidden/>
              </w:rPr>
              <w:instrText xml:space="preserve"> PAGEREF _Toc521431912 \h </w:instrText>
            </w:r>
            <w:r>
              <w:rPr>
                <w:noProof/>
                <w:webHidden/>
              </w:rPr>
            </w:r>
            <w:r>
              <w:rPr>
                <w:noProof/>
                <w:webHidden/>
              </w:rPr>
              <w:fldChar w:fldCharType="separate"/>
            </w:r>
            <w:r>
              <w:rPr>
                <w:noProof/>
                <w:webHidden/>
              </w:rPr>
              <w:t>193</w:t>
            </w:r>
            <w:r>
              <w:rPr>
                <w:noProof/>
                <w:webHidden/>
              </w:rPr>
              <w:fldChar w:fldCharType="end"/>
            </w:r>
          </w:hyperlink>
        </w:p>
        <w:p w:rsidR="00CA22C6" w:rsidRDefault="00CA22C6">
          <w:pPr>
            <w:pStyle w:val="21"/>
            <w:tabs>
              <w:tab w:val="right" w:leader="dot" w:pos="8296"/>
            </w:tabs>
            <w:rPr>
              <w:noProof/>
            </w:rPr>
          </w:pPr>
          <w:hyperlink w:anchor="_Toc521431913" w:history="1">
            <w:r w:rsidRPr="00262F32">
              <w:rPr>
                <w:rStyle w:val="a3"/>
                <w:rFonts w:ascii="宋体" w:eastAsia="宋体" w:hAnsi="宋体"/>
                <w:noProof/>
              </w:rPr>
              <w:t>补题</w:t>
            </w:r>
            <w:r>
              <w:rPr>
                <w:noProof/>
                <w:webHidden/>
              </w:rPr>
              <w:tab/>
            </w:r>
            <w:r>
              <w:rPr>
                <w:noProof/>
                <w:webHidden/>
              </w:rPr>
              <w:fldChar w:fldCharType="begin"/>
            </w:r>
            <w:r>
              <w:rPr>
                <w:noProof/>
                <w:webHidden/>
              </w:rPr>
              <w:instrText xml:space="preserve"> PAGEREF _Toc521431913 \h </w:instrText>
            </w:r>
            <w:r>
              <w:rPr>
                <w:noProof/>
                <w:webHidden/>
              </w:rPr>
            </w:r>
            <w:r>
              <w:rPr>
                <w:noProof/>
                <w:webHidden/>
              </w:rPr>
              <w:fldChar w:fldCharType="separate"/>
            </w:r>
            <w:r>
              <w:rPr>
                <w:noProof/>
                <w:webHidden/>
              </w:rPr>
              <w:t>193</w:t>
            </w:r>
            <w:r>
              <w:rPr>
                <w:noProof/>
                <w:webHidden/>
              </w:rPr>
              <w:fldChar w:fldCharType="end"/>
            </w:r>
          </w:hyperlink>
        </w:p>
        <w:p w:rsidR="00CA22C6" w:rsidRDefault="00CA22C6">
          <w:pPr>
            <w:pStyle w:val="31"/>
            <w:tabs>
              <w:tab w:val="right" w:leader="dot" w:pos="8296"/>
            </w:tabs>
            <w:rPr>
              <w:noProof/>
            </w:rPr>
          </w:pPr>
          <w:hyperlink w:anchor="_Toc521431914" w:history="1">
            <w:r w:rsidRPr="00262F32">
              <w:rPr>
                <w:rStyle w:val="a3"/>
                <w:rFonts w:ascii="宋体" w:eastAsia="宋体" w:hAnsi="宋体"/>
                <w:noProof/>
              </w:rPr>
              <w:t>银牌题-KM匹配</w:t>
            </w:r>
            <w:r>
              <w:rPr>
                <w:noProof/>
                <w:webHidden/>
              </w:rPr>
              <w:tab/>
            </w:r>
            <w:r>
              <w:rPr>
                <w:noProof/>
                <w:webHidden/>
              </w:rPr>
              <w:fldChar w:fldCharType="begin"/>
            </w:r>
            <w:r>
              <w:rPr>
                <w:noProof/>
                <w:webHidden/>
              </w:rPr>
              <w:instrText xml:space="preserve"> PAGEREF _Toc521431914 \h </w:instrText>
            </w:r>
            <w:r>
              <w:rPr>
                <w:noProof/>
                <w:webHidden/>
              </w:rPr>
            </w:r>
            <w:r>
              <w:rPr>
                <w:noProof/>
                <w:webHidden/>
              </w:rPr>
              <w:fldChar w:fldCharType="separate"/>
            </w:r>
            <w:r>
              <w:rPr>
                <w:noProof/>
                <w:webHidden/>
              </w:rPr>
              <w:t>193</w:t>
            </w:r>
            <w:r>
              <w:rPr>
                <w:noProof/>
                <w:webHidden/>
              </w:rPr>
              <w:fldChar w:fldCharType="end"/>
            </w:r>
          </w:hyperlink>
        </w:p>
        <w:p w:rsidR="00CA22C6" w:rsidRDefault="00CA22C6">
          <w:pPr>
            <w:pStyle w:val="21"/>
            <w:tabs>
              <w:tab w:val="right" w:leader="dot" w:pos="8296"/>
            </w:tabs>
            <w:rPr>
              <w:noProof/>
            </w:rPr>
          </w:pPr>
          <w:hyperlink w:anchor="_Toc521431915" w:history="1">
            <w:r w:rsidRPr="00262F32">
              <w:rPr>
                <w:rStyle w:val="a3"/>
                <w:rFonts w:ascii="宋体" w:eastAsia="宋体" w:hAnsi="宋体"/>
                <w:noProof/>
              </w:rPr>
              <w:t>最大流</w:t>
            </w:r>
            <w:r>
              <w:rPr>
                <w:noProof/>
                <w:webHidden/>
              </w:rPr>
              <w:tab/>
            </w:r>
            <w:r>
              <w:rPr>
                <w:noProof/>
                <w:webHidden/>
              </w:rPr>
              <w:fldChar w:fldCharType="begin"/>
            </w:r>
            <w:r>
              <w:rPr>
                <w:noProof/>
                <w:webHidden/>
              </w:rPr>
              <w:instrText xml:space="preserve"> PAGEREF _Toc521431915 \h </w:instrText>
            </w:r>
            <w:r>
              <w:rPr>
                <w:noProof/>
                <w:webHidden/>
              </w:rPr>
            </w:r>
            <w:r>
              <w:rPr>
                <w:noProof/>
                <w:webHidden/>
              </w:rPr>
              <w:fldChar w:fldCharType="separate"/>
            </w:r>
            <w:r>
              <w:rPr>
                <w:noProof/>
                <w:webHidden/>
              </w:rPr>
              <w:t>195</w:t>
            </w:r>
            <w:r>
              <w:rPr>
                <w:noProof/>
                <w:webHidden/>
              </w:rPr>
              <w:fldChar w:fldCharType="end"/>
            </w:r>
          </w:hyperlink>
        </w:p>
        <w:p w:rsidR="00CA22C6" w:rsidRDefault="00CA22C6">
          <w:pPr>
            <w:pStyle w:val="21"/>
            <w:tabs>
              <w:tab w:val="right" w:leader="dot" w:pos="8296"/>
            </w:tabs>
            <w:rPr>
              <w:noProof/>
            </w:rPr>
          </w:pPr>
          <w:hyperlink w:anchor="_Toc521431916" w:history="1">
            <w:r w:rsidRPr="00262F32">
              <w:rPr>
                <w:rStyle w:val="a3"/>
                <w:rFonts w:ascii="宋体" w:eastAsia="宋体" w:hAnsi="宋体"/>
                <w:noProof/>
              </w:rPr>
              <w:t>最小费用最大流</w:t>
            </w:r>
            <w:r>
              <w:rPr>
                <w:noProof/>
                <w:webHidden/>
              </w:rPr>
              <w:tab/>
            </w:r>
            <w:r>
              <w:rPr>
                <w:noProof/>
                <w:webHidden/>
              </w:rPr>
              <w:fldChar w:fldCharType="begin"/>
            </w:r>
            <w:r>
              <w:rPr>
                <w:noProof/>
                <w:webHidden/>
              </w:rPr>
              <w:instrText xml:space="preserve"> PAGEREF _Toc521431916 \h </w:instrText>
            </w:r>
            <w:r>
              <w:rPr>
                <w:noProof/>
                <w:webHidden/>
              </w:rPr>
            </w:r>
            <w:r>
              <w:rPr>
                <w:noProof/>
                <w:webHidden/>
              </w:rPr>
              <w:fldChar w:fldCharType="separate"/>
            </w:r>
            <w:r>
              <w:rPr>
                <w:noProof/>
                <w:webHidden/>
              </w:rPr>
              <w:t>195</w:t>
            </w:r>
            <w:r>
              <w:rPr>
                <w:noProof/>
                <w:webHidden/>
              </w:rPr>
              <w:fldChar w:fldCharType="end"/>
            </w:r>
          </w:hyperlink>
        </w:p>
        <w:p w:rsidR="00CA22C6" w:rsidRDefault="00CA22C6">
          <w:pPr>
            <w:pStyle w:val="31"/>
            <w:tabs>
              <w:tab w:val="right" w:leader="dot" w:pos="8296"/>
            </w:tabs>
            <w:rPr>
              <w:noProof/>
            </w:rPr>
          </w:pPr>
          <w:hyperlink w:anchor="_Toc521431917" w:history="1">
            <w:r w:rsidRPr="00262F32">
              <w:rPr>
                <w:rStyle w:val="a3"/>
                <w:rFonts w:ascii="宋体" w:eastAsia="宋体" w:hAnsi="宋体"/>
                <w:noProof/>
              </w:rPr>
              <w:t>模板</w:t>
            </w:r>
            <w:r>
              <w:rPr>
                <w:noProof/>
                <w:webHidden/>
              </w:rPr>
              <w:tab/>
            </w:r>
            <w:r>
              <w:rPr>
                <w:noProof/>
                <w:webHidden/>
              </w:rPr>
              <w:fldChar w:fldCharType="begin"/>
            </w:r>
            <w:r>
              <w:rPr>
                <w:noProof/>
                <w:webHidden/>
              </w:rPr>
              <w:instrText xml:space="preserve"> PAGEREF _Toc521431917 \h </w:instrText>
            </w:r>
            <w:r>
              <w:rPr>
                <w:noProof/>
                <w:webHidden/>
              </w:rPr>
            </w:r>
            <w:r>
              <w:rPr>
                <w:noProof/>
                <w:webHidden/>
              </w:rPr>
              <w:fldChar w:fldCharType="separate"/>
            </w:r>
            <w:r>
              <w:rPr>
                <w:noProof/>
                <w:webHidden/>
              </w:rPr>
              <w:t>195</w:t>
            </w:r>
            <w:r>
              <w:rPr>
                <w:noProof/>
                <w:webHidden/>
              </w:rPr>
              <w:fldChar w:fldCharType="end"/>
            </w:r>
          </w:hyperlink>
        </w:p>
        <w:p w:rsidR="00CA22C6" w:rsidRDefault="00CA22C6">
          <w:pPr>
            <w:pStyle w:val="31"/>
            <w:tabs>
              <w:tab w:val="right" w:leader="dot" w:pos="8296"/>
            </w:tabs>
            <w:rPr>
              <w:noProof/>
            </w:rPr>
          </w:pPr>
          <w:hyperlink w:anchor="_Toc521431918" w:history="1">
            <w:r w:rsidRPr="00262F32">
              <w:rPr>
                <w:rStyle w:val="a3"/>
                <w:rFonts w:ascii="宋体" w:eastAsia="宋体" w:hAnsi="宋体"/>
                <w:noProof/>
              </w:rPr>
              <w:t>√-牛客网2018暑期多校5E-room</w:t>
            </w:r>
            <w:r>
              <w:rPr>
                <w:noProof/>
                <w:webHidden/>
              </w:rPr>
              <w:tab/>
            </w:r>
            <w:r>
              <w:rPr>
                <w:noProof/>
                <w:webHidden/>
              </w:rPr>
              <w:fldChar w:fldCharType="begin"/>
            </w:r>
            <w:r>
              <w:rPr>
                <w:noProof/>
                <w:webHidden/>
              </w:rPr>
              <w:instrText xml:space="preserve"> PAGEREF _Toc521431918 \h </w:instrText>
            </w:r>
            <w:r>
              <w:rPr>
                <w:noProof/>
                <w:webHidden/>
              </w:rPr>
            </w:r>
            <w:r>
              <w:rPr>
                <w:noProof/>
                <w:webHidden/>
              </w:rPr>
              <w:fldChar w:fldCharType="separate"/>
            </w:r>
            <w:r>
              <w:rPr>
                <w:noProof/>
                <w:webHidden/>
              </w:rPr>
              <w:t>196</w:t>
            </w:r>
            <w:r>
              <w:rPr>
                <w:noProof/>
                <w:webHidden/>
              </w:rPr>
              <w:fldChar w:fldCharType="end"/>
            </w:r>
          </w:hyperlink>
        </w:p>
        <w:p w:rsidR="00CA22C6" w:rsidRDefault="00CA22C6">
          <w:pPr>
            <w:pStyle w:val="21"/>
            <w:tabs>
              <w:tab w:val="right" w:leader="dot" w:pos="8296"/>
            </w:tabs>
            <w:rPr>
              <w:noProof/>
            </w:rPr>
          </w:pPr>
          <w:hyperlink w:anchor="_Toc521431919" w:history="1">
            <w:r w:rsidRPr="00262F32">
              <w:rPr>
                <w:rStyle w:val="a3"/>
                <w:rFonts w:ascii="宋体" w:eastAsia="宋体" w:hAnsi="宋体"/>
                <w:noProof/>
              </w:rPr>
              <w:t>二分图匹配</w:t>
            </w:r>
            <w:r>
              <w:rPr>
                <w:noProof/>
                <w:webHidden/>
              </w:rPr>
              <w:tab/>
            </w:r>
            <w:r>
              <w:rPr>
                <w:noProof/>
                <w:webHidden/>
              </w:rPr>
              <w:fldChar w:fldCharType="begin"/>
            </w:r>
            <w:r>
              <w:rPr>
                <w:noProof/>
                <w:webHidden/>
              </w:rPr>
              <w:instrText xml:space="preserve"> PAGEREF _Toc521431919 \h </w:instrText>
            </w:r>
            <w:r>
              <w:rPr>
                <w:noProof/>
                <w:webHidden/>
              </w:rPr>
            </w:r>
            <w:r>
              <w:rPr>
                <w:noProof/>
                <w:webHidden/>
              </w:rPr>
              <w:fldChar w:fldCharType="separate"/>
            </w:r>
            <w:r>
              <w:rPr>
                <w:noProof/>
                <w:webHidden/>
              </w:rPr>
              <w:t>198</w:t>
            </w:r>
            <w:r>
              <w:rPr>
                <w:noProof/>
                <w:webHidden/>
              </w:rPr>
              <w:fldChar w:fldCharType="end"/>
            </w:r>
          </w:hyperlink>
        </w:p>
        <w:p w:rsidR="00CA22C6" w:rsidRDefault="00CA22C6">
          <w:pPr>
            <w:pStyle w:val="31"/>
            <w:tabs>
              <w:tab w:val="right" w:leader="dot" w:pos="8296"/>
            </w:tabs>
            <w:rPr>
              <w:noProof/>
            </w:rPr>
          </w:pPr>
          <w:hyperlink w:anchor="_Toc521431920" w:history="1">
            <w:r w:rsidRPr="00262F32">
              <w:rPr>
                <w:rStyle w:val="a3"/>
                <w:rFonts w:ascii="宋体" w:eastAsia="宋体" w:hAnsi="宋体"/>
                <w:noProof/>
              </w:rPr>
              <w:t>√-51nod-2006-飞行员配对</w:t>
            </w:r>
            <w:r>
              <w:rPr>
                <w:noProof/>
                <w:webHidden/>
              </w:rPr>
              <w:tab/>
            </w:r>
            <w:r>
              <w:rPr>
                <w:noProof/>
                <w:webHidden/>
              </w:rPr>
              <w:fldChar w:fldCharType="begin"/>
            </w:r>
            <w:r>
              <w:rPr>
                <w:noProof/>
                <w:webHidden/>
              </w:rPr>
              <w:instrText xml:space="preserve"> PAGEREF _Toc521431920 \h </w:instrText>
            </w:r>
            <w:r>
              <w:rPr>
                <w:noProof/>
                <w:webHidden/>
              </w:rPr>
            </w:r>
            <w:r>
              <w:rPr>
                <w:noProof/>
                <w:webHidden/>
              </w:rPr>
              <w:fldChar w:fldCharType="separate"/>
            </w:r>
            <w:r>
              <w:rPr>
                <w:noProof/>
                <w:webHidden/>
              </w:rPr>
              <w:t>199</w:t>
            </w:r>
            <w:r>
              <w:rPr>
                <w:noProof/>
                <w:webHidden/>
              </w:rPr>
              <w:fldChar w:fldCharType="end"/>
            </w:r>
          </w:hyperlink>
        </w:p>
        <w:p w:rsidR="00CA22C6" w:rsidRDefault="00CA22C6">
          <w:pPr>
            <w:pStyle w:val="31"/>
            <w:tabs>
              <w:tab w:val="right" w:leader="dot" w:pos="8296"/>
            </w:tabs>
            <w:rPr>
              <w:noProof/>
            </w:rPr>
          </w:pPr>
          <w:hyperlink w:anchor="_Toc521431921" w:history="1">
            <w:r w:rsidRPr="00262F32">
              <w:rPr>
                <w:rStyle w:val="a3"/>
                <w:rFonts w:ascii="宋体" w:eastAsia="宋体" w:hAnsi="宋体"/>
                <w:noProof/>
              </w:rPr>
              <w:t>未做-hdu-2063</w:t>
            </w:r>
            <w:r>
              <w:rPr>
                <w:noProof/>
                <w:webHidden/>
              </w:rPr>
              <w:tab/>
            </w:r>
            <w:r>
              <w:rPr>
                <w:noProof/>
                <w:webHidden/>
              </w:rPr>
              <w:fldChar w:fldCharType="begin"/>
            </w:r>
            <w:r>
              <w:rPr>
                <w:noProof/>
                <w:webHidden/>
              </w:rPr>
              <w:instrText xml:space="preserve"> PAGEREF _Toc521431921 \h </w:instrText>
            </w:r>
            <w:r>
              <w:rPr>
                <w:noProof/>
                <w:webHidden/>
              </w:rPr>
            </w:r>
            <w:r>
              <w:rPr>
                <w:noProof/>
                <w:webHidden/>
              </w:rPr>
              <w:fldChar w:fldCharType="separate"/>
            </w:r>
            <w:r>
              <w:rPr>
                <w:noProof/>
                <w:webHidden/>
              </w:rPr>
              <w:t>202</w:t>
            </w:r>
            <w:r>
              <w:rPr>
                <w:noProof/>
                <w:webHidden/>
              </w:rPr>
              <w:fldChar w:fldCharType="end"/>
            </w:r>
          </w:hyperlink>
        </w:p>
        <w:p w:rsidR="00CA22C6" w:rsidRDefault="00CA22C6">
          <w:pPr>
            <w:pStyle w:val="11"/>
            <w:tabs>
              <w:tab w:val="right" w:leader="dot" w:pos="8296"/>
            </w:tabs>
            <w:rPr>
              <w:noProof/>
            </w:rPr>
          </w:pPr>
          <w:hyperlink w:anchor="_Toc521431922" w:history="1">
            <w:r w:rsidRPr="00262F32">
              <w:rPr>
                <w:rStyle w:val="a3"/>
                <w:rFonts w:ascii="宋体" w:eastAsia="宋体" w:hAnsi="宋体"/>
                <w:noProof/>
              </w:rPr>
              <w:t>九、博弈</w:t>
            </w:r>
            <w:r>
              <w:rPr>
                <w:noProof/>
                <w:webHidden/>
              </w:rPr>
              <w:tab/>
            </w:r>
            <w:r>
              <w:rPr>
                <w:noProof/>
                <w:webHidden/>
              </w:rPr>
              <w:fldChar w:fldCharType="begin"/>
            </w:r>
            <w:r>
              <w:rPr>
                <w:noProof/>
                <w:webHidden/>
              </w:rPr>
              <w:instrText xml:space="preserve"> PAGEREF _Toc521431922 \h </w:instrText>
            </w:r>
            <w:r>
              <w:rPr>
                <w:noProof/>
                <w:webHidden/>
              </w:rPr>
            </w:r>
            <w:r>
              <w:rPr>
                <w:noProof/>
                <w:webHidden/>
              </w:rPr>
              <w:fldChar w:fldCharType="separate"/>
            </w:r>
            <w:r>
              <w:rPr>
                <w:noProof/>
                <w:webHidden/>
              </w:rPr>
              <w:t>202</w:t>
            </w:r>
            <w:r>
              <w:rPr>
                <w:noProof/>
                <w:webHidden/>
              </w:rPr>
              <w:fldChar w:fldCharType="end"/>
            </w:r>
          </w:hyperlink>
        </w:p>
        <w:p w:rsidR="00CA22C6" w:rsidRDefault="00CA22C6">
          <w:pPr>
            <w:pStyle w:val="21"/>
            <w:tabs>
              <w:tab w:val="right" w:leader="dot" w:pos="8296"/>
            </w:tabs>
            <w:rPr>
              <w:noProof/>
            </w:rPr>
          </w:pPr>
          <w:hyperlink w:anchor="_Toc521431923" w:history="1">
            <w:r w:rsidRPr="00262F32">
              <w:rPr>
                <w:rStyle w:val="a3"/>
                <w:rFonts w:ascii="宋体" w:eastAsia="宋体" w:hAnsi="宋体"/>
                <w:noProof/>
              </w:rPr>
              <w:t>√-51nod-1995-三子棋</w:t>
            </w:r>
            <w:r>
              <w:rPr>
                <w:noProof/>
                <w:webHidden/>
              </w:rPr>
              <w:tab/>
            </w:r>
            <w:r>
              <w:rPr>
                <w:noProof/>
                <w:webHidden/>
              </w:rPr>
              <w:fldChar w:fldCharType="begin"/>
            </w:r>
            <w:r>
              <w:rPr>
                <w:noProof/>
                <w:webHidden/>
              </w:rPr>
              <w:instrText xml:space="preserve"> PAGEREF _Toc521431923 \h </w:instrText>
            </w:r>
            <w:r>
              <w:rPr>
                <w:noProof/>
                <w:webHidden/>
              </w:rPr>
            </w:r>
            <w:r>
              <w:rPr>
                <w:noProof/>
                <w:webHidden/>
              </w:rPr>
              <w:fldChar w:fldCharType="separate"/>
            </w:r>
            <w:r>
              <w:rPr>
                <w:noProof/>
                <w:webHidden/>
              </w:rPr>
              <w:t>202</w:t>
            </w:r>
            <w:r>
              <w:rPr>
                <w:noProof/>
                <w:webHidden/>
              </w:rPr>
              <w:fldChar w:fldCharType="end"/>
            </w:r>
          </w:hyperlink>
        </w:p>
        <w:p w:rsidR="00CA22C6" w:rsidRDefault="00CA22C6">
          <w:pPr>
            <w:pStyle w:val="11"/>
            <w:tabs>
              <w:tab w:val="right" w:leader="dot" w:pos="8296"/>
            </w:tabs>
            <w:rPr>
              <w:noProof/>
            </w:rPr>
          </w:pPr>
          <w:hyperlink w:anchor="_Toc521431924" w:history="1">
            <w:r w:rsidRPr="00262F32">
              <w:rPr>
                <w:rStyle w:val="a3"/>
                <w:rFonts w:ascii="宋体" w:eastAsia="宋体" w:hAnsi="宋体"/>
                <w:noProof/>
              </w:rPr>
              <w:t>十、随机算法</w:t>
            </w:r>
            <w:r>
              <w:rPr>
                <w:noProof/>
                <w:webHidden/>
              </w:rPr>
              <w:tab/>
            </w:r>
            <w:r>
              <w:rPr>
                <w:noProof/>
                <w:webHidden/>
              </w:rPr>
              <w:fldChar w:fldCharType="begin"/>
            </w:r>
            <w:r>
              <w:rPr>
                <w:noProof/>
                <w:webHidden/>
              </w:rPr>
              <w:instrText xml:space="preserve"> PAGEREF _Toc521431924 \h </w:instrText>
            </w:r>
            <w:r>
              <w:rPr>
                <w:noProof/>
                <w:webHidden/>
              </w:rPr>
            </w:r>
            <w:r>
              <w:rPr>
                <w:noProof/>
                <w:webHidden/>
              </w:rPr>
              <w:fldChar w:fldCharType="separate"/>
            </w:r>
            <w:r>
              <w:rPr>
                <w:noProof/>
                <w:webHidden/>
              </w:rPr>
              <w:t>204</w:t>
            </w:r>
            <w:r>
              <w:rPr>
                <w:noProof/>
                <w:webHidden/>
              </w:rPr>
              <w:fldChar w:fldCharType="end"/>
            </w:r>
          </w:hyperlink>
        </w:p>
        <w:p w:rsidR="00CA22C6" w:rsidRDefault="00CA22C6">
          <w:pPr>
            <w:pStyle w:val="21"/>
            <w:tabs>
              <w:tab w:val="right" w:leader="dot" w:pos="8296"/>
            </w:tabs>
            <w:rPr>
              <w:noProof/>
            </w:rPr>
          </w:pPr>
          <w:hyperlink w:anchor="_Toc521431925" w:history="1">
            <w:r w:rsidRPr="00262F32">
              <w:rPr>
                <w:rStyle w:val="a3"/>
                <w:rFonts w:ascii="宋体" w:eastAsia="宋体" w:hAnsi="宋体"/>
                <w:noProof/>
              </w:rPr>
              <w:t>函数库</w:t>
            </w:r>
            <w:r>
              <w:rPr>
                <w:noProof/>
                <w:webHidden/>
              </w:rPr>
              <w:tab/>
            </w:r>
            <w:r>
              <w:rPr>
                <w:noProof/>
                <w:webHidden/>
              </w:rPr>
              <w:fldChar w:fldCharType="begin"/>
            </w:r>
            <w:r>
              <w:rPr>
                <w:noProof/>
                <w:webHidden/>
              </w:rPr>
              <w:instrText xml:space="preserve"> PAGEREF _Toc521431925 \h </w:instrText>
            </w:r>
            <w:r>
              <w:rPr>
                <w:noProof/>
                <w:webHidden/>
              </w:rPr>
            </w:r>
            <w:r>
              <w:rPr>
                <w:noProof/>
                <w:webHidden/>
              </w:rPr>
              <w:fldChar w:fldCharType="separate"/>
            </w:r>
            <w:r>
              <w:rPr>
                <w:noProof/>
                <w:webHidden/>
              </w:rPr>
              <w:t>204</w:t>
            </w:r>
            <w:r>
              <w:rPr>
                <w:noProof/>
                <w:webHidden/>
              </w:rPr>
              <w:fldChar w:fldCharType="end"/>
            </w:r>
          </w:hyperlink>
        </w:p>
        <w:p w:rsidR="00CA22C6" w:rsidRDefault="00CA22C6">
          <w:pPr>
            <w:pStyle w:val="11"/>
            <w:tabs>
              <w:tab w:val="right" w:leader="dot" w:pos="8296"/>
            </w:tabs>
            <w:rPr>
              <w:noProof/>
            </w:rPr>
          </w:pPr>
          <w:hyperlink w:anchor="_Toc521431926" w:history="1">
            <w:r w:rsidRPr="00262F32">
              <w:rPr>
                <w:rStyle w:val="a3"/>
                <w:rFonts w:ascii="宋体" w:eastAsia="宋体" w:hAnsi="宋体"/>
                <w:noProof/>
              </w:rPr>
              <w:t>十一、未分类</w:t>
            </w:r>
            <w:r>
              <w:rPr>
                <w:noProof/>
                <w:webHidden/>
              </w:rPr>
              <w:tab/>
            </w:r>
            <w:r>
              <w:rPr>
                <w:noProof/>
                <w:webHidden/>
              </w:rPr>
              <w:fldChar w:fldCharType="begin"/>
            </w:r>
            <w:r>
              <w:rPr>
                <w:noProof/>
                <w:webHidden/>
              </w:rPr>
              <w:instrText xml:space="preserve"> PAGEREF _Toc521431926 \h </w:instrText>
            </w:r>
            <w:r>
              <w:rPr>
                <w:noProof/>
                <w:webHidden/>
              </w:rPr>
            </w:r>
            <w:r>
              <w:rPr>
                <w:noProof/>
                <w:webHidden/>
              </w:rPr>
              <w:fldChar w:fldCharType="separate"/>
            </w:r>
            <w:r>
              <w:rPr>
                <w:noProof/>
                <w:webHidden/>
              </w:rPr>
              <w:t>204</w:t>
            </w:r>
            <w:r>
              <w:rPr>
                <w:noProof/>
                <w:webHidden/>
              </w:rPr>
              <w:fldChar w:fldCharType="end"/>
            </w:r>
          </w:hyperlink>
        </w:p>
        <w:p w:rsidR="00CA22C6" w:rsidRDefault="00CA22C6">
          <w:pPr>
            <w:pStyle w:val="21"/>
            <w:tabs>
              <w:tab w:val="right" w:leader="dot" w:pos="8296"/>
            </w:tabs>
            <w:rPr>
              <w:noProof/>
            </w:rPr>
          </w:pPr>
          <w:hyperlink w:anchor="_Toc521431927" w:history="1">
            <w:r w:rsidRPr="00262F32">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_Toc521431927 \h </w:instrText>
            </w:r>
            <w:r>
              <w:rPr>
                <w:noProof/>
                <w:webHidden/>
              </w:rPr>
            </w:r>
            <w:r>
              <w:rPr>
                <w:noProof/>
                <w:webHidden/>
              </w:rPr>
              <w:fldChar w:fldCharType="separate"/>
            </w:r>
            <w:r>
              <w:rPr>
                <w:noProof/>
                <w:webHidden/>
              </w:rPr>
              <w:t>204</w:t>
            </w:r>
            <w:r>
              <w:rPr>
                <w:noProof/>
                <w:webHidden/>
              </w:rPr>
              <w:fldChar w:fldCharType="end"/>
            </w:r>
          </w:hyperlink>
        </w:p>
        <w:p w:rsidR="00CA22C6" w:rsidRDefault="00CA22C6">
          <w:pPr>
            <w:pStyle w:val="21"/>
            <w:tabs>
              <w:tab w:val="right" w:leader="dot" w:pos="8296"/>
            </w:tabs>
            <w:rPr>
              <w:noProof/>
            </w:rPr>
          </w:pPr>
          <w:hyperlink w:anchor="_Toc521431928" w:history="1">
            <w:r w:rsidRPr="00262F32">
              <w:rPr>
                <w:rStyle w:val="a3"/>
                <w:rFonts w:ascii="宋体" w:eastAsia="宋体" w:hAnsi="宋体"/>
                <w:noProof/>
              </w:rPr>
              <w:t>√-HDU-5857-2016多校10-签到</w:t>
            </w:r>
            <w:r>
              <w:rPr>
                <w:noProof/>
                <w:webHidden/>
              </w:rPr>
              <w:tab/>
            </w:r>
            <w:r>
              <w:rPr>
                <w:noProof/>
                <w:webHidden/>
              </w:rPr>
              <w:fldChar w:fldCharType="begin"/>
            </w:r>
            <w:r>
              <w:rPr>
                <w:noProof/>
                <w:webHidden/>
              </w:rPr>
              <w:instrText xml:space="preserve"> PAGEREF _Toc521431928 \h </w:instrText>
            </w:r>
            <w:r>
              <w:rPr>
                <w:noProof/>
                <w:webHidden/>
              </w:rPr>
            </w:r>
            <w:r>
              <w:rPr>
                <w:noProof/>
                <w:webHidden/>
              </w:rPr>
              <w:fldChar w:fldCharType="separate"/>
            </w:r>
            <w:r>
              <w:rPr>
                <w:noProof/>
                <w:webHidden/>
              </w:rPr>
              <w:t>205</w:t>
            </w:r>
            <w:r>
              <w:rPr>
                <w:noProof/>
                <w:webHidden/>
              </w:rPr>
              <w:fldChar w:fldCharType="end"/>
            </w:r>
          </w:hyperlink>
        </w:p>
        <w:p w:rsidR="00CA22C6" w:rsidRDefault="00CA22C6">
          <w:pPr>
            <w:pStyle w:val="21"/>
            <w:tabs>
              <w:tab w:val="right" w:leader="dot" w:pos="8296"/>
            </w:tabs>
            <w:rPr>
              <w:noProof/>
            </w:rPr>
          </w:pPr>
          <w:hyperlink w:anchor="_Toc521431929" w:history="1">
            <w:r w:rsidRPr="00262F32">
              <w:rPr>
                <w:rStyle w:val="a3"/>
                <w:rFonts w:ascii="宋体" w:eastAsia="宋体" w:hAnsi="宋体"/>
                <w:noProof/>
              </w:rPr>
              <w:t>√-HDU-5867-2016多校10-签到</w:t>
            </w:r>
            <w:r>
              <w:rPr>
                <w:noProof/>
                <w:webHidden/>
              </w:rPr>
              <w:tab/>
            </w:r>
            <w:r>
              <w:rPr>
                <w:noProof/>
                <w:webHidden/>
              </w:rPr>
              <w:fldChar w:fldCharType="begin"/>
            </w:r>
            <w:r>
              <w:rPr>
                <w:noProof/>
                <w:webHidden/>
              </w:rPr>
              <w:instrText xml:space="preserve"> PAGEREF _Toc521431929 \h </w:instrText>
            </w:r>
            <w:r>
              <w:rPr>
                <w:noProof/>
                <w:webHidden/>
              </w:rPr>
            </w:r>
            <w:r>
              <w:rPr>
                <w:noProof/>
                <w:webHidden/>
              </w:rPr>
              <w:fldChar w:fldCharType="separate"/>
            </w:r>
            <w:r>
              <w:rPr>
                <w:noProof/>
                <w:webHidden/>
              </w:rPr>
              <w:t>205</w:t>
            </w:r>
            <w:r>
              <w:rPr>
                <w:noProof/>
                <w:webHidden/>
              </w:rPr>
              <w:fldChar w:fldCharType="end"/>
            </w:r>
          </w:hyperlink>
        </w:p>
        <w:p w:rsidR="00CA22C6" w:rsidRDefault="00CA22C6">
          <w:pPr>
            <w:pStyle w:val="11"/>
            <w:tabs>
              <w:tab w:val="right" w:leader="dot" w:pos="8296"/>
            </w:tabs>
            <w:rPr>
              <w:noProof/>
            </w:rPr>
          </w:pPr>
          <w:hyperlink w:anchor="_Toc521431930" w:history="1">
            <w:r w:rsidRPr="00262F32">
              <w:rPr>
                <w:rStyle w:val="a3"/>
                <w:rFonts w:ascii="宋体" w:eastAsia="宋体" w:hAnsi="宋体"/>
                <w:noProof/>
              </w:rPr>
              <w:t>十二、题库</w:t>
            </w:r>
            <w:r>
              <w:rPr>
                <w:noProof/>
                <w:webHidden/>
              </w:rPr>
              <w:tab/>
            </w:r>
            <w:r>
              <w:rPr>
                <w:noProof/>
                <w:webHidden/>
              </w:rPr>
              <w:fldChar w:fldCharType="begin"/>
            </w:r>
            <w:r>
              <w:rPr>
                <w:noProof/>
                <w:webHidden/>
              </w:rPr>
              <w:instrText xml:space="preserve"> PAGEREF _Toc521431930 \h </w:instrText>
            </w:r>
            <w:r>
              <w:rPr>
                <w:noProof/>
                <w:webHidden/>
              </w:rPr>
            </w:r>
            <w:r>
              <w:rPr>
                <w:noProof/>
                <w:webHidden/>
              </w:rPr>
              <w:fldChar w:fldCharType="separate"/>
            </w:r>
            <w:r>
              <w:rPr>
                <w:noProof/>
                <w:webHidden/>
              </w:rPr>
              <w:t>205</w:t>
            </w:r>
            <w:r>
              <w:rPr>
                <w:noProof/>
                <w:webHidden/>
              </w:rPr>
              <w:fldChar w:fldCharType="end"/>
            </w:r>
          </w:hyperlink>
        </w:p>
        <w:p w:rsidR="00CA22C6" w:rsidRDefault="00CA22C6">
          <w:pPr>
            <w:pStyle w:val="21"/>
            <w:tabs>
              <w:tab w:val="right" w:leader="dot" w:pos="8296"/>
            </w:tabs>
            <w:rPr>
              <w:noProof/>
            </w:rPr>
          </w:pPr>
          <w:hyperlink w:anchor="_Toc521431931" w:history="1">
            <w:r w:rsidRPr="00262F32">
              <w:rPr>
                <w:rStyle w:val="a3"/>
                <w:rFonts w:ascii="宋体" w:eastAsia="宋体" w:hAnsi="宋体"/>
                <w:noProof/>
              </w:rPr>
              <w:t>杭电多校题库（2011-2017）</w:t>
            </w:r>
            <w:r>
              <w:rPr>
                <w:noProof/>
                <w:webHidden/>
              </w:rPr>
              <w:tab/>
            </w:r>
            <w:r>
              <w:rPr>
                <w:noProof/>
                <w:webHidden/>
              </w:rPr>
              <w:fldChar w:fldCharType="begin"/>
            </w:r>
            <w:r>
              <w:rPr>
                <w:noProof/>
                <w:webHidden/>
              </w:rPr>
              <w:instrText xml:space="preserve"> PAGEREF _Toc521431931 \h </w:instrText>
            </w:r>
            <w:r>
              <w:rPr>
                <w:noProof/>
                <w:webHidden/>
              </w:rPr>
            </w:r>
            <w:r>
              <w:rPr>
                <w:noProof/>
                <w:webHidden/>
              </w:rPr>
              <w:fldChar w:fldCharType="separate"/>
            </w:r>
            <w:r>
              <w:rPr>
                <w:noProof/>
                <w:webHidden/>
              </w:rPr>
              <w:t>205</w:t>
            </w:r>
            <w:r>
              <w:rPr>
                <w:noProof/>
                <w:webHidden/>
              </w:rPr>
              <w:fldChar w:fldCharType="end"/>
            </w:r>
          </w:hyperlink>
        </w:p>
        <w:p w:rsidR="00CA22C6" w:rsidRDefault="00CA22C6">
          <w:pPr>
            <w:pStyle w:val="31"/>
            <w:tabs>
              <w:tab w:val="right" w:leader="dot" w:pos="8296"/>
            </w:tabs>
            <w:rPr>
              <w:noProof/>
            </w:rPr>
          </w:pPr>
          <w:hyperlink w:anchor="_Toc521431932" w:history="1">
            <w:r w:rsidRPr="00262F32">
              <w:rPr>
                <w:rStyle w:val="a3"/>
                <w:rFonts w:ascii="宋体" w:eastAsia="宋体" w:hAnsi="宋体"/>
                <w:noProof/>
              </w:rPr>
              <w:t>签到题&amp;铜牌题库</w:t>
            </w:r>
            <w:r>
              <w:rPr>
                <w:noProof/>
                <w:webHidden/>
              </w:rPr>
              <w:tab/>
            </w:r>
            <w:r>
              <w:rPr>
                <w:noProof/>
                <w:webHidden/>
              </w:rPr>
              <w:fldChar w:fldCharType="begin"/>
            </w:r>
            <w:r>
              <w:rPr>
                <w:noProof/>
                <w:webHidden/>
              </w:rPr>
              <w:instrText xml:space="preserve"> PAGEREF _Toc521431932 \h </w:instrText>
            </w:r>
            <w:r>
              <w:rPr>
                <w:noProof/>
                <w:webHidden/>
              </w:rPr>
            </w:r>
            <w:r>
              <w:rPr>
                <w:noProof/>
                <w:webHidden/>
              </w:rPr>
              <w:fldChar w:fldCharType="separate"/>
            </w:r>
            <w:r>
              <w:rPr>
                <w:noProof/>
                <w:webHidden/>
              </w:rPr>
              <w:t>205</w:t>
            </w:r>
            <w:r>
              <w:rPr>
                <w:noProof/>
                <w:webHidden/>
              </w:rPr>
              <w:fldChar w:fldCharType="end"/>
            </w:r>
          </w:hyperlink>
        </w:p>
        <w:p w:rsidR="00CA22C6" w:rsidRDefault="00CA22C6">
          <w:pPr>
            <w:pStyle w:val="31"/>
            <w:tabs>
              <w:tab w:val="right" w:leader="dot" w:pos="8296"/>
            </w:tabs>
            <w:rPr>
              <w:noProof/>
            </w:rPr>
          </w:pPr>
          <w:hyperlink w:anchor="_Toc521431933" w:history="1">
            <w:r w:rsidRPr="00262F32">
              <w:rPr>
                <w:rStyle w:val="a3"/>
                <w:rFonts w:ascii="宋体" w:eastAsia="宋体" w:hAnsi="宋体"/>
                <w:noProof/>
              </w:rPr>
              <w:t>银牌题库</w:t>
            </w:r>
            <w:r>
              <w:rPr>
                <w:noProof/>
                <w:webHidden/>
              </w:rPr>
              <w:tab/>
            </w:r>
            <w:r>
              <w:rPr>
                <w:noProof/>
                <w:webHidden/>
              </w:rPr>
              <w:fldChar w:fldCharType="begin"/>
            </w:r>
            <w:r>
              <w:rPr>
                <w:noProof/>
                <w:webHidden/>
              </w:rPr>
              <w:instrText xml:space="preserve"> PAGEREF _Toc521431933 \h </w:instrText>
            </w:r>
            <w:r>
              <w:rPr>
                <w:noProof/>
                <w:webHidden/>
              </w:rPr>
            </w:r>
            <w:r>
              <w:rPr>
                <w:noProof/>
                <w:webHidden/>
              </w:rPr>
              <w:fldChar w:fldCharType="separate"/>
            </w:r>
            <w:r>
              <w:rPr>
                <w:noProof/>
                <w:webHidden/>
              </w:rPr>
              <w:t>207</w:t>
            </w:r>
            <w:r>
              <w:rPr>
                <w:noProof/>
                <w:webHidden/>
              </w:rPr>
              <w:fldChar w:fldCharType="end"/>
            </w:r>
          </w:hyperlink>
        </w:p>
        <w:p w:rsidR="00CA22C6" w:rsidRDefault="00CA22C6">
          <w:pPr>
            <w:pStyle w:val="31"/>
            <w:tabs>
              <w:tab w:val="right" w:leader="dot" w:pos="8296"/>
            </w:tabs>
            <w:rPr>
              <w:noProof/>
            </w:rPr>
          </w:pPr>
          <w:hyperlink w:anchor="_Toc521431934" w:history="1">
            <w:r w:rsidRPr="00262F32">
              <w:rPr>
                <w:rStyle w:val="a3"/>
                <w:rFonts w:ascii="宋体" w:eastAsia="宋体" w:hAnsi="宋体"/>
                <w:noProof/>
              </w:rPr>
              <w:t>金牌题库</w:t>
            </w:r>
            <w:r>
              <w:rPr>
                <w:noProof/>
                <w:webHidden/>
              </w:rPr>
              <w:tab/>
            </w:r>
            <w:r>
              <w:rPr>
                <w:noProof/>
                <w:webHidden/>
              </w:rPr>
              <w:fldChar w:fldCharType="begin"/>
            </w:r>
            <w:r>
              <w:rPr>
                <w:noProof/>
                <w:webHidden/>
              </w:rPr>
              <w:instrText xml:space="preserve"> PAGEREF _Toc521431934 \h </w:instrText>
            </w:r>
            <w:r>
              <w:rPr>
                <w:noProof/>
                <w:webHidden/>
              </w:rPr>
            </w:r>
            <w:r>
              <w:rPr>
                <w:noProof/>
                <w:webHidden/>
              </w:rPr>
              <w:fldChar w:fldCharType="separate"/>
            </w:r>
            <w:r>
              <w:rPr>
                <w:noProof/>
                <w:webHidden/>
              </w:rPr>
              <w:t>209</w:t>
            </w:r>
            <w:r>
              <w:rPr>
                <w:noProof/>
                <w:webHidden/>
              </w:rPr>
              <w:fldChar w:fldCharType="end"/>
            </w:r>
          </w:hyperlink>
        </w:p>
        <w:p w:rsidR="00CA22C6" w:rsidRDefault="00CA22C6">
          <w:pPr>
            <w:pStyle w:val="21"/>
            <w:tabs>
              <w:tab w:val="right" w:leader="dot" w:pos="8296"/>
            </w:tabs>
            <w:rPr>
              <w:noProof/>
            </w:rPr>
          </w:pPr>
          <w:hyperlink w:anchor="_Toc521431935" w:history="1">
            <w:r w:rsidRPr="00262F32">
              <w:rPr>
                <w:rStyle w:val="a3"/>
                <w:rFonts w:ascii="宋体" w:eastAsia="宋体" w:hAnsi="宋体"/>
                <w:noProof/>
              </w:rPr>
              <w:t>签到题题库</w:t>
            </w:r>
            <w:r>
              <w:rPr>
                <w:noProof/>
                <w:webHidden/>
              </w:rPr>
              <w:tab/>
            </w:r>
            <w:r>
              <w:rPr>
                <w:noProof/>
                <w:webHidden/>
              </w:rPr>
              <w:fldChar w:fldCharType="begin"/>
            </w:r>
            <w:r>
              <w:rPr>
                <w:noProof/>
                <w:webHidden/>
              </w:rPr>
              <w:instrText xml:space="preserve"> PAGEREF _Toc521431935 \h </w:instrText>
            </w:r>
            <w:r>
              <w:rPr>
                <w:noProof/>
                <w:webHidden/>
              </w:rPr>
            </w:r>
            <w:r>
              <w:rPr>
                <w:noProof/>
                <w:webHidden/>
              </w:rPr>
              <w:fldChar w:fldCharType="separate"/>
            </w:r>
            <w:r>
              <w:rPr>
                <w:noProof/>
                <w:webHidden/>
              </w:rPr>
              <w:t>212</w:t>
            </w:r>
            <w:r>
              <w:rPr>
                <w:noProof/>
                <w:webHidden/>
              </w:rPr>
              <w:fldChar w:fldCharType="end"/>
            </w:r>
          </w:hyperlink>
        </w:p>
        <w:p w:rsidR="00CA22C6" w:rsidRDefault="00CA22C6">
          <w:pPr>
            <w:pStyle w:val="31"/>
            <w:tabs>
              <w:tab w:val="right" w:leader="dot" w:pos="8296"/>
            </w:tabs>
            <w:rPr>
              <w:noProof/>
            </w:rPr>
          </w:pPr>
          <w:hyperlink w:anchor="_Toc521431936" w:history="1">
            <w:r w:rsidRPr="00262F32">
              <w:rPr>
                <w:rStyle w:val="a3"/>
                <w:rFonts w:ascii="宋体" w:eastAsia="宋体" w:hAnsi="宋体"/>
                <w:noProof/>
              </w:rPr>
              <w:t>51nod（一级算法题）</w:t>
            </w:r>
            <w:r>
              <w:rPr>
                <w:noProof/>
                <w:webHidden/>
              </w:rPr>
              <w:tab/>
            </w:r>
            <w:r>
              <w:rPr>
                <w:noProof/>
                <w:webHidden/>
              </w:rPr>
              <w:fldChar w:fldCharType="begin"/>
            </w:r>
            <w:r>
              <w:rPr>
                <w:noProof/>
                <w:webHidden/>
              </w:rPr>
              <w:instrText xml:space="preserve"> PAGEREF _Toc521431936 \h </w:instrText>
            </w:r>
            <w:r>
              <w:rPr>
                <w:noProof/>
                <w:webHidden/>
              </w:rPr>
            </w:r>
            <w:r>
              <w:rPr>
                <w:noProof/>
                <w:webHidden/>
              </w:rPr>
              <w:fldChar w:fldCharType="separate"/>
            </w:r>
            <w:r>
              <w:rPr>
                <w:noProof/>
                <w:webHidden/>
              </w:rPr>
              <w:t>212</w:t>
            </w:r>
            <w:r>
              <w:rPr>
                <w:noProof/>
                <w:webHidden/>
              </w:rPr>
              <w:fldChar w:fldCharType="end"/>
            </w:r>
          </w:hyperlink>
        </w:p>
        <w:p w:rsidR="00CA22C6" w:rsidRDefault="00CA22C6">
          <w:pPr>
            <w:pStyle w:val="21"/>
            <w:tabs>
              <w:tab w:val="right" w:leader="dot" w:pos="8296"/>
            </w:tabs>
            <w:rPr>
              <w:noProof/>
            </w:rPr>
          </w:pPr>
          <w:hyperlink w:anchor="_Toc521431937" w:history="1">
            <w:r w:rsidRPr="00262F32">
              <w:rPr>
                <w:rStyle w:val="a3"/>
                <w:rFonts w:ascii="宋体" w:eastAsia="宋体" w:hAnsi="宋体"/>
                <w:noProof/>
              </w:rPr>
              <w:t>补题题库（签到或专项）</w:t>
            </w:r>
            <w:r>
              <w:rPr>
                <w:noProof/>
                <w:webHidden/>
              </w:rPr>
              <w:tab/>
            </w:r>
            <w:r>
              <w:rPr>
                <w:noProof/>
                <w:webHidden/>
              </w:rPr>
              <w:fldChar w:fldCharType="begin"/>
            </w:r>
            <w:r>
              <w:rPr>
                <w:noProof/>
                <w:webHidden/>
              </w:rPr>
              <w:instrText xml:space="preserve"> PAGEREF _Toc521431937 \h </w:instrText>
            </w:r>
            <w:r>
              <w:rPr>
                <w:noProof/>
                <w:webHidden/>
              </w:rPr>
            </w:r>
            <w:r>
              <w:rPr>
                <w:noProof/>
                <w:webHidden/>
              </w:rPr>
              <w:fldChar w:fldCharType="separate"/>
            </w:r>
            <w:r>
              <w:rPr>
                <w:noProof/>
                <w:webHidden/>
              </w:rPr>
              <w:t>213</w:t>
            </w:r>
            <w:r>
              <w:rPr>
                <w:noProof/>
                <w:webHidden/>
              </w:rPr>
              <w:fldChar w:fldCharType="end"/>
            </w:r>
          </w:hyperlink>
        </w:p>
        <w:p w:rsidR="00CA22C6" w:rsidRDefault="00CA22C6">
          <w:pPr>
            <w:pStyle w:val="21"/>
            <w:tabs>
              <w:tab w:val="right" w:leader="dot" w:pos="8296"/>
            </w:tabs>
            <w:rPr>
              <w:noProof/>
            </w:rPr>
          </w:pPr>
          <w:hyperlink w:anchor="_Toc521431938" w:history="1">
            <w:r w:rsidRPr="00262F32">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_Toc521431938 \h </w:instrText>
            </w:r>
            <w:r>
              <w:rPr>
                <w:noProof/>
                <w:webHidden/>
              </w:rPr>
            </w:r>
            <w:r>
              <w:rPr>
                <w:noProof/>
                <w:webHidden/>
              </w:rPr>
              <w:fldChar w:fldCharType="separate"/>
            </w:r>
            <w:r>
              <w:rPr>
                <w:noProof/>
                <w:webHidden/>
              </w:rPr>
              <w:t>213</w:t>
            </w:r>
            <w:r>
              <w:rPr>
                <w:noProof/>
                <w:webHidden/>
              </w:rPr>
              <w:fldChar w:fldCharType="end"/>
            </w:r>
          </w:hyperlink>
        </w:p>
        <w:p w:rsidR="00CA22C6" w:rsidRDefault="00CA22C6">
          <w:pPr>
            <w:pStyle w:val="21"/>
            <w:tabs>
              <w:tab w:val="right" w:leader="dot" w:pos="8296"/>
            </w:tabs>
            <w:rPr>
              <w:noProof/>
            </w:rPr>
          </w:pPr>
          <w:hyperlink w:anchor="_Toc521431939" w:history="1">
            <w:r w:rsidRPr="00262F32">
              <w:rPr>
                <w:rStyle w:val="a3"/>
                <w:rFonts w:ascii="宋体" w:eastAsia="宋体" w:hAnsi="宋体"/>
                <w:noProof/>
              </w:rPr>
              <w:t>动态规划</w:t>
            </w:r>
            <w:r>
              <w:rPr>
                <w:noProof/>
                <w:webHidden/>
              </w:rPr>
              <w:tab/>
            </w:r>
            <w:r>
              <w:rPr>
                <w:noProof/>
                <w:webHidden/>
              </w:rPr>
              <w:fldChar w:fldCharType="begin"/>
            </w:r>
            <w:r>
              <w:rPr>
                <w:noProof/>
                <w:webHidden/>
              </w:rPr>
              <w:instrText xml:space="preserve"> PAGEREF _Toc521431939 \h </w:instrText>
            </w:r>
            <w:r>
              <w:rPr>
                <w:noProof/>
                <w:webHidden/>
              </w:rPr>
            </w:r>
            <w:r>
              <w:rPr>
                <w:noProof/>
                <w:webHidden/>
              </w:rPr>
              <w:fldChar w:fldCharType="separate"/>
            </w:r>
            <w:r>
              <w:rPr>
                <w:noProof/>
                <w:webHidden/>
              </w:rPr>
              <w:t>213</w:t>
            </w:r>
            <w:r>
              <w:rPr>
                <w:noProof/>
                <w:webHidden/>
              </w:rPr>
              <w:fldChar w:fldCharType="end"/>
            </w:r>
          </w:hyperlink>
        </w:p>
        <w:p w:rsidR="00CA22C6" w:rsidRDefault="00CA22C6">
          <w:pPr>
            <w:pStyle w:val="31"/>
            <w:tabs>
              <w:tab w:val="right" w:leader="dot" w:pos="8296"/>
            </w:tabs>
            <w:rPr>
              <w:noProof/>
            </w:rPr>
          </w:pPr>
          <w:hyperlink w:anchor="_Toc521431940" w:history="1">
            <w:r w:rsidRPr="00262F32">
              <w:rPr>
                <w:rStyle w:val="a3"/>
                <w:noProof/>
              </w:rPr>
              <w:t>一、简单基础dp</w:t>
            </w:r>
            <w:r>
              <w:rPr>
                <w:noProof/>
                <w:webHidden/>
              </w:rPr>
              <w:tab/>
            </w:r>
            <w:r>
              <w:rPr>
                <w:noProof/>
                <w:webHidden/>
              </w:rPr>
              <w:fldChar w:fldCharType="begin"/>
            </w:r>
            <w:r>
              <w:rPr>
                <w:noProof/>
                <w:webHidden/>
              </w:rPr>
              <w:instrText xml:space="preserve"> PAGEREF _Toc521431940 \h </w:instrText>
            </w:r>
            <w:r>
              <w:rPr>
                <w:noProof/>
                <w:webHidden/>
              </w:rPr>
            </w:r>
            <w:r>
              <w:rPr>
                <w:noProof/>
                <w:webHidden/>
              </w:rPr>
              <w:fldChar w:fldCharType="separate"/>
            </w:r>
            <w:r>
              <w:rPr>
                <w:noProof/>
                <w:webHidden/>
              </w:rPr>
              <w:t>213</w:t>
            </w:r>
            <w:r>
              <w:rPr>
                <w:noProof/>
                <w:webHidden/>
              </w:rPr>
              <w:fldChar w:fldCharType="end"/>
            </w:r>
          </w:hyperlink>
        </w:p>
        <w:p w:rsidR="00CA22C6" w:rsidRDefault="00CA22C6">
          <w:pPr>
            <w:pStyle w:val="31"/>
            <w:tabs>
              <w:tab w:val="right" w:leader="dot" w:pos="8296"/>
            </w:tabs>
            <w:rPr>
              <w:noProof/>
            </w:rPr>
          </w:pPr>
          <w:hyperlink w:anchor="_Toc521431941" w:history="1">
            <w:r w:rsidRPr="00262F32">
              <w:rPr>
                <w:rStyle w:val="a3"/>
                <w:noProof/>
              </w:rPr>
              <w:t>二、区间dp</w:t>
            </w:r>
            <w:r>
              <w:rPr>
                <w:noProof/>
                <w:webHidden/>
              </w:rPr>
              <w:tab/>
            </w:r>
            <w:r>
              <w:rPr>
                <w:noProof/>
                <w:webHidden/>
              </w:rPr>
              <w:fldChar w:fldCharType="begin"/>
            </w:r>
            <w:r>
              <w:rPr>
                <w:noProof/>
                <w:webHidden/>
              </w:rPr>
              <w:instrText xml:space="preserve"> PAGEREF _Toc521431941 \h </w:instrText>
            </w:r>
            <w:r>
              <w:rPr>
                <w:noProof/>
                <w:webHidden/>
              </w:rPr>
            </w:r>
            <w:r>
              <w:rPr>
                <w:noProof/>
                <w:webHidden/>
              </w:rPr>
              <w:fldChar w:fldCharType="separate"/>
            </w:r>
            <w:r>
              <w:rPr>
                <w:noProof/>
                <w:webHidden/>
              </w:rPr>
              <w:t>215</w:t>
            </w:r>
            <w:r>
              <w:rPr>
                <w:noProof/>
                <w:webHidden/>
              </w:rPr>
              <w:fldChar w:fldCharType="end"/>
            </w:r>
          </w:hyperlink>
        </w:p>
        <w:p w:rsidR="00CA22C6" w:rsidRDefault="00CA22C6">
          <w:pPr>
            <w:pStyle w:val="31"/>
            <w:tabs>
              <w:tab w:val="right" w:leader="dot" w:pos="8296"/>
            </w:tabs>
            <w:rPr>
              <w:noProof/>
            </w:rPr>
          </w:pPr>
          <w:hyperlink w:anchor="_Toc521431942" w:history="1">
            <w:r w:rsidRPr="00262F32">
              <w:rPr>
                <w:rStyle w:val="a3"/>
                <w:noProof/>
              </w:rPr>
              <w:t>三、树形dp</w:t>
            </w:r>
            <w:r>
              <w:rPr>
                <w:noProof/>
                <w:webHidden/>
              </w:rPr>
              <w:tab/>
            </w:r>
            <w:r>
              <w:rPr>
                <w:noProof/>
                <w:webHidden/>
              </w:rPr>
              <w:fldChar w:fldCharType="begin"/>
            </w:r>
            <w:r>
              <w:rPr>
                <w:noProof/>
                <w:webHidden/>
              </w:rPr>
              <w:instrText xml:space="preserve"> PAGEREF _Toc521431942 \h </w:instrText>
            </w:r>
            <w:r>
              <w:rPr>
                <w:noProof/>
                <w:webHidden/>
              </w:rPr>
            </w:r>
            <w:r>
              <w:rPr>
                <w:noProof/>
                <w:webHidden/>
              </w:rPr>
              <w:fldChar w:fldCharType="separate"/>
            </w:r>
            <w:r>
              <w:rPr>
                <w:noProof/>
                <w:webHidden/>
              </w:rPr>
              <w:t>216</w:t>
            </w:r>
            <w:r>
              <w:rPr>
                <w:noProof/>
                <w:webHidden/>
              </w:rPr>
              <w:fldChar w:fldCharType="end"/>
            </w:r>
          </w:hyperlink>
        </w:p>
        <w:p w:rsidR="00CA22C6" w:rsidRDefault="00CA22C6">
          <w:pPr>
            <w:pStyle w:val="31"/>
            <w:tabs>
              <w:tab w:val="right" w:leader="dot" w:pos="8296"/>
            </w:tabs>
            <w:rPr>
              <w:noProof/>
            </w:rPr>
          </w:pPr>
          <w:hyperlink w:anchor="_Toc521431943" w:history="1">
            <w:r w:rsidRPr="00262F32">
              <w:rPr>
                <w:rStyle w:val="a3"/>
                <w:noProof/>
              </w:rPr>
              <w:t>四、数位dp</w:t>
            </w:r>
            <w:r>
              <w:rPr>
                <w:noProof/>
                <w:webHidden/>
              </w:rPr>
              <w:tab/>
            </w:r>
            <w:r>
              <w:rPr>
                <w:noProof/>
                <w:webHidden/>
              </w:rPr>
              <w:fldChar w:fldCharType="begin"/>
            </w:r>
            <w:r>
              <w:rPr>
                <w:noProof/>
                <w:webHidden/>
              </w:rPr>
              <w:instrText xml:space="preserve"> PAGEREF _Toc521431943 \h </w:instrText>
            </w:r>
            <w:r>
              <w:rPr>
                <w:noProof/>
                <w:webHidden/>
              </w:rPr>
            </w:r>
            <w:r>
              <w:rPr>
                <w:noProof/>
                <w:webHidden/>
              </w:rPr>
              <w:fldChar w:fldCharType="separate"/>
            </w:r>
            <w:r>
              <w:rPr>
                <w:noProof/>
                <w:webHidden/>
              </w:rPr>
              <w:t>216</w:t>
            </w:r>
            <w:r>
              <w:rPr>
                <w:noProof/>
                <w:webHidden/>
              </w:rPr>
              <w:fldChar w:fldCharType="end"/>
            </w:r>
          </w:hyperlink>
        </w:p>
        <w:p w:rsidR="00CA22C6" w:rsidRDefault="00CA22C6">
          <w:pPr>
            <w:pStyle w:val="31"/>
            <w:tabs>
              <w:tab w:val="right" w:leader="dot" w:pos="8296"/>
            </w:tabs>
            <w:rPr>
              <w:noProof/>
            </w:rPr>
          </w:pPr>
          <w:hyperlink w:anchor="_Toc521431944" w:history="1">
            <w:r w:rsidRPr="00262F32">
              <w:rPr>
                <w:rStyle w:val="a3"/>
                <w:noProof/>
              </w:rPr>
              <w:t>五、概率(期望) dp</w:t>
            </w:r>
            <w:r>
              <w:rPr>
                <w:noProof/>
                <w:webHidden/>
              </w:rPr>
              <w:tab/>
            </w:r>
            <w:r>
              <w:rPr>
                <w:noProof/>
                <w:webHidden/>
              </w:rPr>
              <w:fldChar w:fldCharType="begin"/>
            </w:r>
            <w:r>
              <w:rPr>
                <w:noProof/>
                <w:webHidden/>
              </w:rPr>
              <w:instrText xml:space="preserve"> PAGEREF _Toc521431944 \h </w:instrText>
            </w:r>
            <w:r>
              <w:rPr>
                <w:noProof/>
                <w:webHidden/>
              </w:rPr>
            </w:r>
            <w:r>
              <w:rPr>
                <w:noProof/>
                <w:webHidden/>
              </w:rPr>
              <w:fldChar w:fldCharType="separate"/>
            </w:r>
            <w:r>
              <w:rPr>
                <w:noProof/>
                <w:webHidden/>
              </w:rPr>
              <w:t>217</w:t>
            </w:r>
            <w:r>
              <w:rPr>
                <w:noProof/>
                <w:webHidden/>
              </w:rPr>
              <w:fldChar w:fldCharType="end"/>
            </w:r>
          </w:hyperlink>
        </w:p>
        <w:p w:rsidR="00CA22C6" w:rsidRDefault="00CA22C6">
          <w:pPr>
            <w:pStyle w:val="31"/>
            <w:tabs>
              <w:tab w:val="right" w:leader="dot" w:pos="8296"/>
            </w:tabs>
            <w:rPr>
              <w:noProof/>
            </w:rPr>
          </w:pPr>
          <w:hyperlink w:anchor="_Toc521431945" w:history="1">
            <w:r w:rsidRPr="00262F32">
              <w:rPr>
                <w:rStyle w:val="a3"/>
                <w:noProof/>
              </w:rPr>
              <w:t>六、状态压缩dp</w:t>
            </w:r>
            <w:r>
              <w:rPr>
                <w:noProof/>
                <w:webHidden/>
              </w:rPr>
              <w:tab/>
            </w:r>
            <w:r>
              <w:rPr>
                <w:noProof/>
                <w:webHidden/>
              </w:rPr>
              <w:fldChar w:fldCharType="begin"/>
            </w:r>
            <w:r>
              <w:rPr>
                <w:noProof/>
                <w:webHidden/>
              </w:rPr>
              <w:instrText xml:space="preserve"> PAGEREF _Toc521431945 \h </w:instrText>
            </w:r>
            <w:r>
              <w:rPr>
                <w:noProof/>
                <w:webHidden/>
              </w:rPr>
            </w:r>
            <w:r>
              <w:rPr>
                <w:noProof/>
                <w:webHidden/>
              </w:rPr>
              <w:fldChar w:fldCharType="separate"/>
            </w:r>
            <w:r>
              <w:rPr>
                <w:noProof/>
                <w:webHidden/>
              </w:rPr>
              <w:t>218</w:t>
            </w:r>
            <w:r>
              <w:rPr>
                <w:noProof/>
                <w:webHidden/>
              </w:rPr>
              <w:fldChar w:fldCharType="end"/>
            </w:r>
          </w:hyperlink>
        </w:p>
        <w:p w:rsidR="00CA22C6" w:rsidRDefault="00CA22C6">
          <w:pPr>
            <w:pStyle w:val="31"/>
            <w:tabs>
              <w:tab w:val="right" w:leader="dot" w:pos="8296"/>
            </w:tabs>
            <w:rPr>
              <w:noProof/>
            </w:rPr>
          </w:pPr>
          <w:hyperlink w:anchor="_Toc521431946" w:history="1">
            <w:r w:rsidRPr="00262F32">
              <w:rPr>
                <w:rStyle w:val="a3"/>
                <w:noProof/>
              </w:rPr>
              <w:t>七、数据结构优化的dp</w:t>
            </w:r>
            <w:r>
              <w:rPr>
                <w:noProof/>
                <w:webHidden/>
              </w:rPr>
              <w:tab/>
            </w:r>
            <w:r>
              <w:rPr>
                <w:noProof/>
                <w:webHidden/>
              </w:rPr>
              <w:fldChar w:fldCharType="begin"/>
            </w:r>
            <w:r>
              <w:rPr>
                <w:noProof/>
                <w:webHidden/>
              </w:rPr>
              <w:instrText xml:space="preserve"> PAGEREF _Toc521431946 \h </w:instrText>
            </w:r>
            <w:r>
              <w:rPr>
                <w:noProof/>
                <w:webHidden/>
              </w:rPr>
            </w:r>
            <w:r>
              <w:rPr>
                <w:noProof/>
                <w:webHidden/>
              </w:rPr>
              <w:fldChar w:fldCharType="separate"/>
            </w:r>
            <w:r>
              <w:rPr>
                <w:noProof/>
                <w:webHidden/>
              </w:rPr>
              <w:t>218</w:t>
            </w:r>
            <w:r>
              <w:rPr>
                <w:noProof/>
                <w:webHidden/>
              </w:rPr>
              <w:fldChar w:fldCharType="end"/>
            </w:r>
          </w:hyperlink>
        </w:p>
        <w:p w:rsidR="00CA22C6" w:rsidRDefault="00CA22C6">
          <w:pPr>
            <w:pStyle w:val="21"/>
            <w:tabs>
              <w:tab w:val="right" w:leader="dot" w:pos="8296"/>
            </w:tabs>
            <w:rPr>
              <w:noProof/>
            </w:rPr>
          </w:pPr>
          <w:hyperlink w:anchor="_Toc521431947" w:history="1">
            <w:r w:rsidRPr="00262F32">
              <w:rPr>
                <w:rStyle w:val="a3"/>
                <w:rFonts w:ascii="宋体" w:eastAsia="宋体" w:hAnsi="宋体"/>
                <w:noProof/>
              </w:rPr>
              <w:t>图论</w:t>
            </w:r>
            <w:r>
              <w:rPr>
                <w:noProof/>
                <w:webHidden/>
              </w:rPr>
              <w:tab/>
            </w:r>
            <w:r>
              <w:rPr>
                <w:noProof/>
                <w:webHidden/>
              </w:rPr>
              <w:fldChar w:fldCharType="begin"/>
            </w:r>
            <w:r>
              <w:rPr>
                <w:noProof/>
                <w:webHidden/>
              </w:rPr>
              <w:instrText xml:space="preserve"> PAGEREF _Toc521431947 \h </w:instrText>
            </w:r>
            <w:r>
              <w:rPr>
                <w:noProof/>
                <w:webHidden/>
              </w:rPr>
            </w:r>
            <w:r>
              <w:rPr>
                <w:noProof/>
                <w:webHidden/>
              </w:rPr>
              <w:fldChar w:fldCharType="separate"/>
            </w:r>
            <w:r>
              <w:rPr>
                <w:noProof/>
                <w:webHidden/>
              </w:rPr>
              <w:t>220</w:t>
            </w:r>
            <w:r>
              <w:rPr>
                <w:noProof/>
                <w:webHidden/>
              </w:rPr>
              <w:fldChar w:fldCharType="end"/>
            </w:r>
          </w:hyperlink>
        </w:p>
        <w:p w:rsidR="00CA22C6" w:rsidRDefault="00CA22C6">
          <w:pPr>
            <w:pStyle w:val="31"/>
            <w:tabs>
              <w:tab w:val="right" w:leader="dot" w:pos="8296"/>
            </w:tabs>
            <w:rPr>
              <w:noProof/>
            </w:rPr>
          </w:pPr>
          <w:hyperlink w:anchor="_Toc521431948" w:history="1">
            <w:r w:rsidRPr="00262F32">
              <w:rPr>
                <w:rStyle w:val="a3"/>
                <w:rFonts w:ascii="宋体" w:eastAsia="宋体" w:hAnsi="宋体"/>
                <w:noProof/>
              </w:rPr>
              <w:t>并查集&amp;最小生成树（学习区）</w:t>
            </w:r>
            <w:r>
              <w:rPr>
                <w:noProof/>
                <w:webHidden/>
              </w:rPr>
              <w:tab/>
            </w:r>
            <w:r>
              <w:rPr>
                <w:noProof/>
                <w:webHidden/>
              </w:rPr>
              <w:fldChar w:fldCharType="begin"/>
            </w:r>
            <w:r>
              <w:rPr>
                <w:noProof/>
                <w:webHidden/>
              </w:rPr>
              <w:instrText xml:space="preserve"> PAGEREF _Toc521431948 \h </w:instrText>
            </w:r>
            <w:r>
              <w:rPr>
                <w:noProof/>
                <w:webHidden/>
              </w:rPr>
            </w:r>
            <w:r>
              <w:rPr>
                <w:noProof/>
                <w:webHidden/>
              </w:rPr>
              <w:fldChar w:fldCharType="separate"/>
            </w:r>
            <w:r>
              <w:rPr>
                <w:noProof/>
                <w:webHidden/>
              </w:rPr>
              <w:t>220</w:t>
            </w:r>
            <w:r>
              <w:rPr>
                <w:noProof/>
                <w:webHidden/>
              </w:rPr>
              <w:fldChar w:fldCharType="end"/>
            </w:r>
          </w:hyperlink>
        </w:p>
        <w:p w:rsidR="00CA22C6" w:rsidRDefault="00CA22C6">
          <w:pPr>
            <w:pStyle w:val="31"/>
            <w:tabs>
              <w:tab w:val="right" w:leader="dot" w:pos="8296"/>
            </w:tabs>
            <w:rPr>
              <w:noProof/>
            </w:rPr>
          </w:pPr>
          <w:hyperlink w:anchor="_Toc521431949" w:history="1">
            <w:r w:rsidRPr="00262F32">
              <w:rPr>
                <w:rStyle w:val="a3"/>
                <w:rFonts w:ascii="宋体" w:eastAsia="宋体" w:hAnsi="宋体"/>
                <w:noProof/>
              </w:rPr>
              <w:t>拓补排序（学习区）</w:t>
            </w:r>
            <w:r>
              <w:rPr>
                <w:noProof/>
                <w:webHidden/>
              </w:rPr>
              <w:tab/>
            </w:r>
            <w:r>
              <w:rPr>
                <w:noProof/>
                <w:webHidden/>
              </w:rPr>
              <w:fldChar w:fldCharType="begin"/>
            </w:r>
            <w:r>
              <w:rPr>
                <w:noProof/>
                <w:webHidden/>
              </w:rPr>
              <w:instrText xml:space="preserve"> PAGEREF _Toc521431949 \h </w:instrText>
            </w:r>
            <w:r>
              <w:rPr>
                <w:noProof/>
                <w:webHidden/>
              </w:rPr>
            </w:r>
            <w:r>
              <w:rPr>
                <w:noProof/>
                <w:webHidden/>
              </w:rPr>
              <w:fldChar w:fldCharType="separate"/>
            </w:r>
            <w:r>
              <w:rPr>
                <w:noProof/>
                <w:webHidden/>
              </w:rPr>
              <w:t>224</w:t>
            </w:r>
            <w:r>
              <w:rPr>
                <w:noProof/>
                <w:webHidden/>
              </w:rPr>
              <w:fldChar w:fldCharType="end"/>
            </w:r>
          </w:hyperlink>
        </w:p>
        <w:p w:rsidR="00CA22C6" w:rsidRDefault="00CA22C6">
          <w:pPr>
            <w:pStyle w:val="31"/>
            <w:tabs>
              <w:tab w:val="right" w:leader="dot" w:pos="8296"/>
            </w:tabs>
            <w:rPr>
              <w:noProof/>
            </w:rPr>
          </w:pPr>
          <w:hyperlink w:anchor="_Toc521431950" w:history="1">
            <w:r w:rsidRPr="00262F32">
              <w:rPr>
                <w:rStyle w:val="a3"/>
                <w:rFonts w:cs="Arial"/>
                <w:bCs/>
                <w:noProof/>
              </w:rPr>
              <w:t>最短路</w:t>
            </w:r>
            <w:r>
              <w:rPr>
                <w:noProof/>
                <w:webHidden/>
              </w:rPr>
              <w:tab/>
            </w:r>
            <w:r>
              <w:rPr>
                <w:noProof/>
                <w:webHidden/>
              </w:rPr>
              <w:fldChar w:fldCharType="begin"/>
            </w:r>
            <w:r>
              <w:rPr>
                <w:noProof/>
                <w:webHidden/>
              </w:rPr>
              <w:instrText xml:space="preserve"> PAGEREF _Toc521431950 \h </w:instrText>
            </w:r>
            <w:r>
              <w:rPr>
                <w:noProof/>
                <w:webHidden/>
              </w:rPr>
            </w:r>
            <w:r>
              <w:rPr>
                <w:noProof/>
                <w:webHidden/>
              </w:rPr>
              <w:fldChar w:fldCharType="separate"/>
            </w:r>
            <w:r>
              <w:rPr>
                <w:noProof/>
                <w:webHidden/>
              </w:rPr>
              <w:t>224</w:t>
            </w:r>
            <w:r>
              <w:rPr>
                <w:noProof/>
                <w:webHidden/>
              </w:rPr>
              <w:fldChar w:fldCharType="end"/>
            </w:r>
          </w:hyperlink>
        </w:p>
        <w:p w:rsidR="00CA22C6" w:rsidRDefault="00CA22C6">
          <w:pPr>
            <w:pStyle w:val="31"/>
            <w:tabs>
              <w:tab w:val="right" w:leader="dot" w:pos="8296"/>
            </w:tabs>
            <w:rPr>
              <w:noProof/>
            </w:rPr>
          </w:pPr>
          <w:hyperlink w:anchor="_Toc521431951" w:history="1">
            <w:r w:rsidRPr="00262F32">
              <w:rPr>
                <w:rStyle w:val="a3"/>
                <w:rFonts w:cs="Arial"/>
                <w:bCs/>
                <w:noProof/>
              </w:rPr>
              <w:t>差分约束</w:t>
            </w:r>
            <w:r>
              <w:rPr>
                <w:noProof/>
                <w:webHidden/>
              </w:rPr>
              <w:tab/>
            </w:r>
            <w:r>
              <w:rPr>
                <w:noProof/>
                <w:webHidden/>
              </w:rPr>
              <w:fldChar w:fldCharType="begin"/>
            </w:r>
            <w:r>
              <w:rPr>
                <w:noProof/>
                <w:webHidden/>
              </w:rPr>
              <w:instrText xml:space="preserve"> PAGEREF _Toc521431951 \h </w:instrText>
            </w:r>
            <w:r>
              <w:rPr>
                <w:noProof/>
                <w:webHidden/>
              </w:rPr>
            </w:r>
            <w:r>
              <w:rPr>
                <w:noProof/>
                <w:webHidden/>
              </w:rPr>
              <w:fldChar w:fldCharType="separate"/>
            </w:r>
            <w:r>
              <w:rPr>
                <w:noProof/>
                <w:webHidden/>
              </w:rPr>
              <w:t>228</w:t>
            </w:r>
            <w:r>
              <w:rPr>
                <w:noProof/>
                <w:webHidden/>
              </w:rPr>
              <w:fldChar w:fldCharType="end"/>
            </w:r>
          </w:hyperlink>
        </w:p>
        <w:p w:rsidR="00CA22C6" w:rsidRDefault="00CA22C6">
          <w:pPr>
            <w:pStyle w:val="31"/>
            <w:tabs>
              <w:tab w:val="right" w:leader="dot" w:pos="8296"/>
            </w:tabs>
            <w:rPr>
              <w:noProof/>
            </w:rPr>
          </w:pPr>
          <w:hyperlink w:anchor="_Toc521431952" w:history="1">
            <w:r w:rsidRPr="00262F32">
              <w:rPr>
                <w:rStyle w:val="a3"/>
                <w:rFonts w:ascii="宋体" w:eastAsia="宋体" w:hAnsi="宋体"/>
                <w:noProof/>
              </w:rPr>
              <w:t>二分匹配（学习区）</w:t>
            </w:r>
            <w:r>
              <w:rPr>
                <w:noProof/>
                <w:webHidden/>
              </w:rPr>
              <w:tab/>
            </w:r>
            <w:r>
              <w:rPr>
                <w:noProof/>
                <w:webHidden/>
              </w:rPr>
              <w:fldChar w:fldCharType="begin"/>
            </w:r>
            <w:r>
              <w:rPr>
                <w:noProof/>
                <w:webHidden/>
              </w:rPr>
              <w:instrText xml:space="preserve"> PAGEREF _Toc521431952 \h </w:instrText>
            </w:r>
            <w:r>
              <w:rPr>
                <w:noProof/>
                <w:webHidden/>
              </w:rPr>
            </w:r>
            <w:r>
              <w:rPr>
                <w:noProof/>
                <w:webHidden/>
              </w:rPr>
              <w:fldChar w:fldCharType="separate"/>
            </w:r>
            <w:r>
              <w:rPr>
                <w:noProof/>
                <w:webHidden/>
              </w:rPr>
              <w:t>228</w:t>
            </w:r>
            <w:r>
              <w:rPr>
                <w:noProof/>
                <w:webHidden/>
              </w:rPr>
              <w:fldChar w:fldCharType="end"/>
            </w:r>
          </w:hyperlink>
        </w:p>
        <w:p w:rsidR="00CA22C6" w:rsidRDefault="00CA22C6">
          <w:pPr>
            <w:pStyle w:val="31"/>
            <w:tabs>
              <w:tab w:val="right" w:leader="dot" w:pos="8296"/>
            </w:tabs>
            <w:rPr>
              <w:noProof/>
            </w:rPr>
          </w:pPr>
          <w:hyperlink w:anchor="_Toc521431953" w:history="1">
            <w:r w:rsidRPr="00262F32">
              <w:rPr>
                <w:rStyle w:val="a3"/>
                <w:rFonts w:ascii="宋体" w:eastAsia="宋体" w:hAnsi="宋体"/>
                <w:noProof/>
              </w:rPr>
              <w:t>欧拉回路&amp;哈密顿回路（待学习）</w:t>
            </w:r>
            <w:r>
              <w:rPr>
                <w:noProof/>
                <w:webHidden/>
              </w:rPr>
              <w:tab/>
            </w:r>
            <w:r>
              <w:rPr>
                <w:noProof/>
                <w:webHidden/>
              </w:rPr>
              <w:fldChar w:fldCharType="begin"/>
            </w:r>
            <w:r>
              <w:rPr>
                <w:noProof/>
                <w:webHidden/>
              </w:rPr>
              <w:instrText xml:space="preserve"> PAGEREF _Toc521431953 \h </w:instrText>
            </w:r>
            <w:r>
              <w:rPr>
                <w:noProof/>
                <w:webHidden/>
              </w:rPr>
            </w:r>
            <w:r>
              <w:rPr>
                <w:noProof/>
                <w:webHidden/>
              </w:rPr>
              <w:fldChar w:fldCharType="separate"/>
            </w:r>
            <w:r>
              <w:rPr>
                <w:noProof/>
                <w:webHidden/>
              </w:rPr>
              <w:t>230</w:t>
            </w:r>
            <w:r>
              <w:rPr>
                <w:noProof/>
                <w:webHidden/>
              </w:rPr>
              <w:fldChar w:fldCharType="end"/>
            </w:r>
          </w:hyperlink>
        </w:p>
        <w:p w:rsidR="00CA22C6" w:rsidRDefault="00CA22C6">
          <w:pPr>
            <w:pStyle w:val="31"/>
            <w:tabs>
              <w:tab w:val="right" w:leader="dot" w:pos="8296"/>
            </w:tabs>
            <w:rPr>
              <w:noProof/>
            </w:rPr>
          </w:pPr>
          <w:hyperlink w:anchor="_Toc521431954" w:history="1">
            <w:r w:rsidRPr="00262F32">
              <w:rPr>
                <w:rStyle w:val="a3"/>
                <w:rFonts w:ascii="宋体" w:eastAsia="宋体" w:hAnsi="宋体"/>
                <w:noProof/>
              </w:rPr>
              <w:t>连通&amp;LCA（学习区）</w:t>
            </w:r>
            <w:r>
              <w:rPr>
                <w:noProof/>
                <w:webHidden/>
              </w:rPr>
              <w:tab/>
            </w:r>
            <w:r>
              <w:rPr>
                <w:noProof/>
                <w:webHidden/>
              </w:rPr>
              <w:fldChar w:fldCharType="begin"/>
            </w:r>
            <w:r>
              <w:rPr>
                <w:noProof/>
                <w:webHidden/>
              </w:rPr>
              <w:instrText xml:space="preserve"> PAGEREF _Toc521431954 \h </w:instrText>
            </w:r>
            <w:r>
              <w:rPr>
                <w:noProof/>
                <w:webHidden/>
              </w:rPr>
            </w:r>
            <w:r>
              <w:rPr>
                <w:noProof/>
                <w:webHidden/>
              </w:rPr>
              <w:fldChar w:fldCharType="separate"/>
            </w:r>
            <w:r>
              <w:rPr>
                <w:noProof/>
                <w:webHidden/>
              </w:rPr>
              <w:t>230</w:t>
            </w:r>
            <w:r>
              <w:rPr>
                <w:noProof/>
                <w:webHidden/>
              </w:rPr>
              <w:fldChar w:fldCharType="end"/>
            </w:r>
          </w:hyperlink>
        </w:p>
        <w:p w:rsidR="00CA22C6" w:rsidRDefault="00CA22C6">
          <w:pPr>
            <w:pStyle w:val="31"/>
            <w:tabs>
              <w:tab w:val="right" w:leader="dot" w:pos="8296"/>
            </w:tabs>
            <w:rPr>
              <w:noProof/>
            </w:rPr>
          </w:pPr>
          <w:hyperlink w:anchor="_Toc521431955" w:history="1">
            <w:r w:rsidRPr="00262F32">
              <w:rPr>
                <w:rStyle w:val="a3"/>
                <w:rFonts w:ascii="宋体" w:eastAsia="宋体" w:hAnsi="宋体"/>
                <w:noProof/>
              </w:rPr>
              <w:t>网络流（学习区）</w:t>
            </w:r>
            <w:r>
              <w:rPr>
                <w:noProof/>
                <w:webHidden/>
              </w:rPr>
              <w:tab/>
            </w:r>
            <w:r>
              <w:rPr>
                <w:noProof/>
                <w:webHidden/>
              </w:rPr>
              <w:fldChar w:fldCharType="begin"/>
            </w:r>
            <w:r>
              <w:rPr>
                <w:noProof/>
                <w:webHidden/>
              </w:rPr>
              <w:instrText xml:space="preserve"> PAGEREF _Toc521431955 \h </w:instrText>
            </w:r>
            <w:r>
              <w:rPr>
                <w:noProof/>
                <w:webHidden/>
              </w:rPr>
            </w:r>
            <w:r>
              <w:rPr>
                <w:noProof/>
                <w:webHidden/>
              </w:rPr>
              <w:fldChar w:fldCharType="separate"/>
            </w:r>
            <w:r>
              <w:rPr>
                <w:noProof/>
                <w:webHidden/>
              </w:rPr>
              <w:t>230</w:t>
            </w:r>
            <w:r>
              <w:rPr>
                <w:noProof/>
                <w:webHidden/>
              </w:rPr>
              <w:fldChar w:fldCharType="end"/>
            </w:r>
          </w:hyperlink>
        </w:p>
        <w:p w:rsidR="00CA22C6" w:rsidRDefault="00CA22C6">
          <w:pPr>
            <w:pStyle w:val="31"/>
            <w:tabs>
              <w:tab w:val="right" w:leader="dot" w:pos="8296"/>
            </w:tabs>
            <w:rPr>
              <w:noProof/>
            </w:rPr>
          </w:pPr>
          <w:hyperlink w:anchor="_Toc521431956" w:history="1">
            <w:r w:rsidRPr="00262F32">
              <w:rPr>
                <w:rStyle w:val="a3"/>
                <w:rFonts w:ascii="宋体" w:eastAsia="宋体" w:hAnsi="宋体"/>
                <w:noProof/>
              </w:rPr>
              <w:t>2-SAT（待学习）</w:t>
            </w:r>
            <w:r>
              <w:rPr>
                <w:noProof/>
                <w:webHidden/>
              </w:rPr>
              <w:tab/>
            </w:r>
            <w:r>
              <w:rPr>
                <w:noProof/>
                <w:webHidden/>
              </w:rPr>
              <w:fldChar w:fldCharType="begin"/>
            </w:r>
            <w:r>
              <w:rPr>
                <w:noProof/>
                <w:webHidden/>
              </w:rPr>
              <w:instrText xml:space="preserve"> PAGEREF _Toc521431956 \h </w:instrText>
            </w:r>
            <w:r>
              <w:rPr>
                <w:noProof/>
                <w:webHidden/>
              </w:rPr>
            </w:r>
            <w:r>
              <w:rPr>
                <w:noProof/>
                <w:webHidden/>
              </w:rPr>
              <w:fldChar w:fldCharType="separate"/>
            </w:r>
            <w:r>
              <w:rPr>
                <w:noProof/>
                <w:webHidden/>
              </w:rPr>
              <w:t>235</w:t>
            </w:r>
            <w:r>
              <w:rPr>
                <w:noProof/>
                <w:webHidden/>
              </w:rPr>
              <w:fldChar w:fldCharType="end"/>
            </w:r>
          </w:hyperlink>
        </w:p>
        <w:p w:rsidR="00CA22C6" w:rsidRDefault="00CA22C6">
          <w:pPr>
            <w:pStyle w:val="31"/>
            <w:tabs>
              <w:tab w:val="right" w:leader="dot" w:pos="8296"/>
            </w:tabs>
            <w:rPr>
              <w:noProof/>
            </w:rPr>
          </w:pPr>
          <w:hyperlink w:anchor="_Toc521431957" w:history="1">
            <w:r w:rsidRPr="00262F32">
              <w:rPr>
                <w:rStyle w:val="a3"/>
                <w:rFonts w:ascii="宋体" w:eastAsia="宋体" w:hAnsi="宋体"/>
                <w:noProof/>
              </w:rPr>
              <w:t>KM匹配（待学习）</w:t>
            </w:r>
            <w:r>
              <w:rPr>
                <w:noProof/>
                <w:webHidden/>
              </w:rPr>
              <w:tab/>
            </w:r>
            <w:r>
              <w:rPr>
                <w:noProof/>
                <w:webHidden/>
              </w:rPr>
              <w:fldChar w:fldCharType="begin"/>
            </w:r>
            <w:r>
              <w:rPr>
                <w:noProof/>
                <w:webHidden/>
              </w:rPr>
              <w:instrText xml:space="preserve"> PAGEREF _Toc521431957 \h </w:instrText>
            </w:r>
            <w:r>
              <w:rPr>
                <w:noProof/>
                <w:webHidden/>
              </w:rPr>
            </w:r>
            <w:r>
              <w:rPr>
                <w:noProof/>
                <w:webHidden/>
              </w:rPr>
              <w:fldChar w:fldCharType="separate"/>
            </w:r>
            <w:r>
              <w:rPr>
                <w:noProof/>
                <w:webHidden/>
              </w:rPr>
              <w:t>235</w:t>
            </w:r>
            <w:r>
              <w:rPr>
                <w:noProof/>
                <w:webHidden/>
              </w:rPr>
              <w:fldChar w:fldCharType="end"/>
            </w:r>
          </w:hyperlink>
        </w:p>
        <w:p w:rsidR="00CA22C6" w:rsidRDefault="00CA22C6">
          <w:pPr>
            <w:pStyle w:val="31"/>
            <w:tabs>
              <w:tab w:val="right" w:leader="dot" w:pos="8296"/>
            </w:tabs>
            <w:rPr>
              <w:noProof/>
            </w:rPr>
          </w:pPr>
          <w:hyperlink w:anchor="_Toc521431958" w:history="1">
            <w:r w:rsidRPr="00262F32">
              <w:rPr>
                <w:rStyle w:val="a3"/>
                <w:rFonts w:ascii="宋体" w:eastAsia="宋体" w:hAnsi="宋体"/>
                <w:noProof/>
              </w:rPr>
              <w:t>Dancing Links（待学习）</w:t>
            </w:r>
            <w:r>
              <w:rPr>
                <w:noProof/>
                <w:webHidden/>
              </w:rPr>
              <w:tab/>
            </w:r>
            <w:r>
              <w:rPr>
                <w:noProof/>
                <w:webHidden/>
              </w:rPr>
              <w:fldChar w:fldCharType="begin"/>
            </w:r>
            <w:r>
              <w:rPr>
                <w:noProof/>
                <w:webHidden/>
              </w:rPr>
              <w:instrText xml:space="preserve"> PAGEREF _Toc521431958 \h </w:instrText>
            </w:r>
            <w:r>
              <w:rPr>
                <w:noProof/>
                <w:webHidden/>
              </w:rPr>
            </w:r>
            <w:r>
              <w:rPr>
                <w:noProof/>
                <w:webHidden/>
              </w:rPr>
              <w:fldChar w:fldCharType="separate"/>
            </w:r>
            <w:r>
              <w:rPr>
                <w:noProof/>
                <w:webHidden/>
              </w:rPr>
              <w:t>236</w:t>
            </w:r>
            <w:r>
              <w:rPr>
                <w:noProof/>
                <w:webHidden/>
              </w:rPr>
              <w:fldChar w:fldCharType="end"/>
            </w:r>
          </w:hyperlink>
        </w:p>
        <w:p w:rsidR="00CA22C6" w:rsidRDefault="00CA22C6">
          <w:pPr>
            <w:pStyle w:val="31"/>
            <w:tabs>
              <w:tab w:val="right" w:leader="dot" w:pos="8296"/>
            </w:tabs>
            <w:rPr>
              <w:noProof/>
            </w:rPr>
          </w:pPr>
          <w:hyperlink w:anchor="_Toc521431959" w:history="1">
            <w:r w:rsidRPr="00262F32">
              <w:rPr>
                <w:rStyle w:val="a3"/>
                <w:rFonts w:ascii="宋体" w:eastAsia="宋体" w:hAnsi="宋体"/>
                <w:noProof/>
              </w:rPr>
              <w:t>一般图匹配（待学习）</w:t>
            </w:r>
            <w:r>
              <w:rPr>
                <w:noProof/>
                <w:webHidden/>
              </w:rPr>
              <w:tab/>
            </w:r>
            <w:r>
              <w:rPr>
                <w:noProof/>
                <w:webHidden/>
              </w:rPr>
              <w:fldChar w:fldCharType="begin"/>
            </w:r>
            <w:r>
              <w:rPr>
                <w:noProof/>
                <w:webHidden/>
              </w:rPr>
              <w:instrText xml:space="preserve"> PAGEREF _Toc521431959 \h </w:instrText>
            </w:r>
            <w:r>
              <w:rPr>
                <w:noProof/>
                <w:webHidden/>
              </w:rPr>
            </w:r>
            <w:r>
              <w:rPr>
                <w:noProof/>
                <w:webHidden/>
              </w:rPr>
              <w:fldChar w:fldCharType="separate"/>
            </w:r>
            <w:r>
              <w:rPr>
                <w:noProof/>
                <w:webHidden/>
              </w:rPr>
              <w:t>236</w:t>
            </w:r>
            <w:r>
              <w:rPr>
                <w:noProof/>
                <w:webHidden/>
              </w:rPr>
              <w:fldChar w:fldCharType="end"/>
            </w:r>
          </w:hyperlink>
        </w:p>
        <w:p w:rsidR="00CA22C6" w:rsidRDefault="00CA22C6">
          <w:pPr>
            <w:pStyle w:val="21"/>
            <w:tabs>
              <w:tab w:val="right" w:leader="dot" w:pos="8296"/>
            </w:tabs>
            <w:rPr>
              <w:noProof/>
            </w:rPr>
          </w:pPr>
          <w:hyperlink w:anchor="_Toc521431960" w:history="1">
            <w:r w:rsidRPr="00262F32">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_Toc521431960 \h </w:instrText>
            </w:r>
            <w:r>
              <w:rPr>
                <w:noProof/>
                <w:webHidden/>
              </w:rPr>
            </w:r>
            <w:r>
              <w:rPr>
                <w:noProof/>
                <w:webHidden/>
              </w:rPr>
              <w:fldChar w:fldCharType="separate"/>
            </w:r>
            <w:r>
              <w:rPr>
                <w:noProof/>
                <w:webHidden/>
              </w:rPr>
              <w:t>236</w:t>
            </w:r>
            <w:r>
              <w:rPr>
                <w:noProof/>
                <w:webHidden/>
              </w:rPr>
              <w:fldChar w:fldCharType="end"/>
            </w:r>
          </w:hyperlink>
        </w:p>
        <w:p w:rsidR="00CA22C6" w:rsidRDefault="00CA22C6">
          <w:pPr>
            <w:pStyle w:val="21"/>
            <w:tabs>
              <w:tab w:val="right" w:leader="dot" w:pos="8296"/>
            </w:tabs>
            <w:rPr>
              <w:noProof/>
            </w:rPr>
          </w:pPr>
          <w:hyperlink w:anchor="_Toc521431961" w:history="1">
            <w:r w:rsidRPr="00262F32">
              <w:rPr>
                <w:rStyle w:val="a3"/>
                <w:rFonts w:ascii="宋体" w:eastAsia="宋体" w:hAnsi="宋体"/>
                <w:noProof/>
              </w:rPr>
              <w:t>字符串算法</w:t>
            </w:r>
            <w:r>
              <w:rPr>
                <w:noProof/>
                <w:webHidden/>
              </w:rPr>
              <w:tab/>
            </w:r>
            <w:r>
              <w:rPr>
                <w:noProof/>
                <w:webHidden/>
              </w:rPr>
              <w:fldChar w:fldCharType="begin"/>
            </w:r>
            <w:r>
              <w:rPr>
                <w:noProof/>
                <w:webHidden/>
              </w:rPr>
              <w:instrText xml:space="preserve"> PAGEREF _Toc521431961 \h </w:instrText>
            </w:r>
            <w:r>
              <w:rPr>
                <w:noProof/>
                <w:webHidden/>
              </w:rPr>
            </w:r>
            <w:r>
              <w:rPr>
                <w:noProof/>
                <w:webHidden/>
              </w:rPr>
              <w:fldChar w:fldCharType="separate"/>
            </w:r>
            <w:r>
              <w:rPr>
                <w:noProof/>
                <w:webHidden/>
              </w:rPr>
              <w:t>238</w:t>
            </w:r>
            <w:r>
              <w:rPr>
                <w:noProof/>
                <w:webHidden/>
              </w:rPr>
              <w:fldChar w:fldCharType="end"/>
            </w:r>
          </w:hyperlink>
        </w:p>
        <w:p w:rsidR="00CA22C6" w:rsidRDefault="00CA22C6">
          <w:pPr>
            <w:pStyle w:val="31"/>
            <w:tabs>
              <w:tab w:val="right" w:leader="dot" w:pos="8296"/>
            </w:tabs>
            <w:rPr>
              <w:noProof/>
            </w:rPr>
          </w:pPr>
          <w:hyperlink w:anchor="_Toc521431962" w:history="1">
            <w:r w:rsidRPr="00262F32">
              <w:rPr>
                <w:rStyle w:val="a3"/>
                <w:rFonts w:ascii="宋体" w:eastAsia="宋体" w:hAnsi="宋体"/>
                <w:noProof/>
              </w:rPr>
              <w:t>KMP</w:t>
            </w:r>
            <w:r>
              <w:rPr>
                <w:noProof/>
                <w:webHidden/>
              </w:rPr>
              <w:tab/>
            </w:r>
            <w:r>
              <w:rPr>
                <w:noProof/>
                <w:webHidden/>
              </w:rPr>
              <w:fldChar w:fldCharType="begin"/>
            </w:r>
            <w:r>
              <w:rPr>
                <w:noProof/>
                <w:webHidden/>
              </w:rPr>
              <w:instrText xml:space="preserve"> PAGEREF _Toc521431962 \h </w:instrText>
            </w:r>
            <w:r>
              <w:rPr>
                <w:noProof/>
                <w:webHidden/>
              </w:rPr>
            </w:r>
            <w:r>
              <w:rPr>
                <w:noProof/>
                <w:webHidden/>
              </w:rPr>
              <w:fldChar w:fldCharType="separate"/>
            </w:r>
            <w:r>
              <w:rPr>
                <w:noProof/>
                <w:webHidden/>
              </w:rPr>
              <w:t>238</w:t>
            </w:r>
            <w:r>
              <w:rPr>
                <w:noProof/>
                <w:webHidden/>
              </w:rPr>
              <w:fldChar w:fldCharType="end"/>
            </w:r>
          </w:hyperlink>
        </w:p>
        <w:p w:rsidR="00CA22C6" w:rsidRDefault="00CA22C6">
          <w:pPr>
            <w:pStyle w:val="31"/>
            <w:tabs>
              <w:tab w:val="right" w:leader="dot" w:pos="8296"/>
            </w:tabs>
            <w:rPr>
              <w:noProof/>
            </w:rPr>
          </w:pPr>
          <w:hyperlink w:anchor="_Toc521431963" w:history="1">
            <w:r w:rsidRPr="00262F32">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_Toc521431963 \h </w:instrText>
            </w:r>
            <w:r>
              <w:rPr>
                <w:noProof/>
                <w:webHidden/>
              </w:rPr>
            </w:r>
            <w:r>
              <w:rPr>
                <w:noProof/>
                <w:webHidden/>
              </w:rPr>
              <w:fldChar w:fldCharType="separate"/>
            </w:r>
            <w:r>
              <w:rPr>
                <w:noProof/>
                <w:webHidden/>
              </w:rPr>
              <w:t>238</w:t>
            </w:r>
            <w:r>
              <w:rPr>
                <w:noProof/>
                <w:webHidden/>
              </w:rPr>
              <w:fldChar w:fldCharType="end"/>
            </w:r>
          </w:hyperlink>
        </w:p>
        <w:p w:rsidR="00CA22C6" w:rsidRDefault="00CA22C6">
          <w:pPr>
            <w:pStyle w:val="31"/>
            <w:tabs>
              <w:tab w:val="right" w:leader="dot" w:pos="8296"/>
            </w:tabs>
            <w:rPr>
              <w:noProof/>
            </w:rPr>
          </w:pPr>
          <w:hyperlink w:anchor="_Toc521431964" w:history="1">
            <w:r w:rsidRPr="00262F32">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_Toc521431964 \h </w:instrText>
            </w:r>
            <w:r>
              <w:rPr>
                <w:noProof/>
                <w:webHidden/>
              </w:rPr>
            </w:r>
            <w:r>
              <w:rPr>
                <w:noProof/>
                <w:webHidden/>
              </w:rPr>
              <w:fldChar w:fldCharType="separate"/>
            </w:r>
            <w:r>
              <w:rPr>
                <w:noProof/>
                <w:webHidden/>
              </w:rPr>
              <w:t>238</w:t>
            </w:r>
            <w:r>
              <w:rPr>
                <w:noProof/>
                <w:webHidden/>
              </w:rPr>
              <w:fldChar w:fldCharType="end"/>
            </w:r>
          </w:hyperlink>
        </w:p>
        <w:p w:rsidR="00CA22C6" w:rsidRDefault="00CA22C6">
          <w:pPr>
            <w:pStyle w:val="31"/>
            <w:tabs>
              <w:tab w:val="right" w:leader="dot" w:pos="8296"/>
            </w:tabs>
            <w:rPr>
              <w:noProof/>
            </w:rPr>
          </w:pPr>
          <w:hyperlink w:anchor="_Toc521431965" w:history="1">
            <w:r w:rsidRPr="00262F32">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_Toc521431965 \h </w:instrText>
            </w:r>
            <w:r>
              <w:rPr>
                <w:noProof/>
                <w:webHidden/>
              </w:rPr>
            </w:r>
            <w:r>
              <w:rPr>
                <w:noProof/>
                <w:webHidden/>
              </w:rPr>
              <w:fldChar w:fldCharType="separate"/>
            </w:r>
            <w:r>
              <w:rPr>
                <w:noProof/>
                <w:webHidden/>
              </w:rPr>
              <w:t>238</w:t>
            </w:r>
            <w:r>
              <w:rPr>
                <w:noProof/>
                <w:webHidden/>
              </w:rPr>
              <w:fldChar w:fldCharType="end"/>
            </w:r>
          </w:hyperlink>
        </w:p>
        <w:p w:rsidR="00CA22C6" w:rsidRDefault="00CA22C6">
          <w:pPr>
            <w:pStyle w:val="21"/>
            <w:tabs>
              <w:tab w:val="right" w:leader="dot" w:pos="8296"/>
            </w:tabs>
            <w:rPr>
              <w:noProof/>
            </w:rPr>
          </w:pPr>
          <w:hyperlink w:anchor="_Toc521431966" w:history="1">
            <w:r w:rsidRPr="00262F32">
              <w:rPr>
                <w:rStyle w:val="a3"/>
                <w:rFonts w:ascii="宋体" w:eastAsia="宋体" w:hAnsi="宋体"/>
                <w:noProof/>
              </w:rPr>
              <w:t>计算几何（模板库训练）</w:t>
            </w:r>
            <w:r>
              <w:rPr>
                <w:noProof/>
                <w:webHidden/>
              </w:rPr>
              <w:tab/>
            </w:r>
            <w:r>
              <w:rPr>
                <w:noProof/>
                <w:webHidden/>
              </w:rPr>
              <w:fldChar w:fldCharType="begin"/>
            </w:r>
            <w:r>
              <w:rPr>
                <w:noProof/>
                <w:webHidden/>
              </w:rPr>
              <w:instrText xml:space="preserve"> PAGEREF _Toc521431966 \h </w:instrText>
            </w:r>
            <w:r>
              <w:rPr>
                <w:noProof/>
                <w:webHidden/>
              </w:rPr>
            </w:r>
            <w:r>
              <w:rPr>
                <w:noProof/>
                <w:webHidden/>
              </w:rPr>
              <w:fldChar w:fldCharType="separate"/>
            </w:r>
            <w:r>
              <w:rPr>
                <w:noProof/>
                <w:webHidden/>
              </w:rPr>
              <w:t>238</w:t>
            </w:r>
            <w:r>
              <w:rPr>
                <w:noProof/>
                <w:webHidden/>
              </w:rPr>
              <w:fldChar w:fldCharType="end"/>
            </w:r>
          </w:hyperlink>
        </w:p>
        <w:p w:rsidR="00CA22C6" w:rsidRDefault="00CA22C6">
          <w:pPr>
            <w:pStyle w:val="21"/>
            <w:tabs>
              <w:tab w:val="right" w:leader="dot" w:pos="8296"/>
            </w:tabs>
            <w:rPr>
              <w:noProof/>
            </w:rPr>
          </w:pPr>
          <w:hyperlink w:anchor="_Toc521431967" w:history="1">
            <w:r w:rsidRPr="00262F32">
              <w:rPr>
                <w:rStyle w:val="a3"/>
                <w:rFonts w:ascii="宋体" w:eastAsia="宋体" w:hAnsi="宋体"/>
                <w:noProof/>
              </w:rPr>
              <w:t>金银牌题库</w:t>
            </w:r>
            <w:r>
              <w:rPr>
                <w:noProof/>
                <w:webHidden/>
              </w:rPr>
              <w:tab/>
            </w:r>
            <w:r>
              <w:rPr>
                <w:noProof/>
                <w:webHidden/>
              </w:rPr>
              <w:fldChar w:fldCharType="begin"/>
            </w:r>
            <w:r>
              <w:rPr>
                <w:noProof/>
                <w:webHidden/>
              </w:rPr>
              <w:instrText xml:space="preserve"> PAGEREF _Toc521431967 \h </w:instrText>
            </w:r>
            <w:r>
              <w:rPr>
                <w:noProof/>
                <w:webHidden/>
              </w:rPr>
            </w:r>
            <w:r>
              <w:rPr>
                <w:noProof/>
                <w:webHidden/>
              </w:rPr>
              <w:fldChar w:fldCharType="separate"/>
            </w:r>
            <w:r>
              <w:rPr>
                <w:noProof/>
                <w:webHidden/>
              </w:rPr>
              <w:t>238</w:t>
            </w:r>
            <w:r>
              <w:rPr>
                <w:noProof/>
                <w:webHidden/>
              </w:rPr>
              <w:fldChar w:fldCharType="end"/>
            </w:r>
          </w:hyperlink>
        </w:p>
        <w:p w:rsidR="00CA22C6" w:rsidRDefault="00CA22C6">
          <w:pPr>
            <w:pStyle w:val="31"/>
            <w:tabs>
              <w:tab w:val="right" w:leader="dot" w:pos="8296"/>
            </w:tabs>
            <w:rPr>
              <w:noProof/>
            </w:rPr>
          </w:pPr>
          <w:hyperlink w:anchor="_Toc521431968" w:history="1">
            <w:r w:rsidRPr="00262F32">
              <w:rPr>
                <w:rStyle w:val="a3"/>
                <w:rFonts w:ascii="宋体" w:eastAsia="宋体" w:hAnsi="宋体"/>
                <w:noProof/>
              </w:rPr>
              <w:t>金牌题（无明显前置）题集</w:t>
            </w:r>
            <w:r>
              <w:rPr>
                <w:noProof/>
                <w:webHidden/>
              </w:rPr>
              <w:tab/>
            </w:r>
            <w:r>
              <w:rPr>
                <w:noProof/>
                <w:webHidden/>
              </w:rPr>
              <w:fldChar w:fldCharType="begin"/>
            </w:r>
            <w:r>
              <w:rPr>
                <w:noProof/>
                <w:webHidden/>
              </w:rPr>
              <w:instrText xml:space="preserve"> PAGEREF _Toc521431968 \h </w:instrText>
            </w:r>
            <w:r>
              <w:rPr>
                <w:noProof/>
                <w:webHidden/>
              </w:rPr>
            </w:r>
            <w:r>
              <w:rPr>
                <w:noProof/>
                <w:webHidden/>
              </w:rPr>
              <w:fldChar w:fldCharType="separate"/>
            </w:r>
            <w:r>
              <w:rPr>
                <w:noProof/>
                <w:webHidden/>
              </w:rPr>
              <w:t>239</w:t>
            </w:r>
            <w:r>
              <w:rPr>
                <w:noProof/>
                <w:webHidden/>
              </w:rPr>
              <w:fldChar w:fldCharType="end"/>
            </w:r>
          </w:hyperlink>
        </w:p>
        <w:p w:rsidR="00CA22C6" w:rsidRDefault="00CA22C6">
          <w:pPr>
            <w:pStyle w:val="21"/>
            <w:tabs>
              <w:tab w:val="right" w:leader="dot" w:pos="8296"/>
            </w:tabs>
            <w:rPr>
              <w:noProof/>
            </w:rPr>
          </w:pPr>
          <w:hyperlink w:anchor="_Toc521431969" w:history="1">
            <w:r w:rsidRPr="00262F32">
              <w:rPr>
                <w:rStyle w:val="a3"/>
                <w:rFonts w:ascii="宋体" w:eastAsia="宋体" w:hAnsi="宋体"/>
                <w:noProof/>
              </w:rPr>
              <w:t>温习题库</w:t>
            </w:r>
            <w:r>
              <w:rPr>
                <w:noProof/>
                <w:webHidden/>
              </w:rPr>
              <w:tab/>
            </w:r>
            <w:r>
              <w:rPr>
                <w:noProof/>
                <w:webHidden/>
              </w:rPr>
              <w:fldChar w:fldCharType="begin"/>
            </w:r>
            <w:r>
              <w:rPr>
                <w:noProof/>
                <w:webHidden/>
              </w:rPr>
              <w:instrText xml:space="preserve"> PAGEREF _Toc521431969 \h </w:instrText>
            </w:r>
            <w:r>
              <w:rPr>
                <w:noProof/>
                <w:webHidden/>
              </w:rPr>
            </w:r>
            <w:r>
              <w:rPr>
                <w:noProof/>
                <w:webHidden/>
              </w:rPr>
              <w:fldChar w:fldCharType="separate"/>
            </w:r>
            <w:r>
              <w:rPr>
                <w:noProof/>
                <w:webHidden/>
              </w:rPr>
              <w:t>243</w:t>
            </w:r>
            <w:r>
              <w:rPr>
                <w:noProof/>
                <w:webHidden/>
              </w:rPr>
              <w:fldChar w:fldCharType="end"/>
            </w:r>
          </w:hyperlink>
        </w:p>
        <w:p w:rsidR="00CA22C6" w:rsidRDefault="00CA22C6">
          <w:pPr>
            <w:pStyle w:val="21"/>
            <w:tabs>
              <w:tab w:val="right" w:leader="dot" w:pos="8296"/>
            </w:tabs>
            <w:rPr>
              <w:noProof/>
            </w:rPr>
          </w:pPr>
          <w:hyperlink w:anchor="_Toc521431970" w:history="1">
            <w:r w:rsidRPr="00262F32">
              <w:rPr>
                <w:rStyle w:val="a3"/>
                <w:rFonts w:ascii="宋体" w:eastAsia="宋体" w:hAnsi="宋体"/>
                <w:noProof/>
              </w:rPr>
              <w:t>索引</w:t>
            </w:r>
            <w:r>
              <w:rPr>
                <w:noProof/>
                <w:webHidden/>
              </w:rPr>
              <w:tab/>
            </w:r>
            <w:r>
              <w:rPr>
                <w:noProof/>
                <w:webHidden/>
              </w:rPr>
              <w:fldChar w:fldCharType="begin"/>
            </w:r>
            <w:r>
              <w:rPr>
                <w:noProof/>
                <w:webHidden/>
              </w:rPr>
              <w:instrText xml:space="preserve"> PAGEREF _Toc521431970 \h </w:instrText>
            </w:r>
            <w:r>
              <w:rPr>
                <w:noProof/>
                <w:webHidden/>
              </w:rPr>
            </w:r>
            <w:r>
              <w:rPr>
                <w:noProof/>
                <w:webHidden/>
              </w:rPr>
              <w:fldChar w:fldCharType="separate"/>
            </w:r>
            <w:r>
              <w:rPr>
                <w:noProof/>
                <w:webHidden/>
              </w:rPr>
              <w:t>243</w:t>
            </w:r>
            <w:r>
              <w:rPr>
                <w:noProof/>
                <w:webHidden/>
              </w:rPr>
              <w:fldChar w:fldCharType="end"/>
            </w:r>
          </w:hyperlink>
        </w:p>
        <w:p w:rsidR="00CA22C6" w:rsidRDefault="00CA22C6">
          <w:pPr>
            <w:pStyle w:val="11"/>
            <w:tabs>
              <w:tab w:val="right" w:leader="dot" w:pos="8296"/>
            </w:tabs>
            <w:rPr>
              <w:noProof/>
            </w:rPr>
          </w:pPr>
          <w:hyperlink w:anchor="_Toc521431971" w:history="1">
            <w:r w:rsidRPr="00262F32">
              <w:rPr>
                <w:rStyle w:val="a3"/>
                <w:rFonts w:ascii="宋体" w:eastAsia="宋体" w:hAnsi="宋体"/>
                <w:noProof/>
              </w:rPr>
              <w:t>十三、暑期集训每日训练安排</w:t>
            </w:r>
            <w:r>
              <w:rPr>
                <w:noProof/>
                <w:webHidden/>
              </w:rPr>
              <w:tab/>
            </w:r>
            <w:r>
              <w:rPr>
                <w:noProof/>
                <w:webHidden/>
              </w:rPr>
              <w:fldChar w:fldCharType="begin"/>
            </w:r>
            <w:r>
              <w:rPr>
                <w:noProof/>
                <w:webHidden/>
              </w:rPr>
              <w:instrText xml:space="preserve"> PAGEREF _Toc521431971 \h </w:instrText>
            </w:r>
            <w:r>
              <w:rPr>
                <w:noProof/>
                <w:webHidden/>
              </w:rPr>
            </w:r>
            <w:r>
              <w:rPr>
                <w:noProof/>
                <w:webHidden/>
              </w:rPr>
              <w:fldChar w:fldCharType="separate"/>
            </w:r>
            <w:r>
              <w:rPr>
                <w:noProof/>
                <w:webHidden/>
              </w:rPr>
              <w:t>245</w:t>
            </w:r>
            <w:r>
              <w:rPr>
                <w:noProof/>
                <w:webHidden/>
              </w:rPr>
              <w:fldChar w:fldCharType="end"/>
            </w:r>
          </w:hyperlink>
        </w:p>
        <w:p w:rsidR="00CA22C6" w:rsidRDefault="00CA22C6">
          <w:pPr>
            <w:pStyle w:val="21"/>
            <w:tabs>
              <w:tab w:val="right" w:leader="dot" w:pos="8296"/>
            </w:tabs>
            <w:rPr>
              <w:noProof/>
            </w:rPr>
          </w:pPr>
          <w:hyperlink w:anchor="_Toc521431972" w:history="1">
            <w:r w:rsidRPr="00262F32">
              <w:rPr>
                <w:rStyle w:val="a3"/>
                <w:rFonts w:ascii="宋体" w:eastAsia="宋体" w:hAnsi="宋体"/>
                <w:noProof/>
              </w:rPr>
              <w:t>专项训练</w:t>
            </w:r>
            <w:r>
              <w:rPr>
                <w:noProof/>
                <w:webHidden/>
              </w:rPr>
              <w:tab/>
            </w:r>
            <w:r>
              <w:rPr>
                <w:noProof/>
                <w:webHidden/>
              </w:rPr>
              <w:fldChar w:fldCharType="begin"/>
            </w:r>
            <w:r>
              <w:rPr>
                <w:noProof/>
                <w:webHidden/>
              </w:rPr>
              <w:instrText xml:space="preserve"> PAGEREF _Toc521431972 \h </w:instrText>
            </w:r>
            <w:r>
              <w:rPr>
                <w:noProof/>
                <w:webHidden/>
              </w:rPr>
            </w:r>
            <w:r>
              <w:rPr>
                <w:noProof/>
                <w:webHidden/>
              </w:rPr>
              <w:fldChar w:fldCharType="separate"/>
            </w:r>
            <w:r>
              <w:rPr>
                <w:noProof/>
                <w:webHidden/>
              </w:rPr>
              <w:t>245</w:t>
            </w:r>
            <w:r>
              <w:rPr>
                <w:noProof/>
                <w:webHidden/>
              </w:rPr>
              <w:fldChar w:fldCharType="end"/>
            </w:r>
          </w:hyperlink>
        </w:p>
        <w:p w:rsidR="00CA22C6" w:rsidRDefault="00CA22C6">
          <w:pPr>
            <w:pStyle w:val="31"/>
            <w:tabs>
              <w:tab w:val="right" w:leader="dot" w:pos="8296"/>
            </w:tabs>
            <w:rPr>
              <w:noProof/>
            </w:rPr>
          </w:pPr>
          <w:hyperlink w:anchor="_Toc521431973" w:history="1">
            <w:r w:rsidRPr="00262F32">
              <w:rPr>
                <w:rStyle w:val="a3"/>
                <w:rFonts w:ascii="宋体" w:eastAsia="宋体" w:hAnsi="宋体"/>
                <w:noProof/>
              </w:rPr>
              <w:t>KMP专场（2018.7.31-）</w:t>
            </w:r>
            <w:r>
              <w:rPr>
                <w:noProof/>
                <w:webHidden/>
              </w:rPr>
              <w:tab/>
            </w:r>
            <w:r>
              <w:rPr>
                <w:noProof/>
                <w:webHidden/>
              </w:rPr>
              <w:fldChar w:fldCharType="begin"/>
            </w:r>
            <w:r>
              <w:rPr>
                <w:noProof/>
                <w:webHidden/>
              </w:rPr>
              <w:instrText xml:space="preserve"> PAGEREF _Toc521431973 \h </w:instrText>
            </w:r>
            <w:r>
              <w:rPr>
                <w:noProof/>
                <w:webHidden/>
              </w:rPr>
            </w:r>
            <w:r>
              <w:rPr>
                <w:noProof/>
                <w:webHidden/>
              </w:rPr>
              <w:fldChar w:fldCharType="separate"/>
            </w:r>
            <w:r>
              <w:rPr>
                <w:noProof/>
                <w:webHidden/>
              </w:rPr>
              <w:t>245</w:t>
            </w:r>
            <w:r>
              <w:rPr>
                <w:noProof/>
                <w:webHidden/>
              </w:rPr>
              <w:fldChar w:fldCharType="end"/>
            </w:r>
          </w:hyperlink>
        </w:p>
        <w:p w:rsidR="00CA22C6" w:rsidRDefault="00CA22C6">
          <w:pPr>
            <w:pStyle w:val="31"/>
            <w:tabs>
              <w:tab w:val="right" w:leader="dot" w:pos="8296"/>
            </w:tabs>
            <w:rPr>
              <w:noProof/>
            </w:rPr>
          </w:pPr>
          <w:hyperlink w:anchor="_Toc521431974" w:history="1">
            <w:r w:rsidRPr="00262F32">
              <w:rPr>
                <w:rStyle w:val="a3"/>
                <w:rFonts w:ascii="宋体" w:eastAsia="宋体" w:hAnsi="宋体"/>
                <w:noProof/>
              </w:rPr>
              <w:t>杭电多校签到&amp;铜牌题专场（2018.8.2-）</w:t>
            </w:r>
            <w:r>
              <w:rPr>
                <w:noProof/>
                <w:webHidden/>
              </w:rPr>
              <w:tab/>
            </w:r>
            <w:r>
              <w:rPr>
                <w:noProof/>
                <w:webHidden/>
              </w:rPr>
              <w:fldChar w:fldCharType="begin"/>
            </w:r>
            <w:r>
              <w:rPr>
                <w:noProof/>
                <w:webHidden/>
              </w:rPr>
              <w:instrText xml:space="preserve"> PAGEREF _Toc521431974 \h </w:instrText>
            </w:r>
            <w:r>
              <w:rPr>
                <w:noProof/>
                <w:webHidden/>
              </w:rPr>
            </w:r>
            <w:r>
              <w:rPr>
                <w:noProof/>
                <w:webHidden/>
              </w:rPr>
              <w:fldChar w:fldCharType="separate"/>
            </w:r>
            <w:r>
              <w:rPr>
                <w:noProof/>
                <w:webHidden/>
              </w:rPr>
              <w:t>245</w:t>
            </w:r>
            <w:r>
              <w:rPr>
                <w:noProof/>
                <w:webHidden/>
              </w:rPr>
              <w:fldChar w:fldCharType="end"/>
            </w:r>
          </w:hyperlink>
        </w:p>
        <w:p w:rsidR="00CA22C6" w:rsidRDefault="00CA22C6">
          <w:pPr>
            <w:pStyle w:val="31"/>
            <w:tabs>
              <w:tab w:val="right" w:leader="dot" w:pos="8296"/>
            </w:tabs>
            <w:rPr>
              <w:noProof/>
            </w:rPr>
          </w:pPr>
          <w:hyperlink w:anchor="_Toc521431975" w:history="1">
            <w:r w:rsidRPr="00262F32">
              <w:rPr>
                <w:rStyle w:val="a3"/>
                <w:rFonts w:ascii="宋体" w:eastAsia="宋体" w:hAnsi="宋体"/>
                <w:noProof/>
              </w:rPr>
              <w:t>动态规划专场（DP基础）</w:t>
            </w:r>
            <w:r>
              <w:rPr>
                <w:noProof/>
                <w:webHidden/>
              </w:rPr>
              <w:tab/>
            </w:r>
            <w:r>
              <w:rPr>
                <w:noProof/>
                <w:webHidden/>
              </w:rPr>
              <w:fldChar w:fldCharType="begin"/>
            </w:r>
            <w:r>
              <w:rPr>
                <w:noProof/>
                <w:webHidden/>
              </w:rPr>
              <w:instrText xml:space="preserve"> PAGEREF _Toc521431975 \h </w:instrText>
            </w:r>
            <w:r>
              <w:rPr>
                <w:noProof/>
                <w:webHidden/>
              </w:rPr>
            </w:r>
            <w:r>
              <w:rPr>
                <w:noProof/>
                <w:webHidden/>
              </w:rPr>
              <w:fldChar w:fldCharType="separate"/>
            </w:r>
            <w:r>
              <w:rPr>
                <w:noProof/>
                <w:webHidden/>
              </w:rPr>
              <w:t>246</w:t>
            </w:r>
            <w:r>
              <w:rPr>
                <w:noProof/>
                <w:webHidden/>
              </w:rPr>
              <w:fldChar w:fldCharType="end"/>
            </w:r>
          </w:hyperlink>
        </w:p>
        <w:p w:rsidR="00CA22C6" w:rsidRDefault="00CA22C6">
          <w:pPr>
            <w:pStyle w:val="31"/>
            <w:tabs>
              <w:tab w:val="right" w:leader="dot" w:pos="8296"/>
            </w:tabs>
            <w:rPr>
              <w:noProof/>
            </w:rPr>
          </w:pPr>
          <w:hyperlink w:anchor="_Toc521431976" w:history="1">
            <w:r w:rsidRPr="00262F32">
              <w:rPr>
                <w:rStyle w:val="a3"/>
                <w:rFonts w:ascii="宋体" w:eastAsia="宋体" w:hAnsi="宋体"/>
                <w:noProof/>
              </w:rPr>
              <w:t>图论专场（网络流）</w:t>
            </w:r>
            <w:r>
              <w:rPr>
                <w:noProof/>
                <w:webHidden/>
              </w:rPr>
              <w:tab/>
            </w:r>
            <w:r>
              <w:rPr>
                <w:noProof/>
                <w:webHidden/>
              </w:rPr>
              <w:fldChar w:fldCharType="begin"/>
            </w:r>
            <w:r>
              <w:rPr>
                <w:noProof/>
                <w:webHidden/>
              </w:rPr>
              <w:instrText xml:space="preserve"> PAGEREF _Toc521431976 \h </w:instrText>
            </w:r>
            <w:r>
              <w:rPr>
                <w:noProof/>
                <w:webHidden/>
              </w:rPr>
            </w:r>
            <w:r>
              <w:rPr>
                <w:noProof/>
                <w:webHidden/>
              </w:rPr>
              <w:fldChar w:fldCharType="separate"/>
            </w:r>
            <w:r>
              <w:rPr>
                <w:noProof/>
                <w:webHidden/>
              </w:rPr>
              <w:t>246</w:t>
            </w:r>
            <w:r>
              <w:rPr>
                <w:noProof/>
                <w:webHidden/>
              </w:rPr>
              <w:fldChar w:fldCharType="end"/>
            </w:r>
          </w:hyperlink>
        </w:p>
        <w:p w:rsidR="00CA22C6" w:rsidRDefault="00CA22C6">
          <w:pPr>
            <w:pStyle w:val="31"/>
            <w:tabs>
              <w:tab w:val="right" w:leader="dot" w:pos="8296"/>
            </w:tabs>
            <w:rPr>
              <w:noProof/>
            </w:rPr>
          </w:pPr>
          <w:hyperlink w:anchor="_Toc521431977" w:history="1">
            <w:r w:rsidRPr="00262F32">
              <w:rPr>
                <w:rStyle w:val="a3"/>
                <w:rFonts w:ascii="宋体" w:eastAsia="宋体" w:hAnsi="宋体"/>
                <w:noProof/>
              </w:rPr>
              <w:t>图论专场（最小生成树）</w:t>
            </w:r>
            <w:r>
              <w:rPr>
                <w:noProof/>
                <w:webHidden/>
              </w:rPr>
              <w:tab/>
            </w:r>
            <w:r>
              <w:rPr>
                <w:noProof/>
                <w:webHidden/>
              </w:rPr>
              <w:fldChar w:fldCharType="begin"/>
            </w:r>
            <w:r>
              <w:rPr>
                <w:noProof/>
                <w:webHidden/>
              </w:rPr>
              <w:instrText xml:space="preserve"> PAGEREF _Toc521431977 \h </w:instrText>
            </w:r>
            <w:r>
              <w:rPr>
                <w:noProof/>
                <w:webHidden/>
              </w:rPr>
            </w:r>
            <w:r>
              <w:rPr>
                <w:noProof/>
                <w:webHidden/>
              </w:rPr>
              <w:fldChar w:fldCharType="separate"/>
            </w:r>
            <w:r>
              <w:rPr>
                <w:noProof/>
                <w:webHidden/>
              </w:rPr>
              <w:t>246</w:t>
            </w:r>
            <w:r>
              <w:rPr>
                <w:noProof/>
                <w:webHidden/>
              </w:rPr>
              <w:fldChar w:fldCharType="end"/>
            </w:r>
          </w:hyperlink>
        </w:p>
        <w:p w:rsidR="00CA22C6" w:rsidRDefault="00CA22C6">
          <w:pPr>
            <w:pStyle w:val="31"/>
            <w:tabs>
              <w:tab w:val="right" w:leader="dot" w:pos="8296"/>
            </w:tabs>
            <w:rPr>
              <w:noProof/>
            </w:rPr>
          </w:pPr>
          <w:hyperlink w:anchor="_Toc521431978" w:history="1">
            <w:r w:rsidRPr="00262F32">
              <w:rPr>
                <w:rStyle w:val="a3"/>
                <w:rFonts w:ascii="宋体" w:eastAsia="宋体" w:hAnsi="宋体"/>
                <w:noProof/>
              </w:rPr>
              <w:t>图论专场（拓补排序）</w:t>
            </w:r>
            <w:r>
              <w:rPr>
                <w:noProof/>
                <w:webHidden/>
              </w:rPr>
              <w:tab/>
            </w:r>
            <w:r>
              <w:rPr>
                <w:noProof/>
                <w:webHidden/>
              </w:rPr>
              <w:fldChar w:fldCharType="begin"/>
            </w:r>
            <w:r>
              <w:rPr>
                <w:noProof/>
                <w:webHidden/>
              </w:rPr>
              <w:instrText xml:space="preserve"> PAGEREF _Toc521431978 \h </w:instrText>
            </w:r>
            <w:r>
              <w:rPr>
                <w:noProof/>
                <w:webHidden/>
              </w:rPr>
            </w:r>
            <w:r>
              <w:rPr>
                <w:noProof/>
                <w:webHidden/>
              </w:rPr>
              <w:fldChar w:fldCharType="separate"/>
            </w:r>
            <w:r>
              <w:rPr>
                <w:noProof/>
                <w:webHidden/>
              </w:rPr>
              <w:t>246</w:t>
            </w:r>
            <w:r>
              <w:rPr>
                <w:noProof/>
                <w:webHidden/>
              </w:rPr>
              <w:fldChar w:fldCharType="end"/>
            </w:r>
          </w:hyperlink>
        </w:p>
        <w:p w:rsidR="00CA22C6" w:rsidRDefault="00CA22C6">
          <w:pPr>
            <w:pStyle w:val="31"/>
            <w:tabs>
              <w:tab w:val="right" w:leader="dot" w:pos="8296"/>
            </w:tabs>
            <w:rPr>
              <w:noProof/>
            </w:rPr>
          </w:pPr>
          <w:hyperlink w:anchor="_Toc521431979" w:history="1">
            <w:r w:rsidRPr="00262F32">
              <w:rPr>
                <w:rStyle w:val="a3"/>
                <w:rFonts w:ascii="宋体" w:eastAsia="宋体" w:hAnsi="宋体"/>
                <w:noProof/>
              </w:rPr>
              <w:t>筹备中（阶乘逆元）</w:t>
            </w:r>
            <w:r>
              <w:rPr>
                <w:noProof/>
                <w:webHidden/>
              </w:rPr>
              <w:tab/>
            </w:r>
            <w:r>
              <w:rPr>
                <w:noProof/>
                <w:webHidden/>
              </w:rPr>
              <w:fldChar w:fldCharType="begin"/>
            </w:r>
            <w:r>
              <w:rPr>
                <w:noProof/>
                <w:webHidden/>
              </w:rPr>
              <w:instrText xml:space="preserve"> PAGEREF _Toc521431979 \h </w:instrText>
            </w:r>
            <w:r>
              <w:rPr>
                <w:noProof/>
                <w:webHidden/>
              </w:rPr>
            </w:r>
            <w:r>
              <w:rPr>
                <w:noProof/>
                <w:webHidden/>
              </w:rPr>
              <w:fldChar w:fldCharType="separate"/>
            </w:r>
            <w:r>
              <w:rPr>
                <w:noProof/>
                <w:webHidden/>
              </w:rPr>
              <w:t>246</w:t>
            </w:r>
            <w:r>
              <w:rPr>
                <w:noProof/>
                <w:webHidden/>
              </w:rPr>
              <w:fldChar w:fldCharType="end"/>
            </w:r>
          </w:hyperlink>
        </w:p>
        <w:p w:rsidR="00CA22C6" w:rsidRDefault="00CA22C6">
          <w:pPr>
            <w:pStyle w:val="21"/>
            <w:tabs>
              <w:tab w:val="right" w:leader="dot" w:pos="8296"/>
            </w:tabs>
            <w:rPr>
              <w:noProof/>
            </w:rPr>
          </w:pPr>
          <w:hyperlink w:anchor="_Toc521431980" w:history="1">
            <w:r w:rsidRPr="00262F32">
              <w:rPr>
                <w:rStyle w:val="a3"/>
                <w:rFonts w:ascii="宋体" w:eastAsia="宋体" w:hAnsi="宋体"/>
                <w:noProof/>
              </w:rPr>
              <w:t>学习训练实战补题循环队列</w:t>
            </w:r>
            <w:r>
              <w:rPr>
                <w:noProof/>
                <w:webHidden/>
              </w:rPr>
              <w:tab/>
            </w:r>
            <w:r>
              <w:rPr>
                <w:noProof/>
                <w:webHidden/>
              </w:rPr>
              <w:fldChar w:fldCharType="begin"/>
            </w:r>
            <w:r>
              <w:rPr>
                <w:noProof/>
                <w:webHidden/>
              </w:rPr>
              <w:instrText xml:space="preserve"> PAGEREF _Toc521431980 \h </w:instrText>
            </w:r>
            <w:r>
              <w:rPr>
                <w:noProof/>
                <w:webHidden/>
              </w:rPr>
            </w:r>
            <w:r>
              <w:rPr>
                <w:noProof/>
                <w:webHidden/>
              </w:rPr>
              <w:fldChar w:fldCharType="separate"/>
            </w:r>
            <w:r>
              <w:rPr>
                <w:noProof/>
                <w:webHidden/>
              </w:rPr>
              <w:t>246</w:t>
            </w:r>
            <w:r>
              <w:rPr>
                <w:noProof/>
                <w:webHidden/>
              </w:rPr>
              <w:fldChar w:fldCharType="end"/>
            </w:r>
          </w:hyperlink>
        </w:p>
        <w:p w:rsidR="00CA22C6" w:rsidRDefault="00CA22C6">
          <w:pPr>
            <w:pStyle w:val="21"/>
            <w:tabs>
              <w:tab w:val="right" w:leader="dot" w:pos="8296"/>
            </w:tabs>
            <w:rPr>
              <w:noProof/>
            </w:rPr>
          </w:pPr>
          <w:hyperlink w:anchor="_Toc521431981" w:history="1">
            <w:r w:rsidRPr="00262F32">
              <w:rPr>
                <w:rStyle w:val="a3"/>
                <w:rFonts w:ascii="宋体" w:eastAsia="宋体" w:hAnsi="宋体"/>
                <w:noProof/>
              </w:rPr>
              <w:t>8月5日</w:t>
            </w:r>
            <w:r>
              <w:rPr>
                <w:noProof/>
                <w:webHidden/>
              </w:rPr>
              <w:tab/>
            </w:r>
            <w:r>
              <w:rPr>
                <w:noProof/>
                <w:webHidden/>
              </w:rPr>
              <w:fldChar w:fldCharType="begin"/>
            </w:r>
            <w:r>
              <w:rPr>
                <w:noProof/>
                <w:webHidden/>
              </w:rPr>
              <w:instrText xml:space="preserve"> PAGEREF _Toc521431981 \h </w:instrText>
            </w:r>
            <w:r>
              <w:rPr>
                <w:noProof/>
                <w:webHidden/>
              </w:rPr>
            </w:r>
            <w:r>
              <w:rPr>
                <w:noProof/>
                <w:webHidden/>
              </w:rPr>
              <w:fldChar w:fldCharType="separate"/>
            </w:r>
            <w:r>
              <w:rPr>
                <w:noProof/>
                <w:webHidden/>
              </w:rPr>
              <w:t>252</w:t>
            </w:r>
            <w:r>
              <w:rPr>
                <w:noProof/>
                <w:webHidden/>
              </w:rPr>
              <w:fldChar w:fldCharType="end"/>
            </w:r>
          </w:hyperlink>
        </w:p>
        <w:p w:rsidR="00CA22C6" w:rsidRDefault="00CA22C6">
          <w:pPr>
            <w:pStyle w:val="21"/>
            <w:tabs>
              <w:tab w:val="right" w:leader="dot" w:pos="8296"/>
            </w:tabs>
            <w:rPr>
              <w:noProof/>
            </w:rPr>
          </w:pPr>
          <w:hyperlink w:anchor="_Toc521431982" w:history="1">
            <w:r w:rsidRPr="00262F32">
              <w:rPr>
                <w:rStyle w:val="a3"/>
                <w:rFonts w:ascii="宋体" w:eastAsia="宋体" w:hAnsi="宋体"/>
                <w:noProof/>
              </w:rPr>
              <w:t>8月7日</w:t>
            </w:r>
            <w:r>
              <w:rPr>
                <w:noProof/>
                <w:webHidden/>
              </w:rPr>
              <w:tab/>
            </w:r>
            <w:r>
              <w:rPr>
                <w:noProof/>
                <w:webHidden/>
              </w:rPr>
              <w:fldChar w:fldCharType="begin"/>
            </w:r>
            <w:r>
              <w:rPr>
                <w:noProof/>
                <w:webHidden/>
              </w:rPr>
              <w:instrText xml:space="preserve"> PAGEREF _Toc521431982 \h </w:instrText>
            </w:r>
            <w:r>
              <w:rPr>
                <w:noProof/>
                <w:webHidden/>
              </w:rPr>
            </w:r>
            <w:r>
              <w:rPr>
                <w:noProof/>
                <w:webHidden/>
              </w:rPr>
              <w:fldChar w:fldCharType="separate"/>
            </w:r>
            <w:r>
              <w:rPr>
                <w:noProof/>
                <w:webHidden/>
              </w:rPr>
              <w:t>252</w:t>
            </w:r>
            <w:r>
              <w:rPr>
                <w:noProof/>
                <w:webHidden/>
              </w:rPr>
              <w:fldChar w:fldCharType="end"/>
            </w:r>
          </w:hyperlink>
        </w:p>
        <w:p w:rsidR="00CA22C6" w:rsidRDefault="00CA22C6">
          <w:pPr>
            <w:pStyle w:val="21"/>
            <w:tabs>
              <w:tab w:val="right" w:leader="dot" w:pos="8296"/>
            </w:tabs>
            <w:rPr>
              <w:noProof/>
            </w:rPr>
          </w:pPr>
          <w:hyperlink w:anchor="_Toc521431983" w:history="1">
            <w:r w:rsidRPr="00262F32">
              <w:rPr>
                <w:rStyle w:val="a3"/>
                <w:rFonts w:ascii="宋体" w:eastAsia="宋体" w:hAnsi="宋体"/>
                <w:noProof/>
              </w:rPr>
              <w:t>8月8日</w:t>
            </w:r>
            <w:r>
              <w:rPr>
                <w:noProof/>
                <w:webHidden/>
              </w:rPr>
              <w:tab/>
            </w:r>
            <w:r>
              <w:rPr>
                <w:noProof/>
                <w:webHidden/>
              </w:rPr>
              <w:fldChar w:fldCharType="begin"/>
            </w:r>
            <w:r>
              <w:rPr>
                <w:noProof/>
                <w:webHidden/>
              </w:rPr>
              <w:instrText xml:space="preserve"> PAGEREF _Toc521431983 \h </w:instrText>
            </w:r>
            <w:r>
              <w:rPr>
                <w:noProof/>
                <w:webHidden/>
              </w:rPr>
            </w:r>
            <w:r>
              <w:rPr>
                <w:noProof/>
                <w:webHidden/>
              </w:rPr>
              <w:fldChar w:fldCharType="separate"/>
            </w:r>
            <w:r>
              <w:rPr>
                <w:noProof/>
                <w:webHidden/>
              </w:rPr>
              <w:t>252</w:t>
            </w:r>
            <w:r>
              <w:rPr>
                <w:noProof/>
                <w:webHidden/>
              </w:rPr>
              <w:fldChar w:fldCharType="end"/>
            </w:r>
          </w:hyperlink>
        </w:p>
        <w:p w:rsidR="00CA22C6" w:rsidRDefault="00CA22C6">
          <w:pPr>
            <w:pStyle w:val="21"/>
            <w:tabs>
              <w:tab w:val="right" w:leader="dot" w:pos="8296"/>
            </w:tabs>
            <w:rPr>
              <w:noProof/>
            </w:rPr>
          </w:pPr>
          <w:hyperlink w:anchor="_Toc521431984" w:history="1">
            <w:r w:rsidRPr="00262F32">
              <w:rPr>
                <w:rStyle w:val="a3"/>
                <w:rFonts w:ascii="宋体" w:eastAsia="宋体" w:hAnsi="宋体"/>
                <w:noProof/>
              </w:rPr>
              <w:t>8月9日</w:t>
            </w:r>
            <w:r>
              <w:rPr>
                <w:noProof/>
                <w:webHidden/>
              </w:rPr>
              <w:tab/>
            </w:r>
            <w:r>
              <w:rPr>
                <w:noProof/>
                <w:webHidden/>
              </w:rPr>
              <w:fldChar w:fldCharType="begin"/>
            </w:r>
            <w:r>
              <w:rPr>
                <w:noProof/>
                <w:webHidden/>
              </w:rPr>
              <w:instrText xml:space="preserve"> PAGEREF _Toc521431984 \h </w:instrText>
            </w:r>
            <w:r>
              <w:rPr>
                <w:noProof/>
                <w:webHidden/>
              </w:rPr>
            </w:r>
            <w:r>
              <w:rPr>
                <w:noProof/>
                <w:webHidden/>
              </w:rPr>
              <w:fldChar w:fldCharType="separate"/>
            </w:r>
            <w:r>
              <w:rPr>
                <w:noProof/>
                <w:webHidden/>
              </w:rPr>
              <w:t>252</w:t>
            </w:r>
            <w:r>
              <w:rPr>
                <w:noProof/>
                <w:webHidden/>
              </w:rPr>
              <w:fldChar w:fldCharType="end"/>
            </w:r>
          </w:hyperlink>
        </w:p>
        <w:p w:rsidR="00CA22C6" w:rsidRDefault="00CA22C6">
          <w:pPr>
            <w:pStyle w:val="21"/>
            <w:tabs>
              <w:tab w:val="right" w:leader="dot" w:pos="8296"/>
            </w:tabs>
            <w:rPr>
              <w:noProof/>
            </w:rPr>
          </w:pPr>
          <w:hyperlink w:anchor="_Toc521431985" w:history="1">
            <w:r w:rsidRPr="00262F32">
              <w:rPr>
                <w:rStyle w:val="a3"/>
                <w:rFonts w:ascii="宋体" w:eastAsia="宋体" w:hAnsi="宋体"/>
                <w:noProof/>
              </w:rPr>
              <w:t>8月10日</w:t>
            </w:r>
            <w:r>
              <w:rPr>
                <w:noProof/>
                <w:webHidden/>
              </w:rPr>
              <w:tab/>
            </w:r>
            <w:r>
              <w:rPr>
                <w:noProof/>
                <w:webHidden/>
              </w:rPr>
              <w:fldChar w:fldCharType="begin"/>
            </w:r>
            <w:r>
              <w:rPr>
                <w:noProof/>
                <w:webHidden/>
              </w:rPr>
              <w:instrText xml:space="preserve"> PAGEREF _Toc521431985 \h </w:instrText>
            </w:r>
            <w:r>
              <w:rPr>
                <w:noProof/>
                <w:webHidden/>
              </w:rPr>
            </w:r>
            <w:r>
              <w:rPr>
                <w:noProof/>
                <w:webHidden/>
              </w:rPr>
              <w:fldChar w:fldCharType="separate"/>
            </w:r>
            <w:r>
              <w:rPr>
                <w:noProof/>
                <w:webHidden/>
              </w:rPr>
              <w:t>252</w:t>
            </w:r>
            <w:r>
              <w:rPr>
                <w:noProof/>
                <w:webHidden/>
              </w:rPr>
              <w:fldChar w:fldCharType="end"/>
            </w:r>
          </w:hyperlink>
        </w:p>
        <w:p w:rsidR="00CA22C6" w:rsidRDefault="00CA22C6">
          <w:pPr>
            <w:pStyle w:val="21"/>
            <w:tabs>
              <w:tab w:val="right" w:leader="dot" w:pos="8296"/>
            </w:tabs>
            <w:rPr>
              <w:noProof/>
            </w:rPr>
          </w:pPr>
          <w:hyperlink w:anchor="_Toc521431986" w:history="1">
            <w:r w:rsidRPr="00262F32">
              <w:rPr>
                <w:rStyle w:val="a3"/>
                <w:rFonts w:ascii="宋体" w:eastAsia="宋体" w:hAnsi="宋体"/>
                <w:noProof/>
              </w:rPr>
              <w:t>8月11日</w:t>
            </w:r>
            <w:r>
              <w:rPr>
                <w:noProof/>
                <w:webHidden/>
              </w:rPr>
              <w:tab/>
            </w:r>
            <w:r>
              <w:rPr>
                <w:noProof/>
                <w:webHidden/>
              </w:rPr>
              <w:fldChar w:fldCharType="begin"/>
            </w:r>
            <w:r>
              <w:rPr>
                <w:noProof/>
                <w:webHidden/>
              </w:rPr>
              <w:instrText xml:space="preserve"> PAGEREF _Toc521431986 \h </w:instrText>
            </w:r>
            <w:r>
              <w:rPr>
                <w:noProof/>
                <w:webHidden/>
              </w:rPr>
            </w:r>
            <w:r>
              <w:rPr>
                <w:noProof/>
                <w:webHidden/>
              </w:rPr>
              <w:fldChar w:fldCharType="separate"/>
            </w:r>
            <w:r>
              <w:rPr>
                <w:noProof/>
                <w:webHidden/>
              </w:rPr>
              <w:t>253</w:t>
            </w:r>
            <w:r>
              <w:rPr>
                <w:noProof/>
                <w:webHidden/>
              </w:rPr>
              <w:fldChar w:fldCharType="end"/>
            </w:r>
          </w:hyperlink>
        </w:p>
        <w:p w:rsidR="00CA22C6" w:rsidRDefault="00CA22C6">
          <w:pPr>
            <w:pStyle w:val="21"/>
            <w:tabs>
              <w:tab w:val="right" w:leader="dot" w:pos="8296"/>
            </w:tabs>
            <w:rPr>
              <w:noProof/>
            </w:rPr>
          </w:pPr>
          <w:hyperlink w:anchor="_Toc521431987" w:history="1">
            <w:r w:rsidRPr="00262F32">
              <w:rPr>
                <w:rStyle w:val="a3"/>
                <w:rFonts w:ascii="宋体" w:eastAsia="宋体" w:hAnsi="宋体"/>
                <w:noProof/>
              </w:rPr>
              <w:t>8月12日</w:t>
            </w:r>
            <w:r>
              <w:rPr>
                <w:noProof/>
                <w:webHidden/>
              </w:rPr>
              <w:tab/>
            </w:r>
            <w:r>
              <w:rPr>
                <w:noProof/>
                <w:webHidden/>
              </w:rPr>
              <w:fldChar w:fldCharType="begin"/>
            </w:r>
            <w:r>
              <w:rPr>
                <w:noProof/>
                <w:webHidden/>
              </w:rPr>
              <w:instrText xml:space="preserve"> PAGEREF _Toc521431987 \h </w:instrText>
            </w:r>
            <w:r>
              <w:rPr>
                <w:noProof/>
                <w:webHidden/>
              </w:rPr>
            </w:r>
            <w:r>
              <w:rPr>
                <w:noProof/>
                <w:webHidden/>
              </w:rPr>
              <w:fldChar w:fldCharType="separate"/>
            </w:r>
            <w:r>
              <w:rPr>
                <w:noProof/>
                <w:webHidden/>
              </w:rPr>
              <w:t>253</w:t>
            </w:r>
            <w:r>
              <w:rPr>
                <w:noProof/>
                <w:webHidden/>
              </w:rPr>
              <w:fldChar w:fldCharType="end"/>
            </w:r>
          </w:hyperlink>
        </w:p>
        <w:p w:rsidR="00CA22C6" w:rsidRDefault="00CA22C6">
          <w:pPr>
            <w:pStyle w:val="21"/>
            <w:tabs>
              <w:tab w:val="right" w:leader="dot" w:pos="8296"/>
            </w:tabs>
            <w:rPr>
              <w:noProof/>
            </w:rPr>
          </w:pPr>
          <w:hyperlink w:anchor="_Toc521431988" w:history="1">
            <w:r w:rsidRPr="00262F32">
              <w:rPr>
                <w:rStyle w:val="a3"/>
                <w:rFonts w:ascii="宋体" w:eastAsia="宋体" w:hAnsi="宋体"/>
                <w:noProof/>
              </w:rPr>
              <w:t>8月13日</w:t>
            </w:r>
            <w:r>
              <w:rPr>
                <w:noProof/>
                <w:webHidden/>
              </w:rPr>
              <w:tab/>
            </w:r>
            <w:r>
              <w:rPr>
                <w:noProof/>
                <w:webHidden/>
              </w:rPr>
              <w:fldChar w:fldCharType="begin"/>
            </w:r>
            <w:r>
              <w:rPr>
                <w:noProof/>
                <w:webHidden/>
              </w:rPr>
              <w:instrText xml:space="preserve"> PAGEREF _Toc521431988 \h </w:instrText>
            </w:r>
            <w:r>
              <w:rPr>
                <w:noProof/>
                <w:webHidden/>
              </w:rPr>
            </w:r>
            <w:r>
              <w:rPr>
                <w:noProof/>
                <w:webHidden/>
              </w:rPr>
              <w:fldChar w:fldCharType="separate"/>
            </w:r>
            <w:r>
              <w:rPr>
                <w:noProof/>
                <w:webHidden/>
              </w:rPr>
              <w:t>253</w:t>
            </w:r>
            <w:r>
              <w:rPr>
                <w:noProof/>
                <w:webHidden/>
              </w:rPr>
              <w:fldChar w:fldCharType="end"/>
            </w:r>
          </w:hyperlink>
        </w:p>
        <w:p w:rsidR="00CA22C6" w:rsidRDefault="00CA22C6">
          <w:pPr>
            <w:pStyle w:val="11"/>
            <w:tabs>
              <w:tab w:val="right" w:leader="dot" w:pos="8296"/>
            </w:tabs>
            <w:rPr>
              <w:noProof/>
            </w:rPr>
          </w:pPr>
          <w:hyperlink w:anchor="_Toc521431989" w:history="1">
            <w:r w:rsidRPr="00262F32">
              <w:rPr>
                <w:rStyle w:val="a3"/>
                <w:rFonts w:ascii="宋体" w:eastAsia="宋体" w:hAnsi="宋体"/>
                <w:noProof/>
              </w:rPr>
              <w:t>十四、比赛记录</w:t>
            </w:r>
            <w:r>
              <w:rPr>
                <w:noProof/>
                <w:webHidden/>
              </w:rPr>
              <w:tab/>
            </w:r>
            <w:r>
              <w:rPr>
                <w:noProof/>
                <w:webHidden/>
              </w:rPr>
              <w:fldChar w:fldCharType="begin"/>
            </w:r>
            <w:r>
              <w:rPr>
                <w:noProof/>
                <w:webHidden/>
              </w:rPr>
              <w:instrText xml:space="preserve"> PAGEREF _Toc521431989 \h </w:instrText>
            </w:r>
            <w:r>
              <w:rPr>
                <w:noProof/>
                <w:webHidden/>
              </w:rPr>
            </w:r>
            <w:r>
              <w:rPr>
                <w:noProof/>
                <w:webHidden/>
              </w:rPr>
              <w:fldChar w:fldCharType="separate"/>
            </w:r>
            <w:r>
              <w:rPr>
                <w:noProof/>
                <w:webHidden/>
              </w:rPr>
              <w:t>253</w:t>
            </w:r>
            <w:r>
              <w:rPr>
                <w:noProof/>
                <w:webHidden/>
              </w:rPr>
              <w:fldChar w:fldCharType="end"/>
            </w:r>
          </w:hyperlink>
        </w:p>
        <w:p w:rsidR="00CA22C6" w:rsidRDefault="00CA22C6">
          <w:pPr>
            <w:pStyle w:val="21"/>
            <w:tabs>
              <w:tab w:val="right" w:leader="dot" w:pos="8296"/>
            </w:tabs>
            <w:rPr>
              <w:noProof/>
            </w:rPr>
          </w:pPr>
          <w:hyperlink w:anchor="_Toc521431990" w:history="1">
            <w:r w:rsidRPr="00262F32">
              <w:rPr>
                <w:rStyle w:val="a3"/>
                <w:rFonts w:ascii="宋体" w:eastAsia="宋体" w:hAnsi="宋体"/>
                <w:noProof/>
              </w:rPr>
              <w:t>牛客网-第1场-2018.7.19（周四）</w:t>
            </w:r>
            <w:r>
              <w:rPr>
                <w:noProof/>
                <w:webHidden/>
              </w:rPr>
              <w:tab/>
            </w:r>
            <w:r>
              <w:rPr>
                <w:noProof/>
                <w:webHidden/>
              </w:rPr>
              <w:fldChar w:fldCharType="begin"/>
            </w:r>
            <w:r>
              <w:rPr>
                <w:noProof/>
                <w:webHidden/>
              </w:rPr>
              <w:instrText xml:space="preserve"> PAGEREF _Toc521431990 \h </w:instrText>
            </w:r>
            <w:r>
              <w:rPr>
                <w:noProof/>
                <w:webHidden/>
              </w:rPr>
            </w:r>
            <w:r>
              <w:rPr>
                <w:noProof/>
                <w:webHidden/>
              </w:rPr>
              <w:fldChar w:fldCharType="separate"/>
            </w:r>
            <w:r>
              <w:rPr>
                <w:noProof/>
                <w:webHidden/>
              </w:rPr>
              <w:t>254</w:t>
            </w:r>
            <w:r>
              <w:rPr>
                <w:noProof/>
                <w:webHidden/>
              </w:rPr>
              <w:fldChar w:fldCharType="end"/>
            </w:r>
          </w:hyperlink>
        </w:p>
        <w:p w:rsidR="00CA22C6" w:rsidRDefault="00CA22C6">
          <w:pPr>
            <w:pStyle w:val="21"/>
            <w:tabs>
              <w:tab w:val="right" w:leader="dot" w:pos="8296"/>
            </w:tabs>
            <w:rPr>
              <w:noProof/>
            </w:rPr>
          </w:pPr>
          <w:hyperlink w:anchor="_Toc521431991" w:history="1">
            <w:r w:rsidRPr="00262F32">
              <w:rPr>
                <w:rStyle w:val="a3"/>
                <w:rFonts w:ascii="宋体" w:eastAsia="宋体" w:hAnsi="宋体"/>
                <w:noProof/>
              </w:rPr>
              <w:t>ACM-ICPC-上海大都会赛-2018.7.21（周六）</w:t>
            </w:r>
            <w:r>
              <w:rPr>
                <w:noProof/>
                <w:webHidden/>
              </w:rPr>
              <w:tab/>
            </w:r>
            <w:r>
              <w:rPr>
                <w:noProof/>
                <w:webHidden/>
              </w:rPr>
              <w:fldChar w:fldCharType="begin"/>
            </w:r>
            <w:r>
              <w:rPr>
                <w:noProof/>
                <w:webHidden/>
              </w:rPr>
              <w:instrText xml:space="preserve"> PAGEREF _Toc521431991 \h </w:instrText>
            </w:r>
            <w:r>
              <w:rPr>
                <w:noProof/>
                <w:webHidden/>
              </w:rPr>
            </w:r>
            <w:r>
              <w:rPr>
                <w:noProof/>
                <w:webHidden/>
              </w:rPr>
              <w:fldChar w:fldCharType="separate"/>
            </w:r>
            <w:r>
              <w:rPr>
                <w:noProof/>
                <w:webHidden/>
              </w:rPr>
              <w:t>254</w:t>
            </w:r>
            <w:r>
              <w:rPr>
                <w:noProof/>
                <w:webHidden/>
              </w:rPr>
              <w:fldChar w:fldCharType="end"/>
            </w:r>
          </w:hyperlink>
        </w:p>
        <w:p w:rsidR="00CA22C6" w:rsidRDefault="00CA22C6">
          <w:pPr>
            <w:pStyle w:val="21"/>
            <w:tabs>
              <w:tab w:val="right" w:leader="dot" w:pos="8296"/>
            </w:tabs>
            <w:rPr>
              <w:noProof/>
            </w:rPr>
          </w:pPr>
          <w:hyperlink w:anchor="_Toc521431992" w:history="1">
            <w:r w:rsidRPr="00262F32">
              <w:rPr>
                <w:rStyle w:val="a3"/>
                <w:rFonts w:ascii="宋体" w:eastAsia="宋体" w:hAnsi="宋体"/>
                <w:noProof/>
              </w:rPr>
              <w:t>牛客网-第2场-2018.7.21（周六）</w:t>
            </w:r>
            <w:r>
              <w:rPr>
                <w:noProof/>
                <w:webHidden/>
              </w:rPr>
              <w:tab/>
            </w:r>
            <w:r>
              <w:rPr>
                <w:noProof/>
                <w:webHidden/>
              </w:rPr>
              <w:fldChar w:fldCharType="begin"/>
            </w:r>
            <w:r>
              <w:rPr>
                <w:noProof/>
                <w:webHidden/>
              </w:rPr>
              <w:instrText xml:space="preserve"> PAGEREF _Toc521431992 \h </w:instrText>
            </w:r>
            <w:r>
              <w:rPr>
                <w:noProof/>
                <w:webHidden/>
              </w:rPr>
            </w:r>
            <w:r>
              <w:rPr>
                <w:noProof/>
                <w:webHidden/>
              </w:rPr>
              <w:fldChar w:fldCharType="separate"/>
            </w:r>
            <w:r>
              <w:rPr>
                <w:noProof/>
                <w:webHidden/>
              </w:rPr>
              <w:t>255</w:t>
            </w:r>
            <w:r>
              <w:rPr>
                <w:noProof/>
                <w:webHidden/>
              </w:rPr>
              <w:fldChar w:fldCharType="end"/>
            </w:r>
          </w:hyperlink>
        </w:p>
        <w:p w:rsidR="00CA22C6" w:rsidRDefault="00CA22C6">
          <w:pPr>
            <w:pStyle w:val="21"/>
            <w:tabs>
              <w:tab w:val="right" w:leader="dot" w:pos="8296"/>
            </w:tabs>
            <w:rPr>
              <w:noProof/>
            </w:rPr>
          </w:pPr>
          <w:hyperlink w:anchor="_Toc521431993" w:history="1">
            <w:r w:rsidRPr="00262F32">
              <w:rPr>
                <w:rStyle w:val="a3"/>
                <w:rFonts w:ascii="宋体" w:eastAsia="宋体" w:hAnsi="宋体"/>
                <w:noProof/>
              </w:rPr>
              <w:t>HDU-1-2018.7.23（周一）</w:t>
            </w:r>
            <w:r>
              <w:rPr>
                <w:noProof/>
                <w:webHidden/>
              </w:rPr>
              <w:tab/>
            </w:r>
            <w:r>
              <w:rPr>
                <w:noProof/>
                <w:webHidden/>
              </w:rPr>
              <w:fldChar w:fldCharType="begin"/>
            </w:r>
            <w:r>
              <w:rPr>
                <w:noProof/>
                <w:webHidden/>
              </w:rPr>
              <w:instrText xml:space="preserve"> PAGEREF _Toc521431993 \h </w:instrText>
            </w:r>
            <w:r>
              <w:rPr>
                <w:noProof/>
                <w:webHidden/>
              </w:rPr>
            </w:r>
            <w:r>
              <w:rPr>
                <w:noProof/>
                <w:webHidden/>
              </w:rPr>
              <w:fldChar w:fldCharType="separate"/>
            </w:r>
            <w:r>
              <w:rPr>
                <w:noProof/>
                <w:webHidden/>
              </w:rPr>
              <w:t>255</w:t>
            </w:r>
            <w:r>
              <w:rPr>
                <w:noProof/>
                <w:webHidden/>
              </w:rPr>
              <w:fldChar w:fldCharType="end"/>
            </w:r>
          </w:hyperlink>
        </w:p>
        <w:p w:rsidR="00CA22C6" w:rsidRDefault="00CA22C6">
          <w:pPr>
            <w:pStyle w:val="21"/>
            <w:tabs>
              <w:tab w:val="right" w:leader="dot" w:pos="8296"/>
            </w:tabs>
            <w:rPr>
              <w:noProof/>
            </w:rPr>
          </w:pPr>
          <w:hyperlink w:anchor="_Toc521431994" w:history="1">
            <w:r w:rsidRPr="00262F32">
              <w:rPr>
                <w:rStyle w:val="a3"/>
                <w:rFonts w:ascii="宋体" w:eastAsia="宋体" w:hAnsi="宋体"/>
                <w:noProof/>
              </w:rPr>
              <w:t>HDU-2-2018.7.25（周三）</w:t>
            </w:r>
            <w:r>
              <w:rPr>
                <w:noProof/>
                <w:webHidden/>
              </w:rPr>
              <w:tab/>
            </w:r>
            <w:r>
              <w:rPr>
                <w:noProof/>
                <w:webHidden/>
              </w:rPr>
              <w:fldChar w:fldCharType="begin"/>
            </w:r>
            <w:r>
              <w:rPr>
                <w:noProof/>
                <w:webHidden/>
              </w:rPr>
              <w:instrText xml:space="preserve"> PAGEREF _Toc521431994 \h </w:instrText>
            </w:r>
            <w:r>
              <w:rPr>
                <w:noProof/>
                <w:webHidden/>
              </w:rPr>
            </w:r>
            <w:r>
              <w:rPr>
                <w:noProof/>
                <w:webHidden/>
              </w:rPr>
              <w:fldChar w:fldCharType="separate"/>
            </w:r>
            <w:r>
              <w:rPr>
                <w:noProof/>
                <w:webHidden/>
              </w:rPr>
              <w:t>255</w:t>
            </w:r>
            <w:r>
              <w:rPr>
                <w:noProof/>
                <w:webHidden/>
              </w:rPr>
              <w:fldChar w:fldCharType="end"/>
            </w:r>
          </w:hyperlink>
        </w:p>
        <w:p w:rsidR="00CA22C6" w:rsidRDefault="00CA22C6">
          <w:pPr>
            <w:pStyle w:val="21"/>
            <w:tabs>
              <w:tab w:val="right" w:leader="dot" w:pos="8296"/>
            </w:tabs>
            <w:rPr>
              <w:noProof/>
            </w:rPr>
          </w:pPr>
          <w:hyperlink w:anchor="_Toc521431995" w:history="1">
            <w:r w:rsidRPr="00262F32">
              <w:rPr>
                <w:rStyle w:val="a3"/>
                <w:rFonts w:ascii="宋体" w:eastAsia="宋体" w:hAnsi="宋体"/>
                <w:noProof/>
              </w:rPr>
              <w:t>牛客网-第3场-2018.7.26（周四）</w:t>
            </w:r>
            <w:r>
              <w:rPr>
                <w:noProof/>
                <w:webHidden/>
              </w:rPr>
              <w:tab/>
            </w:r>
            <w:r>
              <w:rPr>
                <w:noProof/>
                <w:webHidden/>
              </w:rPr>
              <w:fldChar w:fldCharType="begin"/>
            </w:r>
            <w:r>
              <w:rPr>
                <w:noProof/>
                <w:webHidden/>
              </w:rPr>
              <w:instrText xml:space="preserve"> PAGEREF _Toc521431995 \h </w:instrText>
            </w:r>
            <w:r>
              <w:rPr>
                <w:noProof/>
                <w:webHidden/>
              </w:rPr>
            </w:r>
            <w:r>
              <w:rPr>
                <w:noProof/>
                <w:webHidden/>
              </w:rPr>
              <w:fldChar w:fldCharType="separate"/>
            </w:r>
            <w:r>
              <w:rPr>
                <w:noProof/>
                <w:webHidden/>
              </w:rPr>
              <w:t>256</w:t>
            </w:r>
            <w:r>
              <w:rPr>
                <w:noProof/>
                <w:webHidden/>
              </w:rPr>
              <w:fldChar w:fldCharType="end"/>
            </w:r>
          </w:hyperlink>
        </w:p>
        <w:p w:rsidR="00CA22C6" w:rsidRDefault="00CA22C6">
          <w:pPr>
            <w:pStyle w:val="21"/>
            <w:tabs>
              <w:tab w:val="right" w:leader="dot" w:pos="8296"/>
            </w:tabs>
            <w:rPr>
              <w:noProof/>
            </w:rPr>
          </w:pPr>
          <w:hyperlink w:anchor="_Toc521431996" w:history="1">
            <w:r w:rsidRPr="00262F32">
              <w:rPr>
                <w:rStyle w:val="a3"/>
                <w:rFonts w:ascii="宋体" w:eastAsia="宋体" w:hAnsi="宋体"/>
                <w:noProof/>
              </w:rPr>
              <w:t>牛客网-第4场-2018.7.28（周六）</w:t>
            </w:r>
            <w:r>
              <w:rPr>
                <w:noProof/>
                <w:webHidden/>
              </w:rPr>
              <w:tab/>
            </w:r>
            <w:r>
              <w:rPr>
                <w:noProof/>
                <w:webHidden/>
              </w:rPr>
              <w:fldChar w:fldCharType="begin"/>
            </w:r>
            <w:r>
              <w:rPr>
                <w:noProof/>
                <w:webHidden/>
              </w:rPr>
              <w:instrText xml:space="preserve"> PAGEREF _Toc521431996 \h </w:instrText>
            </w:r>
            <w:r>
              <w:rPr>
                <w:noProof/>
                <w:webHidden/>
              </w:rPr>
            </w:r>
            <w:r>
              <w:rPr>
                <w:noProof/>
                <w:webHidden/>
              </w:rPr>
              <w:fldChar w:fldCharType="separate"/>
            </w:r>
            <w:r>
              <w:rPr>
                <w:noProof/>
                <w:webHidden/>
              </w:rPr>
              <w:t>256</w:t>
            </w:r>
            <w:r>
              <w:rPr>
                <w:noProof/>
                <w:webHidden/>
              </w:rPr>
              <w:fldChar w:fldCharType="end"/>
            </w:r>
          </w:hyperlink>
        </w:p>
        <w:p w:rsidR="00CA22C6" w:rsidRDefault="00CA22C6">
          <w:pPr>
            <w:pStyle w:val="21"/>
            <w:tabs>
              <w:tab w:val="right" w:leader="dot" w:pos="8296"/>
            </w:tabs>
            <w:rPr>
              <w:noProof/>
            </w:rPr>
          </w:pPr>
          <w:hyperlink w:anchor="_Toc521431997" w:history="1">
            <w:r w:rsidRPr="00262F32">
              <w:rPr>
                <w:rStyle w:val="a3"/>
                <w:rFonts w:ascii="宋体" w:eastAsia="宋体" w:hAnsi="宋体"/>
                <w:noProof/>
              </w:rPr>
              <w:t>HDU-3-2018.7.30（周一）</w:t>
            </w:r>
            <w:r>
              <w:rPr>
                <w:noProof/>
                <w:webHidden/>
              </w:rPr>
              <w:tab/>
            </w:r>
            <w:r>
              <w:rPr>
                <w:noProof/>
                <w:webHidden/>
              </w:rPr>
              <w:fldChar w:fldCharType="begin"/>
            </w:r>
            <w:r>
              <w:rPr>
                <w:noProof/>
                <w:webHidden/>
              </w:rPr>
              <w:instrText xml:space="preserve"> PAGEREF _Toc521431997 \h </w:instrText>
            </w:r>
            <w:r>
              <w:rPr>
                <w:noProof/>
                <w:webHidden/>
              </w:rPr>
            </w:r>
            <w:r>
              <w:rPr>
                <w:noProof/>
                <w:webHidden/>
              </w:rPr>
              <w:fldChar w:fldCharType="separate"/>
            </w:r>
            <w:r>
              <w:rPr>
                <w:noProof/>
                <w:webHidden/>
              </w:rPr>
              <w:t>256</w:t>
            </w:r>
            <w:r>
              <w:rPr>
                <w:noProof/>
                <w:webHidden/>
              </w:rPr>
              <w:fldChar w:fldCharType="end"/>
            </w:r>
          </w:hyperlink>
        </w:p>
        <w:p w:rsidR="00CA22C6" w:rsidRDefault="00CA22C6">
          <w:pPr>
            <w:pStyle w:val="21"/>
            <w:tabs>
              <w:tab w:val="right" w:leader="dot" w:pos="8296"/>
            </w:tabs>
            <w:rPr>
              <w:noProof/>
            </w:rPr>
          </w:pPr>
          <w:hyperlink w:anchor="_Toc521431998" w:history="1">
            <w:r w:rsidRPr="00262F32">
              <w:rPr>
                <w:rStyle w:val="a3"/>
                <w:rFonts w:ascii="宋体" w:eastAsia="宋体" w:hAnsi="宋体"/>
                <w:noProof/>
              </w:rPr>
              <w:t>HDU-4-2018.8.1（周三）</w:t>
            </w:r>
            <w:r>
              <w:rPr>
                <w:noProof/>
                <w:webHidden/>
              </w:rPr>
              <w:tab/>
            </w:r>
            <w:r>
              <w:rPr>
                <w:noProof/>
                <w:webHidden/>
              </w:rPr>
              <w:fldChar w:fldCharType="begin"/>
            </w:r>
            <w:r>
              <w:rPr>
                <w:noProof/>
                <w:webHidden/>
              </w:rPr>
              <w:instrText xml:space="preserve"> PAGEREF _Toc521431998 \h </w:instrText>
            </w:r>
            <w:r>
              <w:rPr>
                <w:noProof/>
                <w:webHidden/>
              </w:rPr>
            </w:r>
            <w:r>
              <w:rPr>
                <w:noProof/>
                <w:webHidden/>
              </w:rPr>
              <w:fldChar w:fldCharType="separate"/>
            </w:r>
            <w:r>
              <w:rPr>
                <w:noProof/>
                <w:webHidden/>
              </w:rPr>
              <w:t>257</w:t>
            </w:r>
            <w:r>
              <w:rPr>
                <w:noProof/>
                <w:webHidden/>
              </w:rPr>
              <w:fldChar w:fldCharType="end"/>
            </w:r>
          </w:hyperlink>
        </w:p>
        <w:p w:rsidR="00CA22C6" w:rsidRDefault="00CA22C6">
          <w:pPr>
            <w:pStyle w:val="21"/>
            <w:tabs>
              <w:tab w:val="right" w:leader="dot" w:pos="8296"/>
            </w:tabs>
            <w:rPr>
              <w:noProof/>
            </w:rPr>
          </w:pPr>
          <w:hyperlink w:anchor="_Toc521431999" w:history="1">
            <w:r w:rsidRPr="00262F32">
              <w:rPr>
                <w:rStyle w:val="a3"/>
                <w:rFonts w:ascii="宋体" w:eastAsia="宋体" w:hAnsi="宋体"/>
                <w:noProof/>
              </w:rPr>
              <w:t>牛客网-第5场-2018.8.2（周四）</w:t>
            </w:r>
            <w:r>
              <w:rPr>
                <w:noProof/>
                <w:webHidden/>
              </w:rPr>
              <w:tab/>
            </w:r>
            <w:r>
              <w:rPr>
                <w:noProof/>
                <w:webHidden/>
              </w:rPr>
              <w:fldChar w:fldCharType="begin"/>
            </w:r>
            <w:r>
              <w:rPr>
                <w:noProof/>
                <w:webHidden/>
              </w:rPr>
              <w:instrText xml:space="preserve"> PAGEREF _Toc521431999 \h </w:instrText>
            </w:r>
            <w:r>
              <w:rPr>
                <w:noProof/>
                <w:webHidden/>
              </w:rPr>
            </w:r>
            <w:r>
              <w:rPr>
                <w:noProof/>
                <w:webHidden/>
              </w:rPr>
              <w:fldChar w:fldCharType="separate"/>
            </w:r>
            <w:r>
              <w:rPr>
                <w:noProof/>
                <w:webHidden/>
              </w:rPr>
              <w:t>257</w:t>
            </w:r>
            <w:r>
              <w:rPr>
                <w:noProof/>
                <w:webHidden/>
              </w:rPr>
              <w:fldChar w:fldCharType="end"/>
            </w:r>
          </w:hyperlink>
        </w:p>
        <w:p w:rsidR="00CA22C6" w:rsidRDefault="00CA22C6">
          <w:pPr>
            <w:pStyle w:val="21"/>
            <w:tabs>
              <w:tab w:val="right" w:leader="dot" w:pos="8296"/>
            </w:tabs>
            <w:rPr>
              <w:noProof/>
            </w:rPr>
          </w:pPr>
          <w:hyperlink w:anchor="_Toc521432000" w:history="1">
            <w:r w:rsidRPr="00262F32">
              <w:rPr>
                <w:rStyle w:val="a3"/>
                <w:rFonts w:ascii="宋体" w:eastAsia="宋体" w:hAnsi="宋体"/>
                <w:noProof/>
              </w:rPr>
              <w:t>牛客网-第6场-2018.8.4（周六）</w:t>
            </w:r>
            <w:r>
              <w:rPr>
                <w:noProof/>
                <w:webHidden/>
              </w:rPr>
              <w:tab/>
            </w:r>
            <w:r>
              <w:rPr>
                <w:noProof/>
                <w:webHidden/>
              </w:rPr>
              <w:fldChar w:fldCharType="begin"/>
            </w:r>
            <w:r>
              <w:rPr>
                <w:noProof/>
                <w:webHidden/>
              </w:rPr>
              <w:instrText xml:space="preserve"> PAGEREF _Toc521432000 \h </w:instrText>
            </w:r>
            <w:r>
              <w:rPr>
                <w:noProof/>
                <w:webHidden/>
              </w:rPr>
            </w:r>
            <w:r>
              <w:rPr>
                <w:noProof/>
                <w:webHidden/>
              </w:rPr>
              <w:fldChar w:fldCharType="separate"/>
            </w:r>
            <w:r>
              <w:rPr>
                <w:noProof/>
                <w:webHidden/>
              </w:rPr>
              <w:t>257</w:t>
            </w:r>
            <w:r>
              <w:rPr>
                <w:noProof/>
                <w:webHidden/>
              </w:rPr>
              <w:fldChar w:fldCharType="end"/>
            </w:r>
          </w:hyperlink>
        </w:p>
        <w:p w:rsidR="00CA22C6" w:rsidRDefault="00CA22C6">
          <w:pPr>
            <w:pStyle w:val="21"/>
            <w:tabs>
              <w:tab w:val="right" w:leader="dot" w:pos="8296"/>
            </w:tabs>
            <w:rPr>
              <w:noProof/>
            </w:rPr>
          </w:pPr>
          <w:hyperlink w:anchor="_Toc521432001" w:history="1">
            <w:r w:rsidRPr="00262F32">
              <w:rPr>
                <w:rStyle w:val="a3"/>
                <w:rFonts w:ascii="宋体" w:eastAsia="宋体" w:hAnsi="宋体"/>
                <w:noProof/>
              </w:rPr>
              <w:t>百度之星程序设计大赛资格赛-2018.8.4/5（周六/日）</w:t>
            </w:r>
            <w:r>
              <w:rPr>
                <w:noProof/>
                <w:webHidden/>
              </w:rPr>
              <w:tab/>
            </w:r>
            <w:r>
              <w:rPr>
                <w:noProof/>
                <w:webHidden/>
              </w:rPr>
              <w:fldChar w:fldCharType="begin"/>
            </w:r>
            <w:r>
              <w:rPr>
                <w:noProof/>
                <w:webHidden/>
              </w:rPr>
              <w:instrText xml:space="preserve"> PAGEREF _Toc521432001 \h </w:instrText>
            </w:r>
            <w:r>
              <w:rPr>
                <w:noProof/>
                <w:webHidden/>
              </w:rPr>
            </w:r>
            <w:r>
              <w:rPr>
                <w:noProof/>
                <w:webHidden/>
              </w:rPr>
              <w:fldChar w:fldCharType="separate"/>
            </w:r>
            <w:r>
              <w:rPr>
                <w:noProof/>
                <w:webHidden/>
              </w:rPr>
              <w:t>258</w:t>
            </w:r>
            <w:r>
              <w:rPr>
                <w:noProof/>
                <w:webHidden/>
              </w:rPr>
              <w:fldChar w:fldCharType="end"/>
            </w:r>
          </w:hyperlink>
        </w:p>
        <w:p w:rsidR="00CA22C6" w:rsidRDefault="00CA22C6">
          <w:pPr>
            <w:pStyle w:val="21"/>
            <w:tabs>
              <w:tab w:val="right" w:leader="dot" w:pos="8296"/>
            </w:tabs>
            <w:rPr>
              <w:noProof/>
            </w:rPr>
          </w:pPr>
          <w:hyperlink w:anchor="_Toc521432002" w:history="1">
            <w:r w:rsidRPr="00262F32">
              <w:rPr>
                <w:rStyle w:val="a3"/>
                <w:rFonts w:ascii="宋体" w:eastAsia="宋体" w:hAnsi="宋体"/>
                <w:noProof/>
              </w:rPr>
              <w:t>HDU-5-2018.8.6（周一）</w:t>
            </w:r>
            <w:r>
              <w:rPr>
                <w:noProof/>
                <w:webHidden/>
              </w:rPr>
              <w:tab/>
            </w:r>
            <w:r>
              <w:rPr>
                <w:noProof/>
                <w:webHidden/>
              </w:rPr>
              <w:fldChar w:fldCharType="begin"/>
            </w:r>
            <w:r>
              <w:rPr>
                <w:noProof/>
                <w:webHidden/>
              </w:rPr>
              <w:instrText xml:space="preserve"> PAGEREF _Toc521432002 \h </w:instrText>
            </w:r>
            <w:r>
              <w:rPr>
                <w:noProof/>
                <w:webHidden/>
              </w:rPr>
            </w:r>
            <w:r>
              <w:rPr>
                <w:noProof/>
                <w:webHidden/>
              </w:rPr>
              <w:fldChar w:fldCharType="separate"/>
            </w:r>
            <w:r>
              <w:rPr>
                <w:noProof/>
                <w:webHidden/>
              </w:rPr>
              <w:t>258</w:t>
            </w:r>
            <w:r>
              <w:rPr>
                <w:noProof/>
                <w:webHidden/>
              </w:rPr>
              <w:fldChar w:fldCharType="end"/>
            </w:r>
          </w:hyperlink>
        </w:p>
        <w:p w:rsidR="00CA22C6" w:rsidRDefault="00CA22C6">
          <w:pPr>
            <w:pStyle w:val="21"/>
            <w:tabs>
              <w:tab w:val="right" w:leader="dot" w:pos="8296"/>
            </w:tabs>
            <w:rPr>
              <w:noProof/>
            </w:rPr>
          </w:pPr>
          <w:hyperlink w:anchor="_Toc521432003" w:history="1">
            <w:r w:rsidRPr="00262F32">
              <w:rPr>
                <w:rStyle w:val="a3"/>
                <w:rFonts w:ascii="宋体" w:eastAsia="宋体" w:hAnsi="宋体"/>
                <w:noProof/>
              </w:rPr>
              <w:t>HDU-6-2018.8.8（周三）</w:t>
            </w:r>
            <w:r>
              <w:rPr>
                <w:noProof/>
                <w:webHidden/>
              </w:rPr>
              <w:tab/>
            </w:r>
            <w:r>
              <w:rPr>
                <w:noProof/>
                <w:webHidden/>
              </w:rPr>
              <w:fldChar w:fldCharType="begin"/>
            </w:r>
            <w:r>
              <w:rPr>
                <w:noProof/>
                <w:webHidden/>
              </w:rPr>
              <w:instrText xml:space="preserve"> PAGEREF _Toc521432003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21"/>
            <w:tabs>
              <w:tab w:val="right" w:leader="dot" w:pos="8296"/>
            </w:tabs>
            <w:rPr>
              <w:noProof/>
            </w:rPr>
          </w:pPr>
          <w:hyperlink w:anchor="_Toc521432004" w:history="1">
            <w:r w:rsidRPr="00262F32">
              <w:rPr>
                <w:rStyle w:val="a3"/>
                <w:rFonts w:ascii="宋体" w:eastAsia="宋体" w:hAnsi="宋体"/>
                <w:noProof/>
              </w:rPr>
              <w:t>牛客网-第7场-2018.8.9（周四）</w:t>
            </w:r>
            <w:r>
              <w:rPr>
                <w:noProof/>
                <w:webHidden/>
              </w:rPr>
              <w:tab/>
            </w:r>
            <w:r>
              <w:rPr>
                <w:noProof/>
                <w:webHidden/>
              </w:rPr>
              <w:fldChar w:fldCharType="begin"/>
            </w:r>
            <w:r>
              <w:rPr>
                <w:noProof/>
                <w:webHidden/>
              </w:rPr>
              <w:instrText xml:space="preserve"> PAGEREF _Toc521432004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21"/>
            <w:tabs>
              <w:tab w:val="right" w:leader="dot" w:pos="8296"/>
            </w:tabs>
            <w:rPr>
              <w:noProof/>
            </w:rPr>
          </w:pPr>
          <w:hyperlink w:anchor="_Toc521432005" w:history="1">
            <w:r w:rsidRPr="00262F32">
              <w:rPr>
                <w:rStyle w:val="a3"/>
                <w:rFonts w:ascii="宋体" w:eastAsia="宋体" w:hAnsi="宋体"/>
                <w:noProof/>
              </w:rPr>
              <w:t>百度之星程序设计大赛初赛第2场-2018.8.11（周六）</w:t>
            </w:r>
            <w:r>
              <w:rPr>
                <w:noProof/>
                <w:webHidden/>
              </w:rPr>
              <w:tab/>
            </w:r>
            <w:r>
              <w:rPr>
                <w:noProof/>
                <w:webHidden/>
              </w:rPr>
              <w:fldChar w:fldCharType="begin"/>
            </w:r>
            <w:r>
              <w:rPr>
                <w:noProof/>
                <w:webHidden/>
              </w:rPr>
              <w:instrText xml:space="preserve"> PAGEREF _Toc521432005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21"/>
            <w:tabs>
              <w:tab w:val="right" w:leader="dot" w:pos="8296"/>
            </w:tabs>
            <w:rPr>
              <w:noProof/>
            </w:rPr>
          </w:pPr>
          <w:hyperlink w:anchor="_Toc521432006" w:history="1">
            <w:r w:rsidRPr="00262F32">
              <w:rPr>
                <w:rStyle w:val="a3"/>
                <w:rFonts w:ascii="宋体" w:eastAsia="宋体" w:hAnsi="宋体"/>
                <w:noProof/>
              </w:rPr>
              <w:t>EOJ-8月月赛-2018.8.11（周六）</w:t>
            </w:r>
            <w:r>
              <w:rPr>
                <w:noProof/>
                <w:webHidden/>
              </w:rPr>
              <w:tab/>
            </w:r>
            <w:r>
              <w:rPr>
                <w:noProof/>
                <w:webHidden/>
              </w:rPr>
              <w:fldChar w:fldCharType="begin"/>
            </w:r>
            <w:r>
              <w:rPr>
                <w:noProof/>
                <w:webHidden/>
              </w:rPr>
              <w:instrText xml:space="preserve"> PAGEREF _Toc521432006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21"/>
            <w:tabs>
              <w:tab w:val="right" w:leader="dot" w:pos="8296"/>
            </w:tabs>
            <w:rPr>
              <w:noProof/>
            </w:rPr>
          </w:pPr>
          <w:hyperlink w:anchor="_Toc521432007" w:history="1">
            <w:r w:rsidRPr="00262F32">
              <w:rPr>
                <w:rStyle w:val="a3"/>
                <w:rFonts w:ascii="宋体" w:eastAsia="宋体" w:hAnsi="宋体"/>
                <w:noProof/>
              </w:rPr>
              <w:t>HDU-7-2018.8.13（周一）</w:t>
            </w:r>
            <w:r>
              <w:rPr>
                <w:noProof/>
                <w:webHidden/>
              </w:rPr>
              <w:tab/>
            </w:r>
            <w:r>
              <w:rPr>
                <w:noProof/>
                <w:webHidden/>
              </w:rPr>
              <w:fldChar w:fldCharType="begin"/>
            </w:r>
            <w:r>
              <w:rPr>
                <w:noProof/>
                <w:webHidden/>
              </w:rPr>
              <w:instrText xml:space="preserve"> PAGEREF _Toc521432007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21"/>
            <w:tabs>
              <w:tab w:val="right" w:leader="dot" w:pos="8296"/>
            </w:tabs>
            <w:rPr>
              <w:noProof/>
            </w:rPr>
          </w:pPr>
          <w:hyperlink w:anchor="_Toc521432008" w:history="1">
            <w:r w:rsidRPr="00262F32">
              <w:rPr>
                <w:rStyle w:val="a3"/>
                <w:rFonts w:ascii="宋体" w:eastAsia="宋体" w:hAnsi="宋体"/>
                <w:noProof/>
              </w:rPr>
              <w:t>HDU-8-2018.8.15（周三）</w:t>
            </w:r>
            <w:r>
              <w:rPr>
                <w:noProof/>
                <w:webHidden/>
              </w:rPr>
              <w:tab/>
            </w:r>
            <w:r>
              <w:rPr>
                <w:noProof/>
                <w:webHidden/>
              </w:rPr>
              <w:fldChar w:fldCharType="begin"/>
            </w:r>
            <w:r>
              <w:rPr>
                <w:noProof/>
                <w:webHidden/>
              </w:rPr>
              <w:instrText xml:space="preserve"> PAGEREF _Toc521432008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21"/>
            <w:tabs>
              <w:tab w:val="right" w:leader="dot" w:pos="8296"/>
            </w:tabs>
            <w:rPr>
              <w:noProof/>
            </w:rPr>
          </w:pPr>
          <w:hyperlink w:anchor="_Toc521432009" w:history="1">
            <w:r w:rsidRPr="00262F32">
              <w:rPr>
                <w:rStyle w:val="a3"/>
                <w:rFonts w:ascii="宋体" w:eastAsia="宋体" w:hAnsi="宋体"/>
                <w:noProof/>
              </w:rPr>
              <w:t>HDU-9-2018.8.20（周一）</w:t>
            </w:r>
            <w:r>
              <w:rPr>
                <w:noProof/>
                <w:webHidden/>
              </w:rPr>
              <w:tab/>
            </w:r>
            <w:r>
              <w:rPr>
                <w:noProof/>
                <w:webHidden/>
              </w:rPr>
              <w:fldChar w:fldCharType="begin"/>
            </w:r>
            <w:r>
              <w:rPr>
                <w:noProof/>
                <w:webHidden/>
              </w:rPr>
              <w:instrText xml:space="preserve"> PAGEREF _Toc521432009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21"/>
            <w:tabs>
              <w:tab w:val="right" w:leader="dot" w:pos="8296"/>
            </w:tabs>
            <w:rPr>
              <w:noProof/>
            </w:rPr>
          </w:pPr>
          <w:hyperlink w:anchor="_Toc521432010" w:history="1">
            <w:r w:rsidRPr="00262F32">
              <w:rPr>
                <w:rStyle w:val="a3"/>
                <w:rFonts w:ascii="宋体" w:eastAsia="宋体" w:hAnsi="宋体"/>
                <w:noProof/>
              </w:rPr>
              <w:t>HDU-10-2018.8.22（周三）</w:t>
            </w:r>
            <w:r>
              <w:rPr>
                <w:noProof/>
                <w:webHidden/>
              </w:rPr>
              <w:tab/>
            </w:r>
            <w:r>
              <w:rPr>
                <w:noProof/>
                <w:webHidden/>
              </w:rPr>
              <w:fldChar w:fldCharType="begin"/>
            </w:r>
            <w:r>
              <w:rPr>
                <w:noProof/>
                <w:webHidden/>
              </w:rPr>
              <w:instrText xml:space="preserve"> PAGEREF _Toc521432010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21"/>
            <w:tabs>
              <w:tab w:val="right" w:leader="dot" w:pos="8296"/>
            </w:tabs>
            <w:rPr>
              <w:noProof/>
            </w:rPr>
          </w:pPr>
          <w:hyperlink w:anchor="_Toc521432011" w:history="1">
            <w:r w:rsidRPr="00262F32">
              <w:rPr>
                <w:rStyle w:val="a3"/>
                <w:rFonts w:ascii="宋体" w:eastAsia="宋体" w:hAnsi="宋体"/>
                <w:noProof/>
              </w:rPr>
              <w:t>2018中国大学生程序设计竞赛-网络选拔赛-2018.8.25（周六）</w:t>
            </w:r>
            <w:r>
              <w:rPr>
                <w:noProof/>
                <w:webHidden/>
              </w:rPr>
              <w:tab/>
            </w:r>
            <w:r>
              <w:rPr>
                <w:noProof/>
                <w:webHidden/>
              </w:rPr>
              <w:fldChar w:fldCharType="begin"/>
            </w:r>
            <w:r>
              <w:rPr>
                <w:noProof/>
                <w:webHidden/>
              </w:rPr>
              <w:instrText xml:space="preserve"> PAGEREF _Toc521432011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11"/>
            <w:tabs>
              <w:tab w:val="right" w:leader="dot" w:pos="8296"/>
            </w:tabs>
            <w:rPr>
              <w:noProof/>
            </w:rPr>
          </w:pPr>
          <w:hyperlink w:anchor="_Toc521432012" w:history="1">
            <w:r w:rsidRPr="00262F32">
              <w:rPr>
                <w:rStyle w:val="a3"/>
                <w:rFonts w:ascii="宋体" w:eastAsia="宋体" w:hAnsi="宋体"/>
                <w:noProof/>
              </w:rPr>
              <w:t>十五、浙大模板库</w:t>
            </w:r>
            <w:r>
              <w:rPr>
                <w:noProof/>
                <w:webHidden/>
              </w:rPr>
              <w:tab/>
            </w:r>
            <w:r>
              <w:rPr>
                <w:noProof/>
                <w:webHidden/>
              </w:rPr>
              <w:fldChar w:fldCharType="begin"/>
            </w:r>
            <w:r>
              <w:rPr>
                <w:noProof/>
                <w:webHidden/>
              </w:rPr>
              <w:instrText xml:space="preserve"> PAGEREF _Toc521432012 \h </w:instrText>
            </w:r>
            <w:r>
              <w:rPr>
                <w:noProof/>
                <w:webHidden/>
              </w:rPr>
            </w:r>
            <w:r>
              <w:rPr>
                <w:noProof/>
                <w:webHidden/>
              </w:rPr>
              <w:fldChar w:fldCharType="separate"/>
            </w:r>
            <w:r>
              <w:rPr>
                <w:noProof/>
                <w:webHidden/>
              </w:rPr>
              <w:t>259</w:t>
            </w:r>
            <w:r>
              <w:rPr>
                <w:noProof/>
                <w:webHidden/>
              </w:rPr>
              <w:fldChar w:fldCharType="end"/>
            </w:r>
          </w:hyperlink>
        </w:p>
        <w:p w:rsidR="00CA22C6" w:rsidRDefault="00CA22C6">
          <w:pPr>
            <w:pStyle w:val="21"/>
            <w:tabs>
              <w:tab w:val="right" w:leader="dot" w:pos="8296"/>
            </w:tabs>
            <w:rPr>
              <w:noProof/>
            </w:rPr>
          </w:pPr>
          <w:hyperlink w:anchor="_Toc521432013" w:history="1">
            <w:r w:rsidRPr="00262F32">
              <w:rPr>
                <w:rStyle w:val="a3"/>
                <w:rFonts w:hAnsi="宋体" w:cs="宋体"/>
                <w:b/>
                <w:noProof/>
              </w:rPr>
              <w:t>1、几何</w:t>
            </w:r>
            <w:r>
              <w:rPr>
                <w:noProof/>
                <w:webHidden/>
              </w:rPr>
              <w:tab/>
            </w:r>
            <w:r>
              <w:rPr>
                <w:noProof/>
                <w:webHidden/>
              </w:rPr>
              <w:fldChar w:fldCharType="begin"/>
            </w:r>
            <w:r>
              <w:rPr>
                <w:noProof/>
                <w:webHidden/>
              </w:rPr>
              <w:instrText xml:space="preserve"> PAGEREF _Toc521432013 \h </w:instrText>
            </w:r>
            <w:r>
              <w:rPr>
                <w:noProof/>
                <w:webHidden/>
              </w:rPr>
            </w:r>
            <w:r>
              <w:rPr>
                <w:noProof/>
                <w:webHidden/>
              </w:rPr>
              <w:fldChar w:fldCharType="separate"/>
            </w:r>
            <w:r>
              <w:rPr>
                <w:noProof/>
                <w:webHidden/>
              </w:rPr>
              <w:t>261</w:t>
            </w:r>
            <w:r>
              <w:rPr>
                <w:noProof/>
                <w:webHidden/>
              </w:rPr>
              <w:fldChar w:fldCharType="end"/>
            </w:r>
          </w:hyperlink>
        </w:p>
        <w:p w:rsidR="00CA22C6" w:rsidRDefault="00CA22C6">
          <w:pPr>
            <w:pStyle w:val="31"/>
            <w:tabs>
              <w:tab w:val="right" w:leader="dot" w:pos="8296"/>
            </w:tabs>
            <w:rPr>
              <w:noProof/>
            </w:rPr>
          </w:pPr>
          <w:hyperlink w:anchor="_Toc521432014" w:history="1">
            <w:r w:rsidRPr="00262F32">
              <w:rPr>
                <w:rStyle w:val="a3"/>
                <w:rFonts w:hAnsi="宋体" w:cs="宋体"/>
                <w:b/>
                <w:noProof/>
                <w:lang w:val="pt-BR"/>
              </w:rPr>
              <w:t xml:space="preserve">1.5   </w:t>
            </w:r>
            <w:r w:rsidRPr="00262F32">
              <w:rPr>
                <w:rStyle w:val="a3"/>
                <w:rFonts w:hAnsi="宋体" w:cs="宋体"/>
                <w:b/>
                <w:noProof/>
              </w:rPr>
              <w:t>浮点函数</w:t>
            </w:r>
            <w:r>
              <w:rPr>
                <w:noProof/>
                <w:webHidden/>
              </w:rPr>
              <w:tab/>
            </w:r>
            <w:r>
              <w:rPr>
                <w:noProof/>
                <w:webHidden/>
              </w:rPr>
              <w:fldChar w:fldCharType="begin"/>
            </w:r>
            <w:r>
              <w:rPr>
                <w:noProof/>
                <w:webHidden/>
              </w:rPr>
              <w:instrText xml:space="preserve"> PAGEREF _Toc521432014 \h </w:instrText>
            </w:r>
            <w:r>
              <w:rPr>
                <w:noProof/>
                <w:webHidden/>
              </w:rPr>
            </w:r>
            <w:r>
              <w:rPr>
                <w:noProof/>
                <w:webHidden/>
              </w:rPr>
              <w:fldChar w:fldCharType="separate"/>
            </w:r>
            <w:r>
              <w:rPr>
                <w:noProof/>
                <w:webHidden/>
              </w:rPr>
              <w:t>268</w:t>
            </w:r>
            <w:r>
              <w:rPr>
                <w:noProof/>
                <w:webHidden/>
              </w:rPr>
              <w:fldChar w:fldCharType="end"/>
            </w:r>
          </w:hyperlink>
        </w:p>
        <w:p w:rsidR="00CA22C6" w:rsidRDefault="00CA22C6">
          <w:pPr>
            <w:pStyle w:val="31"/>
            <w:tabs>
              <w:tab w:val="right" w:leader="dot" w:pos="8296"/>
            </w:tabs>
            <w:rPr>
              <w:noProof/>
            </w:rPr>
          </w:pPr>
          <w:hyperlink w:anchor="_Toc521432015" w:history="1">
            <w:r w:rsidRPr="00262F32">
              <w:rPr>
                <w:rStyle w:val="a3"/>
                <w:rFonts w:hAnsi="宋体" w:cs="宋体"/>
                <w:b/>
                <w:noProof/>
              </w:rPr>
              <w:t>1.12   圆</w:t>
            </w:r>
            <w:r>
              <w:rPr>
                <w:noProof/>
                <w:webHidden/>
              </w:rPr>
              <w:tab/>
            </w:r>
            <w:r>
              <w:rPr>
                <w:noProof/>
                <w:webHidden/>
              </w:rPr>
              <w:fldChar w:fldCharType="begin"/>
            </w:r>
            <w:r>
              <w:rPr>
                <w:noProof/>
                <w:webHidden/>
              </w:rPr>
              <w:instrText xml:space="preserve"> PAGEREF _Toc521432015 \h </w:instrText>
            </w:r>
            <w:r>
              <w:rPr>
                <w:noProof/>
                <w:webHidden/>
              </w:rPr>
            </w:r>
            <w:r>
              <w:rPr>
                <w:noProof/>
                <w:webHidden/>
              </w:rPr>
              <w:fldChar w:fldCharType="separate"/>
            </w:r>
            <w:r>
              <w:rPr>
                <w:noProof/>
                <w:webHidden/>
              </w:rPr>
              <w:t>286</w:t>
            </w:r>
            <w:r>
              <w:rPr>
                <w:noProof/>
                <w:webHidden/>
              </w:rPr>
              <w:fldChar w:fldCharType="end"/>
            </w:r>
          </w:hyperlink>
        </w:p>
        <w:p w:rsidR="00CA22C6" w:rsidRDefault="00CA22C6">
          <w:pPr>
            <w:pStyle w:val="21"/>
            <w:tabs>
              <w:tab w:val="right" w:leader="dot" w:pos="8296"/>
            </w:tabs>
            <w:rPr>
              <w:noProof/>
            </w:rPr>
          </w:pPr>
          <w:hyperlink w:anchor="_Toc521432016" w:history="1">
            <w:r w:rsidRPr="00262F32">
              <w:rPr>
                <w:rStyle w:val="a3"/>
                <w:rFonts w:hAnsi="宋体" w:cs="宋体"/>
                <w:b/>
                <w:noProof/>
              </w:rPr>
              <w:t>2、组合</w:t>
            </w:r>
            <w:r>
              <w:rPr>
                <w:noProof/>
                <w:webHidden/>
              </w:rPr>
              <w:tab/>
            </w:r>
            <w:r>
              <w:rPr>
                <w:noProof/>
                <w:webHidden/>
              </w:rPr>
              <w:fldChar w:fldCharType="begin"/>
            </w:r>
            <w:r>
              <w:rPr>
                <w:noProof/>
                <w:webHidden/>
              </w:rPr>
              <w:instrText xml:space="preserve"> PAGEREF _Toc521432016 \h </w:instrText>
            </w:r>
            <w:r>
              <w:rPr>
                <w:noProof/>
                <w:webHidden/>
              </w:rPr>
            </w:r>
            <w:r>
              <w:rPr>
                <w:noProof/>
                <w:webHidden/>
              </w:rPr>
              <w:fldChar w:fldCharType="separate"/>
            </w:r>
            <w:r>
              <w:rPr>
                <w:noProof/>
                <w:webHidden/>
              </w:rPr>
              <w:t>291</w:t>
            </w:r>
            <w:r>
              <w:rPr>
                <w:noProof/>
                <w:webHidden/>
              </w:rPr>
              <w:fldChar w:fldCharType="end"/>
            </w:r>
          </w:hyperlink>
        </w:p>
        <w:p w:rsidR="00CA22C6" w:rsidRDefault="00CA22C6">
          <w:pPr>
            <w:pStyle w:val="31"/>
            <w:tabs>
              <w:tab w:val="right" w:leader="dot" w:pos="8296"/>
            </w:tabs>
            <w:rPr>
              <w:noProof/>
            </w:rPr>
          </w:pPr>
          <w:hyperlink w:anchor="_Toc521432017" w:history="1">
            <w:r w:rsidRPr="00262F32">
              <w:rPr>
                <w:rStyle w:val="a3"/>
                <w:rFonts w:hAnsi="宋体" w:cs="宋体"/>
                <w:b/>
                <w:noProof/>
                <w:lang w:val="pt-BR"/>
              </w:rPr>
              <w:t xml:space="preserve">2.4 </w:t>
            </w:r>
            <w:r w:rsidRPr="00262F32">
              <w:rPr>
                <w:rStyle w:val="a3"/>
                <w:rFonts w:hAnsi="宋体" w:cs="宋体"/>
                <w:b/>
                <w:noProof/>
              </w:rPr>
              <w:t>置换</w:t>
            </w:r>
            <w:r w:rsidRPr="00262F32">
              <w:rPr>
                <w:rStyle w:val="a3"/>
                <w:rFonts w:hAnsi="宋体" w:cs="宋体"/>
                <w:b/>
                <w:noProof/>
                <w:lang w:val="pt-BR"/>
              </w:rPr>
              <w:t>(polya)</w:t>
            </w:r>
            <w:r>
              <w:rPr>
                <w:noProof/>
                <w:webHidden/>
              </w:rPr>
              <w:tab/>
            </w:r>
            <w:r>
              <w:rPr>
                <w:noProof/>
                <w:webHidden/>
              </w:rPr>
              <w:fldChar w:fldCharType="begin"/>
            </w:r>
            <w:r>
              <w:rPr>
                <w:noProof/>
                <w:webHidden/>
              </w:rPr>
              <w:instrText xml:space="preserve"> PAGEREF _Toc521432017 \h </w:instrText>
            </w:r>
            <w:r>
              <w:rPr>
                <w:noProof/>
                <w:webHidden/>
              </w:rPr>
            </w:r>
            <w:r>
              <w:rPr>
                <w:noProof/>
                <w:webHidden/>
              </w:rPr>
              <w:fldChar w:fldCharType="separate"/>
            </w:r>
            <w:r>
              <w:rPr>
                <w:noProof/>
                <w:webHidden/>
              </w:rPr>
              <w:t>293</w:t>
            </w:r>
            <w:r>
              <w:rPr>
                <w:noProof/>
                <w:webHidden/>
              </w:rPr>
              <w:fldChar w:fldCharType="end"/>
            </w:r>
          </w:hyperlink>
        </w:p>
        <w:p w:rsidR="00CA22C6" w:rsidRDefault="00CA22C6">
          <w:pPr>
            <w:pStyle w:val="21"/>
            <w:tabs>
              <w:tab w:val="right" w:leader="dot" w:pos="8296"/>
            </w:tabs>
            <w:rPr>
              <w:noProof/>
            </w:rPr>
          </w:pPr>
          <w:hyperlink w:anchor="_Toc521432018" w:history="1">
            <w:r w:rsidRPr="00262F32">
              <w:rPr>
                <w:rStyle w:val="a3"/>
                <w:rFonts w:hAnsi="宋体" w:cs="宋体"/>
                <w:b/>
                <w:noProof/>
              </w:rPr>
              <w:t>8、图论</w:t>
            </w:r>
            <w:r w:rsidRPr="00262F32">
              <w:rPr>
                <w:rStyle w:val="a3"/>
                <w:rFonts w:hAnsi="宋体" w:cs="宋体"/>
                <w:b/>
                <w:noProof/>
              </w:rPr>
              <w:t>—</w:t>
            </w:r>
            <w:r w:rsidRPr="00262F32">
              <w:rPr>
                <w:rStyle w:val="a3"/>
                <w:rFonts w:hAnsi="宋体" w:cs="宋体"/>
                <w:b/>
                <w:noProof/>
              </w:rPr>
              <w:t>匹配</w:t>
            </w:r>
            <w:r>
              <w:rPr>
                <w:noProof/>
                <w:webHidden/>
              </w:rPr>
              <w:tab/>
            </w:r>
            <w:r>
              <w:rPr>
                <w:noProof/>
                <w:webHidden/>
              </w:rPr>
              <w:fldChar w:fldCharType="begin"/>
            </w:r>
            <w:r>
              <w:rPr>
                <w:noProof/>
                <w:webHidden/>
              </w:rPr>
              <w:instrText xml:space="preserve"> PAGEREF _Toc521432018 \h </w:instrText>
            </w:r>
            <w:r>
              <w:rPr>
                <w:noProof/>
                <w:webHidden/>
              </w:rPr>
            </w:r>
            <w:r>
              <w:rPr>
                <w:noProof/>
                <w:webHidden/>
              </w:rPr>
              <w:fldChar w:fldCharType="separate"/>
            </w:r>
            <w:r>
              <w:rPr>
                <w:noProof/>
                <w:webHidden/>
              </w:rPr>
              <w:t>319</w:t>
            </w:r>
            <w:r>
              <w:rPr>
                <w:noProof/>
                <w:webHidden/>
              </w:rPr>
              <w:fldChar w:fldCharType="end"/>
            </w:r>
          </w:hyperlink>
        </w:p>
        <w:p w:rsidR="00CA22C6" w:rsidRDefault="00CA22C6">
          <w:pPr>
            <w:pStyle w:val="31"/>
            <w:tabs>
              <w:tab w:val="right" w:leader="dot" w:pos="8296"/>
            </w:tabs>
            <w:rPr>
              <w:noProof/>
            </w:rPr>
          </w:pPr>
          <w:hyperlink w:anchor="_Toc521432019" w:history="1">
            <w:r w:rsidRPr="00262F32">
              <w:rPr>
                <w:rStyle w:val="a3"/>
                <w:rFonts w:hAnsi="宋体" w:cs="宋体"/>
                <w:b/>
                <w:noProof/>
              </w:rPr>
              <w:t>8.1 二分图最大匹配(hungary邻接表)</w:t>
            </w:r>
            <w:r>
              <w:rPr>
                <w:noProof/>
                <w:webHidden/>
              </w:rPr>
              <w:tab/>
            </w:r>
            <w:r>
              <w:rPr>
                <w:noProof/>
                <w:webHidden/>
              </w:rPr>
              <w:fldChar w:fldCharType="begin"/>
            </w:r>
            <w:r>
              <w:rPr>
                <w:noProof/>
                <w:webHidden/>
              </w:rPr>
              <w:instrText xml:space="preserve"> PAGEREF _Toc521432019 \h </w:instrText>
            </w:r>
            <w:r>
              <w:rPr>
                <w:noProof/>
                <w:webHidden/>
              </w:rPr>
            </w:r>
            <w:r>
              <w:rPr>
                <w:noProof/>
                <w:webHidden/>
              </w:rPr>
              <w:fldChar w:fldCharType="separate"/>
            </w:r>
            <w:r>
              <w:rPr>
                <w:noProof/>
                <w:webHidden/>
              </w:rPr>
              <w:t>319</w:t>
            </w:r>
            <w:r>
              <w:rPr>
                <w:noProof/>
                <w:webHidden/>
              </w:rPr>
              <w:fldChar w:fldCharType="end"/>
            </w:r>
          </w:hyperlink>
        </w:p>
        <w:p w:rsidR="00CA22C6" w:rsidRDefault="00CA22C6">
          <w:pPr>
            <w:pStyle w:val="31"/>
            <w:tabs>
              <w:tab w:val="right" w:leader="dot" w:pos="8296"/>
            </w:tabs>
            <w:rPr>
              <w:noProof/>
            </w:rPr>
          </w:pPr>
          <w:hyperlink w:anchor="_Toc521432020" w:history="1">
            <w:r w:rsidRPr="00262F32">
              <w:rPr>
                <w:rStyle w:val="a3"/>
                <w:rFonts w:hAnsi="宋体" w:cs="宋体"/>
                <w:b/>
                <w:noProof/>
              </w:rPr>
              <w:t>8.2 二分图最大匹配(hungary邻接阵)</w:t>
            </w:r>
            <w:r>
              <w:rPr>
                <w:noProof/>
                <w:webHidden/>
              </w:rPr>
              <w:tab/>
            </w:r>
            <w:r>
              <w:rPr>
                <w:noProof/>
                <w:webHidden/>
              </w:rPr>
              <w:fldChar w:fldCharType="begin"/>
            </w:r>
            <w:r>
              <w:rPr>
                <w:noProof/>
                <w:webHidden/>
              </w:rPr>
              <w:instrText xml:space="preserve"> PAGEREF _Toc521432020 \h </w:instrText>
            </w:r>
            <w:r>
              <w:rPr>
                <w:noProof/>
                <w:webHidden/>
              </w:rPr>
            </w:r>
            <w:r>
              <w:rPr>
                <w:noProof/>
                <w:webHidden/>
              </w:rPr>
              <w:fldChar w:fldCharType="separate"/>
            </w:r>
            <w:r>
              <w:rPr>
                <w:noProof/>
                <w:webHidden/>
              </w:rPr>
              <w:t>320</w:t>
            </w:r>
            <w:r>
              <w:rPr>
                <w:noProof/>
                <w:webHidden/>
              </w:rPr>
              <w:fldChar w:fldCharType="end"/>
            </w:r>
          </w:hyperlink>
        </w:p>
        <w:p w:rsidR="00CA22C6" w:rsidRDefault="00CA22C6">
          <w:pPr>
            <w:pStyle w:val="31"/>
            <w:tabs>
              <w:tab w:val="right" w:leader="dot" w:pos="8296"/>
            </w:tabs>
            <w:rPr>
              <w:noProof/>
            </w:rPr>
          </w:pPr>
          <w:hyperlink w:anchor="_Toc521432021" w:history="1">
            <w:r w:rsidRPr="00262F32">
              <w:rPr>
                <w:rStyle w:val="a3"/>
                <w:rFonts w:hAnsi="宋体" w:cs="宋体"/>
                <w:b/>
                <w:noProof/>
              </w:rPr>
              <w:t>8.3 二分图最大匹配(hungary正向表)</w:t>
            </w:r>
            <w:r>
              <w:rPr>
                <w:noProof/>
                <w:webHidden/>
              </w:rPr>
              <w:tab/>
            </w:r>
            <w:r>
              <w:rPr>
                <w:noProof/>
                <w:webHidden/>
              </w:rPr>
              <w:fldChar w:fldCharType="begin"/>
            </w:r>
            <w:r>
              <w:rPr>
                <w:noProof/>
                <w:webHidden/>
              </w:rPr>
              <w:instrText xml:space="preserve"> PAGEREF _Toc521432021 \h </w:instrText>
            </w:r>
            <w:r>
              <w:rPr>
                <w:noProof/>
                <w:webHidden/>
              </w:rPr>
            </w:r>
            <w:r>
              <w:rPr>
                <w:noProof/>
                <w:webHidden/>
              </w:rPr>
              <w:fldChar w:fldCharType="separate"/>
            </w:r>
            <w:r>
              <w:rPr>
                <w:noProof/>
                <w:webHidden/>
              </w:rPr>
              <w:t>320</w:t>
            </w:r>
            <w:r>
              <w:rPr>
                <w:noProof/>
                <w:webHidden/>
              </w:rPr>
              <w:fldChar w:fldCharType="end"/>
            </w:r>
          </w:hyperlink>
        </w:p>
        <w:p w:rsidR="00CA22C6" w:rsidRDefault="00CA22C6">
          <w:pPr>
            <w:pStyle w:val="31"/>
            <w:tabs>
              <w:tab w:val="right" w:leader="dot" w:pos="8296"/>
            </w:tabs>
            <w:rPr>
              <w:noProof/>
            </w:rPr>
          </w:pPr>
          <w:hyperlink w:anchor="_Toc521432022" w:history="1">
            <w:r w:rsidRPr="00262F32">
              <w:rPr>
                <w:rStyle w:val="a3"/>
                <w:rFonts w:hAnsi="宋体" w:cs="宋体"/>
                <w:b/>
                <w:noProof/>
              </w:rPr>
              <w:t>8.4二分图最佳匹配(kuhn_munkras邻接阵)</w:t>
            </w:r>
            <w:r>
              <w:rPr>
                <w:noProof/>
                <w:webHidden/>
              </w:rPr>
              <w:tab/>
            </w:r>
            <w:r>
              <w:rPr>
                <w:noProof/>
                <w:webHidden/>
              </w:rPr>
              <w:fldChar w:fldCharType="begin"/>
            </w:r>
            <w:r>
              <w:rPr>
                <w:noProof/>
                <w:webHidden/>
              </w:rPr>
              <w:instrText xml:space="preserve"> PAGEREF _Toc521432022 \h </w:instrText>
            </w:r>
            <w:r>
              <w:rPr>
                <w:noProof/>
                <w:webHidden/>
              </w:rPr>
            </w:r>
            <w:r>
              <w:rPr>
                <w:noProof/>
                <w:webHidden/>
              </w:rPr>
              <w:fldChar w:fldCharType="separate"/>
            </w:r>
            <w:r>
              <w:rPr>
                <w:noProof/>
                <w:webHidden/>
              </w:rPr>
              <w:t>320</w:t>
            </w:r>
            <w:r>
              <w:rPr>
                <w:noProof/>
                <w:webHidden/>
              </w:rPr>
              <w:fldChar w:fldCharType="end"/>
            </w:r>
          </w:hyperlink>
        </w:p>
        <w:p w:rsidR="00CA22C6" w:rsidRDefault="00CA22C6">
          <w:pPr>
            <w:pStyle w:val="31"/>
            <w:tabs>
              <w:tab w:val="right" w:leader="dot" w:pos="8296"/>
            </w:tabs>
            <w:rPr>
              <w:noProof/>
            </w:rPr>
          </w:pPr>
          <w:hyperlink w:anchor="_Toc521432023" w:history="1">
            <w:r w:rsidRPr="00262F32">
              <w:rPr>
                <w:rStyle w:val="a3"/>
                <w:rFonts w:hAnsi="宋体" w:cs="宋体"/>
                <w:b/>
                <w:noProof/>
              </w:rPr>
              <w:t>8.5 一般图匹配(邻接表)</w:t>
            </w:r>
            <w:r>
              <w:rPr>
                <w:noProof/>
                <w:webHidden/>
              </w:rPr>
              <w:tab/>
            </w:r>
            <w:r>
              <w:rPr>
                <w:noProof/>
                <w:webHidden/>
              </w:rPr>
              <w:fldChar w:fldCharType="begin"/>
            </w:r>
            <w:r>
              <w:rPr>
                <w:noProof/>
                <w:webHidden/>
              </w:rPr>
              <w:instrText xml:space="preserve"> PAGEREF _Toc521432023 \h </w:instrText>
            </w:r>
            <w:r>
              <w:rPr>
                <w:noProof/>
                <w:webHidden/>
              </w:rPr>
            </w:r>
            <w:r>
              <w:rPr>
                <w:noProof/>
                <w:webHidden/>
              </w:rPr>
              <w:fldChar w:fldCharType="separate"/>
            </w:r>
            <w:r>
              <w:rPr>
                <w:noProof/>
                <w:webHidden/>
              </w:rPr>
              <w:t>321</w:t>
            </w:r>
            <w:r>
              <w:rPr>
                <w:noProof/>
                <w:webHidden/>
              </w:rPr>
              <w:fldChar w:fldCharType="end"/>
            </w:r>
          </w:hyperlink>
        </w:p>
        <w:p w:rsidR="00CA22C6" w:rsidRDefault="00CA22C6">
          <w:pPr>
            <w:pStyle w:val="31"/>
            <w:tabs>
              <w:tab w:val="right" w:leader="dot" w:pos="8296"/>
            </w:tabs>
            <w:rPr>
              <w:noProof/>
            </w:rPr>
          </w:pPr>
          <w:hyperlink w:anchor="_Toc521432024" w:history="1">
            <w:r w:rsidRPr="00262F32">
              <w:rPr>
                <w:rStyle w:val="a3"/>
                <w:rFonts w:hAnsi="宋体" w:cs="宋体"/>
                <w:b/>
                <w:noProof/>
              </w:rPr>
              <w:t>8.6 一般图匹配(邻接阵)</w:t>
            </w:r>
            <w:r>
              <w:rPr>
                <w:noProof/>
                <w:webHidden/>
              </w:rPr>
              <w:tab/>
            </w:r>
            <w:r>
              <w:rPr>
                <w:noProof/>
                <w:webHidden/>
              </w:rPr>
              <w:fldChar w:fldCharType="begin"/>
            </w:r>
            <w:r>
              <w:rPr>
                <w:noProof/>
                <w:webHidden/>
              </w:rPr>
              <w:instrText xml:space="preserve"> PAGEREF _Toc521432024 \h </w:instrText>
            </w:r>
            <w:r>
              <w:rPr>
                <w:noProof/>
                <w:webHidden/>
              </w:rPr>
            </w:r>
            <w:r>
              <w:rPr>
                <w:noProof/>
                <w:webHidden/>
              </w:rPr>
              <w:fldChar w:fldCharType="separate"/>
            </w:r>
            <w:r>
              <w:rPr>
                <w:noProof/>
                <w:webHidden/>
              </w:rPr>
              <w:t>322</w:t>
            </w:r>
            <w:r>
              <w:rPr>
                <w:noProof/>
                <w:webHidden/>
              </w:rPr>
              <w:fldChar w:fldCharType="end"/>
            </w:r>
          </w:hyperlink>
        </w:p>
        <w:p w:rsidR="00CA22C6" w:rsidRDefault="00CA22C6">
          <w:pPr>
            <w:pStyle w:val="31"/>
            <w:tabs>
              <w:tab w:val="right" w:leader="dot" w:pos="8296"/>
            </w:tabs>
            <w:rPr>
              <w:noProof/>
            </w:rPr>
          </w:pPr>
          <w:hyperlink w:anchor="_Toc521432025" w:history="1">
            <w:r w:rsidRPr="00262F32">
              <w:rPr>
                <w:rStyle w:val="a3"/>
                <w:rFonts w:hAnsi="宋体" w:cs="宋体"/>
                <w:b/>
                <w:noProof/>
              </w:rPr>
              <w:t>8.7 一般图匹配(正向表)</w:t>
            </w:r>
            <w:r>
              <w:rPr>
                <w:noProof/>
                <w:webHidden/>
              </w:rPr>
              <w:tab/>
            </w:r>
            <w:r>
              <w:rPr>
                <w:noProof/>
                <w:webHidden/>
              </w:rPr>
              <w:fldChar w:fldCharType="begin"/>
            </w:r>
            <w:r>
              <w:rPr>
                <w:noProof/>
                <w:webHidden/>
              </w:rPr>
              <w:instrText xml:space="preserve"> PAGEREF _Toc521432025 \h </w:instrText>
            </w:r>
            <w:r>
              <w:rPr>
                <w:noProof/>
                <w:webHidden/>
              </w:rPr>
            </w:r>
            <w:r>
              <w:rPr>
                <w:noProof/>
                <w:webHidden/>
              </w:rPr>
              <w:fldChar w:fldCharType="separate"/>
            </w:r>
            <w:r>
              <w:rPr>
                <w:noProof/>
                <w:webHidden/>
              </w:rPr>
              <w:t>323</w:t>
            </w:r>
            <w:r>
              <w:rPr>
                <w:noProof/>
                <w:webHidden/>
              </w:rPr>
              <w:fldChar w:fldCharType="end"/>
            </w:r>
          </w:hyperlink>
        </w:p>
        <w:p w:rsidR="00CA22C6" w:rsidRDefault="00CA22C6">
          <w:pPr>
            <w:pStyle w:val="21"/>
            <w:tabs>
              <w:tab w:val="right" w:leader="dot" w:pos="8296"/>
            </w:tabs>
            <w:rPr>
              <w:noProof/>
            </w:rPr>
          </w:pPr>
          <w:hyperlink w:anchor="_Toc521432026" w:history="1">
            <w:r w:rsidRPr="00262F32">
              <w:rPr>
                <w:rStyle w:val="a3"/>
                <w:rFonts w:hAnsi="宋体" w:cs="宋体"/>
                <w:b/>
                <w:noProof/>
              </w:rPr>
              <w:t>9、图论</w:t>
            </w:r>
            <w:r w:rsidRPr="00262F32">
              <w:rPr>
                <w:rStyle w:val="a3"/>
                <w:rFonts w:hAnsi="宋体" w:cs="宋体"/>
                <w:b/>
                <w:noProof/>
              </w:rPr>
              <w:t>—</w:t>
            </w:r>
            <w:r w:rsidRPr="00262F32">
              <w:rPr>
                <w:rStyle w:val="a3"/>
                <w:rFonts w:hAnsi="宋体" w:cs="宋体"/>
                <w:b/>
                <w:noProof/>
              </w:rPr>
              <w:t>网络流</w:t>
            </w:r>
            <w:r>
              <w:rPr>
                <w:noProof/>
                <w:webHidden/>
              </w:rPr>
              <w:tab/>
            </w:r>
            <w:r>
              <w:rPr>
                <w:noProof/>
                <w:webHidden/>
              </w:rPr>
              <w:fldChar w:fldCharType="begin"/>
            </w:r>
            <w:r>
              <w:rPr>
                <w:noProof/>
                <w:webHidden/>
              </w:rPr>
              <w:instrText xml:space="preserve"> PAGEREF _Toc521432026 \h </w:instrText>
            </w:r>
            <w:r>
              <w:rPr>
                <w:noProof/>
                <w:webHidden/>
              </w:rPr>
            </w:r>
            <w:r>
              <w:rPr>
                <w:noProof/>
                <w:webHidden/>
              </w:rPr>
              <w:fldChar w:fldCharType="separate"/>
            </w:r>
            <w:r>
              <w:rPr>
                <w:noProof/>
                <w:webHidden/>
              </w:rPr>
              <w:t>324</w:t>
            </w:r>
            <w:r>
              <w:rPr>
                <w:noProof/>
                <w:webHidden/>
              </w:rPr>
              <w:fldChar w:fldCharType="end"/>
            </w:r>
          </w:hyperlink>
        </w:p>
        <w:p w:rsidR="00CA22C6" w:rsidRDefault="00CA22C6">
          <w:pPr>
            <w:pStyle w:val="31"/>
            <w:tabs>
              <w:tab w:val="right" w:leader="dot" w:pos="8296"/>
            </w:tabs>
            <w:rPr>
              <w:noProof/>
            </w:rPr>
          </w:pPr>
          <w:hyperlink w:anchor="_Toc521432027" w:history="1">
            <w:r w:rsidRPr="00262F32">
              <w:rPr>
                <w:rStyle w:val="a3"/>
                <w:rFonts w:hAnsi="宋体" w:cs="宋体"/>
                <w:b/>
                <w:noProof/>
              </w:rPr>
              <w:t>9.1 最大流(邻接阵)</w:t>
            </w:r>
            <w:r>
              <w:rPr>
                <w:noProof/>
                <w:webHidden/>
              </w:rPr>
              <w:tab/>
            </w:r>
            <w:r>
              <w:rPr>
                <w:noProof/>
                <w:webHidden/>
              </w:rPr>
              <w:fldChar w:fldCharType="begin"/>
            </w:r>
            <w:r>
              <w:rPr>
                <w:noProof/>
                <w:webHidden/>
              </w:rPr>
              <w:instrText xml:space="preserve"> PAGEREF _Toc521432027 \h </w:instrText>
            </w:r>
            <w:r>
              <w:rPr>
                <w:noProof/>
                <w:webHidden/>
              </w:rPr>
            </w:r>
            <w:r>
              <w:rPr>
                <w:noProof/>
                <w:webHidden/>
              </w:rPr>
              <w:fldChar w:fldCharType="separate"/>
            </w:r>
            <w:r>
              <w:rPr>
                <w:noProof/>
                <w:webHidden/>
              </w:rPr>
              <w:t>324</w:t>
            </w:r>
            <w:r>
              <w:rPr>
                <w:noProof/>
                <w:webHidden/>
              </w:rPr>
              <w:fldChar w:fldCharType="end"/>
            </w:r>
          </w:hyperlink>
        </w:p>
        <w:p w:rsidR="00CA22C6" w:rsidRDefault="00CA22C6">
          <w:pPr>
            <w:pStyle w:val="31"/>
            <w:tabs>
              <w:tab w:val="right" w:leader="dot" w:pos="8296"/>
            </w:tabs>
            <w:rPr>
              <w:noProof/>
            </w:rPr>
          </w:pPr>
          <w:hyperlink w:anchor="_Toc521432028" w:history="1">
            <w:r w:rsidRPr="00262F32">
              <w:rPr>
                <w:rStyle w:val="a3"/>
                <w:rFonts w:hAnsi="宋体" w:cs="宋体"/>
                <w:b/>
                <w:noProof/>
              </w:rPr>
              <w:t>9.2 上下界最大流(邻接阵)</w:t>
            </w:r>
            <w:r>
              <w:rPr>
                <w:noProof/>
                <w:webHidden/>
              </w:rPr>
              <w:tab/>
            </w:r>
            <w:r>
              <w:rPr>
                <w:noProof/>
                <w:webHidden/>
              </w:rPr>
              <w:fldChar w:fldCharType="begin"/>
            </w:r>
            <w:r>
              <w:rPr>
                <w:noProof/>
                <w:webHidden/>
              </w:rPr>
              <w:instrText xml:space="preserve"> PAGEREF _Toc521432028 \h </w:instrText>
            </w:r>
            <w:r>
              <w:rPr>
                <w:noProof/>
                <w:webHidden/>
              </w:rPr>
            </w:r>
            <w:r>
              <w:rPr>
                <w:noProof/>
                <w:webHidden/>
              </w:rPr>
              <w:fldChar w:fldCharType="separate"/>
            </w:r>
            <w:r>
              <w:rPr>
                <w:noProof/>
                <w:webHidden/>
              </w:rPr>
              <w:t>325</w:t>
            </w:r>
            <w:r>
              <w:rPr>
                <w:noProof/>
                <w:webHidden/>
              </w:rPr>
              <w:fldChar w:fldCharType="end"/>
            </w:r>
          </w:hyperlink>
        </w:p>
        <w:p w:rsidR="00CA22C6" w:rsidRDefault="00CA22C6">
          <w:pPr>
            <w:pStyle w:val="31"/>
            <w:tabs>
              <w:tab w:val="right" w:leader="dot" w:pos="8296"/>
            </w:tabs>
            <w:rPr>
              <w:noProof/>
            </w:rPr>
          </w:pPr>
          <w:hyperlink w:anchor="_Toc521432029" w:history="1">
            <w:r w:rsidRPr="00262F32">
              <w:rPr>
                <w:rStyle w:val="a3"/>
                <w:rFonts w:hAnsi="宋体" w:cs="宋体"/>
                <w:b/>
                <w:noProof/>
              </w:rPr>
              <w:t>9.3 上下界最小流(邻接阵)</w:t>
            </w:r>
            <w:r>
              <w:rPr>
                <w:noProof/>
                <w:webHidden/>
              </w:rPr>
              <w:tab/>
            </w:r>
            <w:r>
              <w:rPr>
                <w:noProof/>
                <w:webHidden/>
              </w:rPr>
              <w:fldChar w:fldCharType="begin"/>
            </w:r>
            <w:r>
              <w:rPr>
                <w:noProof/>
                <w:webHidden/>
              </w:rPr>
              <w:instrText xml:space="preserve"> PAGEREF _Toc521432029 \h </w:instrText>
            </w:r>
            <w:r>
              <w:rPr>
                <w:noProof/>
                <w:webHidden/>
              </w:rPr>
            </w:r>
            <w:r>
              <w:rPr>
                <w:noProof/>
                <w:webHidden/>
              </w:rPr>
              <w:fldChar w:fldCharType="separate"/>
            </w:r>
            <w:r>
              <w:rPr>
                <w:noProof/>
                <w:webHidden/>
              </w:rPr>
              <w:t>326</w:t>
            </w:r>
            <w:r>
              <w:rPr>
                <w:noProof/>
                <w:webHidden/>
              </w:rPr>
              <w:fldChar w:fldCharType="end"/>
            </w:r>
          </w:hyperlink>
        </w:p>
        <w:p w:rsidR="00CA22C6" w:rsidRDefault="00CA22C6">
          <w:pPr>
            <w:pStyle w:val="31"/>
            <w:tabs>
              <w:tab w:val="right" w:leader="dot" w:pos="8296"/>
            </w:tabs>
            <w:rPr>
              <w:noProof/>
            </w:rPr>
          </w:pPr>
          <w:hyperlink w:anchor="_Toc521432030" w:history="1">
            <w:r w:rsidRPr="00262F32">
              <w:rPr>
                <w:rStyle w:val="a3"/>
                <w:rFonts w:hAnsi="宋体" w:cs="宋体"/>
                <w:b/>
                <w:noProof/>
              </w:rPr>
              <w:t>9.4 最大流无流量(邻接阵)</w:t>
            </w:r>
            <w:r>
              <w:rPr>
                <w:noProof/>
                <w:webHidden/>
              </w:rPr>
              <w:tab/>
            </w:r>
            <w:r>
              <w:rPr>
                <w:noProof/>
                <w:webHidden/>
              </w:rPr>
              <w:fldChar w:fldCharType="begin"/>
            </w:r>
            <w:r>
              <w:rPr>
                <w:noProof/>
                <w:webHidden/>
              </w:rPr>
              <w:instrText xml:space="preserve"> PAGEREF _Toc521432030 \h </w:instrText>
            </w:r>
            <w:r>
              <w:rPr>
                <w:noProof/>
                <w:webHidden/>
              </w:rPr>
            </w:r>
            <w:r>
              <w:rPr>
                <w:noProof/>
                <w:webHidden/>
              </w:rPr>
              <w:fldChar w:fldCharType="separate"/>
            </w:r>
            <w:r>
              <w:rPr>
                <w:noProof/>
                <w:webHidden/>
              </w:rPr>
              <w:t>326</w:t>
            </w:r>
            <w:r>
              <w:rPr>
                <w:noProof/>
                <w:webHidden/>
              </w:rPr>
              <w:fldChar w:fldCharType="end"/>
            </w:r>
          </w:hyperlink>
        </w:p>
        <w:p w:rsidR="00CA22C6" w:rsidRDefault="00CA22C6">
          <w:pPr>
            <w:pStyle w:val="31"/>
            <w:tabs>
              <w:tab w:val="right" w:leader="dot" w:pos="8296"/>
            </w:tabs>
            <w:rPr>
              <w:noProof/>
            </w:rPr>
          </w:pPr>
          <w:hyperlink w:anchor="_Toc521432031" w:history="1">
            <w:r w:rsidRPr="00262F32">
              <w:rPr>
                <w:rStyle w:val="a3"/>
                <w:rFonts w:hAnsi="宋体" w:cs="宋体"/>
                <w:b/>
                <w:noProof/>
              </w:rPr>
              <w:t>9.5 最小费用最大流(邻接阵)</w:t>
            </w:r>
            <w:r>
              <w:rPr>
                <w:noProof/>
                <w:webHidden/>
              </w:rPr>
              <w:tab/>
            </w:r>
            <w:r>
              <w:rPr>
                <w:noProof/>
                <w:webHidden/>
              </w:rPr>
              <w:fldChar w:fldCharType="begin"/>
            </w:r>
            <w:r>
              <w:rPr>
                <w:noProof/>
                <w:webHidden/>
              </w:rPr>
              <w:instrText xml:space="preserve"> PAGEREF _Toc521432031 \h </w:instrText>
            </w:r>
            <w:r>
              <w:rPr>
                <w:noProof/>
                <w:webHidden/>
              </w:rPr>
            </w:r>
            <w:r>
              <w:rPr>
                <w:noProof/>
                <w:webHidden/>
              </w:rPr>
              <w:fldChar w:fldCharType="separate"/>
            </w:r>
            <w:r>
              <w:rPr>
                <w:noProof/>
                <w:webHidden/>
              </w:rPr>
              <w:t>327</w:t>
            </w:r>
            <w:r>
              <w:rPr>
                <w:noProof/>
                <w:webHidden/>
              </w:rPr>
              <w:fldChar w:fldCharType="end"/>
            </w:r>
          </w:hyperlink>
        </w:p>
        <w:p w:rsidR="00CA22C6" w:rsidRDefault="00CA22C6">
          <w:pPr>
            <w:pStyle w:val="21"/>
            <w:tabs>
              <w:tab w:val="right" w:leader="dot" w:pos="8296"/>
            </w:tabs>
            <w:rPr>
              <w:noProof/>
            </w:rPr>
          </w:pPr>
          <w:hyperlink w:anchor="_Toc521432032" w:history="1">
            <w:r w:rsidRPr="00262F32">
              <w:rPr>
                <w:rStyle w:val="a3"/>
                <w:rFonts w:hAnsi="宋体" w:cs="宋体"/>
                <w:b/>
                <w:noProof/>
              </w:rPr>
              <w:t>10、     图论</w:t>
            </w:r>
            <w:r w:rsidRPr="00262F32">
              <w:rPr>
                <w:rStyle w:val="a3"/>
                <w:rFonts w:hAnsi="宋体" w:cs="宋体"/>
                <w:b/>
                <w:noProof/>
              </w:rPr>
              <w:t>—</w:t>
            </w:r>
            <w:r w:rsidRPr="00262F32">
              <w:rPr>
                <w:rStyle w:val="a3"/>
                <w:rFonts w:hAnsi="宋体" w:cs="宋体"/>
                <w:b/>
                <w:noProof/>
              </w:rPr>
              <w:t>应用</w:t>
            </w:r>
            <w:r>
              <w:rPr>
                <w:noProof/>
                <w:webHidden/>
              </w:rPr>
              <w:tab/>
            </w:r>
            <w:r>
              <w:rPr>
                <w:noProof/>
                <w:webHidden/>
              </w:rPr>
              <w:fldChar w:fldCharType="begin"/>
            </w:r>
            <w:r>
              <w:rPr>
                <w:noProof/>
                <w:webHidden/>
              </w:rPr>
              <w:instrText xml:space="preserve"> PAGEREF _Toc521432032 \h </w:instrText>
            </w:r>
            <w:r>
              <w:rPr>
                <w:noProof/>
                <w:webHidden/>
              </w:rPr>
            </w:r>
            <w:r>
              <w:rPr>
                <w:noProof/>
                <w:webHidden/>
              </w:rPr>
              <w:fldChar w:fldCharType="separate"/>
            </w:r>
            <w:r>
              <w:rPr>
                <w:noProof/>
                <w:webHidden/>
              </w:rPr>
              <w:t>328</w:t>
            </w:r>
            <w:r>
              <w:rPr>
                <w:noProof/>
                <w:webHidden/>
              </w:rPr>
              <w:fldChar w:fldCharType="end"/>
            </w:r>
          </w:hyperlink>
        </w:p>
        <w:p w:rsidR="00CA22C6" w:rsidRDefault="00CA22C6">
          <w:pPr>
            <w:pStyle w:val="31"/>
            <w:tabs>
              <w:tab w:val="right" w:leader="dot" w:pos="8296"/>
            </w:tabs>
            <w:rPr>
              <w:noProof/>
            </w:rPr>
          </w:pPr>
          <w:hyperlink w:anchor="_Toc521432033" w:history="1">
            <w:r w:rsidRPr="00262F32">
              <w:rPr>
                <w:rStyle w:val="a3"/>
                <w:rFonts w:hAnsi="宋体" w:cs="宋体"/>
                <w:b/>
                <w:noProof/>
              </w:rPr>
              <w:t>10.1 欧拉回路(邻接阵)</w:t>
            </w:r>
            <w:r>
              <w:rPr>
                <w:noProof/>
                <w:webHidden/>
              </w:rPr>
              <w:tab/>
            </w:r>
            <w:r>
              <w:rPr>
                <w:noProof/>
                <w:webHidden/>
              </w:rPr>
              <w:fldChar w:fldCharType="begin"/>
            </w:r>
            <w:r>
              <w:rPr>
                <w:noProof/>
                <w:webHidden/>
              </w:rPr>
              <w:instrText xml:space="preserve"> PAGEREF _Toc521432033 \h </w:instrText>
            </w:r>
            <w:r>
              <w:rPr>
                <w:noProof/>
                <w:webHidden/>
              </w:rPr>
            </w:r>
            <w:r>
              <w:rPr>
                <w:noProof/>
                <w:webHidden/>
              </w:rPr>
              <w:fldChar w:fldCharType="separate"/>
            </w:r>
            <w:r>
              <w:rPr>
                <w:noProof/>
                <w:webHidden/>
              </w:rPr>
              <w:t>328</w:t>
            </w:r>
            <w:r>
              <w:rPr>
                <w:noProof/>
                <w:webHidden/>
              </w:rPr>
              <w:fldChar w:fldCharType="end"/>
            </w:r>
          </w:hyperlink>
        </w:p>
        <w:p w:rsidR="00CA22C6" w:rsidRDefault="00CA22C6">
          <w:pPr>
            <w:pStyle w:val="31"/>
            <w:tabs>
              <w:tab w:val="right" w:leader="dot" w:pos="8296"/>
            </w:tabs>
            <w:rPr>
              <w:noProof/>
            </w:rPr>
          </w:pPr>
          <w:hyperlink w:anchor="_Toc521432034" w:history="1">
            <w:r w:rsidRPr="00262F32">
              <w:rPr>
                <w:rStyle w:val="a3"/>
                <w:rFonts w:hAnsi="宋体" w:cs="宋体"/>
                <w:b/>
                <w:noProof/>
              </w:rPr>
              <w:t>10.2 树的前序表转化</w:t>
            </w:r>
            <w:r>
              <w:rPr>
                <w:noProof/>
                <w:webHidden/>
              </w:rPr>
              <w:tab/>
            </w:r>
            <w:r>
              <w:rPr>
                <w:noProof/>
                <w:webHidden/>
              </w:rPr>
              <w:fldChar w:fldCharType="begin"/>
            </w:r>
            <w:r>
              <w:rPr>
                <w:noProof/>
                <w:webHidden/>
              </w:rPr>
              <w:instrText xml:space="preserve"> PAGEREF _Toc521432034 \h </w:instrText>
            </w:r>
            <w:r>
              <w:rPr>
                <w:noProof/>
                <w:webHidden/>
              </w:rPr>
            </w:r>
            <w:r>
              <w:rPr>
                <w:noProof/>
                <w:webHidden/>
              </w:rPr>
              <w:fldChar w:fldCharType="separate"/>
            </w:r>
            <w:r>
              <w:rPr>
                <w:noProof/>
                <w:webHidden/>
              </w:rPr>
              <w:t>329</w:t>
            </w:r>
            <w:r>
              <w:rPr>
                <w:noProof/>
                <w:webHidden/>
              </w:rPr>
              <w:fldChar w:fldCharType="end"/>
            </w:r>
          </w:hyperlink>
        </w:p>
        <w:p w:rsidR="00CA22C6" w:rsidRDefault="00CA22C6">
          <w:pPr>
            <w:pStyle w:val="31"/>
            <w:tabs>
              <w:tab w:val="right" w:leader="dot" w:pos="8296"/>
            </w:tabs>
            <w:rPr>
              <w:noProof/>
            </w:rPr>
          </w:pPr>
          <w:hyperlink w:anchor="_Toc521432035" w:history="1">
            <w:r w:rsidRPr="00262F32">
              <w:rPr>
                <w:rStyle w:val="a3"/>
                <w:rFonts w:hAnsi="宋体" w:cs="宋体"/>
                <w:b/>
                <w:noProof/>
              </w:rPr>
              <w:t>10.3 树的优化算法</w:t>
            </w:r>
            <w:r>
              <w:rPr>
                <w:noProof/>
                <w:webHidden/>
              </w:rPr>
              <w:tab/>
            </w:r>
            <w:r>
              <w:rPr>
                <w:noProof/>
                <w:webHidden/>
              </w:rPr>
              <w:fldChar w:fldCharType="begin"/>
            </w:r>
            <w:r>
              <w:rPr>
                <w:noProof/>
                <w:webHidden/>
              </w:rPr>
              <w:instrText xml:space="preserve"> PAGEREF _Toc521432035 \h </w:instrText>
            </w:r>
            <w:r>
              <w:rPr>
                <w:noProof/>
                <w:webHidden/>
              </w:rPr>
            </w:r>
            <w:r>
              <w:rPr>
                <w:noProof/>
                <w:webHidden/>
              </w:rPr>
              <w:fldChar w:fldCharType="separate"/>
            </w:r>
            <w:r>
              <w:rPr>
                <w:noProof/>
                <w:webHidden/>
              </w:rPr>
              <w:t>329</w:t>
            </w:r>
            <w:r>
              <w:rPr>
                <w:noProof/>
                <w:webHidden/>
              </w:rPr>
              <w:fldChar w:fldCharType="end"/>
            </w:r>
          </w:hyperlink>
        </w:p>
        <w:p w:rsidR="00CA22C6" w:rsidRDefault="00CA22C6">
          <w:pPr>
            <w:pStyle w:val="31"/>
            <w:tabs>
              <w:tab w:val="right" w:leader="dot" w:pos="8296"/>
            </w:tabs>
            <w:rPr>
              <w:noProof/>
            </w:rPr>
          </w:pPr>
          <w:hyperlink w:anchor="_Toc521432036" w:history="1">
            <w:r w:rsidRPr="00262F32">
              <w:rPr>
                <w:rStyle w:val="a3"/>
                <w:rFonts w:hAnsi="宋体" w:cs="宋体"/>
                <w:b/>
                <w:noProof/>
              </w:rPr>
              <w:t>10.4 拓扑排序(邻接阵)</w:t>
            </w:r>
            <w:r>
              <w:rPr>
                <w:noProof/>
                <w:webHidden/>
              </w:rPr>
              <w:tab/>
            </w:r>
            <w:r>
              <w:rPr>
                <w:noProof/>
                <w:webHidden/>
              </w:rPr>
              <w:fldChar w:fldCharType="begin"/>
            </w:r>
            <w:r>
              <w:rPr>
                <w:noProof/>
                <w:webHidden/>
              </w:rPr>
              <w:instrText xml:space="preserve"> PAGEREF _Toc521432036 \h </w:instrText>
            </w:r>
            <w:r>
              <w:rPr>
                <w:noProof/>
                <w:webHidden/>
              </w:rPr>
            </w:r>
            <w:r>
              <w:rPr>
                <w:noProof/>
                <w:webHidden/>
              </w:rPr>
              <w:fldChar w:fldCharType="separate"/>
            </w:r>
            <w:r>
              <w:rPr>
                <w:noProof/>
                <w:webHidden/>
              </w:rPr>
              <w:t>331</w:t>
            </w:r>
            <w:r>
              <w:rPr>
                <w:noProof/>
                <w:webHidden/>
              </w:rPr>
              <w:fldChar w:fldCharType="end"/>
            </w:r>
          </w:hyperlink>
        </w:p>
        <w:p w:rsidR="00CA22C6" w:rsidRDefault="00CA22C6">
          <w:pPr>
            <w:pStyle w:val="31"/>
            <w:tabs>
              <w:tab w:val="right" w:leader="dot" w:pos="8296"/>
            </w:tabs>
            <w:rPr>
              <w:noProof/>
            </w:rPr>
          </w:pPr>
          <w:hyperlink w:anchor="_Toc521432037" w:history="1">
            <w:r w:rsidRPr="00262F32">
              <w:rPr>
                <w:rStyle w:val="a3"/>
                <w:rFonts w:hAnsi="宋体" w:cs="宋体"/>
                <w:b/>
                <w:noProof/>
              </w:rPr>
              <w:t>10.5 最佳边割集</w:t>
            </w:r>
            <w:r>
              <w:rPr>
                <w:noProof/>
                <w:webHidden/>
              </w:rPr>
              <w:tab/>
            </w:r>
            <w:r>
              <w:rPr>
                <w:noProof/>
                <w:webHidden/>
              </w:rPr>
              <w:fldChar w:fldCharType="begin"/>
            </w:r>
            <w:r>
              <w:rPr>
                <w:noProof/>
                <w:webHidden/>
              </w:rPr>
              <w:instrText xml:space="preserve"> PAGEREF _Toc521432037 \h </w:instrText>
            </w:r>
            <w:r>
              <w:rPr>
                <w:noProof/>
                <w:webHidden/>
              </w:rPr>
            </w:r>
            <w:r>
              <w:rPr>
                <w:noProof/>
                <w:webHidden/>
              </w:rPr>
              <w:fldChar w:fldCharType="separate"/>
            </w:r>
            <w:r>
              <w:rPr>
                <w:noProof/>
                <w:webHidden/>
              </w:rPr>
              <w:t>331</w:t>
            </w:r>
            <w:r>
              <w:rPr>
                <w:noProof/>
                <w:webHidden/>
              </w:rPr>
              <w:fldChar w:fldCharType="end"/>
            </w:r>
          </w:hyperlink>
        </w:p>
        <w:p w:rsidR="00CA22C6" w:rsidRDefault="00CA22C6">
          <w:pPr>
            <w:pStyle w:val="31"/>
            <w:tabs>
              <w:tab w:val="right" w:leader="dot" w:pos="8296"/>
            </w:tabs>
            <w:rPr>
              <w:noProof/>
            </w:rPr>
          </w:pPr>
          <w:hyperlink w:anchor="_Toc521432038" w:history="1">
            <w:r w:rsidRPr="00262F32">
              <w:rPr>
                <w:rStyle w:val="a3"/>
                <w:rFonts w:hAnsi="宋体" w:cs="宋体"/>
                <w:b/>
                <w:noProof/>
              </w:rPr>
              <w:t>10.6 最佳点割集</w:t>
            </w:r>
            <w:r>
              <w:rPr>
                <w:noProof/>
                <w:webHidden/>
              </w:rPr>
              <w:tab/>
            </w:r>
            <w:r>
              <w:rPr>
                <w:noProof/>
                <w:webHidden/>
              </w:rPr>
              <w:fldChar w:fldCharType="begin"/>
            </w:r>
            <w:r>
              <w:rPr>
                <w:noProof/>
                <w:webHidden/>
              </w:rPr>
              <w:instrText xml:space="preserve"> PAGEREF _Toc521432038 \h </w:instrText>
            </w:r>
            <w:r>
              <w:rPr>
                <w:noProof/>
                <w:webHidden/>
              </w:rPr>
            </w:r>
            <w:r>
              <w:rPr>
                <w:noProof/>
                <w:webHidden/>
              </w:rPr>
              <w:fldChar w:fldCharType="separate"/>
            </w:r>
            <w:r>
              <w:rPr>
                <w:noProof/>
                <w:webHidden/>
              </w:rPr>
              <w:t>332</w:t>
            </w:r>
            <w:r>
              <w:rPr>
                <w:noProof/>
                <w:webHidden/>
              </w:rPr>
              <w:fldChar w:fldCharType="end"/>
            </w:r>
          </w:hyperlink>
        </w:p>
        <w:p w:rsidR="00CA22C6" w:rsidRDefault="00CA22C6">
          <w:pPr>
            <w:pStyle w:val="31"/>
            <w:tabs>
              <w:tab w:val="right" w:leader="dot" w:pos="8296"/>
            </w:tabs>
            <w:rPr>
              <w:noProof/>
            </w:rPr>
          </w:pPr>
          <w:hyperlink w:anchor="_Toc521432039" w:history="1">
            <w:r w:rsidRPr="00262F32">
              <w:rPr>
                <w:rStyle w:val="a3"/>
                <w:rFonts w:hAnsi="宋体" w:cs="宋体"/>
                <w:b/>
                <w:noProof/>
              </w:rPr>
              <w:t>10.7 最小边割集</w:t>
            </w:r>
            <w:r>
              <w:rPr>
                <w:noProof/>
                <w:webHidden/>
              </w:rPr>
              <w:tab/>
            </w:r>
            <w:r>
              <w:rPr>
                <w:noProof/>
                <w:webHidden/>
              </w:rPr>
              <w:fldChar w:fldCharType="begin"/>
            </w:r>
            <w:r>
              <w:rPr>
                <w:noProof/>
                <w:webHidden/>
              </w:rPr>
              <w:instrText xml:space="preserve"> PAGEREF _Toc521432039 \h </w:instrText>
            </w:r>
            <w:r>
              <w:rPr>
                <w:noProof/>
                <w:webHidden/>
              </w:rPr>
            </w:r>
            <w:r>
              <w:rPr>
                <w:noProof/>
                <w:webHidden/>
              </w:rPr>
              <w:fldChar w:fldCharType="separate"/>
            </w:r>
            <w:r>
              <w:rPr>
                <w:noProof/>
                <w:webHidden/>
              </w:rPr>
              <w:t>334</w:t>
            </w:r>
            <w:r>
              <w:rPr>
                <w:noProof/>
                <w:webHidden/>
              </w:rPr>
              <w:fldChar w:fldCharType="end"/>
            </w:r>
          </w:hyperlink>
        </w:p>
        <w:p w:rsidR="00CA22C6" w:rsidRDefault="00CA22C6">
          <w:pPr>
            <w:pStyle w:val="31"/>
            <w:tabs>
              <w:tab w:val="right" w:leader="dot" w:pos="8296"/>
            </w:tabs>
            <w:rPr>
              <w:noProof/>
            </w:rPr>
          </w:pPr>
          <w:hyperlink w:anchor="_Toc521432040" w:history="1">
            <w:r w:rsidRPr="00262F32">
              <w:rPr>
                <w:rStyle w:val="a3"/>
                <w:rFonts w:hAnsi="宋体" w:cs="宋体"/>
                <w:b/>
                <w:noProof/>
              </w:rPr>
              <w:t>10.8 最小点割集</w:t>
            </w:r>
            <w:r>
              <w:rPr>
                <w:noProof/>
                <w:webHidden/>
              </w:rPr>
              <w:tab/>
            </w:r>
            <w:r>
              <w:rPr>
                <w:noProof/>
                <w:webHidden/>
              </w:rPr>
              <w:fldChar w:fldCharType="begin"/>
            </w:r>
            <w:r>
              <w:rPr>
                <w:noProof/>
                <w:webHidden/>
              </w:rPr>
              <w:instrText xml:space="preserve"> PAGEREF _Toc521432040 \h </w:instrText>
            </w:r>
            <w:r>
              <w:rPr>
                <w:noProof/>
                <w:webHidden/>
              </w:rPr>
            </w:r>
            <w:r>
              <w:rPr>
                <w:noProof/>
                <w:webHidden/>
              </w:rPr>
              <w:fldChar w:fldCharType="separate"/>
            </w:r>
            <w:r>
              <w:rPr>
                <w:noProof/>
                <w:webHidden/>
              </w:rPr>
              <w:t>335</w:t>
            </w:r>
            <w:r>
              <w:rPr>
                <w:noProof/>
                <w:webHidden/>
              </w:rPr>
              <w:fldChar w:fldCharType="end"/>
            </w:r>
          </w:hyperlink>
        </w:p>
        <w:p w:rsidR="00CA22C6" w:rsidRDefault="00CA22C6">
          <w:pPr>
            <w:pStyle w:val="31"/>
            <w:tabs>
              <w:tab w:val="right" w:leader="dot" w:pos="8296"/>
            </w:tabs>
            <w:rPr>
              <w:noProof/>
            </w:rPr>
          </w:pPr>
          <w:hyperlink w:anchor="_Toc521432041" w:history="1">
            <w:r w:rsidRPr="00262F32">
              <w:rPr>
                <w:rStyle w:val="a3"/>
                <w:rFonts w:hAnsi="宋体" w:cs="宋体"/>
                <w:b/>
                <w:noProof/>
              </w:rPr>
              <w:t>10.9 最小路径覆盖</w:t>
            </w:r>
            <w:r>
              <w:rPr>
                <w:noProof/>
                <w:webHidden/>
              </w:rPr>
              <w:tab/>
            </w:r>
            <w:r>
              <w:rPr>
                <w:noProof/>
                <w:webHidden/>
              </w:rPr>
              <w:fldChar w:fldCharType="begin"/>
            </w:r>
            <w:r>
              <w:rPr>
                <w:noProof/>
                <w:webHidden/>
              </w:rPr>
              <w:instrText xml:space="preserve"> PAGEREF _Toc521432041 \h </w:instrText>
            </w:r>
            <w:r>
              <w:rPr>
                <w:noProof/>
                <w:webHidden/>
              </w:rPr>
            </w:r>
            <w:r>
              <w:rPr>
                <w:noProof/>
                <w:webHidden/>
              </w:rPr>
              <w:fldChar w:fldCharType="separate"/>
            </w:r>
            <w:r>
              <w:rPr>
                <w:noProof/>
                <w:webHidden/>
              </w:rPr>
              <w:t>336</w:t>
            </w:r>
            <w:r>
              <w:rPr>
                <w:noProof/>
                <w:webHidden/>
              </w:rPr>
              <w:fldChar w:fldCharType="end"/>
            </w:r>
          </w:hyperlink>
        </w:p>
        <w:p w:rsidR="00174533" w:rsidRPr="003F0B0C" w:rsidRDefault="00174533">
          <w:pPr>
            <w:rPr>
              <w:rFonts w:ascii="宋体" w:eastAsia="宋体" w:hAnsi="宋体"/>
            </w:rPr>
          </w:pPr>
          <w:r w:rsidRPr="003F0B0C">
            <w:rPr>
              <w:rFonts w:ascii="宋体" w:eastAsia="宋体" w:hAnsi="宋体"/>
              <w:b/>
              <w:bCs/>
              <w:lang w:val="zh-CN"/>
            </w:rPr>
            <w:fldChar w:fldCharType="end"/>
          </w:r>
        </w:p>
      </w:sdtContent>
    </w:sdt>
    <w:p w:rsidR="00F21C46" w:rsidRPr="003F0B0C" w:rsidRDefault="004B1ACF" w:rsidP="00F21C46">
      <w:pPr>
        <w:pStyle w:val="1"/>
        <w:rPr>
          <w:rFonts w:ascii="宋体" w:eastAsia="宋体" w:hAnsi="宋体"/>
        </w:rPr>
      </w:pPr>
      <w:bookmarkStart w:id="1" w:name="_Toc521431694"/>
      <w:r w:rsidRPr="003F0B0C">
        <w:rPr>
          <w:rFonts w:ascii="宋体" w:eastAsia="宋体" w:hAnsi="宋体" w:hint="eastAsia"/>
        </w:rPr>
        <w:t>一</w:t>
      </w:r>
      <w:r w:rsidR="00572776" w:rsidRPr="003F0B0C">
        <w:rPr>
          <w:rFonts w:ascii="宋体" w:eastAsia="宋体" w:hAnsi="宋体" w:hint="eastAsia"/>
        </w:rPr>
        <w:t>、</w:t>
      </w:r>
      <w:r w:rsidR="007341D3" w:rsidRPr="003F0B0C">
        <w:rPr>
          <w:rFonts w:ascii="宋体" w:eastAsia="宋体" w:hAnsi="宋体" w:hint="eastAsia"/>
        </w:rPr>
        <w:t>基础算法</w:t>
      </w:r>
      <w:r w:rsidR="00661A5C" w:rsidRPr="003F0B0C">
        <w:rPr>
          <w:rFonts w:ascii="宋体" w:eastAsia="宋体" w:hAnsi="宋体" w:hint="eastAsia"/>
        </w:rPr>
        <w:t>&amp;</w:t>
      </w:r>
      <w:r w:rsidR="007341D3" w:rsidRPr="003F0B0C">
        <w:rPr>
          <w:rFonts w:ascii="宋体" w:eastAsia="宋体" w:hAnsi="宋体" w:hint="eastAsia"/>
        </w:rPr>
        <w:t>程序</w:t>
      </w:r>
      <w:r w:rsidR="00661A5C" w:rsidRPr="003F0B0C">
        <w:rPr>
          <w:rFonts w:ascii="宋体" w:eastAsia="宋体" w:hAnsi="宋体" w:hint="eastAsia"/>
        </w:rPr>
        <w:t>语言</w:t>
      </w:r>
      <w:bookmarkEnd w:id="1"/>
    </w:p>
    <w:p w:rsidR="00BB51E3" w:rsidRPr="003F0B0C" w:rsidRDefault="00BB51E3" w:rsidP="00BB51E3">
      <w:pPr>
        <w:pStyle w:val="2"/>
        <w:rPr>
          <w:rFonts w:ascii="宋体" w:eastAsia="宋体" w:hAnsi="宋体"/>
          <w:b w:val="0"/>
        </w:rPr>
      </w:pPr>
      <w:bookmarkStart w:id="2" w:name="_Toc521431695"/>
      <w:r w:rsidRPr="003F0B0C">
        <w:rPr>
          <w:rFonts w:ascii="宋体" w:eastAsia="宋体" w:hAnsi="宋体" w:hint="eastAsia"/>
          <w:b w:val="0"/>
        </w:rPr>
        <w:t>补题</w:t>
      </w:r>
      <w:bookmarkEnd w:id="2"/>
    </w:p>
    <w:p w:rsidR="00572776" w:rsidRPr="003F0B0C" w:rsidRDefault="00572776" w:rsidP="00572776">
      <w:pPr>
        <w:pStyle w:val="3"/>
        <w:rPr>
          <w:rFonts w:ascii="宋体" w:eastAsia="宋体" w:hAnsi="宋体"/>
          <w:b w:val="0"/>
        </w:rPr>
      </w:pPr>
      <w:bookmarkStart w:id="3" w:name="_Toc521431696"/>
      <w:r w:rsidRPr="003F0B0C">
        <w:rPr>
          <w:rFonts w:ascii="宋体" w:eastAsia="宋体" w:hAnsi="宋体" w:hint="eastAsia"/>
          <w:b w:val="0"/>
        </w:rPr>
        <w:t>铜牌题</w:t>
      </w:r>
      <w:r w:rsidRPr="003F0B0C">
        <w:rPr>
          <w:rFonts w:ascii="宋体" w:eastAsia="宋体" w:hAnsi="宋体"/>
          <w:b w:val="0"/>
        </w:rPr>
        <w:t>-前置：无</w:t>
      </w:r>
      <w:bookmarkEnd w:id="3"/>
    </w:p>
    <w:p w:rsidR="00572776" w:rsidRPr="003F0B0C" w:rsidRDefault="00572776" w:rsidP="00572776">
      <w:pPr>
        <w:rPr>
          <w:rFonts w:ascii="宋体" w:eastAsia="宋体" w:hAnsi="宋体"/>
        </w:rPr>
      </w:pPr>
      <w:r w:rsidRPr="003F0B0C">
        <w:rPr>
          <w:rFonts w:ascii="宋体" w:eastAsia="宋体" w:hAnsi="宋体" w:hint="eastAsia"/>
        </w:rPr>
        <w:t>2018杭电</w:t>
      </w:r>
      <w:r w:rsidRPr="003F0B0C">
        <w:rPr>
          <w:rFonts w:ascii="宋体" w:eastAsia="宋体" w:hAnsi="宋体"/>
        </w:rPr>
        <w:t>暑期多校</w:t>
      </w:r>
      <w:r w:rsidRPr="003F0B0C">
        <w:rPr>
          <w:rFonts w:ascii="宋体" w:eastAsia="宋体" w:hAnsi="宋体" w:hint="eastAsia"/>
        </w:rPr>
        <w:t>4J</w:t>
      </w:r>
      <w:r w:rsidRPr="003F0B0C">
        <w:rPr>
          <w:rFonts w:ascii="宋体" w:eastAsia="宋体" w:hAnsi="宋体"/>
        </w:rPr>
        <w:t>-HDU6341</w:t>
      </w:r>
      <w:r w:rsidRPr="003F0B0C">
        <w:rPr>
          <w:rFonts w:ascii="宋体" w:eastAsia="宋体" w:hAnsi="宋体" w:hint="eastAsia"/>
        </w:rPr>
        <w:t>-</w:t>
      </w:r>
      <w:r w:rsidRPr="003F0B0C">
        <w:rPr>
          <w:rFonts w:ascii="宋体" w:eastAsia="宋体" w:hAnsi="宋体"/>
        </w:rPr>
        <w:t>Let Sudoku Rotate</w:t>
      </w:r>
    </w:p>
    <w:p w:rsidR="00572776" w:rsidRPr="003F0B0C" w:rsidRDefault="00572776" w:rsidP="00572776">
      <w:pPr>
        <w:rPr>
          <w:rFonts w:ascii="宋体" w:eastAsia="宋体" w:hAnsi="宋体"/>
        </w:rPr>
      </w:pPr>
      <w:r w:rsidRPr="003F0B0C">
        <w:rPr>
          <w:rFonts w:ascii="宋体" w:eastAsia="宋体" w:hAnsi="宋体" w:hint="eastAsia"/>
        </w:rPr>
        <w:t>【题意】</w:t>
      </w:r>
    </w:p>
    <w:p w:rsidR="00572776" w:rsidRPr="003F0B0C" w:rsidRDefault="00572776" w:rsidP="00572776">
      <w:pPr>
        <w:rPr>
          <w:rFonts w:ascii="宋体" w:eastAsia="宋体" w:hAnsi="宋体"/>
        </w:rPr>
      </w:pPr>
      <w:r w:rsidRPr="003F0B0C">
        <w:rPr>
          <w:rFonts w:ascii="宋体" w:eastAsia="宋体" w:hAnsi="宋体" w:hint="eastAsia"/>
        </w:rPr>
        <w:t>【TAG】数独 BFS</w:t>
      </w:r>
    </w:p>
    <w:p w:rsidR="00572776" w:rsidRPr="003F0B0C" w:rsidRDefault="00572776" w:rsidP="00572776">
      <w:pPr>
        <w:rPr>
          <w:rFonts w:ascii="宋体" w:eastAsia="宋体" w:hAnsi="宋体"/>
        </w:rPr>
      </w:pPr>
      <w:r w:rsidRPr="003F0B0C">
        <w:rPr>
          <w:rFonts w:ascii="宋体" w:eastAsia="宋体" w:hAnsi="宋体" w:hint="eastAsia"/>
        </w:rPr>
        <w:t>【题解】貌似是签到题伪装铜牌题</w:t>
      </w:r>
    </w:p>
    <w:p w:rsidR="00572776" w:rsidRPr="003F0B0C" w:rsidRDefault="00572776" w:rsidP="00572776">
      <w:pPr>
        <w:rPr>
          <w:rFonts w:ascii="宋体" w:eastAsia="宋体" w:hAnsi="宋体"/>
        </w:rPr>
      </w:pPr>
      <w:r w:rsidRPr="003F0B0C">
        <w:rPr>
          <w:rFonts w:ascii="宋体" w:eastAsia="宋体" w:hAnsi="宋体" w:hint="eastAsia"/>
        </w:rPr>
        <w:t>【代码】</w:t>
      </w:r>
    </w:p>
    <w:p w:rsidR="00E77A6C" w:rsidRPr="003F0B0C" w:rsidRDefault="00AD2638" w:rsidP="00E77A6C">
      <w:pPr>
        <w:pStyle w:val="3"/>
        <w:rPr>
          <w:rFonts w:ascii="宋体" w:eastAsia="宋体" w:hAnsi="宋体"/>
          <w:b w:val="0"/>
        </w:rPr>
      </w:pPr>
      <w:bookmarkStart w:id="4" w:name="_Toc521431697"/>
      <w:r w:rsidRPr="003F0B0C">
        <w:rPr>
          <w:rFonts w:ascii="宋体" w:eastAsia="宋体" w:hAnsi="宋体" w:hint="eastAsia"/>
          <w:b w:val="0"/>
        </w:rPr>
        <w:t>（尝试*</w:t>
      </w:r>
      <w:r w:rsidRPr="003F0B0C">
        <w:rPr>
          <w:rFonts w:ascii="宋体" w:eastAsia="宋体" w:hAnsi="宋体"/>
          <w:b w:val="0"/>
        </w:rPr>
        <w:t>1</w:t>
      </w:r>
      <w:r w:rsidRPr="003F0B0C">
        <w:rPr>
          <w:rFonts w:ascii="宋体" w:eastAsia="宋体" w:hAnsi="宋体" w:hint="eastAsia"/>
          <w:b w:val="0"/>
        </w:rPr>
        <w:t>）</w:t>
      </w:r>
      <w:r w:rsidR="00E77A6C" w:rsidRPr="003F0B0C">
        <w:rPr>
          <w:rFonts w:ascii="宋体" w:eastAsia="宋体" w:hAnsi="宋体" w:hint="eastAsia"/>
          <w:b w:val="0"/>
        </w:rPr>
        <w:t>铜牌题-前置：无</w:t>
      </w:r>
      <w:bookmarkEnd w:id="4"/>
    </w:p>
    <w:p w:rsidR="00E77A6C" w:rsidRPr="003F0B0C" w:rsidRDefault="00E77A6C" w:rsidP="00572776">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暑期多校2I-</w:t>
      </w:r>
      <w:r w:rsidRPr="003F0B0C">
        <w:rPr>
          <w:rFonts w:ascii="宋体" w:eastAsia="宋体" w:hAnsi="宋体"/>
        </w:rPr>
        <w:t>Car</w:t>
      </w:r>
    </w:p>
    <w:p w:rsidR="00201025" w:rsidRPr="003F0B0C" w:rsidRDefault="00201025" w:rsidP="00201025">
      <w:pPr>
        <w:pStyle w:val="3"/>
        <w:rPr>
          <w:rFonts w:ascii="宋体" w:eastAsia="宋体" w:hAnsi="宋体"/>
          <w:b w:val="0"/>
        </w:rPr>
      </w:pPr>
      <w:bookmarkStart w:id="5" w:name="_Toc521431698"/>
      <w:r w:rsidRPr="003F0B0C">
        <w:rPr>
          <w:rFonts w:ascii="宋体" w:eastAsia="宋体" w:hAnsi="宋体" w:hint="eastAsia"/>
          <w:b w:val="0"/>
        </w:rPr>
        <w:t>（尝试*</w:t>
      </w:r>
      <w:r w:rsidRPr="003F0B0C">
        <w:rPr>
          <w:rFonts w:ascii="宋体" w:eastAsia="宋体" w:hAnsi="宋体"/>
          <w:b w:val="0"/>
        </w:rPr>
        <w:t>1</w:t>
      </w:r>
      <w:r w:rsidRPr="003F0B0C">
        <w:rPr>
          <w:rFonts w:ascii="宋体" w:eastAsia="宋体" w:hAnsi="宋体" w:hint="eastAsia"/>
          <w:b w:val="0"/>
        </w:rPr>
        <w:t>）铜牌题-前置：无</w:t>
      </w:r>
      <w:bookmarkEnd w:id="5"/>
    </w:p>
    <w:p w:rsidR="00201025" w:rsidRPr="003F0B0C" w:rsidRDefault="00201025" w:rsidP="00201025">
      <w:pPr>
        <w:rPr>
          <w:rFonts w:ascii="宋体" w:eastAsia="宋体" w:hAnsi="宋体"/>
        </w:rPr>
      </w:pPr>
      <w:r w:rsidRPr="003F0B0C">
        <w:rPr>
          <w:rFonts w:ascii="宋体" w:eastAsia="宋体" w:hAnsi="宋体" w:hint="eastAsia"/>
        </w:rPr>
        <w:t>2018杭电暑期多校1B-</w:t>
      </w:r>
      <w:r w:rsidRPr="003F0B0C">
        <w:rPr>
          <w:rFonts w:ascii="宋体" w:eastAsia="宋体" w:hAnsi="宋体"/>
        </w:rPr>
        <w:t>HDU6299</w:t>
      </w:r>
      <w:r w:rsidRPr="003F0B0C">
        <w:rPr>
          <w:rFonts w:ascii="宋体" w:eastAsia="宋体" w:hAnsi="宋体" w:hint="eastAsia"/>
        </w:rPr>
        <w:t>-</w:t>
      </w:r>
      <w:r w:rsidRPr="003F0B0C">
        <w:rPr>
          <w:rFonts w:ascii="宋体" w:eastAsia="宋体" w:hAnsi="宋体"/>
        </w:rPr>
        <w:t>Balanced Sequence</w:t>
      </w:r>
    </w:p>
    <w:p w:rsidR="00201025" w:rsidRPr="003F0B0C" w:rsidRDefault="00201025" w:rsidP="00201025">
      <w:pPr>
        <w:rPr>
          <w:rFonts w:ascii="宋体" w:eastAsia="宋体" w:hAnsi="宋体"/>
        </w:rPr>
      </w:pPr>
      <w:r w:rsidRPr="003F0B0C">
        <w:rPr>
          <w:rFonts w:ascii="宋体" w:eastAsia="宋体" w:hAnsi="宋体" w:hint="eastAsia"/>
        </w:rPr>
        <w:t>【题意】</w:t>
      </w:r>
    </w:p>
    <w:p w:rsidR="00201025" w:rsidRPr="003F0B0C" w:rsidRDefault="00201025" w:rsidP="00201025">
      <w:pPr>
        <w:rPr>
          <w:rFonts w:ascii="宋体" w:eastAsia="宋体" w:hAnsi="宋体"/>
        </w:rPr>
      </w:pPr>
      <w:r w:rsidRPr="003F0B0C">
        <w:rPr>
          <w:rFonts w:ascii="宋体" w:eastAsia="宋体" w:hAnsi="宋体" w:hint="eastAsia"/>
        </w:rPr>
        <w:t>【TAG】</w:t>
      </w:r>
    </w:p>
    <w:p w:rsidR="00201025" w:rsidRPr="003F0B0C" w:rsidRDefault="00201025" w:rsidP="00201025">
      <w:pPr>
        <w:rPr>
          <w:rFonts w:ascii="宋体" w:eastAsia="宋体" w:hAnsi="宋体"/>
        </w:rPr>
      </w:pPr>
      <w:r w:rsidRPr="003F0B0C">
        <w:rPr>
          <w:rFonts w:ascii="宋体" w:eastAsia="宋体" w:hAnsi="宋体" w:hint="eastAsia"/>
        </w:rPr>
        <w:t>【题解】</w:t>
      </w:r>
    </w:p>
    <w:p w:rsidR="00201025" w:rsidRPr="003F0B0C" w:rsidRDefault="00201025" w:rsidP="00572776">
      <w:pPr>
        <w:rPr>
          <w:rFonts w:ascii="宋体" w:eastAsia="宋体" w:hAnsi="宋体"/>
        </w:rPr>
      </w:pPr>
      <w:r w:rsidRPr="003F0B0C">
        <w:rPr>
          <w:rFonts w:ascii="宋体" w:eastAsia="宋体" w:hAnsi="宋体" w:hint="eastAsia"/>
        </w:rPr>
        <w:t>【代码】</w:t>
      </w:r>
    </w:p>
    <w:p w:rsidR="00BB51E3" w:rsidRPr="003F0B0C" w:rsidRDefault="00BB51E3" w:rsidP="00BB51E3">
      <w:pPr>
        <w:pStyle w:val="3"/>
        <w:rPr>
          <w:rFonts w:ascii="宋体" w:eastAsia="宋体" w:hAnsi="宋体"/>
          <w:b w:val="0"/>
        </w:rPr>
      </w:pPr>
      <w:bookmarkStart w:id="6" w:name="_Toc521431699"/>
      <w:r w:rsidRPr="003F0B0C">
        <w:rPr>
          <w:rFonts w:ascii="宋体" w:eastAsia="宋体" w:hAnsi="宋体" w:hint="eastAsia"/>
          <w:b w:val="0"/>
        </w:rPr>
        <w:t>铜牌题-</w:t>
      </w:r>
      <w:r w:rsidR="00B305CF" w:rsidRPr="003F0B0C">
        <w:rPr>
          <w:rFonts w:ascii="宋体" w:eastAsia="宋体" w:hAnsi="宋体" w:hint="eastAsia"/>
          <w:b w:val="0"/>
        </w:rPr>
        <w:t>前置：</w:t>
      </w:r>
      <w:r w:rsidR="00B630DD" w:rsidRPr="003F0B0C">
        <w:rPr>
          <w:rFonts w:ascii="宋体" w:eastAsia="宋体" w:hAnsi="宋体" w:hint="eastAsia"/>
          <w:b w:val="0"/>
        </w:rPr>
        <w:t>单调队列</w:t>
      </w:r>
      <w:r w:rsidR="00B630DD" w:rsidRPr="003F0B0C">
        <w:rPr>
          <w:rFonts w:ascii="宋体" w:eastAsia="宋体" w:hAnsi="宋体"/>
          <w:b w:val="0"/>
        </w:rPr>
        <w:t>&amp;单调栈</w:t>
      </w:r>
      <w:bookmarkEnd w:id="6"/>
    </w:p>
    <w:p w:rsidR="00BB51E3" w:rsidRPr="003F0B0C" w:rsidRDefault="00BB51E3" w:rsidP="00BB51E3">
      <w:pPr>
        <w:rPr>
          <w:rFonts w:ascii="宋体" w:eastAsia="宋体" w:hAnsi="宋体"/>
        </w:rPr>
      </w:pPr>
      <w:r w:rsidRPr="003F0B0C">
        <w:rPr>
          <w:rFonts w:ascii="宋体" w:eastAsia="宋体" w:hAnsi="宋体" w:hint="eastAsia"/>
        </w:rPr>
        <w:t>2018杭电</w:t>
      </w:r>
      <w:r w:rsidRPr="003F0B0C">
        <w:rPr>
          <w:rFonts w:ascii="宋体" w:eastAsia="宋体" w:hAnsi="宋体"/>
        </w:rPr>
        <w:t>暑期多校</w:t>
      </w:r>
      <w:r w:rsidRPr="003F0B0C">
        <w:rPr>
          <w:rFonts w:ascii="宋体" w:eastAsia="宋体" w:hAnsi="宋体" w:hint="eastAsia"/>
        </w:rPr>
        <w:t>3A</w:t>
      </w:r>
      <w:r w:rsidRPr="003F0B0C">
        <w:rPr>
          <w:rFonts w:ascii="宋体" w:eastAsia="宋体" w:hAnsi="宋体"/>
        </w:rPr>
        <w:t>-Ascending Rating-HDU6319-</w:t>
      </w:r>
      <w:r w:rsidRPr="003F0B0C">
        <w:rPr>
          <w:rFonts w:ascii="宋体" w:eastAsia="宋体" w:hAnsi="宋体" w:hint="eastAsia"/>
        </w:rPr>
        <w:t>铜牌</w:t>
      </w:r>
    </w:p>
    <w:p w:rsidR="00BB51E3" w:rsidRPr="003F0B0C" w:rsidRDefault="00BB51E3" w:rsidP="00BB51E3">
      <w:pPr>
        <w:rPr>
          <w:rFonts w:ascii="宋体" w:eastAsia="宋体" w:hAnsi="宋体"/>
        </w:rPr>
      </w:pPr>
      <w:r w:rsidRPr="003F0B0C">
        <w:rPr>
          <w:rFonts w:ascii="宋体" w:eastAsia="宋体" w:hAnsi="宋体" w:hint="eastAsia"/>
        </w:rPr>
        <w:t>【题意】</w:t>
      </w:r>
    </w:p>
    <w:p w:rsidR="00562BDC" w:rsidRPr="003F0B0C" w:rsidRDefault="00562BDC" w:rsidP="00BB51E3">
      <w:pPr>
        <w:rPr>
          <w:rFonts w:ascii="宋体" w:eastAsia="宋体" w:hAnsi="宋体"/>
        </w:rPr>
      </w:pPr>
      <w:r w:rsidRPr="003F0B0C">
        <w:rPr>
          <w:rFonts w:ascii="宋体" w:eastAsia="宋体" w:hAnsi="宋体" w:hint="eastAsia"/>
        </w:rPr>
        <w:t>【TAG】单调队列 滑动窗口</w:t>
      </w:r>
    </w:p>
    <w:p w:rsidR="00BB51E3" w:rsidRPr="003F0B0C" w:rsidRDefault="00BB51E3" w:rsidP="00BB51E3">
      <w:pPr>
        <w:rPr>
          <w:rFonts w:ascii="宋体" w:eastAsia="宋体" w:hAnsi="宋体"/>
        </w:rPr>
      </w:pPr>
      <w:r w:rsidRPr="003F0B0C">
        <w:rPr>
          <w:rFonts w:ascii="宋体" w:eastAsia="宋体" w:hAnsi="宋体" w:hint="eastAsia"/>
        </w:rPr>
        <w:t>【题解】</w:t>
      </w:r>
    </w:p>
    <w:p w:rsidR="00BB51E3" w:rsidRPr="003F0B0C" w:rsidRDefault="00BB51E3" w:rsidP="00BB51E3">
      <w:pPr>
        <w:rPr>
          <w:rFonts w:ascii="宋体" w:eastAsia="宋体" w:hAnsi="宋体"/>
        </w:rPr>
      </w:pPr>
      <w:r w:rsidRPr="003F0B0C">
        <w:rPr>
          <w:rFonts w:ascii="宋体" w:eastAsia="宋体" w:hAnsi="宋体" w:hint="eastAsia"/>
        </w:rPr>
        <w:t>【代码】</w:t>
      </w:r>
    </w:p>
    <w:p w:rsidR="00AF2A14" w:rsidRPr="003F0B0C" w:rsidRDefault="00AF2A14" w:rsidP="00AF2A14">
      <w:pPr>
        <w:pStyle w:val="3"/>
        <w:rPr>
          <w:rFonts w:ascii="宋体" w:eastAsia="宋体" w:hAnsi="宋体"/>
          <w:b w:val="0"/>
        </w:rPr>
      </w:pPr>
      <w:bookmarkStart w:id="7" w:name="_Toc521431700"/>
      <w:r w:rsidRPr="003F0B0C">
        <w:rPr>
          <w:rFonts w:ascii="宋体" w:eastAsia="宋体" w:hAnsi="宋体" w:hint="eastAsia"/>
          <w:b w:val="0"/>
        </w:rPr>
        <w:t>铜牌题-前置：无</w:t>
      </w:r>
      <w:bookmarkEnd w:id="7"/>
    </w:p>
    <w:p w:rsidR="00AF2A14" w:rsidRPr="003F0B0C" w:rsidRDefault="00AF2A14" w:rsidP="00AF2A14">
      <w:pPr>
        <w:rPr>
          <w:rFonts w:ascii="宋体" w:eastAsia="宋体" w:hAnsi="宋体"/>
        </w:rPr>
      </w:pPr>
      <w:r w:rsidRPr="003F0B0C">
        <w:rPr>
          <w:rFonts w:ascii="宋体" w:eastAsia="宋体" w:hAnsi="宋体" w:hint="eastAsia"/>
        </w:rPr>
        <w:t>牛客网2018暑期多校1D-</w:t>
      </w:r>
      <w:r w:rsidRPr="003F0B0C">
        <w:rPr>
          <w:rFonts w:ascii="宋体" w:eastAsia="宋体" w:hAnsi="宋体"/>
        </w:rPr>
        <w:t>Two Graphs</w:t>
      </w:r>
    </w:p>
    <w:p w:rsidR="00AF2A14" w:rsidRPr="003F0B0C" w:rsidRDefault="00AF2A14" w:rsidP="00AF2A14">
      <w:pPr>
        <w:rPr>
          <w:rFonts w:ascii="宋体" w:eastAsia="宋体" w:hAnsi="宋体"/>
        </w:rPr>
      </w:pPr>
      <w:r w:rsidRPr="003F0B0C">
        <w:rPr>
          <w:rFonts w:ascii="宋体" w:eastAsia="宋体" w:hAnsi="宋体" w:hint="eastAsia"/>
        </w:rPr>
        <w:lastRenderedPageBreak/>
        <w:t>【TAG】图匹配 搜索</w:t>
      </w:r>
    </w:p>
    <w:p w:rsidR="00612BFC" w:rsidRPr="003F0B0C" w:rsidRDefault="00612BFC" w:rsidP="00612BFC">
      <w:pPr>
        <w:pStyle w:val="3"/>
        <w:rPr>
          <w:rFonts w:ascii="宋体" w:eastAsia="宋体" w:hAnsi="宋体"/>
          <w:b w:val="0"/>
        </w:rPr>
      </w:pPr>
      <w:bookmarkStart w:id="8" w:name="_Toc521431701"/>
      <w:r w:rsidRPr="003F0B0C">
        <w:rPr>
          <w:rFonts w:ascii="宋体" w:eastAsia="宋体" w:hAnsi="宋体" w:hint="eastAsia"/>
          <w:b w:val="0"/>
        </w:rPr>
        <w:t>铜牌题-前置：无</w:t>
      </w:r>
      <w:bookmarkEnd w:id="8"/>
    </w:p>
    <w:p w:rsidR="00612BFC" w:rsidRPr="003F0B0C" w:rsidRDefault="00612BFC" w:rsidP="00AF2A14">
      <w:pPr>
        <w:rPr>
          <w:rFonts w:ascii="宋体" w:eastAsia="宋体" w:hAnsi="宋体"/>
        </w:rPr>
      </w:pPr>
      <w:r w:rsidRPr="003F0B0C">
        <w:rPr>
          <w:rFonts w:ascii="宋体" w:eastAsia="宋体" w:hAnsi="宋体" w:hint="eastAsia"/>
        </w:rPr>
        <w:t>牛客网201</w:t>
      </w:r>
      <w:r w:rsidRPr="003F0B0C">
        <w:rPr>
          <w:rFonts w:ascii="宋体" w:eastAsia="宋体" w:hAnsi="宋体"/>
        </w:rPr>
        <w:t>8</w:t>
      </w:r>
      <w:r w:rsidRPr="003F0B0C">
        <w:rPr>
          <w:rFonts w:ascii="宋体" w:eastAsia="宋体" w:hAnsi="宋体" w:hint="eastAsia"/>
        </w:rPr>
        <w:t>暑期多校6I-</w:t>
      </w:r>
      <w:r w:rsidRPr="003F0B0C">
        <w:rPr>
          <w:rFonts w:ascii="宋体" w:eastAsia="宋体" w:hAnsi="宋体"/>
        </w:rPr>
        <w:t>Team Rocket</w:t>
      </w:r>
    </w:p>
    <w:p w:rsidR="00612BFC" w:rsidRPr="003F0B0C" w:rsidRDefault="00612BFC" w:rsidP="00AF2A14">
      <w:pPr>
        <w:rPr>
          <w:rFonts w:ascii="宋体" w:eastAsia="宋体" w:hAnsi="宋体"/>
        </w:rPr>
      </w:pPr>
      <w:r w:rsidRPr="003F0B0C">
        <w:rPr>
          <w:rFonts w:ascii="宋体" w:eastAsia="宋体" w:hAnsi="宋体" w:hint="eastAsia"/>
        </w:rPr>
        <w:t>【TAG】树状数组 线段树 区间操作 在线处理</w:t>
      </w:r>
    </w:p>
    <w:p w:rsidR="00F24997" w:rsidRPr="003F0B0C" w:rsidRDefault="00F24997" w:rsidP="00612BFC">
      <w:pPr>
        <w:pStyle w:val="3"/>
        <w:rPr>
          <w:rFonts w:ascii="宋体" w:eastAsia="宋体" w:hAnsi="宋体"/>
          <w:b w:val="0"/>
        </w:rPr>
      </w:pPr>
      <w:bookmarkStart w:id="9" w:name="_Toc521431702"/>
      <w:r w:rsidRPr="003F0B0C">
        <w:rPr>
          <w:rFonts w:ascii="宋体" w:eastAsia="宋体" w:hAnsi="宋体" w:hint="eastAsia"/>
          <w:b w:val="0"/>
        </w:rPr>
        <w:t>（队友AC）铜牌题-前置：无</w:t>
      </w:r>
      <w:bookmarkEnd w:id="9"/>
    </w:p>
    <w:p w:rsidR="00612BFC" w:rsidRPr="003F0B0C" w:rsidRDefault="00612BFC" w:rsidP="00AF2A14">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暑期多校6</w:t>
      </w:r>
      <w:r w:rsidRPr="003F0B0C">
        <w:rPr>
          <w:rFonts w:ascii="宋体" w:eastAsia="宋体" w:hAnsi="宋体"/>
        </w:rPr>
        <w:t>C</w:t>
      </w:r>
      <w:r w:rsidRPr="003F0B0C">
        <w:rPr>
          <w:rFonts w:ascii="宋体" w:eastAsia="宋体" w:hAnsi="宋体" w:hint="eastAsia"/>
        </w:rPr>
        <w:t>-</w:t>
      </w:r>
      <w:hyperlink r:id="rId8" w:tgtFrame="_blank" w:history="1">
        <w:r w:rsidRPr="003F0B0C">
          <w:rPr>
            <w:rFonts w:ascii="宋体" w:eastAsia="宋体" w:hAnsi="宋体"/>
          </w:rPr>
          <w:t>Generation I</w:t>
        </w:r>
      </w:hyperlink>
    </w:p>
    <w:p w:rsidR="00612BFC" w:rsidRPr="003F0B0C" w:rsidRDefault="00612BFC" w:rsidP="00AF2A14">
      <w:pPr>
        <w:rPr>
          <w:rFonts w:ascii="宋体" w:eastAsia="宋体" w:hAnsi="宋体"/>
        </w:rPr>
      </w:pPr>
      <w:r w:rsidRPr="003F0B0C">
        <w:rPr>
          <w:rFonts w:ascii="宋体" w:eastAsia="宋体" w:hAnsi="宋体" w:hint="eastAsia"/>
        </w:rPr>
        <w:t>【TAG】排列组合 OEIS</w:t>
      </w:r>
    </w:p>
    <w:p w:rsidR="00612BFC" w:rsidRPr="003F0B0C" w:rsidRDefault="00612BFC" w:rsidP="00AF2A14">
      <w:pPr>
        <w:rPr>
          <w:rFonts w:ascii="宋体" w:eastAsia="宋体" w:hAnsi="宋体"/>
        </w:rPr>
      </w:pPr>
      <w:r w:rsidRPr="003F0B0C">
        <w:rPr>
          <w:rFonts w:ascii="宋体" w:eastAsia="宋体" w:hAnsi="宋体" w:hint="eastAsia"/>
        </w:rPr>
        <w:t>【题解】队友在OEIS上发现了一个很强的规律，即得出的答案在除以m之后，首先n和m交换后的这个值是一样的，其次这个值在OEIS上直接有现成公式，所以就解决了。赛后发现其实是直接推公式也不是太难。</w:t>
      </w:r>
    </w:p>
    <w:p w:rsidR="00CD3BB7" w:rsidRPr="003F0B0C" w:rsidRDefault="00CD3BB7" w:rsidP="00CD3BB7">
      <w:pPr>
        <w:pStyle w:val="3"/>
        <w:rPr>
          <w:rFonts w:ascii="宋体" w:eastAsia="宋体" w:hAnsi="宋体"/>
          <w:b w:val="0"/>
        </w:rPr>
      </w:pPr>
      <w:bookmarkStart w:id="10" w:name="_Toc521431703"/>
      <w:r w:rsidRPr="003F0B0C">
        <w:rPr>
          <w:rFonts w:ascii="宋体" w:eastAsia="宋体" w:hAnsi="宋体" w:hint="eastAsia"/>
          <w:b w:val="0"/>
        </w:rPr>
        <w:t>（队友AC</w:t>
      </w:r>
      <w:r w:rsidR="003B5C64" w:rsidRPr="003F0B0C">
        <w:rPr>
          <w:rFonts w:ascii="宋体" w:eastAsia="宋体" w:hAnsi="宋体" w:hint="eastAsia"/>
          <w:b w:val="0"/>
        </w:rPr>
        <w:t>）签到题</w:t>
      </w:r>
      <w:r w:rsidRPr="003F0B0C">
        <w:rPr>
          <w:rFonts w:ascii="宋体" w:eastAsia="宋体" w:hAnsi="宋体" w:hint="eastAsia"/>
          <w:b w:val="0"/>
        </w:rPr>
        <w:t>-前置：无</w:t>
      </w:r>
      <w:bookmarkEnd w:id="10"/>
    </w:p>
    <w:p w:rsidR="00CD3BB7" w:rsidRPr="003F0B0C" w:rsidRDefault="00CD3BB7" w:rsidP="00BB51E3">
      <w:pPr>
        <w:rPr>
          <w:rFonts w:ascii="宋体" w:eastAsia="宋体" w:hAnsi="宋体"/>
        </w:rPr>
      </w:pPr>
      <w:r w:rsidRPr="003F0B0C">
        <w:rPr>
          <w:rFonts w:ascii="宋体" w:eastAsia="宋体" w:hAnsi="宋体" w:hint="eastAsia"/>
        </w:rPr>
        <w:t>2018杭电暑期多校1D-</w:t>
      </w:r>
      <w:r w:rsidRPr="003F0B0C">
        <w:rPr>
          <w:rFonts w:ascii="宋体" w:eastAsia="宋体" w:hAnsi="宋体"/>
        </w:rPr>
        <w:t>HDU6301</w:t>
      </w:r>
      <w:r w:rsidRPr="003F0B0C">
        <w:rPr>
          <w:rFonts w:ascii="宋体" w:eastAsia="宋体" w:hAnsi="宋体" w:hint="eastAsia"/>
        </w:rPr>
        <w:t>-</w:t>
      </w:r>
      <w:r w:rsidRPr="003F0B0C">
        <w:rPr>
          <w:rFonts w:ascii="宋体" w:eastAsia="宋体" w:hAnsi="宋体"/>
        </w:rPr>
        <w:t>Distinct Values</w:t>
      </w:r>
    </w:p>
    <w:p w:rsidR="00CD3BB7" w:rsidRPr="003F0B0C" w:rsidRDefault="00CD3BB7" w:rsidP="00BB51E3">
      <w:pPr>
        <w:rPr>
          <w:rFonts w:ascii="宋体" w:eastAsia="宋体" w:hAnsi="宋体"/>
        </w:rPr>
      </w:pPr>
      <w:r w:rsidRPr="003F0B0C">
        <w:rPr>
          <w:rFonts w:ascii="宋体" w:eastAsia="宋体" w:hAnsi="宋体" w:hint="eastAsia"/>
        </w:rPr>
        <w:t>【题意】</w:t>
      </w:r>
    </w:p>
    <w:p w:rsidR="00CD3BB7" w:rsidRPr="003F0B0C" w:rsidRDefault="00CD3BB7" w:rsidP="00BB51E3">
      <w:pPr>
        <w:rPr>
          <w:rFonts w:ascii="宋体" w:eastAsia="宋体" w:hAnsi="宋体"/>
        </w:rPr>
      </w:pPr>
      <w:r w:rsidRPr="003F0B0C">
        <w:rPr>
          <w:rFonts w:ascii="宋体" w:eastAsia="宋体" w:hAnsi="宋体" w:hint="eastAsia"/>
        </w:rPr>
        <w:t>【TAG】</w:t>
      </w:r>
    </w:p>
    <w:p w:rsidR="00CD3BB7" w:rsidRPr="003F0B0C" w:rsidRDefault="00CD3BB7" w:rsidP="00BB51E3">
      <w:pPr>
        <w:rPr>
          <w:rFonts w:ascii="宋体" w:eastAsia="宋体" w:hAnsi="宋体"/>
        </w:rPr>
      </w:pPr>
      <w:r w:rsidRPr="003F0B0C">
        <w:rPr>
          <w:rFonts w:ascii="宋体" w:eastAsia="宋体" w:hAnsi="宋体" w:hint="eastAsia"/>
        </w:rPr>
        <w:t>【题解】</w:t>
      </w:r>
    </w:p>
    <w:p w:rsidR="00CD3BB7" w:rsidRPr="003F0B0C" w:rsidRDefault="00CD3BB7" w:rsidP="00BB51E3">
      <w:pPr>
        <w:rPr>
          <w:rFonts w:ascii="宋体" w:eastAsia="宋体" w:hAnsi="宋体"/>
        </w:rPr>
      </w:pPr>
      <w:r w:rsidRPr="003F0B0C">
        <w:rPr>
          <w:rFonts w:ascii="宋体" w:eastAsia="宋体" w:hAnsi="宋体" w:hint="eastAsia"/>
        </w:rPr>
        <w:t>【代码】</w:t>
      </w:r>
    </w:p>
    <w:p w:rsidR="00FB28F9" w:rsidRPr="003F0B0C" w:rsidRDefault="00FB28F9" w:rsidP="00FB28F9">
      <w:pPr>
        <w:pStyle w:val="3"/>
        <w:rPr>
          <w:rFonts w:ascii="宋体" w:eastAsia="宋体" w:hAnsi="宋体"/>
          <w:b w:val="0"/>
        </w:rPr>
      </w:pPr>
      <w:bookmarkStart w:id="11" w:name="_Toc521431704"/>
      <w:r w:rsidRPr="003F0B0C">
        <w:rPr>
          <w:rFonts w:ascii="宋体" w:eastAsia="宋体" w:hAnsi="宋体" w:hint="eastAsia"/>
          <w:b w:val="0"/>
        </w:rPr>
        <w:t>（队友AC</w:t>
      </w:r>
      <w:r w:rsidR="003B5C64" w:rsidRPr="003F0B0C">
        <w:rPr>
          <w:rFonts w:ascii="宋体" w:eastAsia="宋体" w:hAnsi="宋体" w:hint="eastAsia"/>
          <w:b w:val="0"/>
        </w:rPr>
        <w:t>）签到题</w:t>
      </w:r>
      <w:r w:rsidRPr="003F0B0C">
        <w:rPr>
          <w:rFonts w:ascii="宋体" w:eastAsia="宋体" w:hAnsi="宋体" w:hint="eastAsia"/>
          <w:b w:val="0"/>
        </w:rPr>
        <w:t>-前置：无</w:t>
      </w:r>
      <w:bookmarkEnd w:id="11"/>
    </w:p>
    <w:p w:rsidR="00FB28F9" w:rsidRPr="003F0B0C" w:rsidRDefault="00FB28F9" w:rsidP="00BB51E3">
      <w:pPr>
        <w:rPr>
          <w:rFonts w:ascii="宋体" w:eastAsia="宋体" w:hAnsi="宋体"/>
        </w:rPr>
      </w:pPr>
      <w:r w:rsidRPr="003F0B0C">
        <w:rPr>
          <w:rFonts w:ascii="宋体" w:eastAsia="宋体" w:hAnsi="宋体" w:hint="eastAsia"/>
        </w:rPr>
        <w:t>牛客网2018暑期多校4</w:t>
      </w:r>
      <w:r w:rsidRPr="003F0B0C">
        <w:rPr>
          <w:rFonts w:ascii="宋体" w:eastAsia="宋体" w:hAnsi="宋体"/>
        </w:rPr>
        <w:t>D</w:t>
      </w:r>
      <w:r w:rsidRPr="003F0B0C">
        <w:rPr>
          <w:rFonts w:ascii="宋体" w:eastAsia="宋体" w:hAnsi="宋体" w:hint="eastAsia"/>
        </w:rPr>
        <w:t>-</w:t>
      </w:r>
      <w:r w:rsidRPr="003F0B0C">
        <w:rPr>
          <w:rFonts w:ascii="宋体" w:eastAsia="宋体" w:hAnsi="宋体"/>
        </w:rPr>
        <w:t>Another Distinct Values</w:t>
      </w:r>
    </w:p>
    <w:p w:rsidR="00FB28F9" w:rsidRPr="003F0B0C" w:rsidRDefault="00FB28F9" w:rsidP="00BB51E3">
      <w:pPr>
        <w:rPr>
          <w:rFonts w:ascii="宋体" w:eastAsia="宋体" w:hAnsi="宋体"/>
        </w:rPr>
      </w:pPr>
      <w:r w:rsidRPr="003F0B0C">
        <w:rPr>
          <w:rFonts w:ascii="宋体" w:eastAsia="宋体" w:hAnsi="宋体" w:hint="eastAsia"/>
        </w:rPr>
        <w:t>【题意】</w:t>
      </w:r>
    </w:p>
    <w:p w:rsidR="00FB28F9" w:rsidRPr="003F0B0C" w:rsidRDefault="00FB28F9" w:rsidP="00BB51E3">
      <w:pPr>
        <w:rPr>
          <w:rFonts w:ascii="宋体" w:eastAsia="宋体" w:hAnsi="宋体"/>
        </w:rPr>
      </w:pPr>
      <w:r w:rsidRPr="003F0B0C">
        <w:rPr>
          <w:rFonts w:ascii="宋体" w:eastAsia="宋体" w:hAnsi="宋体" w:hint="eastAsia"/>
        </w:rPr>
        <w:t>【TAG】数学 构造</w:t>
      </w:r>
    </w:p>
    <w:p w:rsidR="00FB28F9" w:rsidRPr="003F0B0C" w:rsidRDefault="00FB28F9" w:rsidP="00BB51E3">
      <w:pPr>
        <w:rPr>
          <w:rFonts w:ascii="宋体" w:eastAsia="宋体" w:hAnsi="宋体"/>
        </w:rPr>
      </w:pPr>
      <w:r w:rsidRPr="003F0B0C">
        <w:rPr>
          <w:rFonts w:ascii="宋体" w:eastAsia="宋体" w:hAnsi="宋体" w:hint="eastAsia"/>
        </w:rPr>
        <w:t>【题解】</w:t>
      </w:r>
    </w:p>
    <w:p w:rsidR="00FB28F9" w:rsidRPr="003F0B0C" w:rsidRDefault="00FB28F9" w:rsidP="00BB51E3">
      <w:pPr>
        <w:rPr>
          <w:rFonts w:ascii="宋体" w:eastAsia="宋体" w:hAnsi="宋体"/>
        </w:rPr>
      </w:pPr>
      <w:r w:rsidRPr="003F0B0C">
        <w:rPr>
          <w:rFonts w:ascii="宋体" w:eastAsia="宋体" w:hAnsi="宋体" w:hint="eastAsia"/>
        </w:rPr>
        <w:t>【代码】</w:t>
      </w:r>
    </w:p>
    <w:p w:rsidR="00FB28F9" w:rsidRPr="003F0B0C" w:rsidRDefault="00FB28F9" w:rsidP="00FB28F9">
      <w:pPr>
        <w:pStyle w:val="3"/>
        <w:rPr>
          <w:rFonts w:ascii="宋体" w:eastAsia="宋体" w:hAnsi="宋体"/>
          <w:b w:val="0"/>
        </w:rPr>
      </w:pPr>
      <w:bookmarkStart w:id="12" w:name="_Toc521431705"/>
      <w:r w:rsidRPr="003F0B0C">
        <w:rPr>
          <w:rFonts w:ascii="宋体" w:eastAsia="宋体" w:hAnsi="宋体" w:hint="eastAsia"/>
          <w:b w:val="0"/>
        </w:rPr>
        <w:t>（队友AC</w:t>
      </w:r>
      <w:r w:rsidR="003B5C64" w:rsidRPr="003F0B0C">
        <w:rPr>
          <w:rFonts w:ascii="宋体" w:eastAsia="宋体" w:hAnsi="宋体" w:hint="eastAsia"/>
          <w:b w:val="0"/>
        </w:rPr>
        <w:t>）签到题</w:t>
      </w:r>
      <w:r w:rsidRPr="003F0B0C">
        <w:rPr>
          <w:rFonts w:ascii="宋体" w:eastAsia="宋体" w:hAnsi="宋体" w:hint="eastAsia"/>
          <w:b w:val="0"/>
        </w:rPr>
        <w:t>-前置：无</w:t>
      </w:r>
      <w:bookmarkEnd w:id="12"/>
    </w:p>
    <w:p w:rsidR="00FB28F9" w:rsidRPr="003F0B0C" w:rsidRDefault="00FB28F9" w:rsidP="00BB51E3">
      <w:pPr>
        <w:rPr>
          <w:rFonts w:ascii="宋体" w:eastAsia="宋体" w:hAnsi="宋体"/>
        </w:rPr>
      </w:pPr>
      <w:r w:rsidRPr="003F0B0C">
        <w:rPr>
          <w:rFonts w:ascii="宋体" w:eastAsia="宋体" w:hAnsi="宋体" w:hint="eastAsia"/>
        </w:rPr>
        <w:t>牛客网2018暑期多校4G-</w:t>
      </w:r>
      <w:r w:rsidRPr="003F0B0C">
        <w:rPr>
          <w:rFonts w:ascii="宋体" w:eastAsia="宋体" w:hAnsi="宋体"/>
        </w:rPr>
        <w:t>Maximum Mode</w:t>
      </w:r>
    </w:p>
    <w:p w:rsidR="00FB28F9" w:rsidRPr="003F0B0C" w:rsidRDefault="00FB28F9" w:rsidP="00BB51E3">
      <w:pPr>
        <w:rPr>
          <w:rFonts w:ascii="宋体" w:eastAsia="宋体" w:hAnsi="宋体"/>
        </w:rPr>
      </w:pPr>
      <w:r w:rsidRPr="003F0B0C">
        <w:rPr>
          <w:rFonts w:ascii="宋体" w:eastAsia="宋体" w:hAnsi="宋体" w:hint="eastAsia"/>
        </w:rPr>
        <w:t>【题意】</w:t>
      </w:r>
    </w:p>
    <w:p w:rsidR="00FB28F9" w:rsidRPr="003F0B0C" w:rsidRDefault="00FB28F9" w:rsidP="00BB51E3">
      <w:pPr>
        <w:rPr>
          <w:rFonts w:ascii="宋体" w:eastAsia="宋体" w:hAnsi="宋体"/>
        </w:rPr>
      </w:pPr>
      <w:r w:rsidRPr="003F0B0C">
        <w:rPr>
          <w:rFonts w:ascii="宋体" w:eastAsia="宋体" w:hAnsi="宋体" w:hint="eastAsia"/>
        </w:rPr>
        <w:t>【TAG】</w:t>
      </w:r>
    </w:p>
    <w:p w:rsidR="00FB28F9" w:rsidRPr="003F0B0C" w:rsidRDefault="00FB28F9" w:rsidP="00BB51E3">
      <w:pPr>
        <w:rPr>
          <w:rFonts w:ascii="宋体" w:eastAsia="宋体" w:hAnsi="宋体"/>
        </w:rPr>
      </w:pPr>
      <w:r w:rsidRPr="003F0B0C">
        <w:rPr>
          <w:rFonts w:ascii="宋体" w:eastAsia="宋体" w:hAnsi="宋体" w:hint="eastAsia"/>
        </w:rPr>
        <w:t>【题解】</w:t>
      </w:r>
    </w:p>
    <w:p w:rsidR="00FB28F9" w:rsidRPr="003F0B0C" w:rsidRDefault="00FB28F9" w:rsidP="00BB51E3">
      <w:pPr>
        <w:rPr>
          <w:rFonts w:ascii="宋体" w:eastAsia="宋体" w:hAnsi="宋体"/>
        </w:rPr>
      </w:pPr>
      <w:r w:rsidRPr="003F0B0C">
        <w:rPr>
          <w:rFonts w:ascii="宋体" w:eastAsia="宋体" w:hAnsi="宋体" w:hint="eastAsia"/>
        </w:rPr>
        <w:t>【代码】</w:t>
      </w:r>
    </w:p>
    <w:p w:rsidR="00F24997" w:rsidRPr="003F0B0C" w:rsidRDefault="00F24997" w:rsidP="00F24997">
      <w:pPr>
        <w:pStyle w:val="3"/>
        <w:rPr>
          <w:rFonts w:ascii="宋体" w:eastAsia="宋体" w:hAnsi="宋体"/>
          <w:b w:val="0"/>
        </w:rPr>
      </w:pPr>
      <w:bookmarkStart w:id="13" w:name="_Toc521431706"/>
      <w:r w:rsidRPr="003F0B0C">
        <w:rPr>
          <w:rFonts w:ascii="宋体" w:eastAsia="宋体" w:hAnsi="宋体" w:hint="eastAsia"/>
          <w:b w:val="0"/>
        </w:rPr>
        <w:lastRenderedPageBreak/>
        <w:t>（队友A</w:t>
      </w:r>
      <w:r w:rsidRPr="003F0B0C">
        <w:rPr>
          <w:rFonts w:ascii="宋体" w:eastAsia="宋体" w:hAnsi="宋体"/>
          <w:b w:val="0"/>
        </w:rPr>
        <w:t>C</w:t>
      </w:r>
      <w:r w:rsidRPr="003F0B0C">
        <w:rPr>
          <w:rFonts w:ascii="宋体" w:eastAsia="宋体" w:hAnsi="宋体" w:hint="eastAsia"/>
          <w:b w:val="0"/>
        </w:rPr>
        <w:t>）签到题-前置：无</w:t>
      </w:r>
      <w:bookmarkEnd w:id="13"/>
    </w:p>
    <w:p w:rsidR="00F24997" w:rsidRPr="003F0B0C" w:rsidRDefault="00F24997" w:rsidP="00BB51E3">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暑期多校6</w:t>
      </w:r>
      <w:r w:rsidRPr="003F0B0C">
        <w:rPr>
          <w:rFonts w:ascii="宋体" w:eastAsia="宋体" w:hAnsi="宋体"/>
        </w:rPr>
        <w:t>D</w:t>
      </w:r>
      <w:r w:rsidRPr="003F0B0C">
        <w:rPr>
          <w:rFonts w:ascii="宋体" w:eastAsia="宋体" w:hAnsi="宋体" w:hint="eastAsia"/>
        </w:rPr>
        <w:t>-</w:t>
      </w:r>
      <w:hyperlink r:id="rId9" w:tgtFrame="_blank" w:history="1">
        <w:r w:rsidRPr="003F0B0C">
          <w:rPr>
            <w:rFonts w:ascii="宋体" w:eastAsia="宋体" w:hAnsi="宋体"/>
          </w:rPr>
          <w:t>Bulbasaur</w:t>
        </w:r>
      </w:hyperlink>
    </w:p>
    <w:p w:rsidR="00F24997" w:rsidRPr="003F0B0C" w:rsidRDefault="00F24997" w:rsidP="00BB51E3">
      <w:pPr>
        <w:rPr>
          <w:rFonts w:ascii="宋体" w:eastAsia="宋体" w:hAnsi="宋体"/>
        </w:rPr>
      </w:pPr>
      <w:r w:rsidRPr="003F0B0C">
        <w:rPr>
          <w:rFonts w:ascii="宋体" w:eastAsia="宋体" w:hAnsi="宋体" w:hint="eastAsia"/>
        </w:rPr>
        <w:t>【T</w:t>
      </w:r>
      <w:r w:rsidRPr="003F0B0C">
        <w:rPr>
          <w:rFonts w:ascii="宋体" w:eastAsia="宋体" w:hAnsi="宋体"/>
        </w:rPr>
        <w:t>AG</w:t>
      </w:r>
      <w:r w:rsidRPr="003F0B0C">
        <w:rPr>
          <w:rFonts w:ascii="宋体" w:eastAsia="宋体" w:hAnsi="宋体" w:hint="eastAsia"/>
        </w:rPr>
        <w:t>】签到题</w:t>
      </w:r>
    </w:p>
    <w:p w:rsidR="00F24997" w:rsidRPr="003F0B0C" w:rsidRDefault="00F24997" w:rsidP="00F24997">
      <w:pPr>
        <w:pStyle w:val="3"/>
        <w:rPr>
          <w:rFonts w:ascii="宋体" w:eastAsia="宋体" w:hAnsi="宋体"/>
          <w:b w:val="0"/>
        </w:rPr>
      </w:pPr>
      <w:bookmarkStart w:id="14" w:name="_Toc521431707"/>
      <w:r w:rsidRPr="003F0B0C">
        <w:rPr>
          <w:rFonts w:ascii="宋体" w:eastAsia="宋体" w:hAnsi="宋体" w:hint="eastAsia"/>
          <w:b w:val="0"/>
        </w:rPr>
        <w:t>（队友AC）签到题-前置：无</w:t>
      </w:r>
      <w:bookmarkEnd w:id="14"/>
    </w:p>
    <w:p w:rsidR="00F24997" w:rsidRPr="003F0B0C" w:rsidRDefault="00F24997" w:rsidP="00BB51E3">
      <w:pPr>
        <w:rPr>
          <w:rFonts w:ascii="宋体" w:eastAsia="宋体" w:hAnsi="宋体"/>
        </w:rPr>
      </w:pPr>
      <w:r w:rsidRPr="003F0B0C">
        <w:rPr>
          <w:rFonts w:ascii="宋体" w:eastAsia="宋体" w:hAnsi="宋体" w:hint="eastAsia"/>
        </w:rPr>
        <w:t>牛客网20</w:t>
      </w:r>
      <w:r w:rsidRPr="003F0B0C">
        <w:rPr>
          <w:rFonts w:ascii="宋体" w:eastAsia="宋体" w:hAnsi="宋体"/>
        </w:rPr>
        <w:t>18</w:t>
      </w:r>
      <w:r w:rsidRPr="003F0B0C">
        <w:rPr>
          <w:rFonts w:ascii="宋体" w:eastAsia="宋体" w:hAnsi="宋体" w:hint="eastAsia"/>
        </w:rPr>
        <w:t>暑期多校6</w:t>
      </w:r>
      <w:r w:rsidRPr="003F0B0C">
        <w:rPr>
          <w:rFonts w:ascii="宋体" w:eastAsia="宋体" w:hAnsi="宋体"/>
        </w:rPr>
        <w:t>J</w:t>
      </w:r>
      <w:r w:rsidRPr="003F0B0C">
        <w:rPr>
          <w:rFonts w:ascii="宋体" w:eastAsia="宋体" w:hAnsi="宋体" w:hint="eastAsia"/>
        </w:rPr>
        <w:t>-</w:t>
      </w:r>
      <w:hyperlink r:id="rId10" w:tgtFrame="_blank" w:history="1">
        <w:r w:rsidRPr="003F0B0C">
          <w:rPr>
            <w:rFonts w:ascii="宋体" w:eastAsia="宋体" w:hAnsi="宋体"/>
          </w:rPr>
          <w:t>Heritage of skywalkert</w:t>
        </w:r>
      </w:hyperlink>
    </w:p>
    <w:p w:rsidR="00F24997" w:rsidRPr="003F0B0C" w:rsidRDefault="00F24997" w:rsidP="00BB51E3">
      <w:pPr>
        <w:rPr>
          <w:rFonts w:ascii="宋体" w:eastAsia="宋体" w:hAnsi="宋体"/>
        </w:rPr>
      </w:pPr>
      <w:r w:rsidRPr="003F0B0C">
        <w:rPr>
          <w:rFonts w:ascii="宋体" w:eastAsia="宋体" w:hAnsi="宋体" w:hint="eastAsia"/>
        </w:rPr>
        <w:t>【T</w:t>
      </w:r>
      <w:r w:rsidRPr="003F0B0C">
        <w:rPr>
          <w:rFonts w:ascii="宋体" w:eastAsia="宋体" w:hAnsi="宋体"/>
        </w:rPr>
        <w:t>AG</w:t>
      </w:r>
      <w:r w:rsidRPr="003F0B0C">
        <w:rPr>
          <w:rFonts w:ascii="宋体" w:eastAsia="宋体" w:hAnsi="宋体" w:hint="eastAsia"/>
        </w:rPr>
        <w:t>】随机 签到题</w:t>
      </w:r>
    </w:p>
    <w:p w:rsidR="00784D8A" w:rsidRPr="003F0B0C" w:rsidRDefault="00784D8A" w:rsidP="00784D8A">
      <w:pPr>
        <w:pStyle w:val="3"/>
        <w:rPr>
          <w:rFonts w:ascii="宋体" w:eastAsia="宋体" w:hAnsi="宋体"/>
          <w:b w:val="0"/>
        </w:rPr>
      </w:pPr>
      <w:bookmarkStart w:id="15" w:name="_Toc521431708"/>
      <w:r w:rsidRPr="003F0B0C">
        <w:rPr>
          <w:rFonts w:ascii="宋体" w:eastAsia="宋体" w:hAnsi="宋体" w:hint="eastAsia"/>
          <w:b w:val="0"/>
        </w:rPr>
        <w:t>（队友AC）签到题-前置：无</w:t>
      </w:r>
      <w:bookmarkEnd w:id="15"/>
    </w:p>
    <w:p w:rsidR="00784D8A" w:rsidRPr="003F0B0C" w:rsidRDefault="00784D8A" w:rsidP="00784D8A">
      <w:pPr>
        <w:rPr>
          <w:rFonts w:ascii="宋体" w:eastAsia="宋体" w:hAnsi="宋体"/>
        </w:rPr>
      </w:pPr>
      <w:r w:rsidRPr="003F0B0C">
        <w:rPr>
          <w:rFonts w:ascii="宋体" w:eastAsia="宋体" w:hAnsi="宋体" w:hint="eastAsia"/>
        </w:rPr>
        <w:t>2018杭电暑期多校1A-</w:t>
      </w:r>
      <w:r w:rsidRPr="003F0B0C">
        <w:rPr>
          <w:rFonts w:ascii="宋体" w:eastAsia="宋体" w:hAnsi="宋体"/>
        </w:rPr>
        <w:t>HDU6308</w:t>
      </w:r>
      <w:r w:rsidRPr="003F0B0C">
        <w:rPr>
          <w:rFonts w:ascii="宋体" w:eastAsia="宋体" w:hAnsi="宋体" w:hint="eastAsia"/>
        </w:rPr>
        <w:t>-</w:t>
      </w:r>
      <w:r w:rsidRPr="003F0B0C">
        <w:rPr>
          <w:rFonts w:ascii="宋体" w:eastAsia="宋体" w:hAnsi="宋体"/>
        </w:rPr>
        <w:t>Time Zone</w:t>
      </w:r>
    </w:p>
    <w:p w:rsidR="00784D8A" w:rsidRPr="003F0B0C" w:rsidRDefault="00784D8A" w:rsidP="00784D8A">
      <w:pPr>
        <w:rPr>
          <w:rFonts w:ascii="宋体" w:eastAsia="宋体" w:hAnsi="宋体"/>
        </w:rPr>
      </w:pPr>
      <w:r w:rsidRPr="003F0B0C">
        <w:rPr>
          <w:rFonts w:ascii="宋体" w:eastAsia="宋体" w:hAnsi="宋体" w:hint="eastAsia"/>
        </w:rPr>
        <w:t>【题意】</w:t>
      </w:r>
    </w:p>
    <w:p w:rsidR="00784D8A" w:rsidRPr="003F0B0C" w:rsidRDefault="00784D8A" w:rsidP="00784D8A">
      <w:pPr>
        <w:rPr>
          <w:rFonts w:ascii="宋体" w:eastAsia="宋体" w:hAnsi="宋体"/>
        </w:rPr>
      </w:pPr>
      <w:r w:rsidRPr="003F0B0C">
        <w:rPr>
          <w:rFonts w:ascii="宋体" w:eastAsia="宋体" w:hAnsi="宋体" w:hint="eastAsia"/>
        </w:rPr>
        <w:t>【TAG】模拟</w:t>
      </w:r>
    </w:p>
    <w:p w:rsidR="00784D8A" w:rsidRPr="003F0B0C" w:rsidRDefault="00784D8A" w:rsidP="00784D8A">
      <w:pPr>
        <w:rPr>
          <w:rFonts w:ascii="宋体" w:eastAsia="宋体" w:hAnsi="宋体"/>
        </w:rPr>
      </w:pPr>
      <w:r w:rsidRPr="003F0B0C">
        <w:rPr>
          <w:rFonts w:ascii="宋体" w:eastAsia="宋体" w:hAnsi="宋体" w:hint="eastAsia"/>
        </w:rPr>
        <w:t>【题解】</w:t>
      </w:r>
    </w:p>
    <w:p w:rsidR="00784D8A" w:rsidRPr="003F0B0C" w:rsidRDefault="00784D8A" w:rsidP="00BB51E3">
      <w:pPr>
        <w:rPr>
          <w:rFonts w:ascii="宋体" w:eastAsia="宋体" w:hAnsi="宋体"/>
        </w:rPr>
      </w:pPr>
      <w:r w:rsidRPr="003F0B0C">
        <w:rPr>
          <w:rFonts w:ascii="宋体" w:eastAsia="宋体" w:hAnsi="宋体" w:hint="eastAsia"/>
        </w:rPr>
        <w:t>【代码】</w:t>
      </w:r>
    </w:p>
    <w:p w:rsidR="00BA4CBC" w:rsidRPr="003F0B0C" w:rsidRDefault="00BA4CBC" w:rsidP="00BA4CBC">
      <w:pPr>
        <w:pStyle w:val="3"/>
        <w:rPr>
          <w:rFonts w:ascii="宋体" w:eastAsia="宋体" w:hAnsi="宋体"/>
          <w:b w:val="0"/>
        </w:rPr>
      </w:pPr>
      <w:bookmarkStart w:id="16" w:name="_Toc521431709"/>
      <w:r w:rsidRPr="003F0B0C">
        <w:rPr>
          <w:rFonts w:ascii="宋体" w:eastAsia="宋体" w:hAnsi="宋体" w:hint="eastAsia"/>
          <w:b w:val="0"/>
        </w:rPr>
        <w:t>银牌题-前置：无</w:t>
      </w:r>
      <w:bookmarkEnd w:id="16"/>
    </w:p>
    <w:p w:rsidR="00BA4CBC" w:rsidRPr="003F0B0C" w:rsidRDefault="00BA4CBC" w:rsidP="00BB51E3">
      <w:pPr>
        <w:rPr>
          <w:rFonts w:ascii="宋体" w:eastAsia="宋体" w:hAnsi="宋体"/>
        </w:rPr>
      </w:pPr>
      <w:r w:rsidRPr="003F0B0C">
        <w:rPr>
          <w:rFonts w:ascii="宋体" w:eastAsia="宋体" w:hAnsi="宋体" w:hint="eastAsia"/>
        </w:rPr>
        <w:t>牛客网2018暑期多校2</w:t>
      </w:r>
      <w:r w:rsidRPr="003F0B0C">
        <w:rPr>
          <w:rFonts w:ascii="宋体" w:eastAsia="宋体" w:hAnsi="宋体"/>
        </w:rPr>
        <w:t>G</w:t>
      </w:r>
      <w:r w:rsidRPr="003F0B0C">
        <w:rPr>
          <w:rFonts w:ascii="宋体" w:eastAsia="宋体" w:hAnsi="宋体" w:hint="eastAsia"/>
        </w:rPr>
        <w:t>-</w:t>
      </w:r>
      <w:r w:rsidRPr="003F0B0C">
        <w:rPr>
          <w:rFonts w:ascii="宋体" w:eastAsia="宋体" w:hAnsi="宋体"/>
        </w:rPr>
        <w:t>transform</w:t>
      </w:r>
    </w:p>
    <w:p w:rsidR="00BA4CBC" w:rsidRPr="003F0B0C" w:rsidRDefault="00BA4CBC" w:rsidP="00BB51E3">
      <w:pPr>
        <w:rPr>
          <w:rFonts w:ascii="宋体" w:eastAsia="宋体" w:hAnsi="宋体"/>
        </w:rPr>
      </w:pPr>
      <w:r w:rsidRPr="003F0B0C">
        <w:rPr>
          <w:rFonts w:ascii="宋体" w:eastAsia="宋体" w:hAnsi="宋体" w:hint="eastAsia"/>
        </w:rPr>
        <w:t>【题意】</w:t>
      </w:r>
    </w:p>
    <w:p w:rsidR="00BA4CBC" w:rsidRPr="003F0B0C" w:rsidRDefault="00BA4CBC" w:rsidP="00BB51E3">
      <w:pPr>
        <w:rPr>
          <w:rFonts w:ascii="宋体" w:eastAsia="宋体" w:hAnsi="宋体"/>
        </w:rPr>
      </w:pPr>
      <w:r w:rsidRPr="003F0B0C">
        <w:rPr>
          <w:rFonts w:ascii="宋体" w:eastAsia="宋体" w:hAnsi="宋体" w:hint="eastAsia"/>
        </w:rPr>
        <w:t>【TAG】</w:t>
      </w:r>
    </w:p>
    <w:p w:rsidR="00BA4CBC" w:rsidRPr="003F0B0C" w:rsidRDefault="00BA4CBC" w:rsidP="00BB51E3">
      <w:pPr>
        <w:rPr>
          <w:rFonts w:ascii="宋体" w:eastAsia="宋体" w:hAnsi="宋体"/>
        </w:rPr>
      </w:pPr>
      <w:r w:rsidRPr="003F0B0C">
        <w:rPr>
          <w:rFonts w:ascii="宋体" w:eastAsia="宋体" w:hAnsi="宋体" w:hint="eastAsia"/>
        </w:rPr>
        <w:t>【题解】</w:t>
      </w:r>
    </w:p>
    <w:p w:rsidR="00BA4CBC" w:rsidRPr="003F0B0C" w:rsidRDefault="00BA4CBC" w:rsidP="00BB51E3">
      <w:pPr>
        <w:rPr>
          <w:rFonts w:ascii="宋体" w:eastAsia="宋体" w:hAnsi="宋体"/>
        </w:rPr>
      </w:pPr>
      <w:r w:rsidRPr="003F0B0C">
        <w:rPr>
          <w:rFonts w:ascii="宋体" w:eastAsia="宋体" w:hAnsi="宋体" w:hint="eastAsia"/>
        </w:rPr>
        <w:t>【代码】</w:t>
      </w:r>
    </w:p>
    <w:p w:rsidR="000952DE" w:rsidRPr="003F0B0C" w:rsidRDefault="000952DE" w:rsidP="000952DE">
      <w:pPr>
        <w:pStyle w:val="2"/>
        <w:rPr>
          <w:rFonts w:ascii="宋体" w:eastAsia="宋体" w:hAnsi="宋体"/>
          <w:b w:val="0"/>
        </w:rPr>
      </w:pPr>
      <w:bookmarkStart w:id="17" w:name="_Toc521431710"/>
      <w:r w:rsidRPr="003F0B0C">
        <w:rPr>
          <w:rFonts w:ascii="宋体" w:eastAsia="宋体" w:hAnsi="宋体" w:hint="eastAsia"/>
          <w:b w:val="0"/>
        </w:rPr>
        <w:t>&lt;cs</w:t>
      </w:r>
      <w:r w:rsidRPr="003F0B0C">
        <w:rPr>
          <w:rFonts w:ascii="宋体" w:eastAsia="宋体" w:hAnsi="宋体"/>
          <w:b w:val="0"/>
        </w:rPr>
        <w:t>tring&gt;</w:t>
      </w:r>
      <w:bookmarkEnd w:id="17"/>
    </w:p>
    <w:p w:rsidR="00EE55DD" w:rsidRPr="003F0B0C" w:rsidRDefault="00EE55DD" w:rsidP="00EE55DD">
      <w:pPr>
        <w:rPr>
          <w:rFonts w:ascii="宋体" w:eastAsia="宋体" w:hAnsi="宋体"/>
        </w:rPr>
      </w:pPr>
      <w:r w:rsidRPr="003F0B0C">
        <w:rPr>
          <w:rFonts w:ascii="宋体" w:eastAsia="宋体" w:hAnsi="宋体" w:hint="eastAsia"/>
        </w:rPr>
        <w:t>//</w:t>
      </w:r>
      <w:r w:rsidRPr="003F0B0C">
        <w:rPr>
          <w:rFonts w:ascii="宋体" w:eastAsia="宋体" w:hAnsi="宋体"/>
        </w:rPr>
        <w:t>strlen()</w:t>
      </w:r>
      <w:r w:rsidRPr="003F0B0C">
        <w:rPr>
          <w:rFonts w:ascii="宋体" w:eastAsia="宋体" w:hAnsi="宋体" w:hint="eastAsia"/>
        </w:rPr>
        <w:t>函数的复杂度是O</w:t>
      </w:r>
      <w:r w:rsidRPr="003F0B0C">
        <w:rPr>
          <w:rFonts w:ascii="宋体" w:eastAsia="宋体" w:hAnsi="宋体"/>
        </w:rPr>
        <w:t>(n)</w:t>
      </w:r>
      <w:r w:rsidRPr="003F0B0C">
        <w:rPr>
          <w:rFonts w:ascii="宋体" w:eastAsia="宋体" w:hAnsi="宋体" w:hint="eastAsia"/>
        </w:rPr>
        <w:t>要小心</w:t>
      </w:r>
    </w:p>
    <w:p w:rsidR="000952DE" w:rsidRPr="003F0B0C" w:rsidRDefault="000952DE" w:rsidP="000952DE">
      <w:pPr>
        <w:rPr>
          <w:rFonts w:ascii="宋体" w:eastAsia="宋体" w:hAnsi="宋体"/>
        </w:rPr>
      </w:pPr>
      <w:r w:rsidRPr="003F0B0C">
        <w:rPr>
          <w:rFonts w:ascii="宋体" w:eastAsia="宋体" w:hAnsi="宋体"/>
        </w:rPr>
        <w:t>//截取字符串</w:t>
      </w:r>
    </w:p>
    <w:p w:rsidR="000952DE" w:rsidRPr="003F0B0C" w:rsidRDefault="000952DE" w:rsidP="000952DE">
      <w:pPr>
        <w:rPr>
          <w:rFonts w:ascii="宋体" w:eastAsia="宋体" w:hAnsi="宋体"/>
        </w:rPr>
      </w:pPr>
      <w:r w:rsidRPr="003F0B0C">
        <w:rPr>
          <w:rFonts w:ascii="宋体" w:eastAsia="宋体" w:hAnsi="宋体"/>
        </w:rPr>
        <w:t>strncpy(char* ch,const char* pos,size_t len);</w:t>
      </w:r>
    </w:p>
    <w:p w:rsidR="000952DE" w:rsidRPr="003F0B0C" w:rsidRDefault="000952DE" w:rsidP="000952DE">
      <w:pPr>
        <w:rPr>
          <w:rFonts w:ascii="宋体" w:eastAsia="宋体" w:hAnsi="宋体"/>
        </w:rPr>
      </w:pPr>
      <w:r w:rsidRPr="003F0B0C">
        <w:rPr>
          <w:rFonts w:ascii="宋体" w:eastAsia="宋体" w:hAnsi="宋体"/>
        </w:rPr>
        <w:t>char s[100];</w:t>
      </w:r>
    </w:p>
    <w:p w:rsidR="000952DE" w:rsidRPr="003F0B0C" w:rsidRDefault="000952DE" w:rsidP="000952DE">
      <w:pPr>
        <w:rPr>
          <w:rFonts w:ascii="宋体" w:eastAsia="宋体" w:hAnsi="宋体"/>
        </w:rPr>
      </w:pPr>
      <w:r w:rsidRPr="003F0B0C">
        <w:rPr>
          <w:rFonts w:ascii="宋体" w:eastAsia="宋体" w:hAnsi="宋体"/>
        </w:rPr>
        <w:t>char *p;</w:t>
      </w:r>
    </w:p>
    <w:p w:rsidR="00F37F98" w:rsidRPr="003F0B0C" w:rsidRDefault="000952DE" w:rsidP="00F37F98">
      <w:pPr>
        <w:rPr>
          <w:rFonts w:ascii="宋体" w:eastAsia="宋体" w:hAnsi="宋体"/>
        </w:rPr>
      </w:pPr>
      <w:r w:rsidRPr="003F0B0C">
        <w:rPr>
          <w:rFonts w:ascii="宋体" w:eastAsia="宋体" w:hAnsi="宋体"/>
        </w:rPr>
        <w:t>strncpy(p,s+10,3);</w:t>
      </w:r>
      <w:r w:rsidR="00406382" w:rsidRPr="003F0B0C">
        <w:rPr>
          <w:rFonts w:ascii="宋体" w:eastAsia="宋体" w:hAnsi="宋体"/>
        </w:rPr>
        <w:t>//</w:t>
      </w:r>
      <w:r w:rsidR="00406382" w:rsidRPr="003F0B0C">
        <w:rPr>
          <w:rFonts w:ascii="宋体" w:eastAsia="宋体" w:hAnsi="宋体" w:hint="eastAsia"/>
        </w:rPr>
        <w:t>这个函数不会自动加</w:t>
      </w:r>
      <w:r w:rsidR="00406382" w:rsidRPr="003F0B0C">
        <w:rPr>
          <w:rFonts w:ascii="宋体" w:eastAsia="宋体" w:hAnsi="宋体"/>
        </w:rPr>
        <w:t>’\0’</w:t>
      </w:r>
    </w:p>
    <w:p w:rsidR="00B72B85" w:rsidRPr="003F0B0C" w:rsidRDefault="00B72B85" w:rsidP="00B72B85">
      <w:pPr>
        <w:pStyle w:val="2"/>
        <w:rPr>
          <w:rFonts w:ascii="宋体" w:eastAsia="宋体" w:hAnsi="宋体"/>
          <w:b w:val="0"/>
        </w:rPr>
      </w:pPr>
      <w:bookmarkStart w:id="18" w:name="_Toc521431711"/>
      <w:r w:rsidRPr="003F0B0C">
        <w:rPr>
          <w:rFonts w:ascii="宋体" w:eastAsia="宋体" w:hAnsi="宋体"/>
          <w:b w:val="0"/>
        </w:rPr>
        <w:t>C</w:t>
      </w:r>
      <w:r w:rsidRPr="003F0B0C">
        <w:rPr>
          <w:rFonts w:ascii="宋体" w:eastAsia="宋体" w:hAnsi="宋体" w:hint="eastAsia"/>
          <w:b w:val="0"/>
        </w:rPr>
        <w:t>++</w:t>
      </w:r>
      <w:r w:rsidRPr="003F0B0C">
        <w:rPr>
          <w:rFonts w:ascii="宋体" w:eastAsia="宋体" w:hAnsi="宋体"/>
          <w:b w:val="0"/>
        </w:rPr>
        <w:t xml:space="preserve"> string</w:t>
      </w:r>
      <w:r w:rsidRPr="003F0B0C">
        <w:rPr>
          <w:rFonts w:ascii="宋体" w:eastAsia="宋体" w:hAnsi="宋体" w:hint="eastAsia"/>
          <w:b w:val="0"/>
        </w:rPr>
        <w:t>类</w:t>
      </w:r>
      <w:bookmarkEnd w:id="18"/>
    </w:p>
    <w:p w:rsidR="00B72B85" w:rsidRPr="003F0B0C" w:rsidRDefault="00B72B85" w:rsidP="00B72B85">
      <w:pPr>
        <w:rPr>
          <w:rFonts w:ascii="宋体" w:eastAsia="宋体" w:hAnsi="宋体"/>
        </w:rPr>
      </w:pPr>
      <w:r w:rsidRPr="003F0B0C">
        <w:rPr>
          <w:rFonts w:ascii="宋体" w:eastAsia="宋体" w:hAnsi="宋体"/>
        </w:rPr>
        <w:t>//string反转,需包含头文件&lt;algorithmn&gt;</w:t>
      </w:r>
    </w:p>
    <w:p w:rsidR="00B72B85" w:rsidRPr="003F0B0C" w:rsidRDefault="00B72B85" w:rsidP="00B72B85">
      <w:pPr>
        <w:rPr>
          <w:rFonts w:ascii="宋体" w:eastAsia="宋体" w:hAnsi="宋体"/>
        </w:rPr>
      </w:pPr>
      <w:r w:rsidRPr="003F0B0C">
        <w:rPr>
          <w:rFonts w:ascii="宋体" w:eastAsia="宋体" w:hAnsi="宋体"/>
        </w:rPr>
        <w:t>reverse(s.begin(),s.end());</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lastRenderedPageBreak/>
        <w:t>//string和int类型互转，需包含头文件&lt;sstream&gt;和&lt;string&gt;</w:t>
      </w:r>
    </w:p>
    <w:p w:rsidR="00B72B85" w:rsidRPr="003F0B0C" w:rsidRDefault="00B72B85" w:rsidP="00B72B85">
      <w:pPr>
        <w:rPr>
          <w:rFonts w:ascii="宋体" w:eastAsia="宋体" w:hAnsi="宋体"/>
        </w:rPr>
      </w:pPr>
      <w:r w:rsidRPr="003F0B0C">
        <w:rPr>
          <w:rFonts w:ascii="宋体" w:eastAsia="宋体" w:hAnsi="宋体"/>
        </w:rPr>
        <w:t>void str2int(int &amp;int_temp,const string &amp;string_temp)</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r w:rsidRPr="003F0B0C">
        <w:rPr>
          <w:rFonts w:ascii="宋体" w:eastAsia="宋体" w:hAnsi="宋体"/>
        </w:rPr>
        <w:t xml:space="preserve">    stringstream stream(string_temp);</w:t>
      </w:r>
    </w:p>
    <w:p w:rsidR="00B72B85" w:rsidRPr="003F0B0C" w:rsidRDefault="00B72B85" w:rsidP="00B72B85">
      <w:pPr>
        <w:rPr>
          <w:rFonts w:ascii="宋体" w:eastAsia="宋体" w:hAnsi="宋体"/>
        </w:rPr>
      </w:pPr>
      <w:r w:rsidRPr="003F0B0C">
        <w:rPr>
          <w:rFonts w:ascii="宋体" w:eastAsia="宋体" w:hAnsi="宋体"/>
        </w:rPr>
        <w:t xml:space="preserve">    stream&gt;&gt;int_temp;</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void int2str(const int &amp;int_temp,string &amp;string_temp)</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r w:rsidRPr="003F0B0C">
        <w:rPr>
          <w:rFonts w:ascii="宋体" w:eastAsia="宋体" w:hAnsi="宋体"/>
        </w:rPr>
        <w:t xml:space="preserve">        stringstream stream;</w:t>
      </w:r>
    </w:p>
    <w:p w:rsidR="00B72B85" w:rsidRPr="003F0B0C" w:rsidRDefault="00B72B85" w:rsidP="00B72B85">
      <w:pPr>
        <w:rPr>
          <w:rFonts w:ascii="宋体" w:eastAsia="宋体" w:hAnsi="宋体"/>
        </w:rPr>
      </w:pPr>
      <w:r w:rsidRPr="003F0B0C">
        <w:rPr>
          <w:rFonts w:ascii="宋体" w:eastAsia="宋体" w:hAnsi="宋体"/>
        </w:rPr>
        <w:t xml:space="preserve">        stream&lt;&lt;int_temp;</w:t>
      </w:r>
    </w:p>
    <w:p w:rsidR="00B72B85" w:rsidRPr="003F0B0C" w:rsidRDefault="00B72B85" w:rsidP="00B72B85">
      <w:pPr>
        <w:rPr>
          <w:rFonts w:ascii="宋体" w:eastAsia="宋体" w:hAnsi="宋体"/>
        </w:rPr>
      </w:pPr>
      <w:r w:rsidRPr="003F0B0C">
        <w:rPr>
          <w:rFonts w:ascii="宋体" w:eastAsia="宋体" w:hAnsi="宋体"/>
        </w:rPr>
        <w:t xml:space="preserve">        string_temp=stream.str();   //此处也可以用 stream&gt;&gt;string_temp</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//任意数值类型的模板函数</w:t>
      </w:r>
    </w:p>
    <w:p w:rsidR="00B72B85" w:rsidRPr="003F0B0C" w:rsidRDefault="00B72B85" w:rsidP="00B72B85">
      <w:pPr>
        <w:rPr>
          <w:rFonts w:ascii="宋体" w:eastAsia="宋体" w:hAnsi="宋体"/>
        </w:rPr>
      </w:pPr>
      <w:r w:rsidRPr="003F0B0C">
        <w:rPr>
          <w:rFonts w:ascii="宋体" w:eastAsia="宋体" w:hAnsi="宋体"/>
        </w:rPr>
        <w:t>template &lt;class T&gt;</w:t>
      </w:r>
    </w:p>
    <w:p w:rsidR="00B72B85" w:rsidRPr="003F0B0C" w:rsidRDefault="00B72B85" w:rsidP="00B72B85">
      <w:pPr>
        <w:rPr>
          <w:rFonts w:ascii="宋体" w:eastAsia="宋体" w:hAnsi="宋体"/>
        </w:rPr>
      </w:pPr>
      <w:r w:rsidRPr="003F0B0C">
        <w:rPr>
          <w:rFonts w:ascii="宋体" w:eastAsia="宋体" w:hAnsi="宋体"/>
        </w:rPr>
        <w:t>T stringToNum(string&amp; str)</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r w:rsidRPr="003F0B0C">
        <w:rPr>
          <w:rFonts w:ascii="宋体" w:eastAsia="宋体" w:hAnsi="宋体"/>
        </w:rPr>
        <w:t xml:space="preserve">    istringstream iss(str);</w:t>
      </w:r>
    </w:p>
    <w:p w:rsidR="00B72B85" w:rsidRPr="003F0B0C" w:rsidRDefault="00B72B85" w:rsidP="00B72B85">
      <w:pPr>
        <w:rPr>
          <w:rFonts w:ascii="宋体" w:eastAsia="宋体" w:hAnsi="宋体"/>
        </w:rPr>
      </w:pPr>
      <w:r w:rsidRPr="003F0B0C">
        <w:rPr>
          <w:rFonts w:ascii="宋体" w:eastAsia="宋体" w:hAnsi="宋体"/>
        </w:rPr>
        <w:t xml:space="preserve">    T num;</w:t>
      </w:r>
    </w:p>
    <w:p w:rsidR="00B72B85" w:rsidRPr="003F0B0C" w:rsidRDefault="00B72B85" w:rsidP="00B72B85">
      <w:pPr>
        <w:rPr>
          <w:rFonts w:ascii="宋体" w:eastAsia="宋体" w:hAnsi="宋体"/>
        </w:rPr>
      </w:pPr>
      <w:r w:rsidRPr="003F0B0C">
        <w:rPr>
          <w:rFonts w:ascii="宋体" w:eastAsia="宋体" w:hAnsi="宋体"/>
        </w:rPr>
        <w:t xml:space="preserve">    iss &gt;&gt; num;</w:t>
      </w:r>
    </w:p>
    <w:p w:rsidR="00B72B85" w:rsidRPr="003F0B0C" w:rsidRDefault="00B72B85" w:rsidP="00B72B85">
      <w:pPr>
        <w:rPr>
          <w:rFonts w:ascii="宋体" w:eastAsia="宋体" w:hAnsi="宋体"/>
        </w:rPr>
      </w:pPr>
      <w:r w:rsidRPr="003F0B0C">
        <w:rPr>
          <w:rFonts w:ascii="宋体" w:eastAsia="宋体" w:hAnsi="宋体"/>
        </w:rPr>
        <w:t xml:space="preserve">    return num;</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template&lt;class T&gt;</w:t>
      </w:r>
    </w:p>
    <w:p w:rsidR="00B72B85" w:rsidRPr="003F0B0C" w:rsidRDefault="00B72B85" w:rsidP="00B72B85">
      <w:pPr>
        <w:rPr>
          <w:rFonts w:ascii="宋体" w:eastAsia="宋体" w:hAnsi="宋体"/>
        </w:rPr>
      </w:pPr>
      <w:r w:rsidRPr="003F0B0C">
        <w:rPr>
          <w:rFonts w:ascii="宋体" w:eastAsia="宋体" w:hAnsi="宋体"/>
        </w:rPr>
        <w:t>string numtoString(const T&amp; t){</w:t>
      </w:r>
    </w:p>
    <w:p w:rsidR="00B72B85" w:rsidRPr="003F0B0C" w:rsidRDefault="00B72B85" w:rsidP="00B72B85">
      <w:pPr>
        <w:rPr>
          <w:rFonts w:ascii="宋体" w:eastAsia="宋体" w:hAnsi="宋体"/>
        </w:rPr>
      </w:pPr>
      <w:r w:rsidRPr="003F0B0C">
        <w:rPr>
          <w:rFonts w:ascii="宋体" w:eastAsia="宋体" w:hAnsi="宋体"/>
        </w:rPr>
        <w:t xml:space="preserve">    ostringstream oss;  //创建一个格式化输出流</w:t>
      </w:r>
    </w:p>
    <w:p w:rsidR="00B72B85" w:rsidRPr="003F0B0C" w:rsidRDefault="00B72B85" w:rsidP="00B72B85">
      <w:pPr>
        <w:rPr>
          <w:rFonts w:ascii="宋体" w:eastAsia="宋体" w:hAnsi="宋体"/>
        </w:rPr>
      </w:pPr>
      <w:r w:rsidRPr="003F0B0C">
        <w:rPr>
          <w:rFonts w:ascii="宋体" w:eastAsia="宋体" w:hAnsi="宋体"/>
        </w:rPr>
        <w:t xml:space="preserve">    oss&lt;&lt;t;             //把值传递如流中</w:t>
      </w:r>
    </w:p>
    <w:p w:rsidR="00B72B85" w:rsidRPr="003F0B0C" w:rsidRDefault="00B72B85" w:rsidP="00B72B85">
      <w:pPr>
        <w:rPr>
          <w:rFonts w:ascii="宋体" w:eastAsia="宋体" w:hAnsi="宋体"/>
        </w:rPr>
      </w:pPr>
      <w:r w:rsidRPr="003F0B0C">
        <w:rPr>
          <w:rFonts w:ascii="宋体" w:eastAsia="宋体" w:hAnsi="宋体"/>
        </w:rPr>
        <w:t xml:space="preserve">    return oss.str();</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//读入一行</w:t>
      </w:r>
    </w:p>
    <w:p w:rsidR="00B72B85" w:rsidRPr="003F0B0C" w:rsidRDefault="00B72B85" w:rsidP="00B72B85">
      <w:pPr>
        <w:rPr>
          <w:rFonts w:ascii="宋体" w:eastAsia="宋体" w:hAnsi="宋体"/>
        </w:rPr>
      </w:pPr>
      <w:r w:rsidRPr="003F0B0C">
        <w:rPr>
          <w:rFonts w:ascii="宋体" w:eastAsia="宋体" w:hAnsi="宋体"/>
        </w:rPr>
        <w:t>string s;</w:t>
      </w:r>
    </w:p>
    <w:p w:rsidR="00B72B85" w:rsidRPr="003F0B0C" w:rsidRDefault="00B72B85" w:rsidP="00B72B85">
      <w:pPr>
        <w:rPr>
          <w:rFonts w:ascii="宋体" w:eastAsia="宋体" w:hAnsi="宋体"/>
        </w:rPr>
      </w:pPr>
      <w:r w:rsidRPr="003F0B0C">
        <w:rPr>
          <w:rFonts w:ascii="宋体" w:eastAsia="宋体" w:hAnsi="宋体"/>
        </w:rPr>
        <w:t>getline(cin,s);</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//读入直到空格（不包括空格）</w:t>
      </w:r>
    </w:p>
    <w:p w:rsidR="00B72B85" w:rsidRPr="003F0B0C" w:rsidRDefault="00B72B85" w:rsidP="00B72B85">
      <w:pPr>
        <w:rPr>
          <w:rFonts w:ascii="宋体" w:eastAsia="宋体" w:hAnsi="宋体"/>
        </w:rPr>
      </w:pPr>
      <w:r w:rsidRPr="003F0B0C">
        <w:rPr>
          <w:rFonts w:ascii="宋体" w:eastAsia="宋体" w:hAnsi="宋体"/>
        </w:rPr>
        <w:t>string s;</w:t>
      </w:r>
    </w:p>
    <w:p w:rsidR="00B72B85" w:rsidRPr="003F0B0C" w:rsidRDefault="00B72B85" w:rsidP="00B72B85">
      <w:pPr>
        <w:rPr>
          <w:rFonts w:ascii="宋体" w:eastAsia="宋体" w:hAnsi="宋体"/>
        </w:rPr>
      </w:pPr>
      <w:r w:rsidRPr="003F0B0C">
        <w:rPr>
          <w:rFonts w:ascii="宋体" w:eastAsia="宋体" w:hAnsi="宋体"/>
        </w:rPr>
        <w:t>cin&gt;&gt;s;</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//读入直到指定字符ch，这里ch不会被读入到s中，而且好像也不会存在于缓冲区中</w:t>
      </w:r>
    </w:p>
    <w:p w:rsidR="00B72B85" w:rsidRPr="003F0B0C" w:rsidRDefault="00B72B85" w:rsidP="00B72B85">
      <w:pPr>
        <w:rPr>
          <w:rFonts w:ascii="宋体" w:eastAsia="宋体" w:hAnsi="宋体"/>
        </w:rPr>
      </w:pPr>
      <w:r w:rsidRPr="003F0B0C">
        <w:rPr>
          <w:rFonts w:ascii="宋体" w:eastAsia="宋体" w:hAnsi="宋体"/>
        </w:rPr>
        <w:t>string s;</w:t>
      </w:r>
    </w:p>
    <w:p w:rsidR="00B72B85" w:rsidRPr="003F0B0C" w:rsidRDefault="00B72B85" w:rsidP="00B72B85">
      <w:pPr>
        <w:rPr>
          <w:rFonts w:ascii="宋体" w:eastAsia="宋体" w:hAnsi="宋体"/>
        </w:rPr>
      </w:pPr>
      <w:r w:rsidRPr="003F0B0C">
        <w:rPr>
          <w:rFonts w:ascii="宋体" w:eastAsia="宋体" w:hAnsi="宋体"/>
        </w:rPr>
        <w:t>getline(cin,s,ch);//第3个参数省略时默认为'\n'</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//字符串截取</w:t>
      </w:r>
    </w:p>
    <w:p w:rsidR="00B72B85" w:rsidRPr="003F0B0C" w:rsidRDefault="00B72B85" w:rsidP="00B72B85">
      <w:pPr>
        <w:rPr>
          <w:rFonts w:ascii="宋体" w:eastAsia="宋体" w:hAnsi="宋体"/>
        </w:rPr>
      </w:pPr>
      <w:r w:rsidRPr="003F0B0C">
        <w:rPr>
          <w:rFonts w:ascii="宋体" w:eastAsia="宋体" w:hAnsi="宋体"/>
        </w:rPr>
        <w:lastRenderedPageBreak/>
        <w:t>string s;</w:t>
      </w:r>
    </w:p>
    <w:p w:rsidR="00B72B85" w:rsidRPr="003F0B0C" w:rsidRDefault="00B72B85" w:rsidP="00B72B85">
      <w:pPr>
        <w:rPr>
          <w:rFonts w:ascii="宋体" w:eastAsia="宋体" w:hAnsi="宋体"/>
        </w:rPr>
      </w:pPr>
      <w:r w:rsidRPr="003F0B0C">
        <w:rPr>
          <w:rFonts w:ascii="宋体" w:eastAsia="宋体" w:hAnsi="宋体"/>
        </w:rPr>
        <w:t>s.substr(s,len);//注意第2个参数是截取的长度而不是结束的下标</w:t>
      </w:r>
    </w:p>
    <w:p w:rsidR="00F37F98" w:rsidRPr="003F0B0C" w:rsidRDefault="00F37F98" w:rsidP="00F37F98">
      <w:pPr>
        <w:pStyle w:val="2"/>
        <w:rPr>
          <w:rFonts w:ascii="宋体" w:eastAsia="宋体" w:hAnsi="宋体"/>
          <w:b w:val="0"/>
        </w:rPr>
      </w:pPr>
      <w:bookmarkStart w:id="19" w:name="_Toc521431712"/>
      <w:r w:rsidRPr="003F0B0C">
        <w:rPr>
          <w:rFonts w:ascii="宋体" w:eastAsia="宋体" w:hAnsi="宋体"/>
          <w:b w:val="0"/>
        </w:rPr>
        <w:t>new&amp;delete</w:t>
      </w:r>
      <w:bookmarkEnd w:id="19"/>
    </w:p>
    <w:p w:rsidR="00F37F98" w:rsidRPr="003F0B0C" w:rsidRDefault="00F37F98" w:rsidP="00F37F98">
      <w:pPr>
        <w:pStyle w:val="3"/>
        <w:rPr>
          <w:rFonts w:ascii="宋体" w:eastAsia="宋体" w:hAnsi="宋体"/>
          <w:b w:val="0"/>
        </w:rPr>
      </w:pPr>
      <w:bookmarkStart w:id="20" w:name="_Toc521431713"/>
      <w:r w:rsidRPr="003F0B0C">
        <w:rPr>
          <w:rFonts w:ascii="宋体" w:eastAsia="宋体" w:hAnsi="宋体" w:hint="eastAsia"/>
          <w:b w:val="0"/>
        </w:rPr>
        <w:t>创建并释放一维数组</w:t>
      </w:r>
      <w:bookmarkEnd w:id="20"/>
    </w:p>
    <w:p w:rsidR="00F37F98" w:rsidRPr="003F0B0C" w:rsidRDefault="00F37F98" w:rsidP="00F37F98">
      <w:pPr>
        <w:rPr>
          <w:rFonts w:ascii="宋体" w:eastAsia="宋体" w:hAnsi="宋体"/>
        </w:rPr>
      </w:pPr>
      <w:r w:rsidRPr="003F0B0C">
        <w:rPr>
          <w:rFonts w:ascii="宋体" w:eastAsia="宋体" w:hAnsi="宋体"/>
        </w:rPr>
        <w:t>#include&lt;iostream&gt;</w:t>
      </w:r>
    </w:p>
    <w:p w:rsidR="00F37F98" w:rsidRPr="003F0B0C" w:rsidRDefault="00F37F98" w:rsidP="00F37F98">
      <w:pPr>
        <w:rPr>
          <w:rFonts w:ascii="宋体" w:eastAsia="宋体" w:hAnsi="宋体"/>
        </w:rPr>
      </w:pPr>
      <w:r w:rsidRPr="003F0B0C">
        <w:rPr>
          <w:rFonts w:ascii="宋体" w:eastAsia="宋体" w:hAnsi="宋体"/>
        </w:rPr>
        <w:t>using namespace std;</w:t>
      </w:r>
    </w:p>
    <w:p w:rsidR="00F37F98" w:rsidRPr="003F0B0C" w:rsidRDefault="00F37F98" w:rsidP="00F37F98">
      <w:pPr>
        <w:rPr>
          <w:rFonts w:ascii="宋体" w:eastAsia="宋体" w:hAnsi="宋体"/>
        </w:rPr>
      </w:pPr>
      <w:r w:rsidRPr="003F0B0C">
        <w:rPr>
          <w:rFonts w:ascii="宋体" w:eastAsia="宋体" w:hAnsi="宋体"/>
        </w:rPr>
        <w:t>int main()</w:t>
      </w:r>
    </w:p>
    <w:p w:rsidR="00F37F98" w:rsidRPr="003F0B0C" w:rsidRDefault="00F37F98" w:rsidP="00F37F98">
      <w:pPr>
        <w:rPr>
          <w:rFonts w:ascii="宋体" w:eastAsia="宋体" w:hAnsi="宋体"/>
        </w:rPr>
      </w:pPr>
      <w:r w:rsidRPr="003F0B0C">
        <w:rPr>
          <w:rFonts w:ascii="宋体" w:eastAsia="宋体" w:hAnsi="宋体"/>
        </w:rPr>
        <w:t>{</w:t>
      </w:r>
    </w:p>
    <w:p w:rsidR="00F37F98" w:rsidRPr="003F0B0C" w:rsidRDefault="00F37F98" w:rsidP="00F37F98">
      <w:pPr>
        <w:rPr>
          <w:rFonts w:ascii="宋体" w:eastAsia="宋体" w:hAnsi="宋体"/>
        </w:rPr>
      </w:pPr>
      <w:r w:rsidRPr="003F0B0C">
        <w:rPr>
          <w:rFonts w:ascii="宋体" w:eastAsia="宋体" w:hAnsi="宋体"/>
        </w:rPr>
        <w:t xml:space="preserve">    int n;</w:t>
      </w:r>
    </w:p>
    <w:p w:rsidR="00F37F98" w:rsidRPr="003F0B0C" w:rsidRDefault="00F37F98" w:rsidP="00F37F98">
      <w:pPr>
        <w:rPr>
          <w:rFonts w:ascii="宋体" w:eastAsia="宋体" w:hAnsi="宋体"/>
        </w:rPr>
      </w:pPr>
      <w:r w:rsidRPr="003F0B0C">
        <w:rPr>
          <w:rFonts w:ascii="宋体" w:eastAsia="宋体" w:hAnsi="宋体"/>
        </w:rPr>
        <w:t xml:space="preserve">    cin&gt;&gt;n;</w:t>
      </w:r>
    </w:p>
    <w:p w:rsidR="00F37F98" w:rsidRPr="003F0B0C" w:rsidRDefault="00F37F98" w:rsidP="00F37F98">
      <w:pPr>
        <w:rPr>
          <w:rFonts w:ascii="宋体" w:eastAsia="宋体" w:hAnsi="宋体"/>
        </w:rPr>
      </w:pPr>
      <w:r w:rsidRPr="003F0B0C">
        <w:rPr>
          <w:rFonts w:ascii="宋体" w:eastAsia="宋体" w:hAnsi="宋体"/>
        </w:rPr>
        <w:t xml:space="preserve">    //分配动态一维数组 </w:t>
      </w:r>
    </w:p>
    <w:p w:rsidR="00F37F98" w:rsidRPr="003F0B0C" w:rsidRDefault="00F37F98" w:rsidP="00F37F98">
      <w:pPr>
        <w:rPr>
          <w:rFonts w:ascii="宋体" w:eastAsia="宋体" w:hAnsi="宋体"/>
        </w:rPr>
      </w:pPr>
      <w:r w:rsidRPr="003F0B0C">
        <w:rPr>
          <w:rFonts w:ascii="宋体" w:eastAsia="宋体" w:hAnsi="宋体"/>
        </w:rPr>
        <w:t xml:space="preserve">    int *arr=new int[n];</w:t>
      </w:r>
    </w:p>
    <w:p w:rsidR="00F37F98" w:rsidRPr="003F0B0C" w:rsidRDefault="00F37F98" w:rsidP="00F37F98">
      <w:pPr>
        <w:rPr>
          <w:rFonts w:ascii="宋体" w:eastAsia="宋体" w:hAnsi="宋体"/>
        </w:rPr>
      </w:pPr>
      <w:r w:rsidRPr="003F0B0C">
        <w:rPr>
          <w:rFonts w:ascii="宋体" w:eastAsia="宋体" w:hAnsi="宋体"/>
        </w:rPr>
        <w:t xml:space="preserve">    </w:t>
      </w:r>
    </w:p>
    <w:p w:rsidR="00F37F98" w:rsidRPr="003F0B0C" w:rsidRDefault="00F37F98" w:rsidP="00F37F98">
      <w:pPr>
        <w:rPr>
          <w:rFonts w:ascii="宋体" w:eastAsia="宋体" w:hAnsi="宋体"/>
        </w:rPr>
      </w:pPr>
      <w:r w:rsidRPr="003F0B0C">
        <w:rPr>
          <w:rFonts w:ascii="宋体" w:eastAsia="宋体" w:hAnsi="宋体"/>
        </w:rPr>
        <w:t xml:space="preserve">    for(int i=0;i&lt;n;i++)</w:t>
      </w:r>
    </w:p>
    <w:p w:rsidR="00F37F98" w:rsidRPr="003F0B0C" w:rsidRDefault="00F37F98" w:rsidP="00F37F98">
      <w:pPr>
        <w:rPr>
          <w:rFonts w:ascii="宋体" w:eastAsia="宋体" w:hAnsi="宋体"/>
        </w:rPr>
      </w:pPr>
      <w:r w:rsidRPr="003F0B0C">
        <w:rPr>
          <w:rFonts w:ascii="宋体" w:eastAsia="宋体" w:hAnsi="宋体"/>
        </w:rPr>
        <w:t xml:space="preserve">        cin&gt;&gt;arr[i];</w:t>
      </w:r>
    </w:p>
    <w:p w:rsidR="00F37F98" w:rsidRPr="003F0B0C" w:rsidRDefault="00F37F98" w:rsidP="00F37F98">
      <w:pPr>
        <w:rPr>
          <w:rFonts w:ascii="宋体" w:eastAsia="宋体" w:hAnsi="宋体"/>
        </w:rPr>
      </w:pPr>
      <w:r w:rsidRPr="003F0B0C">
        <w:rPr>
          <w:rFonts w:ascii="宋体" w:eastAsia="宋体" w:hAnsi="宋体"/>
        </w:rPr>
        <w:t xml:space="preserve">    for(int i=0;i&lt;n;i++)</w:t>
      </w:r>
    </w:p>
    <w:p w:rsidR="00F37F98" w:rsidRPr="003F0B0C" w:rsidRDefault="00F37F98" w:rsidP="00F37F98">
      <w:pPr>
        <w:rPr>
          <w:rFonts w:ascii="宋体" w:eastAsia="宋体" w:hAnsi="宋体"/>
        </w:rPr>
      </w:pPr>
      <w:r w:rsidRPr="003F0B0C">
        <w:rPr>
          <w:rFonts w:ascii="宋体" w:eastAsia="宋体" w:hAnsi="宋体"/>
        </w:rPr>
        <w:t xml:space="preserve">       cout&lt;&lt;arr[i]&lt;&lt;" ";</w:t>
      </w:r>
    </w:p>
    <w:p w:rsidR="00F37F98" w:rsidRPr="003F0B0C" w:rsidRDefault="00F37F98" w:rsidP="00F37F98">
      <w:pPr>
        <w:rPr>
          <w:rFonts w:ascii="宋体" w:eastAsia="宋体" w:hAnsi="宋体"/>
        </w:rPr>
      </w:pPr>
      <w:r w:rsidRPr="003F0B0C">
        <w:rPr>
          <w:rFonts w:ascii="宋体" w:eastAsia="宋体" w:hAnsi="宋体"/>
        </w:rPr>
        <w:t xml:space="preserve">    //释放arr数组 </w:t>
      </w:r>
    </w:p>
    <w:p w:rsidR="00F37F98" w:rsidRPr="003F0B0C" w:rsidRDefault="00F37F98" w:rsidP="00F37F98">
      <w:pPr>
        <w:rPr>
          <w:rFonts w:ascii="宋体" w:eastAsia="宋体" w:hAnsi="宋体"/>
        </w:rPr>
      </w:pPr>
      <w:r w:rsidRPr="003F0B0C">
        <w:rPr>
          <w:rFonts w:ascii="宋体" w:eastAsia="宋体" w:hAnsi="宋体"/>
        </w:rPr>
        <w:t xml:space="preserve">    delete[] arr;</w:t>
      </w:r>
    </w:p>
    <w:p w:rsidR="00F37F98" w:rsidRPr="003F0B0C" w:rsidRDefault="00F37F98" w:rsidP="00F37F98">
      <w:pPr>
        <w:rPr>
          <w:rFonts w:ascii="宋体" w:eastAsia="宋体" w:hAnsi="宋体"/>
        </w:rPr>
      </w:pPr>
      <w:r w:rsidRPr="003F0B0C">
        <w:rPr>
          <w:rFonts w:ascii="宋体" w:eastAsia="宋体" w:hAnsi="宋体"/>
        </w:rPr>
        <w:t xml:space="preserve">    return 0;</w:t>
      </w:r>
    </w:p>
    <w:p w:rsidR="00F37F98" w:rsidRPr="003F0B0C" w:rsidRDefault="00F37F98" w:rsidP="00F37F98">
      <w:pPr>
        <w:rPr>
          <w:rFonts w:ascii="宋体" w:eastAsia="宋体" w:hAnsi="宋体"/>
        </w:rPr>
      </w:pPr>
      <w:r w:rsidRPr="003F0B0C">
        <w:rPr>
          <w:rFonts w:ascii="宋体" w:eastAsia="宋体" w:hAnsi="宋体"/>
        </w:rPr>
        <w:t>}</w:t>
      </w:r>
    </w:p>
    <w:p w:rsidR="00F37F98" w:rsidRPr="003F0B0C" w:rsidRDefault="00F37F98" w:rsidP="00F37F98">
      <w:pPr>
        <w:pStyle w:val="3"/>
        <w:rPr>
          <w:rFonts w:ascii="宋体" w:eastAsia="宋体" w:hAnsi="宋体"/>
          <w:b w:val="0"/>
        </w:rPr>
      </w:pPr>
      <w:bookmarkStart w:id="21" w:name="_Toc521431714"/>
      <w:r w:rsidRPr="003F0B0C">
        <w:rPr>
          <w:rFonts w:ascii="宋体" w:eastAsia="宋体" w:hAnsi="宋体" w:hint="eastAsia"/>
          <w:b w:val="0"/>
        </w:rPr>
        <w:t>创建并释放二维数组</w:t>
      </w:r>
      <w:bookmarkEnd w:id="21"/>
    </w:p>
    <w:p w:rsidR="00F37F98" w:rsidRPr="003F0B0C" w:rsidRDefault="00F37F98" w:rsidP="00F37F98">
      <w:pPr>
        <w:rPr>
          <w:rFonts w:ascii="宋体" w:eastAsia="宋体" w:hAnsi="宋体"/>
        </w:rPr>
      </w:pPr>
      <w:r w:rsidRPr="003F0B0C">
        <w:rPr>
          <w:rFonts w:ascii="宋体" w:eastAsia="宋体" w:hAnsi="宋体"/>
        </w:rPr>
        <w:t>#include&lt;iostream&gt;</w:t>
      </w:r>
    </w:p>
    <w:p w:rsidR="00F37F98" w:rsidRPr="003F0B0C" w:rsidRDefault="00F37F98" w:rsidP="00F37F98">
      <w:pPr>
        <w:rPr>
          <w:rFonts w:ascii="宋体" w:eastAsia="宋体" w:hAnsi="宋体"/>
        </w:rPr>
      </w:pPr>
      <w:r w:rsidRPr="003F0B0C">
        <w:rPr>
          <w:rFonts w:ascii="宋体" w:eastAsia="宋体" w:hAnsi="宋体"/>
        </w:rPr>
        <w:t>using namespace std;</w:t>
      </w:r>
    </w:p>
    <w:p w:rsidR="00F37F98" w:rsidRPr="003F0B0C" w:rsidRDefault="00F37F98" w:rsidP="00F37F98">
      <w:pPr>
        <w:rPr>
          <w:rFonts w:ascii="宋体" w:eastAsia="宋体" w:hAnsi="宋体"/>
        </w:rPr>
      </w:pPr>
      <w:r w:rsidRPr="003F0B0C">
        <w:rPr>
          <w:rFonts w:ascii="宋体" w:eastAsia="宋体" w:hAnsi="宋体"/>
        </w:rPr>
        <w:t>int main()</w:t>
      </w:r>
    </w:p>
    <w:p w:rsidR="00F37F98" w:rsidRPr="003F0B0C" w:rsidRDefault="00F37F98" w:rsidP="00F37F98">
      <w:pPr>
        <w:rPr>
          <w:rFonts w:ascii="宋体" w:eastAsia="宋体" w:hAnsi="宋体"/>
        </w:rPr>
      </w:pPr>
      <w:r w:rsidRPr="003F0B0C">
        <w:rPr>
          <w:rFonts w:ascii="宋体" w:eastAsia="宋体" w:hAnsi="宋体"/>
        </w:rPr>
        <w:t>{</w:t>
      </w:r>
    </w:p>
    <w:p w:rsidR="00F37F98" w:rsidRPr="003F0B0C" w:rsidRDefault="00F37F98" w:rsidP="00F37F98">
      <w:pPr>
        <w:rPr>
          <w:rFonts w:ascii="宋体" w:eastAsia="宋体" w:hAnsi="宋体"/>
        </w:rPr>
      </w:pPr>
      <w:r w:rsidRPr="003F0B0C">
        <w:rPr>
          <w:rFonts w:ascii="宋体" w:eastAsia="宋体" w:hAnsi="宋体"/>
        </w:rPr>
        <w:t xml:space="preserve">    int row,col;</w:t>
      </w:r>
    </w:p>
    <w:p w:rsidR="00F37F98" w:rsidRPr="003F0B0C" w:rsidRDefault="00F37F98" w:rsidP="00F37F98">
      <w:pPr>
        <w:rPr>
          <w:rFonts w:ascii="宋体" w:eastAsia="宋体" w:hAnsi="宋体"/>
        </w:rPr>
      </w:pPr>
      <w:r w:rsidRPr="003F0B0C">
        <w:rPr>
          <w:rFonts w:ascii="宋体" w:eastAsia="宋体" w:hAnsi="宋体"/>
        </w:rPr>
        <w:t xml:space="preserve">    cin&gt;&gt;row&gt;&gt;col;</w:t>
      </w:r>
    </w:p>
    <w:p w:rsidR="00F37F98" w:rsidRPr="003F0B0C" w:rsidRDefault="00F37F98" w:rsidP="00F37F98">
      <w:pPr>
        <w:rPr>
          <w:rFonts w:ascii="宋体" w:eastAsia="宋体" w:hAnsi="宋体"/>
        </w:rPr>
      </w:pPr>
      <w:r w:rsidRPr="003F0B0C">
        <w:rPr>
          <w:rFonts w:ascii="宋体" w:eastAsia="宋体" w:hAnsi="宋体"/>
        </w:rPr>
        <w:t xml:space="preserve">    //为行指针分配空间 </w:t>
      </w:r>
    </w:p>
    <w:p w:rsidR="00F37F98" w:rsidRPr="003F0B0C" w:rsidRDefault="00F37F98" w:rsidP="00F37F98">
      <w:pPr>
        <w:rPr>
          <w:rFonts w:ascii="宋体" w:eastAsia="宋体" w:hAnsi="宋体"/>
        </w:rPr>
      </w:pPr>
      <w:r w:rsidRPr="003F0B0C">
        <w:rPr>
          <w:rFonts w:ascii="宋体" w:eastAsia="宋体" w:hAnsi="宋体"/>
        </w:rPr>
        <w:t xml:space="preserve">    int **arr=new int *[row];    </w:t>
      </w:r>
    </w:p>
    <w:p w:rsidR="00F37F98" w:rsidRPr="003F0B0C" w:rsidRDefault="00F37F98" w:rsidP="00F37F98">
      <w:pPr>
        <w:rPr>
          <w:rFonts w:ascii="宋体" w:eastAsia="宋体" w:hAnsi="宋体"/>
        </w:rPr>
      </w:pPr>
      <w:r w:rsidRPr="003F0B0C">
        <w:rPr>
          <w:rFonts w:ascii="宋体" w:eastAsia="宋体" w:hAnsi="宋体"/>
        </w:rPr>
        <w:t xml:space="preserve">    for(int i=0;i&lt;row;i++)</w:t>
      </w:r>
    </w:p>
    <w:p w:rsidR="00F37F98" w:rsidRPr="003F0B0C" w:rsidRDefault="00F37F98" w:rsidP="00F37F98">
      <w:pPr>
        <w:rPr>
          <w:rFonts w:ascii="宋体" w:eastAsia="宋体" w:hAnsi="宋体"/>
        </w:rPr>
      </w:pPr>
      <w:r w:rsidRPr="003F0B0C">
        <w:rPr>
          <w:rFonts w:ascii="宋体" w:eastAsia="宋体" w:hAnsi="宋体"/>
        </w:rPr>
        <w:t xml:space="preserve">         arr[i]= new int[col];//为每行分配空间（每行中有col个元素） </w:t>
      </w:r>
    </w:p>
    <w:p w:rsidR="00F37F98" w:rsidRPr="003F0B0C" w:rsidRDefault="00F37F98" w:rsidP="00F37F98">
      <w:pPr>
        <w:rPr>
          <w:rFonts w:ascii="宋体" w:eastAsia="宋体" w:hAnsi="宋体"/>
        </w:rPr>
      </w:pPr>
      <w:r w:rsidRPr="003F0B0C">
        <w:rPr>
          <w:rFonts w:ascii="宋体" w:eastAsia="宋体" w:hAnsi="宋体"/>
        </w:rPr>
        <w:t xml:space="preserve">    //输入二维数组的数 </w:t>
      </w:r>
    </w:p>
    <w:p w:rsidR="00F37F98" w:rsidRPr="003F0B0C" w:rsidRDefault="00F37F98" w:rsidP="00F37F98">
      <w:pPr>
        <w:rPr>
          <w:rFonts w:ascii="宋体" w:eastAsia="宋体" w:hAnsi="宋体"/>
        </w:rPr>
      </w:pPr>
      <w:r w:rsidRPr="003F0B0C">
        <w:rPr>
          <w:rFonts w:ascii="宋体" w:eastAsia="宋体" w:hAnsi="宋体"/>
        </w:rPr>
        <w:t xml:space="preserve">    for(int i=0;i&lt;row;i++)</w:t>
      </w:r>
    </w:p>
    <w:p w:rsidR="00F37F98" w:rsidRPr="003F0B0C" w:rsidRDefault="00F37F98" w:rsidP="00F37F98">
      <w:pPr>
        <w:rPr>
          <w:rFonts w:ascii="宋体" w:eastAsia="宋体" w:hAnsi="宋体"/>
        </w:rPr>
      </w:pPr>
      <w:r w:rsidRPr="003F0B0C">
        <w:rPr>
          <w:rFonts w:ascii="宋体" w:eastAsia="宋体" w:hAnsi="宋体"/>
        </w:rPr>
        <w:t xml:space="preserve">        for(int j=0;j&lt;col;j++) </w:t>
      </w:r>
    </w:p>
    <w:p w:rsidR="00F37F98" w:rsidRPr="003F0B0C" w:rsidRDefault="00F37F98" w:rsidP="00F37F98">
      <w:pPr>
        <w:rPr>
          <w:rFonts w:ascii="宋体" w:eastAsia="宋体" w:hAnsi="宋体"/>
        </w:rPr>
      </w:pPr>
      <w:r w:rsidRPr="003F0B0C">
        <w:rPr>
          <w:rFonts w:ascii="宋体" w:eastAsia="宋体" w:hAnsi="宋体"/>
        </w:rPr>
        <w:t xml:space="preserve">        cin&gt;&gt;arr[i][j];</w:t>
      </w:r>
    </w:p>
    <w:p w:rsidR="00F37F98" w:rsidRPr="003F0B0C" w:rsidRDefault="00F37F98" w:rsidP="00F37F98">
      <w:pPr>
        <w:rPr>
          <w:rFonts w:ascii="宋体" w:eastAsia="宋体" w:hAnsi="宋体"/>
        </w:rPr>
      </w:pPr>
      <w:r w:rsidRPr="003F0B0C">
        <w:rPr>
          <w:rFonts w:ascii="宋体" w:eastAsia="宋体" w:hAnsi="宋体"/>
        </w:rPr>
        <w:t xml:space="preserve">    cout&lt;&lt;"*******************"&lt;&lt;endl;</w:t>
      </w:r>
    </w:p>
    <w:p w:rsidR="00F37F98" w:rsidRPr="003F0B0C" w:rsidRDefault="00F37F98" w:rsidP="00F37F98">
      <w:pPr>
        <w:rPr>
          <w:rFonts w:ascii="宋体" w:eastAsia="宋体" w:hAnsi="宋体"/>
        </w:rPr>
      </w:pPr>
      <w:r w:rsidRPr="003F0B0C">
        <w:rPr>
          <w:rFonts w:ascii="宋体" w:eastAsia="宋体" w:hAnsi="宋体"/>
        </w:rPr>
        <w:lastRenderedPageBreak/>
        <w:t xml:space="preserve">     //输出二维数组中的数  </w:t>
      </w:r>
    </w:p>
    <w:p w:rsidR="00F37F98" w:rsidRPr="003F0B0C" w:rsidRDefault="00F37F98" w:rsidP="00F37F98">
      <w:pPr>
        <w:rPr>
          <w:rFonts w:ascii="宋体" w:eastAsia="宋体" w:hAnsi="宋体"/>
        </w:rPr>
      </w:pPr>
      <w:r w:rsidRPr="003F0B0C">
        <w:rPr>
          <w:rFonts w:ascii="宋体" w:eastAsia="宋体" w:hAnsi="宋体"/>
        </w:rPr>
        <w:t xml:space="preserve">    for(int i=0;i&lt;row;i++)</w:t>
      </w:r>
    </w:p>
    <w:p w:rsidR="00F37F98" w:rsidRPr="003F0B0C" w:rsidRDefault="00F37F98" w:rsidP="00F37F98">
      <w:pPr>
        <w:rPr>
          <w:rFonts w:ascii="宋体" w:eastAsia="宋体" w:hAnsi="宋体"/>
        </w:rPr>
      </w:pPr>
      <w:r w:rsidRPr="003F0B0C">
        <w:rPr>
          <w:rFonts w:ascii="宋体" w:eastAsia="宋体" w:hAnsi="宋体"/>
        </w:rPr>
        <w:t xml:space="preserve">    {</w:t>
      </w:r>
    </w:p>
    <w:p w:rsidR="00F37F98" w:rsidRPr="003F0B0C" w:rsidRDefault="00F37F98" w:rsidP="00F37F98">
      <w:pPr>
        <w:rPr>
          <w:rFonts w:ascii="宋体" w:eastAsia="宋体" w:hAnsi="宋体"/>
        </w:rPr>
      </w:pPr>
      <w:r w:rsidRPr="003F0B0C">
        <w:rPr>
          <w:rFonts w:ascii="宋体" w:eastAsia="宋体" w:hAnsi="宋体"/>
        </w:rPr>
        <w:t xml:space="preserve">         for(int j=0;j&lt;col;j++) </w:t>
      </w:r>
    </w:p>
    <w:p w:rsidR="00F37F98" w:rsidRPr="003F0B0C" w:rsidRDefault="00F37F98" w:rsidP="00F37F98">
      <w:pPr>
        <w:rPr>
          <w:rFonts w:ascii="宋体" w:eastAsia="宋体" w:hAnsi="宋体"/>
        </w:rPr>
      </w:pPr>
      <w:r w:rsidRPr="003F0B0C">
        <w:rPr>
          <w:rFonts w:ascii="宋体" w:eastAsia="宋体" w:hAnsi="宋体"/>
        </w:rPr>
        <w:t xml:space="preserve">          cout&lt;&lt;arr[i][j]&lt;&lt;" ";</w:t>
      </w:r>
    </w:p>
    <w:p w:rsidR="00F37F98" w:rsidRPr="003F0B0C" w:rsidRDefault="00F37F98" w:rsidP="00F37F98">
      <w:pPr>
        <w:rPr>
          <w:rFonts w:ascii="宋体" w:eastAsia="宋体" w:hAnsi="宋体"/>
        </w:rPr>
      </w:pPr>
      <w:r w:rsidRPr="003F0B0C">
        <w:rPr>
          <w:rFonts w:ascii="宋体" w:eastAsia="宋体" w:hAnsi="宋体"/>
        </w:rPr>
        <w:t xml:space="preserve">        cout&lt;&lt;endl;</w:t>
      </w:r>
    </w:p>
    <w:p w:rsidR="00F37F98" w:rsidRPr="003F0B0C" w:rsidRDefault="00F37F98" w:rsidP="00F37F98">
      <w:pPr>
        <w:rPr>
          <w:rFonts w:ascii="宋体" w:eastAsia="宋体" w:hAnsi="宋体"/>
        </w:rPr>
      </w:pPr>
      <w:r w:rsidRPr="003F0B0C">
        <w:rPr>
          <w:rFonts w:ascii="宋体" w:eastAsia="宋体" w:hAnsi="宋体"/>
        </w:rPr>
        <w:t xml:space="preserve">    } </w:t>
      </w:r>
    </w:p>
    <w:p w:rsidR="00F37F98" w:rsidRPr="003F0B0C" w:rsidRDefault="00F37F98" w:rsidP="00F37F98">
      <w:pPr>
        <w:rPr>
          <w:rFonts w:ascii="宋体" w:eastAsia="宋体" w:hAnsi="宋体"/>
        </w:rPr>
      </w:pPr>
      <w:r w:rsidRPr="003F0B0C">
        <w:rPr>
          <w:rFonts w:ascii="宋体" w:eastAsia="宋体" w:hAnsi="宋体"/>
        </w:rPr>
        <w:t xml:space="preserve">    //释放二维数组（反过来） </w:t>
      </w:r>
    </w:p>
    <w:p w:rsidR="00F37F98" w:rsidRPr="003F0B0C" w:rsidRDefault="00F37F98" w:rsidP="00F37F98">
      <w:pPr>
        <w:rPr>
          <w:rFonts w:ascii="宋体" w:eastAsia="宋体" w:hAnsi="宋体"/>
        </w:rPr>
      </w:pPr>
      <w:r w:rsidRPr="003F0B0C">
        <w:rPr>
          <w:rFonts w:ascii="宋体" w:eastAsia="宋体" w:hAnsi="宋体"/>
        </w:rPr>
        <w:t xml:space="preserve">    for(int i=0;i&lt;row;i++)</w:t>
      </w:r>
    </w:p>
    <w:p w:rsidR="00F37F98" w:rsidRPr="003F0B0C" w:rsidRDefault="00F37F98" w:rsidP="00F37F98">
      <w:pPr>
        <w:rPr>
          <w:rFonts w:ascii="宋体" w:eastAsia="宋体" w:hAnsi="宋体"/>
        </w:rPr>
      </w:pPr>
      <w:r w:rsidRPr="003F0B0C">
        <w:rPr>
          <w:rFonts w:ascii="宋体" w:eastAsia="宋体" w:hAnsi="宋体"/>
        </w:rPr>
        <w:t xml:space="preserve">        delete[] arr[i]; </w:t>
      </w:r>
    </w:p>
    <w:p w:rsidR="00F37F98" w:rsidRPr="003F0B0C" w:rsidRDefault="00F37F98" w:rsidP="00F37F98">
      <w:pPr>
        <w:rPr>
          <w:rFonts w:ascii="宋体" w:eastAsia="宋体" w:hAnsi="宋体"/>
        </w:rPr>
      </w:pPr>
      <w:r w:rsidRPr="003F0B0C">
        <w:rPr>
          <w:rFonts w:ascii="宋体" w:eastAsia="宋体" w:hAnsi="宋体"/>
        </w:rPr>
        <w:t xml:space="preserve">    delete[] arr;</w:t>
      </w:r>
    </w:p>
    <w:p w:rsidR="00F37F98" w:rsidRPr="003F0B0C" w:rsidRDefault="00F37F98" w:rsidP="00F37F98">
      <w:pPr>
        <w:rPr>
          <w:rFonts w:ascii="宋体" w:eastAsia="宋体" w:hAnsi="宋体"/>
        </w:rPr>
      </w:pPr>
      <w:r w:rsidRPr="003F0B0C">
        <w:rPr>
          <w:rFonts w:ascii="宋体" w:eastAsia="宋体" w:hAnsi="宋体"/>
        </w:rPr>
        <w:t xml:space="preserve">    return 0;</w:t>
      </w:r>
    </w:p>
    <w:p w:rsidR="00F37F98" w:rsidRPr="003F0B0C" w:rsidRDefault="00F37F98" w:rsidP="00F37F98">
      <w:pPr>
        <w:rPr>
          <w:rFonts w:ascii="宋体" w:eastAsia="宋体" w:hAnsi="宋体"/>
        </w:rPr>
      </w:pPr>
      <w:r w:rsidRPr="003F0B0C">
        <w:rPr>
          <w:rFonts w:ascii="宋体" w:eastAsia="宋体" w:hAnsi="宋体"/>
        </w:rPr>
        <w:t>}</w:t>
      </w:r>
    </w:p>
    <w:p w:rsidR="00661A5C" w:rsidRPr="003F0B0C" w:rsidRDefault="00661A5C" w:rsidP="00661A5C">
      <w:pPr>
        <w:pStyle w:val="2"/>
        <w:rPr>
          <w:rFonts w:ascii="宋体" w:eastAsia="宋体" w:hAnsi="宋体"/>
          <w:b w:val="0"/>
        </w:rPr>
      </w:pPr>
      <w:bookmarkStart w:id="22" w:name="_Toc521431715"/>
      <w:r w:rsidRPr="003F0B0C">
        <w:rPr>
          <w:rFonts w:ascii="宋体" w:eastAsia="宋体" w:hAnsi="宋体" w:hint="eastAsia"/>
          <w:b w:val="0"/>
        </w:rPr>
        <w:t>S</w:t>
      </w:r>
      <w:r w:rsidRPr="003F0B0C">
        <w:rPr>
          <w:rFonts w:ascii="宋体" w:eastAsia="宋体" w:hAnsi="宋体"/>
          <w:b w:val="0"/>
        </w:rPr>
        <w:t>TL</w:t>
      </w:r>
      <w:bookmarkEnd w:id="22"/>
    </w:p>
    <w:p w:rsidR="00F21C46" w:rsidRPr="003F0B0C" w:rsidRDefault="00F21C46" w:rsidP="00F21C46">
      <w:pPr>
        <w:pStyle w:val="3"/>
        <w:rPr>
          <w:rFonts w:ascii="宋体" w:eastAsia="宋体" w:hAnsi="宋体"/>
          <w:b w:val="0"/>
        </w:rPr>
      </w:pPr>
      <w:bookmarkStart w:id="23" w:name="_Toc521431716"/>
      <w:r w:rsidRPr="003F0B0C">
        <w:rPr>
          <w:rFonts w:ascii="宋体" w:eastAsia="宋体" w:hAnsi="宋体"/>
          <w:b w:val="0"/>
        </w:rPr>
        <w:t>map</w:t>
      </w:r>
      <w:bookmarkEnd w:id="23"/>
    </w:p>
    <w:p w:rsidR="00F21C46" w:rsidRPr="003F0B0C" w:rsidRDefault="00F21C46" w:rsidP="00F21C46">
      <w:pPr>
        <w:rPr>
          <w:rFonts w:ascii="宋体" w:eastAsia="宋体" w:hAnsi="宋体"/>
        </w:rPr>
      </w:pPr>
      <w:r w:rsidRPr="003F0B0C">
        <w:rPr>
          <w:rFonts w:ascii="宋体" w:eastAsia="宋体" w:hAnsi="宋体"/>
        </w:rPr>
        <w:t>//数据的插入</w:t>
      </w:r>
    </w:p>
    <w:p w:rsidR="00F21C46" w:rsidRPr="003F0B0C" w:rsidRDefault="00F21C46" w:rsidP="00F21C46">
      <w:pPr>
        <w:rPr>
          <w:rFonts w:ascii="宋体" w:eastAsia="宋体" w:hAnsi="宋体"/>
        </w:rPr>
      </w:pPr>
      <w:r w:rsidRPr="003F0B0C">
        <w:rPr>
          <w:rFonts w:ascii="宋体" w:eastAsia="宋体" w:hAnsi="宋体"/>
        </w:rPr>
        <w:t>//示范1</w:t>
      </w:r>
    </w:p>
    <w:p w:rsidR="00F21C46" w:rsidRPr="003F0B0C" w:rsidRDefault="00F21C46" w:rsidP="00F21C46">
      <w:pPr>
        <w:rPr>
          <w:rFonts w:ascii="宋体" w:eastAsia="宋体" w:hAnsi="宋体"/>
        </w:rPr>
      </w:pPr>
      <w:r w:rsidRPr="003F0B0C">
        <w:rPr>
          <w:rFonts w:ascii="宋体" w:eastAsia="宋体" w:hAnsi="宋体"/>
        </w:rPr>
        <w:t>map&lt;int, string&gt; mapStudent;</w:t>
      </w:r>
    </w:p>
    <w:p w:rsidR="00F21C46" w:rsidRPr="003F0B0C" w:rsidRDefault="00F21C46" w:rsidP="00F21C46">
      <w:pPr>
        <w:rPr>
          <w:rFonts w:ascii="宋体" w:eastAsia="宋体" w:hAnsi="宋体"/>
        </w:rPr>
      </w:pPr>
      <w:r w:rsidRPr="003F0B0C">
        <w:rPr>
          <w:rFonts w:ascii="宋体" w:eastAsia="宋体" w:hAnsi="宋体"/>
        </w:rPr>
        <w:t>mapStudent.insert(pair&lt;int, string&gt;(1,“student_one”));/</w:t>
      </w:r>
    </w:p>
    <w:p w:rsidR="00F21C46" w:rsidRPr="003F0B0C" w:rsidRDefault="00F21C46" w:rsidP="00F21C46">
      <w:pPr>
        <w:rPr>
          <w:rFonts w:ascii="宋体" w:eastAsia="宋体" w:hAnsi="宋体"/>
        </w:rPr>
      </w:pPr>
      <w:r w:rsidRPr="003F0B0C">
        <w:rPr>
          <w:rFonts w:ascii="宋体" w:eastAsia="宋体" w:hAnsi="宋体"/>
        </w:rPr>
        <w:t>//示范2</w:t>
      </w:r>
    </w:p>
    <w:p w:rsidR="00F21C46" w:rsidRPr="003F0B0C" w:rsidRDefault="00F21C46" w:rsidP="00F21C46">
      <w:pPr>
        <w:rPr>
          <w:rFonts w:ascii="宋体" w:eastAsia="宋体" w:hAnsi="宋体"/>
        </w:rPr>
      </w:pPr>
      <w:r w:rsidRPr="003F0B0C">
        <w:rPr>
          <w:rFonts w:ascii="宋体" w:eastAsia="宋体" w:hAnsi="宋体"/>
        </w:rPr>
        <w:t>map&lt;int, string&gt; mapStudent;</w:t>
      </w:r>
    </w:p>
    <w:p w:rsidR="00F21C46" w:rsidRPr="003F0B0C" w:rsidRDefault="00F21C46" w:rsidP="00F21C46">
      <w:pPr>
        <w:rPr>
          <w:rFonts w:ascii="宋体" w:eastAsia="宋体" w:hAnsi="宋体"/>
        </w:rPr>
      </w:pPr>
      <w:r w:rsidRPr="003F0B0C">
        <w:rPr>
          <w:rFonts w:ascii="宋体" w:eastAsia="宋体" w:hAnsi="宋体"/>
        </w:rPr>
        <w:t>mapStudent.insert(map&lt;int, string&gt;::value_type (1,“student_one”));</w:t>
      </w:r>
    </w:p>
    <w:p w:rsidR="00F21C46" w:rsidRPr="003F0B0C" w:rsidRDefault="00F21C46" w:rsidP="00F21C46">
      <w:pPr>
        <w:rPr>
          <w:rFonts w:ascii="宋体" w:eastAsia="宋体" w:hAnsi="宋体"/>
        </w:rPr>
      </w:pPr>
      <w:r w:rsidRPr="003F0B0C">
        <w:rPr>
          <w:rFonts w:ascii="宋体" w:eastAsia="宋体" w:hAnsi="宋体"/>
        </w:rPr>
        <w:t>//示范3</w:t>
      </w:r>
    </w:p>
    <w:p w:rsidR="00F21C46" w:rsidRPr="003F0B0C" w:rsidRDefault="00F21C46" w:rsidP="00F21C46">
      <w:pPr>
        <w:rPr>
          <w:rFonts w:ascii="宋体" w:eastAsia="宋体" w:hAnsi="宋体"/>
        </w:rPr>
      </w:pPr>
      <w:r w:rsidRPr="003F0B0C">
        <w:rPr>
          <w:rFonts w:ascii="宋体" w:eastAsia="宋体" w:hAnsi="宋体"/>
        </w:rPr>
        <w:t>map&lt;int, string&gt; mapStudent;</w:t>
      </w:r>
    </w:p>
    <w:p w:rsidR="00F21C46" w:rsidRPr="003F0B0C" w:rsidRDefault="00F21C46" w:rsidP="00F21C46">
      <w:pPr>
        <w:rPr>
          <w:rFonts w:ascii="宋体" w:eastAsia="宋体" w:hAnsi="宋体"/>
        </w:rPr>
      </w:pPr>
      <w:r w:rsidRPr="003F0B0C">
        <w:rPr>
          <w:rFonts w:ascii="宋体" w:eastAsia="宋体" w:hAnsi="宋体"/>
        </w:rPr>
        <w:t>mapStudent[1] = “student_one”;</w:t>
      </w:r>
    </w:p>
    <w:p w:rsidR="00F21C46" w:rsidRPr="003F0B0C" w:rsidRDefault="00F21C46" w:rsidP="00F21C46">
      <w:pPr>
        <w:rPr>
          <w:rFonts w:ascii="宋体" w:eastAsia="宋体" w:hAnsi="宋体"/>
        </w:rPr>
      </w:pPr>
      <w:r w:rsidRPr="003F0B0C">
        <w:rPr>
          <w:rFonts w:ascii="宋体" w:eastAsia="宋体" w:hAnsi="宋体"/>
        </w:rPr>
        <w:t>mapStudent[2] = “student_two”;</w:t>
      </w:r>
    </w:p>
    <w:p w:rsidR="00F21C46" w:rsidRPr="003F0B0C" w:rsidRDefault="00F21C46" w:rsidP="00F21C46">
      <w:pPr>
        <w:rPr>
          <w:rFonts w:ascii="宋体" w:eastAsia="宋体" w:hAnsi="宋体"/>
        </w:rPr>
      </w:pPr>
    </w:p>
    <w:p w:rsidR="00F21C46" w:rsidRPr="003F0B0C" w:rsidRDefault="00F21C46" w:rsidP="00F21C46">
      <w:pPr>
        <w:rPr>
          <w:rFonts w:ascii="宋体" w:eastAsia="宋体" w:hAnsi="宋体"/>
        </w:rPr>
      </w:pPr>
      <w:r w:rsidRPr="003F0B0C">
        <w:rPr>
          <w:rFonts w:ascii="宋体" w:eastAsia="宋体" w:hAnsi="宋体"/>
        </w:rPr>
        <w:t>map&lt;string, int&gt; mapStudent;</w:t>
      </w:r>
    </w:p>
    <w:p w:rsidR="00F21C46" w:rsidRPr="003F0B0C" w:rsidRDefault="00F21C46" w:rsidP="00F21C46">
      <w:pPr>
        <w:rPr>
          <w:rFonts w:ascii="宋体" w:eastAsia="宋体" w:hAnsi="宋体"/>
        </w:rPr>
      </w:pPr>
      <w:r w:rsidRPr="003F0B0C">
        <w:rPr>
          <w:rFonts w:ascii="宋体" w:eastAsia="宋体" w:hAnsi="宋体"/>
        </w:rPr>
        <w:t>string s;//插入就用m[s]=1或者m[s]++之类;</w:t>
      </w:r>
    </w:p>
    <w:p w:rsidR="004C66C7" w:rsidRPr="003F0B0C" w:rsidRDefault="004C66C7" w:rsidP="00F21C46">
      <w:pPr>
        <w:rPr>
          <w:rFonts w:ascii="宋体" w:eastAsia="宋体" w:hAnsi="宋体"/>
        </w:rPr>
      </w:pPr>
      <w:r w:rsidRPr="003F0B0C">
        <w:rPr>
          <w:rFonts w:ascii="宋体" w:eastAsia="宋体" w:hAnsi="宋体"/>
        </w:rPr>
        <w:t>//</w:t>
      </w:r>
      <w:r w:rsidRPr="003F0B0C">
        <w:rPr>
          <w:rFonts w:ascii="宋体" w:eastAsia="宋体" w:hAnsi="宋体" w:hint="eastAsia"/>
        </w:rPr>
        <w:t>数据查找</w:t>
      </w:r>
    </w:p>
    <w:p w:rsidR="004C66C7" w:rsidRPr="003F0B0C" w:rsidRDefault="004C66C7" w:rsidP="004C66C7">
      <w:pPr>
        <w:rPr>
          <w:rFonts w:ascii="宋体" w:eastAsia="宋体" w:hAnsi="宋体"/>
        </w:rPr>
      </w:pPr>
      <w:r w:rsidRPr="003F0B0C">
        <w:rPr>
          <w:rFonts w:ascii="宋体" w:eastAsia="宋体" w:hAnsi="宋体"/>
        </w:rPr>
        <w:t xml:space="preserve">map&lt;int, string&gt;::iterator iter=mapStudent.find(1);  </w:t>
      </w:r>
    </w:p>
    <w:p w:rsidR="004C66C7" w:rsidRPr="003F0B0C" w:rsidRDefault="004C66C7" w:rsidP="004C66C7">
      <w:pPr>
        <w:rPr>
          <w:rFonts w:ascii="宋体" w:eastAsia="宋体" w:hAnsi="宋体"/>
        </w:rPr>
      </w:pPr>
      <w:r w:rsidRPr="003F0B0C">
        <w:rPr>
          <w:rFonts w:ascii="宋体" w:eastAsia="宋体" w:hAnsi="宋体"/>
        </w:rPr>
        <w:t>if(iter != mapStudent.end())</w:t>
      </w:r>
    </w:p>
    <w:p w:rsidR="004C66C7" w:rsidRPr="003F0B0C" w:rsidRDefault="004C66C7" w:rsidP="004C66C7">
      <w:pPr>
        <w:rPr>
          <w:rFonts w:ascii="宋体" w:eastAsia="宋体" w:hAnsi="宋体"/>
        </w:rPr>
      </w:pPr>
      <w:r w:rsidRPr="003F0B0C">
        <w:rPr>
          <w:rFonts w:ascii="宋体" w:eastAsia="宋体" w:hAnsi="宋体"/>
        </w:rPr>
        <w:t xml:space="preserve">cout&lt;&lt;"Find, the value is "&lt;&lt;iter-&gt;second&lt;&lt;endl;  </w:t>
      </w:r>
    </w:p>
    <w:p w:rsidR="004C66C7" w:rsidRPr="003F0B0C" w:rsidRDefault="004C66C7" w:rsidP="004C66C7">
      <w:pPr>
        <w:rPr>
          <w:rFonts w:ascii="宋体" w:eastAsia="宋体" w:hAnsi="宋体"/>
        </w:rPr>
      </w:pPr>
      <w:r w:rsidRPr="003F0B0C">
        <w:rPr>
          <w:rFonts w:ascii="宋体" w:eastAsia="宋体" w:hAnsi="宋体"/>
        </w:rPr>
        <w:t xml:space="preserve">else  cout&lt;&lt;"Do not Find"&lt;&lt;endl;  </w:t>
      </w:r>
    </w:p>
    <w:p w:rsidR="007855B2" w:rsidRPr="003F0B0C" w:rsidRDefault="007855B2" w:rsidP="007855B2">
      <w:pPr>
        <w:pStyle w:val="3"/>
        <w:rPr>
          <w:rFonts w:ascii="宋体" w:eastAsia="宋体" w:hAnsi="宋体"/>
          <w:b w:val="0"/>
        </w:rPr>
      </w:pPr>
      <w:bookmarkStart w:id="24" w:name="_Toc521431717"/>
      <w:r w:rsidRPr="003F0B0C">
        <w:rPr>
          <w:rFonts w:ascii="宋体" w:eastAsia="宋体" w:hAnsi="宋体"/>
          <w:b w:val="0"/>
        </w:rPr>
        <w:t>vector</w:t>
      </w:r>
      <w:bookmarkEnd w:id="24"/>
    </w:p>
    <w:p w:rsidR="007855B2" w:rsidRPr="003F0B0C" w:rsidRDefault="007855B2" w:rsidP="004C66C7">
      <w:pPr>
        <w:rPr>
          <w:rFonts w:ascii="宋体" w:eastAsia="宋体" w:hAnsi="宋体"/>
        </w:rPr>
      </w:pPr>
    </w:p>
    <w:p w:rsidR="00661A5C" w:rsidRPr="003F0B0C" w:rsidRDefault="00661A5C" w:rsidP="00661A5C">
      <w:pPr>
        <w:pStyle w:val="3"/>
        <w:rPr>
          <w:rFonts w:ascii="宋体" w:eastAsia="宋体" w:hAnsi="宋体"/>
          <w:b w:val="0"/>
        </w:rPr>
      </w:pPr>
      <w:bookmarkStart w:id="25" w:name="_Toc521431718"/>
      <w:r w:rsidRPr="003F0B0C">
        <w:rPr>
          <w:rFonts w:ascii="宋体" w:eastAsia="宋体" w:hAnsi="宋体" w:hint="eastAsia"/>
          <w:b w:val="0"/>
        </w:rPr>
        <w:lastRenderedPageBreak/>
        <w:t>ne</w:t>
      </w:r>
      <w:r w:rsidRPr="003F0B0C">
        <w:rPr>
          <w:rFonts w:ascii="宋体" w:eastAsia="宋体" w:hAnsi="宋体"/>
          <w:b w:val="0"/>
        </w:rPr>
        <w:t>xt_permutation</w:t>
      </w:r>
      <w:bookmarkEnd w:id="25"/>
    </w:p>
    <w:p w:rsidR="00F51D03" w:rsidRPr="003F0B0C" w:rsidRDefault="00F51D03" w:rsidP="00F51D03">
      <w:pPr>
        <w:rPr>
          <w:rFonts w:ascii="宋体" w:eastAsia="宋体" w:hAnsi="宋体"/>
        </w:rPr>
      </w:pPr>
      <w:r w:rsidRPr="003F0B0C">
        <w:rPr>
          <w:rFonts w:ascii="宋体" w:eastAsia="宋体" w:hAnsi="宋体" w:hint="eastAsia"/>
        </w:rPr>
        <w:t>自动生成全排列</w:t>
      </w:r>
    </w:p>
    <w:p w:rsidR="00E6315B" w:rsidRPr="003F0B0C" w:rsidRDefault="00E6315B" w:rsidP="00E6315B">
      <w:pPr>
        <w:rPr>
          <w:rFonts w:ascii="宋体" w:eastAsia="宋体" w:hAnsi="宋体"/>
        </w:rPr>
      </w:pPr>
      <w:r w:rsidRPr="003F0B0C">
        <w:rPr>
          <w:rFonts w:ascii="宋体" w:eastAsia="宋体" w:hAnsi="宋体"/>
        </w:rPr>
        <w:t>#include &lt;stdio.h&gt;</w:t>
      </w:r>
    </w:p>
    <w:p w:rsidR="00E6315B" w:rsidRPr="003F0B0C" w:rsidRDefault="00E6315B" w:rsidP="00E6315B">
      <w:pPr>
        <w:rPr>
          <w:rFonts w:ascii="宋体" w:eastAsia="宋体" w:hAnsi="宋体"/>
        </w:rPr>
      </w:pPr>
      <w:r w:rsidRPr="003F0B0C">
        <w:rPr>
          <w:rFonts w:ascii="宋体" w:eastAsia="宋体" w:hAnsi="宋体"/>
        </w:rPr>
        <w:t>#include &lt;algorithm&gt;</w:t>
      </w:r>
    </w:p>
    <w:p w:rsidR="00E6315B" w:rsidRPr="003F0B0C" w:rsidRDefault="00E6315B" w:rsidP="00E6315B">
      <w:pPr>
        <w:rPr>
          <w:rFonts w:ascii="宋体" w:eastAsia="宋体" w:hAnsi="宋体"/>
        </w:rPr>
      </w:pPr>
      <w:r w:rsidRPr="003F0B0C">
        <w:rPr>
          <w:rFonts w:ascii="宋体" w:eastAsia="宋体" w:hAnsi="宋体"/>
        </w:rPr>
        <w:t>using namespace std;</w:t>
      </w:r>
    </w:p>
    <w:p w:rsidR="00E6315B" w:rsidRPr="003F0B0C" w:rsidRDefault="00E6315B" w:rsidP="00E6315B">
      <w:pPr>
        <w:rPr>
          <w:rFonts w:ascii="宋体" w:eastAsia="宋体" w:hAnsi="宋体"/>
        </w:rPr>
      </w:pPr>
      <w:r w:rsidRPr="003F0B0C">
        <w:rPr>
          <w:rFonts w:ascii="宋体" w:eastAsia="宋体" w:hAnsi="宋体"/>
        </w:rPr>
        <w:t>int main(){</w:t>
      </w:r>
    </w:p>
    <w:p w:rsidR="00E6315B" w:rsidRPr="003F0B0C" w:rsidRDefault="00E6315B" w:rsidP="00E6315B">
      <w:pPr>
        <w:rPr>
          <w:rFonts w:ascii="宋体" w:eastAsia="宋体" w:hAnsi="宋体"/>
        </w:rPr>
      </w:pPr>
      <w:r w:rsidRPr="003F0B0C">
        <w:rPr>
          <w:rFonts w:ascii="宋体" w:eastAsia="宋体" w:hAnsi="宋体"/>
        </w:rPr>
        <w:t xml:space="preserve">    int n;</w:t>
      </w:r>
    </w:p>
    <w:p w:rsidR="00E6315B" w:rsidRPr="003F0B0C" w:rsidRDefault="00E6315B" w:rsidP="00E6315B">
      <w:pPr>
        <w:rPr>
          <w:rFonts w:ascii="宋体" w:eastAsia="宋体" w:hAnsi="宋体"/>
        </w:rPr>
      </w:pPr>
      <w:r w:rsidRPr="003F0B0C">
        <w:rPr>
          <w:rFonts w:ascii="宋体" w:eastAsia="宋体" w:hAnsi="宋体"/>
        </w:rPr>
        <w:t xml:space="preserve">    while(scanf("%d",&amp;n)&amp;&amp;n){</w:t>
      </w:r>
    </w:p>
    <w:p w:rsidR="00E6315B" w:rsidRPr="003F0B0C" w:rsidRDefault="00E6315B" w:rsidP="00E6315B">
      <w:pPr>
        <w:rPr>
          <w:rFonts w:ascii="宋体" w:eastAsia="宋体" w:hAnsi="宋体"/>
        </w:rPr>
      </w:pPr>
      <w:r w:rsidRPr="003F0B0C">
        <w:rPr>
          <w:rFonts w:ascii="宋体" w:eastAsia="宋体" w:hAnsi="宋体"/>
        </w:rPr>
        <w:t xml:space="preserve">        int a[1000];</w:t>
      </w:r>
    </w:p>
    <w:p w:rsidR="00E6315B" w:rsidRPr="003F0B0C" w:rsidRDefault="00E6315B" w:rsidP="00E6315B">
      <w:pPr>
        <w:rPr>
          <w:rFonts w:ascii="宋体" w:eastAsia="宋体" w:hAnsi="宋体"/>
        </w:rPr>
      </w:pPr>
      <w:r w:rsidRPr="003F0B0C">
        <w:rPr>
          <w:rFonts w:ascii="宋体" w:eastAsia="宋体" w:hAnsi="宋体"/>
        </w:rPr>
        <w:t xml:space="preserve">        for(int i=0;i&lt;n;i++){</w:t>
      </w:r>
    </w:p>
    <w:p w:rsidR="00E6315B" w:rsidRPr="003F0B0C" w:rsidRDefault="00E6315B" w:rsidP="00E6315B">
      <w:pPr>
        <w:rPr>
          <w:rFonts w:ascii="宋体" w:eastAsia="宋体" w:hAnsi="宋体"/>
        </w:rPr>
      </w:pPr>
      <w:r w:rsidRPr="003F0B0C">
        <w:rPr>
          <w:rFonts w:ascii="宋体" w:eastAsia="宋体" w:hAnsi="宋体"/>
        </w:rPr>
        <w:t xml:space="preserve">            scanf("%d",&amp;a[i]);</w:t>
      </w:r>
    </w:p>
    <w:p w:rsidR="00E6315B" w:rsidRPr="003F0B0C" w:rsidRDefault="00E6315B" w:rsidP="00E6315B">
      <w:pPr>
        <w:rPr>
          <w:rFonts w:ascii="宋体" w:eastAsia="宋体" w:hAnsi="宋体"/>
        </w:rPr>
      </w:pPr>
      <w:r w:rsidRPr="003F0B0C">
        <w:rPr>
          <w:rFonts w:ascii="宋体" w:eastAsia="宋体" w:hAnsi="宋体"/>
        </w:rPr>
        <w:t xml:space="preserve">        }</w:t>
      </w:r>
    </w:p>
    <w:p w:rsidR="00E6315B" w:rsidRPr="003F0B0C" w:rsidRDefault="00E6315B" w:rsidP="00E6315B">
      <w:pPr>
        <w:rPr>
          <w:rFonts w:ascii="宋体" w:eastAsia="宋体" w:hAnsi="宋体"/>
        </w:rPr>
      </w:pPr>
      <w:r w:rsidRPr="003F0B0C">
        <w:rPr>
          <w:rFonts w:ascii="宋体" w:eastAsia="宋体" w:hAnsi="宋体"/>
        </w:rPr>
        <w:t xml:space="preserve">        sort(a,a+n);//可以自行测试一下删除后的结果</w:t>
      </w:r>
    </w:p>
    <w:p w:rsidR="00E6315B" w:rsidRPr="003F0B0C" w:rsidRDefault="00E6315B" w:rsidP="00E6315B">
      <w:pPr>
        <w:rPr>
          <w:rFonts w:ascii="宋体" w:eastAsia="宋体" w:hAnsi="宋体"/>
        </w:rPr>
      </w:pPr>
      <w:r w:rsidRPr="003F0B0C">
        <w:rPr>
          <w:rFonts w:ascii="宋体" w:eastAsia="宋体" w:hAnsi="宋体"/>
        </w:rPr>
        <w:t xml:space="preserve">        do{</w:t>
      </w:r>
    </w:p>
    <w:p w:rsidR="00E6315B" w:rsidRPr="003F0B0C" w:rsidRDefault="00E6315B" w:rsidP="00E6315B">
      <w:pPr>
        <w:rPr>
          <w:rFonts w:ascii="宋体" w:eastAsia="宋体" w:hAnsi="宋体"/>
        </w:rPr>
      </w:pPr>
      <w:r w:rsidRPr="003F0B0C">
        <w:rPr>
          <w:rFonts w:ascii="宋体" w:eastAsia="宋体" w:hAnsi="宋体"/>
        </w:rPr>
        <w:t xml:space="preserve">            for(int i=0;i&lt;n;i++)</w:t>
      </w:r>
    </w:p>
    <w:p w:rsidR="00E6315B" w:rsidRPr="003F0B0C" w:rsidRDefault="00E6315B" w:rsidP="00E6315B">
      <w:pPr>
        <w:rPr>
          <w:rFonts w:ascii="宋体" w:eastAsia="宋体" w:hAnsi="宋体"/>
        </w:rPr>
      </w:pPr>
      <w:r w:rsidRPr="003F0B0C">
        <w:rPr>
          <w:rFonts w:ascii="宋体" w:eastAsia="宋体" w:hAnsi="宋体"/>
        </w:rPr>
        <w:t xml:space="preserve">                printf("%d ",a[i]);</w:t>
      </w:r>
    </w:p>
    <w:p w:rsidR="00E6315B" w:rsidRPr="003F0B0C" w:rsidRDefault="00E6315B" w:rsidP="00E6315B">
      <w:pPr>
        <w:rPr>
          <w:rFonts w:ascii="宋体" w:eastAsia="宋体" w:hAnsi="宋体"/>
        </w:rPr>
      </w:pPr>
      <w:r w:rsidRPr="003F0B0C">
        <w:rPr>
          <w:rFonts w:ascii="宋体" w:eastAsia="宋体" w:hAnsi="宋体"/>
        </w:rPr>
        <w:t xml:space="preserve">            printf("\n");</w:t>
      </w:r>
    </w:p>
    <w:p w:rsidR="00E6315B" w:rsidRPr="003F0B0C" w:rsidRDefault="00E6315B" w:rsidP="00E6315B">
      <w:pPr>
        <w:rPr>
          <w:rFonts w:ascii="宋体" w:eastAsia="宋体" w:hAnsi="宋体"/>
        </w:rPr>
      </w:pPr>
      <w:r w:rsidRPr="003F0B0C">
        <w:rPr>
          <w:rFonts w:ascii="宋体" w:eastAsia="宋体" w:hAnsi="宋体"/>
        </w:rPr>
        <w:t xml:space="preserve">        }while(next_permutation(a,a+n));</w:t>
      </w:r>
    </w:p>
    <w:p w:rsidR="00E6315B" w:rsidRPr="003F0B0C" w:rsidRDefault="00E6315B" w:rsidP="00E6315B">
      <w:pPr>
        <w:rPr>
          <w:rFonts w:ascii="宋体" w:eastAsia="宋体" w:hAnsi="宋体"/>
        </w:rPr>
      </w:pPr>
      <w:r w:rsidRPr="003F0B0C">
        <w:rPr>
          <w:rFonts w:ascii="宋体" w:eastAsia="宋体" w:hAnsi="宋体"/>
        </w:rPr>
        <w:t xml:space="preserve">    }</w:t>
      </w:r>
    </w:p>
    <w:p w:rsidR="00E6315B" w:rsidRPr="003F0B0C" w:rsidRDefault="00E6315B" w:rsidP="00E6315B">
      <w:pPr>
        <w:rPr>
          <w:rFonts w:ascii="宋体" w:eastAsia="宋体" w:hAnsi="宋体"/>
        </w:rPr>
      </w:pPr>
      <w:r w:rsidRPr="003F0B0C">
        <w:rPr>
          <w:rFonts w:ascii="宋体" w:eastAsia="宋体" w:hAnsi="宋体"/>
        </w:rPr>
        <w:t xml:space="preserve">    return 0;</w:t>
      </w:r>
    </w:p>
    <w:p w:rsidR="00E6315B" w:rsidRPr="003F0B0C" w:rsidRDefault="00E6315B" w:rsidP="00E6315B">
      <w:pPr>
        <w:rPr>
          <w:rFonts w:ascii="宋体" w:eastAsia="宋体" w:hAnsi="宋体"/>
          <w:sz w:val="18"/>
          <w:szCs w:val="18"/>
        </w:rPr>
      </w:pPr>
      <w:r w:rsidRPr="003F0B0C">
        <w:rPr>
          <w:rFonts w:ascii="宋体" w:eastAsia="宋体" w:hAnsi="宋体"/>
        </w:rPr>
        <w:t>}</w:t>
      </w:r>
    </w:p>
    <w:p w:rsidR="00E6315B" w:rsidRPr="003F0B0C" w:rsidRDefault="00E6315B" w:rsidP="00F51D03">
      <w:pPr>
        <w:rPr>
          <w:rFonts w:ascii="宋体" w:eastAsia="宋体" w:hAnsi="宋体"/>
        </w:rPr>
      </w:pPr>
    </w:p>
    <w:p w:rsidR="003A50F7" w:rsidRPr="003F0B0C" w:rsidRDefault="003A50F7" w:rsidP="003A50F7">
      <w:pPr>
        <w:pStyle w:val="3"/>
        <w:rPr>
          <w:rFonts w:ascii="宋体" w:eastAsia="宋体" w:hAnsi="宋体"/>
          <w:b w:val="0"/>
        </w:rPr>
      </w:pPr>
      <w:bookmarkStart w:id="26" w:name="_Toc521431719"/>
      <w:r w:rsidRPr="003F0B0C">
        <w:rPr>
          <w:rFonts w:ascii="宋体" w:eastAsia="宋体" w:hAnsi="宋体" w:hint="eastAsia"/>
          <w:b w:val="0"/>
        </w:rPr>
        <w:t>优先队列（priority_queue）</w:t>
      </w:r>
      <w:bookmarkEnd w:id="26"/>
    </w:p>
    <w:p w:rsidR="003A50F7" w:rsidRPr="003F0B0C" w:rsidRDefault="003A50F7" w:rsidP="003A50F7">
      <w:pPr>
        <w:rPr>
          <w:rFonts w:ascii="宋体" w:eastAsia="宋体" w:hAnsi="宋体"/>
        </w:rPr>
      </w:pPr>
      <w:r w:rsidRPr="003F0B0C">
        <w:rPr>
          <w:rFonts w:ascii="宋体" w:eastAsia="宋体" w:hAnsi="宋体"/>
        </w:rPr>
        <w:t>struct cmp{</w:t>
      </w:r>
    </w:p>
    <w:p w:rsidR="003A50F7" w:rsidRPr="003F0B0C" w:rsidRDefault="003A50F7" w:rsidP="003A50F7">
      <w:pPr>
        <w:rPr>
          <w:rFonts w:ascii="宋体" w:eastAsia="宋体" w:hAnsi="宋体"/>
        </w:rPr>
      </w:pPr>
      <w:r w:rsidRPr="003F0B0C">
        <w:rPr>
          <w:rFonts w:ascii="宋体" w:eastAsia="宋体" w:hAnsi="宋体"/>
        </w:rPr>
        <w:t xml:space="preserve">    bool operator()(string &amp;x,string &amp;y){</w:t>
      </w:r>
    </w:p>
    <w:p w:rsidR="003A50F7" w:rsidRPr="003F0B0C" w:rsidRDefault="003A50F7" w:rsidP="003A50F7">
      <w:pPr>
        <w:rPr>
          <w:rFonts w:ascii="宋体" w:eastAsia="宋体" w:hAnsi="宋体"/>
        </w:rPr>
      </w:pPr>
      <w:r w:rsidRPr="003F0B0C">
        <w:rPr>
          <w:rFonts w:ascii="宋体" w:eastAsia="宋体" w:hAnsi="宋体"/>
        </w:rPr>
        <w:t xml:space="preserve">        return x&gt;y;//</w:t>
      </w:r>
      <w:r w:rsidRPr="003F0B0C">
        <w:rPr>
          <w:rFonts w:ascii="宋体" w:eastAsia="宋体" w:hAnsi="宋体" w:hint="eastAsia"/>
        </w:rPr>
        <w:t>从小到大排序</w:t>
      </w:r>
    </w:p>
    <w:p w:rsidR="003A50F7" w:rsidRPr="003F0B0C" w:rsidRDefault="003A50F7" w:rsidP="003A50F7">
      <w:pPr>
        <w:rPr>
          <w:rFonts w:ascii="宋体" w:eastAsia="宋体" w:hAnsi="宋体"/>
        </w:rPr>
      </w:pPr>
      <w:r w:rsidRPr="003F0B0C">
        <w:rPr>
          <w:rFonts w:ascii="宋体" w:eastAsia="宋体" w:hAnsi="宋体"/>
        </w:rPr>
        <w:t xml:space="preserve">    }</w:t>
      </w:r>
    </w:p>
    <w:p w:rsidR="003A50F7" w:rsidRPr="003F0B0C" w:rsidRDefault="003A50F7" w:rsidP="003A50F7">
      <w:pPr>
        <w:rPr>
          <w:rFonts w:ascii="宋体" w:eastAsia="宋体" w:hAnsi="宋体"/>
        </w:rPr>
      </w:pPr>
      <w:r w:rsidRPr="003F0B0C">
        <w:rPr>
          <w:rFonts w:ascii="宋体" w:eastAsia="宋体" w:hAnsi="宋体"/>
        </w:rPr>
        <w:t>};</w:t>
      </w:r>
    </w:p>
    <w:p w:rsidR="003A50F7" w:rsidRPr="003F0B0C" w:rsidRDefault="003A50F7" w:rsidP="003A50F7">
      <w:pPr>
        <w:rPr>
          <w:rFonts w:ascii="宋体" w:eastAsia="宋体" w:hAnsi="宋体"/>
        </w:rPr>
      </w:pPr>
      <w:r w:rsidRPr="003F0B0C">
        <w:rPr>
          <w:rFonts w:ascii="宋体" w:eastAsia="宋体" w:hAnsi="宋体"/>
        </w:rPr>
        <w:t>priority_queue&lt;string,vector&lt;string&gt;,cmp &gt; q;</w:t>
      </w:r>
    </w:p>
    <w:p w:rsidR="003A50F7" w:rsidRPr="003F0B0C" w:rsidRDefault="003A50F7" w:rsidP="003A50F7">
      <w:pPr>
        <w:rPr>
          <w:rFonts w:ascii="宋体" w:eastAsia="宋体" w:hAnsi="宋体"/>
        </w:rPr>
      </w:pPr>
      <w:r w:rsidRPr="003F0B0C">
        <w:rPr>
          <w:rFonts w:ascii="宋体" w:eastAsia="宋体" w:hAnsi="宋体" w:hint="eastAsia"/>
        </w:rPr>
        <w:t>//这样的q是将存入的string从小到大</w:t>
      </w:r>
    </w:p>
    <w:p w:rsidR="003A50F7" w:rsidRPr="003F0B0C" w:rsidRDefault="004C2938" w:rsidP="004C2938">
      <w:pPr>
        <w:pStyle w:val="2"/>
        <w:rPr>
          <w:rFonts w:ascii="宋体" w:eastAsia="宋体" w:hAnsi="宋体"/>
          <w:b w:val="0"/>
        </w:rPr>
      </w:pPr>
      <w:bookmarkStart w:id="27" w:name="_Toc521431720"/>
      <w:r w:rsidRPr="003F0B0C">
        <w:rPr>
          <w:rFonts w:ascii="宋体" w:eastAsia="宋体" w:hAnsi="宋体" w:hint="eastAsia"/>
          <w:b w:val="0"/>
        </w:rPr>
        <w:t>C++</w:t>
      </w:r>
      <w:r w:rsidRPr="003F0B0C">
        <w:rPr>
          <w:rFonts w:ascii="宋体" w:eastAsia="宋体" w:hAnsi="宋体"/>
          <w:b w:val="0"/>
        </w:rPr>
        <w:t>11</w:t>
      </w:r>
      <w:bookmarkEnd w:id="27"/>
    </w:p>
    <w:p w:rsidR="004C2938" w:rsidRPr="003F0B0C" w:rsidRDefault="004C2938" w:rsidP="004C2938">
      <w:pPr>
        <w:pStyle w:val="3"/>
        <w:rPr>
          <w:rFonts w:ascii="宋体" w:eastAsia="宋体" w:hAnsi="宋体"/>
          <w:b w:val="0"/>
        </w:rPr>
      </w:pPr>
      <w:bookmarkStart w:id="28" w:name="_Toc521431721"/>
      <w:r w:rsidRPr="003F0B0C">
        <w:rPr>
          <w:rFonts w:ascii="宋体" w:eastAsia="宋体" w:hAnsi="宋体"/>
          <w:b w:val="0"/>
        </w:rPr>
        <w:t>auto</w:t>
      </w:r>
      <w:bookmarkEnd w:id="28"/>
    </w:p>
    <w:p w:rsidR="004C2938" w:rsidRPr="003F0B0C" w:rsidRDefault="004C2938" w:rsidP="004C2938">
      <w:pPr>
        <w:rPr>
          <w:rFonts w:ascii="宋体" w:eastAsia="宋体" w:hAnsi="宋体"/>
        </w:rPr>
      </w:pPr>
      <w:r w:rsidRPr="003F0B0C">
        <w:rPr>
          <w:rFonts w:ascii="宋体" w:eastAsia="宋体" w:hAnsi="宋体" w:hint="eastAsia"/>
        </w:rPr>
        <w:t>自动类型推断</w:t>
      </w:r>
    </w:p>
    <w:p w:rsidR="004C2938" w:rsidRPr="003F0B0C" w:rsidRDefault="000D10AC" w:rsidP="004C2938">
      <w:pPr>
        <w:rPr>
          <w:rFonts w:ascii="宋体" w:eastAsia="宋体" w:hAnsi="宋体"/>
        </w:rPr>
      </w:pPr>
      <w:hyperlink r:id="rId11" w:history="1">
        <w:r w:rsidR="004C2938" w:rsidRPr="003F0B0C">
          <w:rPr>
            <w:rStyle w:val="a3"/>
            <w:rFonts w:ascii="宋体" w:eastAsia="宋体" w:hAnsi="宋体"/>
          </w:rPr>
          <w:t>https://www.cnblogs.com/lenmom/p/7988635.html</w:t>
        </w:r>
      </w:hyperlink>
    </w:p>
    <w:p w:rsidR="004C2938" w:rsidRPr="003F0B0C" w:rsidRDefault="004C2938" w:rsidP="004C2938">
      <w:pPr>
        <w:pStyle w:val="3"/>
        <w:rPr>
          <w:rFonts w:ascii="宋体" w:eastAsia="宋体" w:hAnsi="宋体"/>
          <w:b w:val="0"/>
        </w:rPr>
      </w:pPr>
      <w:bookmarkStart w:id="29" w:name="_Toc521431722"/>
      <w:r w:rsidRPr="003F0B0C">
        <w:rPr>
          <w:rFonts w:ascii="宋体" w:eastAsia="宋体" w:hAnsi="宋体" w:hint="eastAsia"/>
          <w:b w:val="0"/>
        </w:rPr>
        <w:lastRenderedPageBreak/>
        <w:t>for循环</w:t>
      </w:r>
      <w:bookmarkEnd w:id="29"/>
    </w:p>
    <w:p w:rsidR="004C2938" w:rsidRPr="003F0B0C" w:rsidRDefault="004C2938" w:rsidP="004C2938">
      <w:pPr>
        <w:rPr>
          <w:rFonts w:ascii="宋体" w:eastAsia="宋体" w:hAnsi="宋体"/>
        </w:rPr>
      </w:pPr>
      <w:r w:rsidRPr="003F0B0C">
        <w:rPr>
          <w:rFonts w:ascii="宋体" w:eastAsia="宋体" w:hAnsi="宋体" w:hint="eastAsia"/>
        </w:rPr>
        <w:t>【代码示例】</w:t>
      </w:r>
    </w:p>
    <w:p w:rsidR="004C2938" w:rsidRPr="003F0B0C" w:rsidRDefault="004C2938" w:rsidP="004C2938">
      <w:pPr>
        <w:pStyle w:val="HTML"/>
        <w:rPr>
          <w:rFonts w:cstheme="minorBidi"/>
          <w:kern w:val="2"/>
          <w:sz w:val="21"/>
          <w:szCs w:val="22"/>
        </w:rPr>
      </w:pPr>
      <w:r w:rsidRPr="003F0B0C">
        <w:rPr>
          <w:rFonts w:cstheme="minorBidi"/>
          <w:kern w:val="2"/>
          <w:sz w:val="21"/>
          <w:szCs w:val="22"/>
        </w:rPr>
        <w:t>#include "stdafx.h"</w:t>
      </w:r>
    </w:p>
    <w:p w:rsidR="004C2938" w:rsidRPr="003F0B0C" w:rsidRDefault="004C2938" w:rsidP="004C2938">
      <w:pPr>
        <w:pStyle w:val="HTML"/>
        <w:rPr>
          <w:rFonts w:cstheme="minorBidi"/>
          <w:kern w:val="2"/>
          <w:sz w:val="21"/>
          <w:szCs w:val="22"/>
        </w:rPr>
      </w:pPr>
      <w:r w:rsidRPr="003F0B0C">
        <w:rPr>
          <w:rFonts w:cstheme="minorBidi"/>
          <w:kern w:val="2"/>
          <w:sz w:val="21"/>
          <w:szCs w:val="22"/>
        </w:rPr>
        <w:t>#include&lt;iostream&gt;</w:t>
      </w:r>
    </w:p>
    <w:p w:rsidR="004C2938" w:rsidRPr="003F0B0C" w:rsidRDefault="004C2938" w:rsidP="004C2938">
      <w:pPr>
        <w:pStyle w:val="HTML"/>
        <w:rPr>
          <w:rFonts w:cstheme="minorBidi"/>
          <w:kern w:val="2"/>
          <w:sz w:val="21"/>
          <w:szCs w:val="22"/>
        </w:rPr>
      </w:pPr>
      <w:r w:rsidRPr="003F0B0C">
        <w:rPr>
          <w:rFonts w:cstheme="minorBidi"/>
          <w:kern w:val="2"/>
          <w:sz w:val="21"/>
          <w:szCs w:val="22"/>
        </w:rPr>
        <w:t>#include&lt;vector&gt;</w:t>
      </w:r>
    </w:p>
    <w:p w:rsidR="004C2938" w:rsidRPr="003F0B0C" w:rsidRDefault="004C2938" w:rsidP="004C2938">
      <w:pPr>
        <w:pStyle w:val="HTML"/>
        <w:rPr>
          <w:rFonts w:cstheme="minorBidi"/>
          <w:kern w:val="2"/>
          <w:sz w:val="21"/>
          <w:szCs w:val="22"/>
        </w:rPr>
      </w:pPr>
    </w:p>
    <w:p w:rsidR="004C2938" w:rsidRPr="003F0B0C" w:rsidRDefault="004C2938" w:rsidP="004C2938">
      <w:pPr>
        <w:pStyle w:val="HTML"/>
        <w:rPr>
          <w:rFonts w:cstheme="minorBidi"/>
          <w:kern w:val="2"/>
          <w:sz w:val="21"/>
          <w:szCs w:val="22"/>
        </w:rPr>
      </w:pPr>
      <w:r w:rsidRPr="003F0B0C">
        <w:rPr>
          <w:rFonts w:cstheme="minorBidi"/>
          <w:kern w:val="2"/>
          <w:sz w:val="21"/>
          <w:szCs w:val="22"/>
        </w:rPr>
        <w:t>int main()</w:t>
      </w:r>
    </w:p>
    <w:p w:rsidR="004C2938" w:rsidRPr="003F0B0C" w:rsidRDefault="004C2938" w:rsidP="004C2938">
      <w:pPr>
        <w:pStyle w:val="HTML"/>
        <w:rPr>
          <w:rFonts w:cstheme="minorBidi"/>
          <w:kern w:val="2"/>
          <w:sz w:val="21"/>
          <w:szCs w:val="22"/>
        </w:rPr>
      </w:pPr>
      <w:r w:rsidRPr="003F0B0C">
        <w:rPr>
          <w:rFonts w:cstheme="minorBidi"/>
          <w:kern w:val="2"/>
          <w:sz w:val="21"/>
          <w:szCs w:val="22"/>
        </w:rPr>
        <w:t>{</w:t>
      </w:r>
    </w:p>
    <w:p w:rsidR="004C2938" w:rsidRPr="003F0B0C" w:rsidRDefault="004C2938" w:rsidP="004C2938">
      <w:pPr>
        <w:pStyle w:val="HTML"/>
        <w:rPr>
          <w:rFonts w:cstheme="minorBidi"/>
          <w:kern w:val="2"/>
          <w:sz w:val="21"/>
          <w:szCs w:val="22"/>
        </w:rPr>
      </w:pPr>
      <w:r w:rsidRPr="003F0B0C">
        <w:rPr>
          <w:rFonts w:cstheme="minorBidi"/>
          <w:kern w:val="2"/>
          <w:sz w:val="21"/>
          <w:szCs w:val="22"/>
        </w:rPr>
        <w:t xml:space="preserve">    std::vector&lt;int&gt; arr;</w:t>
      </w:r>
    </w:p>
    <w:p w:rsidR="004C2938" w:rsidRPr="003F0B0C" w:rsidRDefault="004C2938" w:rsidP="004C2938">
      <w:pPr>
        <w:pStyle w:val="HTML"/>
        <w:rPr>
          <w:rFonts w:cstheme="minorBidi"/>
          <w:kern w:val="2"/>
          <w:sz w:val="21"/>
          <w:szCs w:val="22"/>
        </w:rPr>
      </w:pPr>
      <w:r w:rsidRPr="003F0B0C">
        <w:rPr>
          <w:rFonts w:cstheme="minorBidi"/>
          <w:kern w:val="2"/>
          <w:sz w:val="21"/>
          <w:szCs w:val="22"/>
        </w:rPr>
        <w:t xml:space="preserve">    arr.push_back(1);</w:t>
      </w:r>
    </w:p>
    <w:p w:rsidR="004C2938" w:rsidRPr="003F0B0C" w:rsidRDefault="004C2938" w:rsidP="004C2938">
      <w:pPr>
        <w:pStyle w:val="HTML"/>
        <w:rPr>
          <w:rFonts w:cstheme="minorBidi"/>
          <w:kern w:val="2"/>
          <w:sz w:val="21"/>
          <w:szCs w:val="22"/>
        </w:rPr>
      </w:pPr>
      <w:r w:rsidRPr="003F0B0C">
        <w:rPr>
          <w:rFonts w:cstheme="minorBidi"/>
          <w:kern w:val="2"/>
          <w:sz w:val="21"/>
          <w:szCs w:val="22"/>
        </w:rPr>
        <w:t xml:space="preserve">    arr.push_back(2);</w:t>
      </w:r>
    </w:p>
    <w:p w:rsidR="004C2938" w:rsidRPr="003F0B0C" w:rsidRDefault="004C2938" w:rsidP="004C2938">
      <w:pPr>
        <w:pStyle w:val="HTML"/>
        <w:rPr>
          <w:rFonts w:cstheme="minorBidi"/>
          <w:kern w:val="2"/>
          <w:sz w:val="21"/>
          <w:szCs w:val="22"/>
        </w:rPr>
      </w:pPr>
    </w:p>
    <w:p w:rsidR="004C2938" w:rsidRPr="003F0B0C" w:rsidRDefault="004C2938" w:rsidP="004C2938">
      <w:pPr>
        <w:pStyle w:val="HTML"/>
        <w:rPr>
          <w:rFonts w:cstheme="minorBidi"/>
          <w:kern w:val="2"/>
          <w:sz w:val="21"/>
          <w:szCs w:val="22"/>
        </w:rPr>
      </w:pPr>
      <w:r w:rsidRPr="003F0B0C">
        <w:rPr>
          <w:rFonts w:cstheme="minorBidi"/>
          <w:kern w:val="2"/>
          <w:sz w:val="21"/>
          <w:szCs w:val="22"/>
        </w:rPr>
        <w:t xml:space="preserve">    for (auto n : arr)</w:t>
      </w:r>
    </w:p>
    <w:p w:rsidR="004C2938" w:rsidRPr="003F0B0C" w:rsidRDefault="004C2938" w:rsidP="004C2938">
      <w:pPr>
        <w:pStyle w:val="HTML"/>
        <w:rPr>
          <w:rFonts w:cstheme="minorBidi"/>
          <w:kern w:val="2"/>
          <w:sz w:val="21"/>
          <w:szCs w:val="22"/>
        </w:rPr>
      </w:pPr>
      <w:r w:rsidRPr="003F0B0C">
        <w:rPr>
          <w:rFonts w:cstheme="minorBidi"/>
          <w:kern w:val="2"/>
          <w:sz w:val="21"/>
          <w:szCs w:val="22"/>
        </w:rPr>
        <w:t xml:space="preserve">    {</w:t>
      </w:r>
    </w:p>
    <w:p w:rsidR="004C2938" w:rsidRPr="003F0B0C" w:rsidRDefault="004C2938" w:rsidP="004C2938">
      <w:pPr>
        <w:pStyle w:val="HTML"/>
        <w:rPr>
          <w:rFonts w:cstheme="minorBidi"/>
          <w:kern w:val="2"/>
          <w:sz w:val="21"/>
          <w:szCs w:val="22"/>
        </w:rPr>
      </w:pPr>
      <w:r w:rsidRPr="003F0B0C">
        <w:rPr>
          <w:rFonts w:cstheme="minorBidi"/>
          <w:kern w:val="2"/>
          <w:sz w:val="21"/>
          <w:szCs w:val="22"/>
        </w:rPr>
        <w:t xml:space="preserve">        std::cout &lt;&lt; n &lt;&lt; std::endl;</w:t>
      </w:r>
    </w:p>
    <w:p w:rsidR="004C2938" w:rsidRPr="003F0B0C" w:rsidRDefault="004C2938" w:rsidP="004C2938">
      <w:pPr>
        <w:pStyle w:val="HTML"/>
        <w:rPr>
          <w:rFonts w:cstheme="minorBidi"/>
          <w:kern w:val="2"/>
          <w:sz w:val="21"/>
          <w:szCs w:val="22"/>
        </w:rPr>
      </w:pPr>
      <w:r w:rsidRPr="003F0B0C">
        <w:rPr>
          <w:rFonts w:cstheme="minorBidi"/>
          <w:kern w:val="2"/>
          <w:sz w:val="21"/>
          <w:szCs w:val="22"/>
        </w:rPr>
        <w:t xml:space="preserve">    }</w:t>
      </w:r>
    </w:p>
    <w:p w:rsidR="004C2938" w:rsidRPr="003F0B0C" w:rsidRDefault="004C2938" w:rsidP="004C2938">
      <w:pPr>
        <w:pStyle w:val="HTML"/>
        <w:rPr>
          <w:rFonts w:cstheme="minorBidi"/>
          <w:kern w:val="2"/>
          <w:sz w:val="21"/>
          <w:szCs w:val="22"/>
        </w:rPr>
      </w:pPr>
    </w:p>
    <w:p w:rsidR="004C2938" w:rsidRPr="003F0B0C" w:rsidRDefault="004C2938" w:rsidP="004C2938">
      <w:pPr>
        <w:pStyle w:val="HTML"/>
        <w:rPr>
          <w:rFonts w:cstheme="minorBidi"/>
          <w:kern w:val="2"/>
          <w:sz w:val="21"/>
          <w:szCs w:val="22"/>
        </w:rPr>
      </w:pPr>
      <w:r w:rsidRPr="003F0B0C">
        <w:rPr>
          <w:rFonts w:cstheme="minorBidi"/>
          <w:kern w:val="2"/>
          <w:sz w:val="21"/>
          <w:szCs w:val="22"/>
        </w:rPr>
        <w:t xml:space="preserve">    return 0;</w:t>
      </w:r>
    </w:p>
    <w:p w:rsidR="004C2938" w:rsidRPr="003F0B0C" w:rsidRDefault="004C2938" w:rsidP="004C2938">
      <w:pPr>
        <w:pStyle w:val="HTML"/>
        <w:rPr>
          <w:rFonts w:cstheme="minorBidi"/>
          <w:kern w:val="2"/>
          <w:sz w:val="21"/>
          <w:szCs w:val="22"/>
        </w:rPr>
      </w:pPr>
      <w:r w:rsidRPr="003F0B0C">
        <w:rPr>
          <w:rFonts w:cstheme="minorBidi"/>
          <w:kern w:val="2"/>
          <w:sz w:val="21"/>
          <w:szCs w:val="22"/>
        </w:rPr>
        <w:t>}</w:t>
      </w:r>
    </w:p>
    <w:p w:rsidR="00162E06" w:rsidRPr="003F0B0C" w:rsidRDefault="00162E06" w:rsidP="00162E06">
      <w:pPr>
        <w:pStyle w:val="HTML"/>
        <w:outlineLvl w:val="1"/>
        <w:rPr>
          <w:rFonts w:cstheme="majorBidi"/>
          <w:kern w:val="2"/>
          <w:sz w:val="32"/>
          <w:szCs w:val="32"/>
        </w:rPr>
      </w:pPr>
      <w:bookmarkStart w:id="30" w:name="_Toc521431723"/>
      <w:r w:rsidRPr="003F0B0C">
        <w:rPr>
          <w:rFonts w:cstheme="majorBidi" w:hint="eastAsia"/>
          <w:kern w:val="2"/>
          <w:sz w:val="32"/>
          <w:szCs w:val="32"/>
        </w:rPr>
        <w:t>断言（assert）</w:t>
      </w:r>
      <w:bookmarkEnd w:id="30"/>
    </w:p>
    <w:p w:rsidR="00162E06" w:rsidRPr="003F0B0C" w:rsidRDefault="00C55140" w:rsidP="004C2938">
      <w:pPr>
        <w:pStyle w:val="HTML"/>
        <w:rPr>
          <w:rFonts w:cstheme="minorBidi" w:hint="eastAsia"/>
          <w:kern w:val="2"/>
          <w:sz w:val="21"/>
          <w:szCs w:val="22"/>
        </w:rPr>
      </w:pPr>
      <w:r w:rsidRPr="003F0B0C">
        <w:rPr>
          <w:rFonts w:cstheme="minorBidi" w:hint="eastAsia"/>
          <w:kern w:val="2"/>
          <w:sz w:val="21"/>
          <w:szCs w:val="22"/>
        </w:rPr>
        <w:t>正常使用时assert(表达式);</w:t>
      </w:r>
    </w:p>
    <w:p w:rsidR="00F35015" w:rsidRPr="003F0B0C" w:rsidRDefault="00C55140" w:rsidP="004C2938">
      <w:pPr>
        <w:pStyle w:val="HTML"/>
        <w:rPr>
          <w:rFonts w:cstheme="minorBidi"/>
          <w:kern w:val="2"/>
          <w:sz w:val="21"/>
          <w:szCs w:val="22"/>
        </w:rPr>
      </w:pPr>
      <w:r w:rsidRPr="003F0B0C">
        <w:rPr>
          <w:rFonts w:cstheme="minorBidi" w:hint="eastAsia"/>
          <w:kern w:val="2"/>
          <w:sz w:val="21"/>
          <w:szCs w:val="22"/>
        </w:rPr>
        <w:t>提交O</w:t>
      </w:r>
      <w:r w:rsidRPr="003F0B0C">
        <w:rPr>
          <w:rFonts w:cstheme="minorBidi"/>
          <w:kern w:val="2"/>
          <w:sz w:val="21"/>
          <w:szCs w:val="22"/>
        </w:rPr>
        <w:t>J</w:t>
      </w:r>
      <w:r w:rsidRPr="003F0B0C">
        <w:rPr>
          <w:rFonts w:cstheme="minorBidi" w:hint="eastAsia"/>
          <w:kern w:val="2"/>
          <w:sz w:val="21"/>
          <w:szCs w:val="22"/>
        </w:rPr>
        <w:t>时对于那些不支持assert报</w:t>
      </w:r>
      <w:r w:rsidR="00F35015" w:rsidRPr="003F0B0C">
        <w:rPr>
          <w:rFonts w:cstheme="minorBidi" w:hint="eastAsia"/>
          <w:kern w:val="2"/>
          <w:sz w:val="21"/>
          <w:szCs w:val="22"/>
        </w:rPr>
        <w:t>RE的</w:t>
      </w:r>
      <w:r w:rsidR="000837C6" w:rsidRPr="003F0B0C">
        <w:rPr>
          <w:rFonts w:cstheme="minorBidi" w:hint="eastAsia"/>
          <w:kern w:val="2"/>
          <w:sz w:val="21"/>
          <w:szCs w:val="22"/>
        </w:rPr>
        <w:t>（比如说HDU）</w:t>
      </w:r>
      <w:r w:rsidR="00F35015" w:rsidRPr="003F0B0C">
        <w:rPr>
          <w:rFonts w:cstheme="minorBidi" w:hint="eastAsia"/>
          <w:kern w:val="2"/>
          <w:sz w:val="21"/>
          <w:szCs w:val="22"/>
        </w:rPr>
        <w:t>可以做如下处理</w:t>
      </w:r>
    </w:p>
    <w:p w:rsidR="00F35015" w:rsidRPr="003F0B0C" w:rsidRDefault="000837C6" w:rsidP="004C2938">
      <w:pPr>
        <w:pStyle w:val="HTML"/>
        <w:rPr>
          <w:rFonts w:cstheme="minorBidi"/>
          <w:kern w:val="2"/>
          <w:sz w:val="21"/>
          <w:szCs w:val="22"/>
        </w:rPr>
      </w:pPr>
      <w:r w:rsidRPr="003F0B0C">
        <w:rPr>
          <w:rFonts w:cstheme="minorBidi" w:hint="eastAsia"/>
          <w:kern w:val="2"/>
          <w:sz w:val="21"/>
          <w:szCs w:val="22"/>
        </w:rPr>
        <w:t>如果原先不是TLE</w:t>
      </w:r>
      <w:r w:rsidR="00F35015" w:rsidRPr="003F0B0C">
        <w:rPr>
          <w:rFonts w:cstheme="minorBidi" w:hint="eastAsia"/>
          <w:kern w:val="2"/>
          <w:sz w:val="21"/>
          <w:szCs w:val="22"/>
        </w:rPr>
        <w:t>那么头部加入</w:t>
      </w:r>
    </w:p>
    <w:p w:rsidR="00F35015" w:rsidRPr="003F0B0C" w:rsidRDefault="00F35015" w:rsidP="00F35015">
      <w:pPr>
        <w:pStyle w:val="HTML"/>
        <w:rPr>
          <w:rFonts w:cstheme="minorBidi"/>
          <w:kern w:val="2"/>
          <w:sz w:val="21"/>
          <w:szCs w:val="22"/>
        </w:rPr>
      </w:pPr>
      <w:r w:rsidRPr="003F0B0C">
        <w:rPr>
          <w:rFonts w:cstheme="minorBidi"/>
          <w:kern w:val="2"/>
          <w:sz w:val="21"/>
          <w:szCs w:val="22"/>
        </w:rPr>
        <w:t>#define ASSERT(X) if(!(X)) while(true);</w:t>
      </w:r>
    </w:p>
    <w:p w:rsidR="00F35015" w:rsidRPr="003F0B0C" w:rsidRDefault="00F35015" w:rsidP="00F35015">
      <w:pPr>
        <w:pStyle w:val="HTML"/>
        <w:rPr>
          <w:rFonts w:cstheme="minorBidi"/>
          <w:kern w:val="2"/>
          <w:sz w:val="21"/>
          <w:szCs w:val="22"/>
        </w:rPr>
      </w:pPr>
      <w:r w:rsidRPr="003F0B0C">
        <w:rPr>
          <w:rFonts w:cstheme="minorBidi"/>
          <w:kern w:val="2"/>
          <w:sz w:val="21"/>
          <w:szCs w:val="22"/>
        </w:rPr>
        <w:t>#define assert ASSERT</w:t>
      </w:r>
    </w:p>
    <w:p w:rsidR="00F35015" w:rsidRPr="003F0B0C" w:rsidRDefault="00F35015" w:rsidP="00F35015">
      <w:pPr>
        <w:pStyle w:val="HTML"/>
        <w:rPr>
          <w:rFonts w:cstheme="minorBidi"/>
          <w:kern w:val="2"/>
          <w:sz w:val="21"/>
          <w:szCs w:val="22"/>
        </w:rPr>
      </w:pPr>
      <w:r w:rsidRPr="003F0B0C">
        <w:rPr>
          <w:rFonts w:cstheme="minorBidi" w:hint="eastAsia"/>
          <w:kern w:val="2"/>
          <w:sz w:val="21"/>
          <w:szCs w:val="22"/>
        </w:rPr>
        <w:t>则如果为TLE则说明断言处有误</w:t>
      </w:r>
      <w:r w:rsidR="000837C6" w:rsidRPr="003F0B0C">
        <w:rPr>
          <w:rFonts w:cstheme="minorBidi" w:hint="eastAsia"/>
          <w:kern w:val="2"/>
          <w:sz w:val="21"/>
          <w:szCs w:val="22"/>
        </w:rPr>
        <w:t>（对于原本提交不是TLE的都有效）</w:t>
      </w:r>
    </w:p>
    <w:p w:rsidR="000837C6" w:rsidRPr="003F0B0C" w:rsidRDefault="000837C6" w:rsidP="00F35015">
      <w:pPr>
        <w:pStyle w:val="HTML"/>
        <w:rPr>
          <w:rFonts w:cstheme="minorBidi" w:hint="eastAsia"/>
          <w:kern w:val="2"/>
          <w:sz w:val="21"/>
          <w:szCs w:val="22"/>
        </w:rPr>
      </w:pPr>
      <w:r w:rsidRPr="003F0B0C">
        <w:rPr>
          <w:rFonts w:cstheme="minorBidi" w:hint="eastAsia"/>
          <w:kern w:val="2"/>
          <w:sz w:val="21"/>
          <w:szCs w:val="22"/>
        </w:rPr>
        <w:t>如果原先不是M</w:t>
      </w:r>
      <w:r w:rsidRPr="003F0B0C">
        <w:rPr>
          <w:rFonts w:cstheme="minorBidi"/>
          <w:kern w:val="2"/>
          <w:sz w:val="21"/>
          <w:szCs w:val="22"/>
        </w:rPr>
        <w:t>LE</w:t>
      </w:r>
      <w:r w:rsidR="00002D06" w:rsidRPr="003F0B0C">
        <w:rPr>
          <w:rFonts w:cstheme="minorBidi" w:hint="eastAsia"/>
          <w:kern w:val="2"/>
          <w:sz w:val="21"/>
          <w:szCs w:val="22"/>
        </w:rPr>
        <w:t>那么头部加入</w:t>
      </w:r>
    </w:p>
    <w:p w:rsidR="000837C6" w:rsidRPr="003F0B0C" w:rsidRDefault="000837C6" w:rsidP="000837C6">
      <w:pPr>
        <w:pStyle w:val="HTML"/>
        <w:rPr>
          <w:rFonts w:cstheme="minorBidi"/>
          <w:kern w:val="2"/>
          <w:sz w:val="21"/>
          <w:szCs w:val="22"/>
        </w:rPr>
      </w:pPr>
      <w:r w:rsidRPr="003F0B0C">
        <w:rPr>
          <w:rFonts w:cstheme="minorBidi"/>
          <w:kern w:val="2"/>
          <w:sz w:val="21"/>
          <w:szCs w:val="22"/>
        </w:rPr>
        <w:t>#define ASSERT(X) if(!(X)){int sz=1;while(sz++){int *num=new int[sz];}}</w:t>
      </w:r>
    </w:p>
    <w:p w:rsidR="000837C6" w:rsidRPr="003F0B0C" w:rsidRDefault="000837C6" w:rsidP="000837C6">
      <w:pPr>
        <w:pStyle w:val="HTML"/>
        <w:rPr>
          <w:rFonts w:cstheme="minorBidi"/>
          <w:kern w:val="2"/>
          <w:sz w:val="21"/>
          <w:szCs w:val="22"/>
        </w:rPr>
      </w:pPr>
      <w:r w:rsidRPr="003F0B0C">
        <w:rPr>
          <w:rFonts w:cstheme="minorBidi"/>
          <w:kern w:val="2"/>
          <w:sz w:val="21"/>
          <w:szCs w:val="22"/>
        </w:rPr>
        <w:t>#define assert ASSERT</w:t>
      </w:r>
    </w:p>
    <w:p w:rsidR="000837C6" w:rsidRPr="003F0B0C" w:rsidRDefault="000837C6" w:rsidP="000837C6">
      <w:pPr>
        <w:pStyle w:val="HTML"/>
        <w:rPr>
          <w:rFonts w:cstheme="minorBidi"/>
          <w:kern w:val="2"/>
          <w:sz w:val="21"/>
          <w:szCs w:val="22"/>
        </w:rPr>
      </w:pPr>
      <w:r w:rsidRPr="003F0B0C">
        <w:rPr>
          <w:rFonts w:cstheme="minorBidi" w:hint="eastAsia"/>
          <w:kern w:val="2"/>
          <w:sz w:val="21"/>
          <w:szCs w:val="22"/>
        </w:rPr>
        <w:t>如果变成M</w:t>
      </w:r>
      <w:r w:rsidRPr="003F0B0C">
        <w:rPr>
          <w:rFonts w:cstheme="minorBidi"/>
          <w:kern w:val="2"/>
          <w:sz w:val="21"/>
          <w:szCs w:val="22"/>
        </w:rPr>
        <w:t>LE</w:t>
      </w:r>
      <w:r w:rsidRPr="003F0B0C">
        <w:rPr>
          <w:rFonts w:cstheme="minorBidi" w:hint="eastAsia"/>
          <w:kern w:val="2"/>
          <w:sz w:val="21"/>
          <w:szCs w:val="22"/>
        </w:rPr>
        <w:t>，则说明断言处有误（对于原本提交不是MLE的都有效）</w:t>
      </w:r>
    </w:p>
    <w:p w:rsidR="00E679AF" w:rsidRPr="003F0B0C" w:rsidRDefault="00E679AF" w:rsidP="000837C6">
      <w:pPr>
        <w:pStyle w:val="HTML"/>
        <w:rPr>
          <w:rFonts w:cstheme="minorBidi"/>
          <w:kern w:val="2"/>
          <w:sz w:val="21"/>
          <w:szCs w:val="22"/>
        </w:rPr>
      </w:pPr>
      <w:r w:rsidRPr="003F0B0C">
        <w:rPr>
          <w:rFonts w:cstheme="minorBidi" w:hint="eastAsia"/>
          <w:kern w:val="2"/>
          <w:sz w:val="21"/>
          <w:szCs w:val="22"/>
        </w:rPr>
        <w:t>【代码】</w:t>
      </w:r>
    </w:p>
    <w:p w:rsidR="00E679AF" w:rsidRPr="003F0B0C" w:rsidRDefault="00E679AF" w:rsidP="00E679AF">
      <w:pPr>
        <w:pStyle w:val="HTML"/>
        <w:rPr>
          <w:rFonts w:cstheme="minorBidi"/>
          <w:kern w:val="2"/>
          <w:sz w:val="21"/>
          <w:szCs w:val="22"/>
        </w:rPr>
      </w:pPr>
      <w:r w:rsidRPr="003F0B0C">
        <w:rPr>
          <w:rFonts w:cstheme="minorBidi"/>
          <w:kern w:val="2"/>
          <w:sz w:val="21"/>
          <w:szCs w:val="22"/>
        </w:rPr>
        <w:t>#define ASSERT(X) if(!(X)) while(true);</w:t>
      </w:r>
    </w:p>
    <w:p w:rsidR="00E679AF" w:rsidRPr="003F0B0C" w:rsidRDefault="00E679AF" w:rsidP="00E679AF">
      <w:pPr>
        <w:pStyle w:val="HTML"/>
        <w:rPr>
          <w:rFonts w:cstheme="minorBidi" w:hint="eastAsia"/>
          <w:kern w:val="2"/>
          <w:sz w:val="21"/>
          <w:szCs w:val="22"/>
        </w:rPr>
      </w:pPr>
      <w:r w:rsidRPr="003F0B0C">
        <w:rPr>
          <w:rFonts w:cstheme="minorBidi"/>
          <w:kern w:val="2"/>
          <w:sz w:val="21"/>
          <w:szCs w:val="22"/>
        </w:rPr>
        <w:t>#define ASSERT(X) if(!(X)){int sz=1;while(sz++){int *num=new int[sz];}}</w:t>
      </w:r>
    </w:p>
    <w:p w:rsidR="00E679AF" w:rsidRPr="003F0B0C" w:rsidRDefault="00E679AF" w:rsidP="000837C6">
      <w:pPr>
        <w:pStyle w:val="HTML"/>
        <w:rPr>
          <w:rFonts w:cstheme="minorBidi" w:hint="eastAsia"/>
          <w:kern w:val="2"/>
          <w:sz w:val="21"/>
          <w:szCs w:val="22"/>
        </w:rPr>
      </w:pPr>
      <w:r w:rsidRPr="003F0B0C">
        <w:rPr>
          <w:rFonts w:cstheme="minorBidi"/>
          <w:kern w:val="2"/>
          <w:sz w:val="21"/>
          <w:szCs w:val="22"/>
        </w:rPr>
        <w:t>#define assert ASSERT</w:t>
      </w:r>
    </w:p>
    <w:p w:rsidR="003B598C" w:rsidRPr="003F0B0C" w:rsidRDefault="003B598C" w:rsidP="00AB3CA1">
      <w:pPr>
        <w:pStyle w:val="2"/>
        <w:rPr>
          <w:rFonts w:ascii="宋体" w:eastAsia="宋体" w:hAnsi="宋体"/>
          <w:b w:val="0"/>
          <w:bCs w:val="0"/>
        </w:rPr>
      </w:pPr>
      <w:bookmarkStart w:id="31" w:name="_Toc521431724"/>
      <w:r w:rsidRPr="003F0B0C">
        <w:rPr>
          <w:rFonts w:ascii="宋体" w:eastAsia="宋体" w:hAnsi="宋体" w:hint="eastAsia"/>
          <w:b w:val="0"/>
          <w:bCs w:val="0"/>
        </w:rPr>
        <w:t>数据对拍（输入输出重定向-freopen）</w:t>
      </w:r>
      <w:bookmarkEnd w:id="31"/>
    </w:p>
    <w:p w:rsidR="003B598C" w:rsidRPr="003F0B0C" w:rsidRDefault="003B598C" w:rsidP="003B598C">
      <w:pPr>
        <w:rPr>
          <w:rFonts w:ascii="宋体" w:eastAsia="宋体" w:hAnsi="宋体"/>
        </w:rPr>
      </w:pPr>
      <w:r w:rsidRPr="003F0B0C">
        <w:rPr>
          <w:rFonts w:ascii="宋体" w:eastAsia="宋体" w:hAnsi="宋体" w:hint="eastAsia"/>
        </w:rPr>
        <w:t>【示例代码】</w:t>
      </w:r>
    </w:p>
    <w:p w:rsidR="003B598C" w:rsidRPr="003F0B0C" w:rsidRDefault="003B598C" w:rsidP="003B598C">
      <w:pPr>
        <w:rPr>
          <w:rFonts w:ascii="宋体" w:eastAsia="宋体" w:hAnsi="宋体"/>
        </w:rPr>
      </w:pPr>
      <w:r w:rsidRPr="003F0B0C">
        <w:rPr>
          <w:rFonts w:ascii="宋体" w:eastAsia="宋体" w:hAnsi="宋体"/>
        </w:rPr>
        <w:t>#include &lt;stdio.h&gt;</w:t>
      </w:r>
    </w:p>
    <w:p w:rsidR="003B598C" w:rsidRPr="003F0B0C" w:rsidRDefault="003B598C" w:rsidP="003B598C">
      <w:pPr>
        <w:rPr>
          <w:rFonts w:ascii="宋体" w:eastAsia="宋体" w:hAnsi="宋体"/>
        </w:rPr>
      </w:pPr>
      <w:r w:rsidRPr="003F0B0C">
        <w:rPr>
          <w:rFonts w:ascii="宋体" w:eastAsia="宋体" w:hAnsi="宋体"/>
        </w:rPr>
        <w:t xml:space="preserve">int main() </w:t>
      </w:r>
    </w:p>
    <w:p w:rsidR="003B598C" w:rsidRPr="003F0B0C" w:rsidRDefault="003B598C" w:rsidP="003B598C">
      <w:pPr>
        <w:rPr>
          <w:rFonts w:ascii="宋体" w:eastAsia="宋体" w:hAnsi="宋体"/>
        </w:rPr>
      </w:pPr>
      <w:r w:rsidRPr="003F0B0C">
        <w:rPr>
          <w:rFonts w:ascii="宋体" w:eastAsia="宋体" w:hAnsi="宋体"/>
        </w:rPr>
        <w:t xml:space="preserve">{ </w:t>
      </w:r>
    </w:p>
    <w:p w:rsidR="003B598C" w:rsidRPr="003F0B0C" w:rsidRDefault="003B598C" w:rsidP="003B598C">
      <w:pPr>
        <w:rPr>
          <w:rFonts w:ascii="宋体" w:eastAsia="宋体" w:hAnsi="宋体"/>
        </w:rPr>
      </w:pPr>
      <w:r w:rsidRPr="003F0B0C">
        <w:rPr>
          <w:rFonts w:ascii="宋体" w:eastAsia="宋体" w:hAnsi="宋体"/>
        </w:rPr>
        <w:lastRenderedPageBreak/>
        <w:tab/>
        <w:t xml:space="preserve">int a,b; </w:t>
      </w:r>
    </w:p>
    <w:p w:rsidR="003B598C" w:rsidRPr="003F0B0C" w:rsidRDefault="003B598C" w:rsidP="003B598C">
      <w:pPr>
        <w:rPr>
          <w:rFonts w:ascii="宋体" w:eastAsia="宋体" w:hAnsi="宋体"/>
        </w:rPr>
      </w:pPr>
      <w:r w:rsidRPr="003F0B0C">
        <w:rPr>
          <w:rFonts w:ascii="宋体" w:eastAsia="宋体" w:hAnsi="宋体"/>
        </w:rPr>
        <w:tab/>
        <w:t xml:space="preserve">freopen("D:\\in.txt","r",stdin); //输入重定向，输入数据将从D盘根目录下的in.txt文件中读取 </w:t>
      </w:r>
    </w:p>
    <w:p w:rsidR="003B598C" w:rsidRPr="003F0B0C" w:rsidRDefault="003B598C" w:rsidP="003B598C">
      <w:pPr>
        <w:rPr>
          <w:rFonts w:ascii="宋体" w:eastAsia="宋体" w:hAnsi="宋体"/>
        </w:rPr>
      </w:pPr>
      <w:r w:rsidRPr="003F0B0C">
        <w:rPr>
          <w:rFonts w:ascii="宋体" w:eastAsia="宋体" w:hAnsi="宋体"/>
        </w:rPr>
        <w:tab/>
        <w:t xml:space="preserve">freopen("D:\\out.txt","w",stdout); //输出重定向，输出数据将保存在D盘根目录下的out.txt文件中 </w:t>
      </w:r>
    </w:p>
    <w:p w:rsidR="003B598C" w:rsidRPr="003F0B0C" w:rsidRDefault="003B598C" w:rsidP="003B598C">
      <w:pPr>
        <w:rPr>
          <w:rFonts w:ascii="宋体" w:eastAsia="宋体" w:hAnsi="宋体"/>
        </w:rPr>
      </w:pPr>
      <w:r w:rsidRPr="003F0B0C">
        <w:rPr>
          <w:rFonts w:ascii="宋体" w:eastAsia="宋体" w:hAnsi="宋体"/>
        </w:rPr>
        <w:tab/>
        <w:t xml:space="preserve">while(scanf("%d %d",&amp;a,&amp;b)!=EOF) </w:t>
      </w:r>
    </w:p>
    <w:p w:rsidR="003B598C" w:rsidRPr="003F0B0C" w:rsidRDefault="003B598C" w:rsidP="003B598C">
      <w:pPr>
        <w:rPr>
          <w:rFonts w:ascii="宋体" w:eastAsia="宋体" w:hAnsi="宋体"/>
        </w:rPr>
      </w:pPr>
      <w:r w:rsidRPr="003F0B0C">
        <w:rPr>
          <w:rFonts w:ascii="宋体" w:eastAsia="宋体" w:hAnsi="宋体"/>
        </w:rPr>
        <w:tab/>
        <w:t xml:space="preserve">printf("%d\n",a+b); </w:t>
      </w:r>
    </w:p>
    <w:p w:rsidR="003B598C" w:rsidRPr="003F0B0C" w:rsidRDefault="003B598C" w:rsidP="003B598C">
      <w:pPr>
        <w:rPr>
          <w:rFonts w:ascii="宋体" w:eastAsia="宋体" w:hAnsi="宋体"/>
        </w:rPr>
      </w:pPr>
      <w:r w:rsidRPr="003F0B0C">
        <w:rPr>
          <w:rFonts w:ascii="宋体" w:eastAsia="宋体" w:hAnsi="宋体"/>
        </w:rPr>
        <w:tab/>
        <w:t xml:space="preserve">fclose(stdin);//关闭重定向输入 </w:t>
      </w:r>
    </w:p>
    <w:p w:rsidR="003B598C" w:rsidRPr="003F0B0C" w:rsidRDefault="003B598C" w:rsidP="003B598C">
      <w:pPr>
        <w:rPr>
          <w:rFonts w:ascii="宋体" w:eastAsia="宋体" w:hAnsi="宋体"/>
        </w:rPr>
      </w:pPr>
      <w:r w:rsidRPr="003F0B0C">
        <w:rPr>
          <w:rFonts w:ascii="宋体" w:eastAsia="宋体" w:hAnsi="宋体"/>
        </w:rPr>
        <w:tab/>
        <w:t xml:space="preserve">fclose(stdout);//关闭重定向输出 </w:t>
      </w:r>
    </w:p>
    <w:p w:rsidR="003B598C" w:rsidRPr="003F0B0C" w:rsidRDefault="003B598C" w:rsidP="003B598C">
      <w:pPr>
        <w:rPr>
          <w:rFonts w:ascii="宋体" w:eastAsia="宋体" w:hAnsi="宋体"/>
        </w:rPr>
      </w:pPr>
      <w:r w:rsidRPr="003F0B0C">
        <w:rPr>
          <w:rFonts w:ascii="宋体" w:eastAsia="宋体" w:hAnsi="宋体"/>
        </w:rPr>
        <w:tab/>
        <w:t xml:space="preserve">return 0; </w:t>
      </w:r>
    </w:p>
    <w:p w:rsidR="003B598C" w:rsidRPr="003F0B0C" w:rsidRDefault="003B598C" w:rsidP="003B598C">
      <w:pPr>
        <w:rPr>
          <w:rFonts w:ascii="宋体" w:eastAsia="宋体" w:hAnsi="宋体"/>
        </w:rPr>
      </w:pPr>
      <w:r w:rsidRPr="003F0B0C">
        <w:rPr>
          <w:rFonts w:ascii="宋体" w:eastAsia="宋体" w:hAnsi="宋体"/>
        </w:rPr>
        <w:t>}</w:t>
      </w:r>
    </w:p>
    <w:p w:rsidR="00A22D99" w:rsidRPr="003F0B0C" w:rsidRDefault="00A22D99" w:rsidP="003B598C">
      <w:pPr>
        <w:rPr>
          <w:rFonts w:ascii="宋体" w:eastAsia="宋体" w:hAnsi="宋体"/>
        </w:rPr>
      </w:pPr>
      <w:r w:rsidRPr="003F0B0C">
        <w:rPr>
          <w:rFonts w:ascii="宋体" w:eastAsia="宋体" w:hAnsi="宋体" w:hint="eastAsia"/>
        </w:rPr>
        <w:t>【数据对拍模板】</w:t>
      </w:r>
    </w:p>
    <w:p w:rsidR="00A22D99" w:rsidRPr="003F0B0C" w:rsidRDefault="00A22D99" w:rsidP="00A22D99">
      <w:pPr>
        <w:rPr>
          <w:rFonts w:ascii="宋体" w:eastAsia="宋体" w:hAnsi="宋体"/>
        </w:rPr>
      </w:pPr>
      <w:r w:rsidRPr="003F0B0C">
        <w:rPr>
          <w:rFonts w:ascii="宋体" w:eastAsia="宋体" w:hAnsi="宋体"/>
        </w:rPr>
        <w:t>#include &lt;bits/stdc++.h&gt;</w:t>
      </w:r>
    </w:p>
    <w:p w:rsidR="00A22D99" w:rsidRPr="003F0B0C" w:rsidRDefault="00A22D99" w:rsidP="00A22D99">
      <w:pPr>
        <w:rPr>
          <w:rFonts w:ascii="宋体" w:eastAsia="宋体" w:hAnsi="宋体"/>
        </w:rPr>
      </w:pPr>
      <w:r w:rsidRPr="003F0B0C">
        <w:rPr>
          <w:rFonts w:ascii="宋体" w:eastAsia="宋体" w:hAnsi="宋体"/>
        </w:rPr>
        <w:t>#define MAXT 1005</w:t>
      </w:r>
    </w:p>
    <w:p w:rsidR="00A22D99" w:rsidRPr="003F0B0C" w:rsidRDefault="00A22D99" w:rsidP="00A22D99">
      <w:pPr>
        <w:rPr>
          <w:rFonts w:ascii="宋体" w:eastAsia="宋体" w:hAnsi="宋体"/>
        </w:rPr>
      </w:pPr>
      <w:r w:rsidRPr="003F0B0C">
        <w:rPr>
          <w:rFonts w:ascii="宋体" w:eastAsia="宋体" w:hAnsi="宋体"/>
        </w:rPr>
        <w:t>#define MAXN 110</w:t>
      </w:r>
    </w:p>
    <w:p w:rsidR="00A22D99" w:rsidRPr="003F0B0C" w:rsidRDefault="00A22D99" w:rsidP="00A22D99">
      <w:pPr>
        <w:rPr>
          <w:rFonts w:ascii="宋体" w:eastAsia="宋体" w:hAnsi="宋体"/>
        </w:rPr>
      </w:pPr>
      <w:r w:rsidRPr="003F0B0C">
        <w:rPr>
          <w:rFonts w:ascii="宋体" w:eastAsia="宋体" w:hAnsi="宋体"/>
        </w:rPr>
        <w:t>#define debug false</w:t>
      </w:r>
    </w:p>
    <w:p w:rsidR="00A22D99" w:rsidRPr="003F0B0C" w:rsidRDefault="00A22D99" w:rsidP="00A22D99">
      <w:pPr>
        <w:rPr>
          <w:rFonts w:ascii="宋体" w:eastAsia="宋体" w:hAnsi="宋体"/>
        </w:rPr>
      </w:pPr>
      <w:r w:rsidRPr="003F0B0C">
        <w:rPr>
          <w:rFonts w:ascii="宋体" w:eastAsia="宋体" w:hAnsi="宋体"/>
        </w:rPr>
        <w:t>const double pi=acos(-1);</w:t>
      </w:r>
    </w:p>
    <w:p w:rsidR="00A22D99" w:rsidRPr="003F0B0C" w:rsidRDefault="00A22D99" w:rsidP="00A22D99">
      <w:pPr>
        <w:rPr>
          <w:rFonts w:ascii="宋体" w:eastAsia="宋体" w:hAnsi="宋体"/>
        </w:rPr>
      </w:pPr>
      <w:r w:rsidRPr="003F0B0C">
        <w:rPr>
          <w:rFonts w:ascii="宋体" w:eastAsia="宋体" w:hAnsi="宋体"/>
        </w:rPr>
        <w:t>const double eps=1e-8;</w:t>
      </w:r>
    </w:p>
    <w:p w:rsidR="00A22D99" w:rsidRPr="003F0B0C" w:rsidRDefault="00A22D99" w:rsidP="00A22D99">
      <w:pPr>
        <w:rPr>
          <w:rFonts w:ascii="宋体" w:eastAsia="宋体" w:hAnsi="宋体"/>
        </w:rPr>
      </w:pPr>
      <w:r w:rsidRPr="003F0B0C">
        <w:rPr>
          <w:rFonts w:ascii="宋体" w:eastAsia="宋体" w:hAnsi="宋体"/>
        </w:rPr>
        <w:t>using namespace std;</w:t>
      </w:r>
    </w:p>
    <w:p w:rsidR="00A22D99" w:rsidRPr="003F0B0C" w:rsidRDefault="00A22D99" w:rsidP="00A22D99">
      <w:pPr>
        <w:rPr>
          <w:rFonts w:ascii="宋体" w:eastAsia="宋体" w:hAnsi="宋体"/>
        </w:rPr>
      </w:pPr>
      <w:r w:rsidRPr="003F0B0C">
        <w:rPr>
          <w:rFonts w:ascii="宋体" w:eastAsia="宋体" w:hAnsi="宋体"/>
        </w:rPr>
        <w:t>struct inputnode{</w:t>
      </w:r>
    </w:p>
    <w:p w:rsidR="00A22D99" w:rsidRPr="003F0B0C" w:rsidRDefault="00A22D99" w:rsidP="00A22D99">
      <w:pPr>
        <w:rPr>
          <w:rFonts w:ascii="宋体" w:eastAsia="宋体" w:hAnsi="宋体"/>
        </w:rPr>
      </w:pPr>
      <w:r w:rsidRPr="003F0B0C">
        <w:rPr>
          <w:rFonts w:ascii="宋体" w:eastAsia="宋体" w:hAnsi="宋体"/>
        </w:rPr>
        <w:t xml:space="preserve">    int m;</w:t>
      </w:r>
    </w:p>
    <w:p w:rsidR="00A22D99" w:rsidRPr="003F0B0C" w:rsidRDefault="00A22D99" w:rsidP="00A22D99">
      <w:pPr>
        <w:rPr>
          <w:rFonts w:ascii="宋体" w:eastAsia="宋体" w:hAnsi="宋体"/>
        </w:rPr>
      </w:pPr>
      <w:r w:rsidRPr="003F0B0C">
        <w:rPr>
          <w:rFonts w:ascii="宋体" w:eastAsia="宋体" w:hAnsi="宋体"/>
        </w:rPr>
        <w:t xml:space="preserve">    double R;</w:t>
      </w:r>
    </w:p>
    <w:p w:rsidR="00A22D99" w:rsidRPr="003F0B0C" w:rsidRDefault="00A22D99" w:rsidP="00A22D99">
      <w:pPr>
        <w:rPr>
          <w:rFonts w:ascii="宋体" w:eastAsia="宋体" w:hAnsi="宋体"/>
        </w:rPr>
      </w:pPr>
      <w:r w:rsidRPr="003F0B0C">
        <w:rPr>
          <w:rFonts w:ascii="宋体" w:eastAsia="宋体" w:hAnsi="宋体"/>
        </w:rPr>
        <w:t xml:space="preserve">    double x[MAXN],y[MAXN],r[MAXN];</w:t>
      </w:r>
    </w:p>
    <w:p w:rsidR="00A22D99" w:rsidRPr="003F0B0C" w:rsidRDefault="00A22D99" w:rsidP="00A22D99">
      <w:pPr>
        <w:rPr>
          <w:rFonts w:ascii="宋体" w:eastAsia="宋体" w:hAnsi="宋体"/>
        </w:rPr>
      </w:pPr>
      <w:r w:rsidRPr="003F0B0C">
        <w:rPr>
          <w:rFonts w:ascii="宋体" w:eastAsia="宋体" w:hAnsi="宋体"/>
        </w:rPr>
        <w:t>};</w:t>
      </w:r>
    </w:p>
    <w:p w:rsidR="00A22D99" w:rsidRPr="003F0B0C" w:rsidRDefault="00A22D99" w:rsidP="00A22D99">
      <w:pPr>
        <w:rPr>
          <w:rFonts w:ascii="宋体" w:eastAsia="宋体" w:hAnsi="宋体"/>
        </w:rPr>
      </w:pPr>
      <w:r w:rsidRPr="003F0B0C">
        <w:rPr>
          <w:rFonts w:ascii="宋体" w:eastAsia="宋体" w:hAnsi="宋体"/>
        </w:rPr>
        <w:t>struct outputnode{</w:t>
      </w:r>
    </w:p>
    <w:p w:rsidR="00A22D99" w:rsidRPr="003F0B0C" w:rsidRDefault="00A22D99" w:rsidP="00A22D99">
      <w:pPr>
        <w:rPr>
          <w:rFonts w:ascii="宋体" w:eastAsia="宋体" w:hAnsi="宋体"/>
        </w:rPr>
      </w:pPr>
      <w:r w:rsidRPr="003F0B0C">
        <w:rPr>
          <w:rFonts w:ascii="宋体" w:eastAsia="宋体" w:hAnsi="宋体"/>
        </w:rPr>
        <w:t xml:space="preserve">    double myans,ans;</w:t>
      </w:r>
    </w:p>
    <w:p w:rsidR="00A22D99" w:rsidRPr="003F0B0C" w:rsidRDefault="00A22D99" w:rsidP="00A22D99">
      <w:pPr>
        <w:rPr>
          <w:rFonts w:ascii="宋体" w:eastAsia="宋体" w:hAnsi="宋体"/>
        </w:rPr>
      </w:pPr>
      <w:r w:rsidRPr="003F0B0C">
        <w:rPr>
          <w:rFonts w:ascii="宋体" w:eastAsia="宋体" w:hAnsi="宋体"/>
        </w:rPr>
        <w:t>};</w:t>
      </w:r>
    </w:p>
    <w:p w:rsidR="00A22D99" w:rsidRPr="003F0B0C" w:rsidRDefault="00A22D99" w:rsidP="00A22D99">
      <w:pPr>
        <w:rPr>
          <w:rFonts w:ascii="宋体" w:eastAsia="宋体" w:hAnsi="宋体"/>
        </w:rPr>
      </w:pPr>
      <w:r w:rsidRPr="003F0B0C">
        <w:rPr>
          <w:rFonts w:ascii="宋体" w:eastAsia="宋体" w:hAnsi="宋体"/>
        </w:rPr>
        <w:t>struct debugnode{</w:t>
      </w:r>
    </w:p>
    <w:p w:rsidR="00A22D99" w:rsidRPr="003F0B0C" w:rsidRDefault="00A22D99" w:rsidP="00A22D99">
      <w:pPr>
        <w:rPr>
          <w:rFonts w:ascii="宋体" w:eastAsia="宋体" w:hAnsi="宋体"/>
        </w:rPr>
      </w:pPr>
      <w:r w:rsidRPr="003F0B0C">
        <w:rPr>
          <w:rFonts w:ascii="宋体" w:eastAsia="宋体" w:hAnsi="宋体"/>
        </w:rPr>
        <w:t xml:space="preserve">    inputnode i;</w:t>
      </w:r>
    </w:p>
    <w:p w:rsidR="00A22D99" w:rsidRPr="003F0B0C" w:rsidRDefault="00A22D99" w:rsidP="00A22D99">
      <w:pPr>
        <w:rPr>
          <w:rFonts w:ascii="宋体" w:eastAsia="宋体" w:hAnsi="宋体"/>
        </w:rPr>
      </w:pPr>
      <w:r w:rsidRPr="003F0B0C">
        <w:rPr>
          <w:rFonts w:ascii="宋体" w:eastAsia="宋体" w:hAnsi="宋体"/>
        </w:rPr>
        <w:t xml:space="preserve">    outputnode o;</w:t>
      </w:r>
    </w:p>
    <w:p w:rsidR="00A22D99" w:rsidRPr="003F0B0C" w:rsidRDefault="00A22D99" w:rsidP="00A22D99">
      <w:pPr>
        <w:rPr>
          <w:rFonts w:ascii="宋体" w:eastAsia="宋体" w:hAnsi="宋体"/>
        </w:rPr>
      </w:pPr>
      <w:r w:rsidRPr="003F0B0C">
        <w:rPr>
          <w:rFonts w:ascii="宋体" w:eastAsia="宋体" w:hAnsi="宋体"/>
        </w:rPr>
        <w:t>}DEBUG[MAXT];</w:t>
      </w:r>
    </w:p>
    <w:p w:rsidR="00A22D99" w:rsidRPr="003F0B0C" w:rsidRDefault="00A22D99" w:rsidP="00A22D99">
      <w:pPr>
        <w:rPr>
          <w:rFonts w:ascii="宋体" w:eastAsia="宋体" w:hAnsi="宋体"/>
        </w:rPr>
      </w:pPr>
      <w:r w:rsidRPr="003F0B0C">
        <w:rPr>
          <w:rFonts w:ascii="宋体" w:eastAsia="宋体" w:hAnsi="宋体"/>
        </w:rPr>
        <w:t>void show_debugnode(debugnode x){</w:t>
      </w:r>
    </w:p>
    <w:p w:rsidR="00A22D99" w:rsidRPr="003F0B0C" w:rsidRDefault="00A22D99" w:rsidP="00A22D99">
      <w:pPr>
        <w:rPr>
          <w:rFonts w:ascii="宋体" w:eastAsia="宋体" w:hAnsi="宋体"/>
        </w:rPr>
      </w:pPr>
      <w:r w:rsidRPr="003F0B0C">
        <w:rPr>
          <w:rFonts w:ascii="宋体" w:eastAsia="宋体" w:hAnsi="宋体"/>
        </w:rPr>
        <w:t xml:space="preserve">    cout&lt;&lt;x.i.m&lt;&lt;" "&lt;&lt;x.i.R&lt;&lt;endl;</w:t>
      </w:r>
    </w:p>
    <w:p w:rsidR="00A22D99" w:rsidRPr="003F0B0C" w:rsidRDefault="00A22D99" w:rsidP="00A22D99">
      <w:pPr>
        <w:rPr>
          <w:rFonts w:ascii="宋体" w:eastAsia="宋体" w:hAnsi="宋体"/>
        </w:rPr>
      </w:pPr>
      <w:r w:rsidRPr="003F0B0C">
        <w:rPr>
          <w:rFonts w:ascii="宋体" w:eastAsia="宋体" w:hAnsi="宋体"/>
        </w:rPr>
        <w:t xml:space="preserve">    for(int i=0;i&lt;x.i.m;i++){</w:t>
      </w:r>
    </w:p>
    <w:p w:rsidR="00A22D99" w:rsidRPr="003F0B0C" w:rsidRDefault="00A22D99" w:rsidP="00A22D99">
      <w:pPr>
        <w:rPr>
          <w:rFonts w:ascii="宋体" w:eastAsia="宋体" w:hAnsi="宋体"/>
        </w:rPr>
      </w:pPr>
      <w:r w:rsidRPr="003F0B0C">
        <w:rPr>
          <w:rFonts w:ascii="宋体" w:eastAsia="宋体" w:hAnsi="宋体"/>
        </w:rPr>
        <w:t xml:space="preserve">        cout&lt;&lt;x.i.x[i]&lt;&lt;" "&lt;&lt;x.i.y[i]&lt;&lt;" "&lt;&lt;x.i.r[i]&lt;&lt;endl;</w:t>
      </w:r>
    </w:p>
    <w:p w:rsidR="00A22D99" w:rsidRPr="003F0B0C" w:rsidRDefault="00A22D99" w:rsidP="00A22D99">
      <w:pPr>
        <w:rPr>
          <w:rFonts w:ascii="宋体" w:eastAsia="宋体" w:hAnsi="宋体"/>
        </w:rPr>
      </w:pPr>
      <w:r w:rsidRPr="003F0B0C">
        <w:rPr>
          <w:rFonts w:ascii="宋体" w:eastAsia="宋体" w:hAnsi="宋体"/>
        </w:rPr>
        <w:t xml:space="preserve">    }</w:t>
      </w:r>
    </w:p>
    <w:p w:rsidR="00A22D99" w:rsidRPr="003F0B0C" w:rsidRDefault="00A22D99" w:rsidP="00A22D99">
      <w:pPr>
        <w:rPr>
          <w:rFonts w:ascii="宋体" w:eastAsia="宋体" w:hAnsi="宋体"/>
        </w:rPr>
      </w:pPr>
      <w:r w:rsidRPr="003F0B0C">
        <w:rPr>
          <w:rFonts w:ascii="宋体" w:eastAsia="宋体" w:hAnsi="宋体"/>
        </w:rPr>
        <w:t xml:space="preserve">    cout&lt;&lt;"myans="&lt;&lt;x.o.myans&lt;&lt;endl;</w:t>
      </w:r>
    </w:p>
    <w:p w:rsidR="00A22D99" w:rsidRPr="003F0B0C" w:rsidRDefault="00A22D99" w:rsidP="00A22D99">
      <w:pPr>
        <w:rPr>
          <w:rFonts w:ascii="宋体" w:eastAsia="宋体" w:hAnsi="宋体"/>
        </w:rPr>
      </w:pPr>
      <w:r w:rsidRPr="003F0B0C">
        <w:rPr>
          <w:rFonts w:ascii="宋体" w:eastAsia="宋体" w:hAnsi="宋体"/>
        </w:rPr>
        <w:t xml:space="preserve">    cout&lt;&lt;"ans="&lt;&lt;x.o.ans&lt;&lt;endl;</w:t>
      </w:r>
    </w:p>
    <w:p w:rsidR="00A22D99" w:rsidRPr="003F0B0C" w:rsidRDefault="00A22D99" w:rsidP="00A22D99">
      <w:pPr>
        <w:rPr>
          <w:rFonts w:ascii="宋体" w:eastAsia="宋体" w:hAnsi="宋体"/>
        </w:rPr>
      </w:pPr>
      <w:r w:rsidRPr="003F0B0C">
        <w:rPr>
          <w:rFonts w:ascii="宋体" w:eastAsia="宋体" w:hAnsi="宋体"/>
        </w:rPr>
        <w:t xml:space="preserve">    return;</w:t>
      </w:r>
    </w:p>
    <w:p w:rsidR="00A22D99" w:rsidRPr="003F0B0C" w:rsidRDefault="00A22D99" w:rsidP="00A22D99">
      <w:pPr>
        <w:rPr>
          <w:rFonts w:ascii="宋体" w:eastAsia="宋体" w:hAnsi="宋体"/>
        </w:rPr>
      </w:pPr>
      <w:r w:rsidRPr="003F0B0C">
        <w:rPr>
          <w:rFonts w:ascii="宋体" w:eastAsia="宋体" w:hAnsi="宋体"/>
        </w:rPr>
        <w:t>}</w:t>
      </w:r>
    </w:p>
    <w:p w:rsidR="00A22D99" w:rsidRPr="003F0B0C" w:rsidRDefault="00A22D99" w:rsidP="00A22D99">
      <w:pPr>
        <w:rPr>
          <w:rFonts w:ascii="宋体" w:eastAsia="宋体" w:hAnsi="宋体"/>
        </w:rPr>
      </w:pPr>
      <w:r w:rsidRPr="003F0B0C">
        <w:rPr>
          <w:rFonts w:ascii="宋体" w:eastAsia="宋体" w:hAnsi="宋体"/>
        </w:rPr>
        <w:t>int fcmp(double x){</w:t>
      </w:r>
    </w:p>
    <w:p w:rsidR="00A22D99" w:rsidRPr="003F0B0C" w:rsidRDefault="00A22D99" w:rsidP="00A22D99">
      <w:pPr>
        <w:rPr>
          <w:rFonts w:ascii="宋体" w:eastAsia="宋体" w:hAnsi="宋体"/>
        </w:rPr>
      </w:pPr>
      <w:r w:rsidRPr="003F0B0C">
        <w:rPr>
          <w:rFonts w:ascii="宋体" w:eastAsia="宋体" w:hAnsi="宋体"/>
        </w:rPr>
        <w:t xml:space="preserve">    if(fabs(x)&lt;eps) return 0;</w:t>
      </w:r>
    </w:p>
    <w:p w:rsidR="00A22D99" w:rsidRPr="003F0B0C" w:rsidRDefault="00A22D99" w:rsidP="00A22D99">
      <w:pPr>
        <w:rPr>
          <w:rFonts w:ascii="宋体" w:eastAsia="宋体" w:hAnsi="宋体"/>
        </w:rPr>
      </w:pPr>
      <w:r w:rsidRPr="003F0B0C">
        <w:rPr>
          <w:rFonts w:ascii="宋体" w:eastAsia="宋体" w:hAnsi="宋体"/>
        </w:rPr>
        <w:t xml:space="preserve">    return x&lt;0?-1:1;</w:t>
      </w:r>
    </w:p>
    <w:p w:rsidR="00A22D99" w:rsidRPr="003F0B0C" w:rsidRDefault="00A22D99" w:rsidP="00A22D99">
      <w:pPr>
        <w:rPr>
          <w:rFonts w:ascii="宋体" w:eastAsia="宋体" w:hAnsi="宋体"/>
        </w:rPr>
      </w:pPr>
      <w:r w:rsidRPr="003F0B0C">
        <w:rPr>
          <w:rFonts w:ascii="宋体" w:eastAsia="宋体" w:hAnsi="宋体"/>
        </w:rPr>
        <w:t>}</w:t>
      </w:r>
    </w:p>
    <w:p w:rsidR="00A22D99" w:rsidRPr="003F0B0C" w:rsidRDefault="00A22D99" w:rsidP="00A22D99">
      <w:pPr>
        <w:rPr>
          <w:rFonts w:ascii="宋体" w:eastAsia="宋体" w:hAnsi="宋体"/>
        </w:rPr>
      </w:pPr>
      <w:r w:rsidRPr="003F0B0C">
        <w:rPr>
          <w:rFonts w:ascii="宋体" w:eastAsia="宋体" w:hAnsi="宋体"/>
        </w:rPr>
        <w:lastRenderedPageBreak/>
        <w:t>int main()</w:t>
      </w:r>
    </w:p>
    <w:p w:rsidR="00A22D99" w:rsidRPr="003F0B0C" w:rsidRDefault="00A22D99" w:rsidP="00A22D99">
      <w:pPr>
        <w:rPr>
          <w:rFonts w:ascii="宋体" w:eastAsia="宋体" w:hAnsi="宋体"/>
        </w:rPr>
      </w:pPr>
      <w:r w:rsidRPr="003F0B0C">
        <w:rPr>
          <w:rFonts w:ascii="宋体" w:eastAsia="宋体" w:hAnsi="宋体"/>
        </w:rPr>
        <w:t>{</w:t>
      </w:r>
    </w:p>
    <w:p w:rsidR="00A22D99" w:rsidRPr="003F0B0C" w:rsidRDefault="00A22D99" w:rsidP="00A22D99">
      <w:pPr>
        <w:rPr>
          <w:rFonts w:ascii="宋体" w:eastAsia="宋体" w:hAnsi="宋体"/>
        </w:rPr>
      </w:pPr>
      <w:r w:rsidRPr="003F0B0C">
        <w:rPr>
          <w:rFonts w:ascii="宋体" w:eastAsia="宋体" w:hAnsi="宋体"/>
        </w:rPr>
        <w:t xml:space="preserve">    if(debug) freopen("D:\\ACM\\2018MultiTraining\\hdu-5\\data\\1005.in","r",stdin);</w:t>
      </w:r>
    </w:p>
    <w:p w:rsidR="00A22D99" w:rsidRPr="003F0B0C" w:rsidRDefault="00A22D99" w:rsidP="00A22D99">
      <w:pPr>
        <w:rPr>
          <w:rFonts w:ascii="宋体" w:eastAsia="宋体" w:hAnsi="宋体"/>
        </w:rPr>
      </w:pPr>
      <w:r w:rsidRPr="003F0B0C">
        <w:rPr>
          <w:rFonts w:ascii="宋体" w:eastAsia="宋体" w:hAnsi="宋体"/>
        </w:rPr>
        <w:t xml:space="preserve">    int t;</w:t>
      </w:r>
    </w:p>
    <w:p w:rsidR="00A22D99" w:rsidRPr="003F0B0C" w:rsidRDefault="00A22D99" w:rsidP="00A22D99">
      <w:pPr>
        <w:rPr>
          <w:rFonts w:ascii="宋体" w:eastAsia="宋体" w:hAnsi="宋体"/>
        </w:rPr>
      </w:pPr>
      <w:r w:rsidRPr="003F0B0C">
        <w:rPr>
          <w:rFonts w:ascii="宋体" w:eastAsia="宋体" w:hAnsi="宋体"/>
        </w:rPr>
        <w:t xml:space="preserve">    scanf("%d",&amp;t);</w:t>
      </w:r>
    </w:p>
    <w:p w:rsidR="00A22D99" w:rsidRPr="003F0B0C" w:rsidRDefault="00A22D99" w:rsidP="00A22D99">
      <w:pPr>
        <w:rPr>
          <w:rFonts w:ascii="宋体" w:eastAsia="宋体" w:hAnsi="宋体"/>
        </w:rPr>
      </w:pPr>
      <w:r w:rsidRPr="003F0B0C">
        <w:rPr>
          <w:rFonts w:ascii="宋体" w:eastAsia="宋体" w:hAnsi="宋体"/>
        </w:rPr>
        <w:t xml:space="preserve">    for(int casenum=0;casenum&lt;t;casenum++){</w:t>
      </w:r>
    </w:p>
    <w:p w:rsidR="00A22D99" w:rsidRPr="003F0B0C" w:rsidRDefault="00A22D99" w:rsidP="00A22D99">
      <w:pPr>
        <w:rPr>
          <w:rFonts w:ascii="宋体" w:eastAsia="宋体" w:hAnsi="宋体"/>
        </w:rPr>
      </w:pPr>
      <w:r w:rsidRPr="003F0B0C">
        <w:rPr>
          <w:rFonts w:ascii="宋体" w:eastAsia="宋体" w:hAnsi="宋体"/>
        </w:rPr>
        <w:t xml:space="preserve">        int m;</w:t>
      </w:r>
    </w:p>
    <w:p w:rsidR="00A22D99" w:rsidRPr="003F0B0C" w:rsidRDefault="00A22D99" w:rsidP="00A22D99">
      <w:pPr>
        <w:rPr>
          <w:rFonts w:ascii="宋体" w:eastAsia="宋体" w:hAnsi="宋体"/>
        </w:rPr>
      </w:pPr>
      <w:r w:rsidRPr="003F0B0C">
        <w:rPr>
          <w:rFonts w:ascii="宋体" w:eastAsia="宋体" w:hAnsi="宋体"/>
        </w:rPr>
        <w:t xml:space="preserve">        double R,ans=0;</w:t>
      </w:r>
    </w:p>
    <w:p w:rsidR="00A22D99" w:rsidRPr="003F0B0C" w:rsidRDefault="00A22D99" w:rsidP="00A22D99">
      <w:pPr>
        <w:rPr>
          <w:rFonts w:ascii="宋体" w:eastAsia="宋体" w:hAnsi="宋体"/>
        </w:rPr>
      </w:pPr>
      <w:r w:rsidRPr="003F0B0C">
        <w:rPr>
          <w:rFonts w:ascii="宋体" w:eastAsia="宋体" w:hAnsi="宋体"/>
        </w:rPr>
        <w:t xml:space="preserve">        cin&gt;&gt;m&gt;&gt;R;</w:t>
      </w:r>
    </w:p>
    <w:p w:rsidR="00A22D99" w:rsidRPr="003F0B0C" w:rsidRDefault="00A22D99" w:rsidP="00A22D99">
      <w:pPr>
        <w:rPr>
          <w:rFonts w:ascii="宋体" w:eastAsia="宋体" w:hAnsi="宋体"/>
        </w:rPr>
      </w:pPr>
      <w:r w:rsidRPr="003F0B0C">
        <w:rPr>
          <w:rFonts w:ascii="宋体" w:eastAsia="宋体" w:hAnsi="宋体"/>
        </w:rPr>
        <w:t xml:space="preserve">        if(debug) DEBUG[casenum].i.m=m,DEBUG[casenum].i.R=R;</w:t>
      </w:r>
    </w:p>
    <w:p w:rsidR="00A22D99" w:rsidRPr="003F0B0C" w:rsidRDefault="00A22D99" w:rsidP="00A22D99">
      <w:pPr>
        <w:rPr>
          <w:rFonts w:ascii="宋体" w:eastAsia="宋体" w:hAnsi="宋体"/>
        </w:rPr>
      </w:pPr>
      <w:r w:rsidRPr="003F0B0C">
        <w:rPr>
          <w:rFonts w:ascii="宋体" w:eastAsia="宋体" w:hAnsi="宋体"/>
        </w:rPr>
        <w:t xml:space="preserve">        ans=2*pi*R;</w:t>
      </w:r>
    </w:p>
    <w:p w:rsidR="00A22D99" w:rsidRPr="003F0B0C" w:rsidRDefault="00A22D99" w:rsidP="00A22D99">
      <w:pPr>
        <w:rPr>
          <w:rFonts w:ascii="宋体" w:eastAsia="宋体" w:hAnsi="宋体"/>
        </w:rPr>
      </w:pPr>
      <w:r w:rsidRPr="003F0B0C">
        <w:rPr>
          <w:rFonts w:ascii="宋体" w:eastAsia="宋体" w:hAnsi="宋体"/>
        </w:rPr>
        <w:t xml:space="preserve">        for(int debugm=0;debugm&lt;m;debugm++){</w:t>
      </w:r>
    </w:p>
    <w:p w:rsidR="00A22D99" w:rsidRPr="003F0B0C" w:rsidRDefault="00A22D99" w:rsidP="00A22D99">
      <w:pPr>
        <w:rPr>
          <w:rFonts w:ascii="宋体" w:eastAsia="宋体" w:hAnsi="宋体"/>
        </w:rPr>
      </w:pPr>
      <w:r w:rsidRPr="003F0B0C">
        <w:rPr>
          <w:rFonts w:ascii="宋体" w:eastAsia="宋体" w:hAnsi="宋体"/>
        </w:rPr>
        <w:t xml:space="preserve">            double x,y,r;</w:t>
      </w:r>
    </w:p>
    <w:p w:rsidR="00A22D99" w:rsidRPr="003F0B0C" w:rsidRDefault="00A22D99" w:rsidP="00A22D99">
      <w:pPr>
        <w:rPr>
          <w:rFonts w:ascii="宋体" w:eastAsia="宋体" w:hAnsi="宋体"/>
        </w:rPr>
      </w:pPr>
      <w:r w:rsidRPr="003F0B0C">
        <w:rPr>
          <w:rFonts w:ascii="宋体" w:eastAsia="宋体" w:hAnsi="宋体"/>
        </w:rPr>
        <w:t xml:space="preserve">            cin&gt;&gt;x&gt;&gt;y&gt;&gt;r;</w:t>
      </w:r>
    </w:p>
    <w:p w:rsidR="00A22D99" w:rsidRPr="003F0B0C" w:rsidRDefault="00A22D99" w:rsidP="00A22D99">
      <w:pPr>
        <w:rPr>
          <w:rFonts w:ascii="宋体" w:eastAsia="宋体" w:hAnsi="宋体" w:hint="eastAsia"/>
        </w:rPr>
      </w:pPr>
      <w:r w:rsidRPr="003F0B0C">
        <w:rPr>
          <w:rFonts w:ascii="宋体" w:eastAsia="宋体" w:hAnsi="宋体"/>
        </w:rPr>
        <w:t xml:space="preserve">            if(debug)</w:t>
      </w:r>
      <w:r w:rsidRPr="003F0B0C">
        <w:rPr>
          <w:rFonts w:ascii="宋体" w:eastAsia="宋体" w:hAnsi="宋体" w:hint="eastAsia"/>
        </w:rPr>
        <w:t>{</w:t>
      </w:r>
    </w:p>
    <w:p w:rsidR="00A22D99" w:rsidRPr="003F0B0C" w:rsidRDefault="00A22D99" w:rsidP="00A22D99">
      <w:pPr>
        <w:ind w:left="1260" w:firstLine="420"/>
        <w:rPr>
          <w:rFonts w:ascii="宋体" w:eastAsia="宋体" w:hAnsi="宋体"/>
        </w:rPr>
      </w:pPr>
      <w:r w:rsidRPr="003F0B0C">
        <w:rPr>
          <w:rFonts w:ascii="宋体" w:eastAsia="宋体" w:hAnsi="宋体"/>
        </w:rPr>
        <w:t>DEBUG[casenum].i.x[debugm]=x;</w:t>
      </w:r>
    </w:p>
    <w:p w:rsidR="00A22D99" w:rsidRPr="003F0B0C" w:rsidRDefault="00A22D99" w:rsidP="00A22D99">
      <w:pPr>
        <w:ind w:left="1260" w:firstLine="420"/>
        <w:rPr>
          <w:rFonts w:ascii="宋体" w:eastAsia="宋体" w:hAnsi="宋体"/>
        </w:rPr>
      </w:pPr>
      <w:r w:rsidRPr="003F0B0C">
        <w:rPr>
          <w:rFonts w:ascii="宋体" w:eastAsia="宋体" w:hAnsi="宋体"/>
        </w:rPr>
        <w:t>DEBUG[casenum].i.y[debugm]=y;</w:t>
      </w:r>
    </w:p>
    <w:p w:rsidR="00A22D99" w:rsidRPr="003F0B0C" w:rsidRDefault="00A22D99" w:rsidP="00A22D99">
      <w:pPr>
        <w:ind w:left="1260" w:firstLine="420"/>
        <w:rPr>
          <w:rFonts w:ascii="宋体" w:eastAsia="宋体" w:hAnsi="宋体"/>
        </w:rPr>
      </w:pPr>
      <w:r w:rsidRPr="003F0B0C">
        <w:rPr>
          <w:rFonts w:ascii="宋体" w:eastAsia="宋体" w:hAnsi="宋体"/>
        </w:rPr>
        <w:t>DEBUG[casenum].i.r[debugm]=r;</w:t>
      </w:r>
    </w:p>
    <w:p w:rsidR="00A22D99" w:rsidRPr="003F0B0C" w:rsidRDefault="00A22D99" w:rsidP="00A22D99">
      <w:pPr>
        <w:ind w:left="840" w:firstLine="420"/>
        <w:rPr>
          <w:rFonts w:ascii="宋体" w:eastAsia="宋体" w:hAnsi="宋体"/>
        </w:rPr>
      </w:pPr>
      <w:r w:rsidRPr="003F0B0C">
        <w:rPr>
          <w:rFonts w:ascii="宋体" w:eastAsia="宋体" w:hAnsi="宋体"/>
        </w:rPr>
        <w:t>}</w:t>
      </w:r>
    </w:p>
    <w:p w:rsidR="00A22D99" w:rsidRPr="003F0B0C" w:rsidRDefault="00A22D99" w:rsidP="00A22D99">
      <w:pPr>
        <w:rPr>
          <w:rFonts w:ascii="宋体" w:eastAsia="宋体" w:hAnsi="宋体"/>
        </w:rPr>
      </w:pPr>
      <w:r w:rsidRPr="003F0B0C">
        <w:rPr>
          <w:rFonts w:ascii="宋体" w:eastAsia="宋体" w:hAnsi="宋体"/>
        </w:rPr>
        <w:t xml:space="preserve">       </w:t>
      </w:r>
      <w:r w:rsidRPr="003F0B0C">
        <w:rPr>
          <w:rFonts w:ascii="宋体" w:eastAsia="宋体" w:hAnsi="宋体"/>
        </w:rPr>
        <w:tab/>
      </w:r>
      <w:r w:rsidRPr="003F0B0C">
        <w:rPr>
          <w:rFonts w:ascii="宋体" w:eastAsia="宋体" w:hAnsi="宋体"/>
        </w:rPr>
        <w:tab/>
        <w:t>//</w:t>
      </w:r>
      <w:r w:rsidRPr="003F0B0C">
        <w:rPr>
          <w:rFonts w:ascii="宋体" w:eastAsia="宋体" w:hAnsi="宋体" w:hint="eastAsia"/>
        </w:rPr>
        <w:t>程序执行内容</w:t>
      </w:r>
    </w:p>
    <w:p w:rsidR="00A22D99" w:rsidRPr="003F0B0C" w:rsidRDefault="00A22D99" w:rsidP="00A22D99">
      <w:pPr>
        <w:rPr>
          <w:rFonts w:ascii="宋体" w:eastAsia="宋体" w:hAnsi="宋体"/>
        </w:rPr>
      </w:pPr>
      <w:r w:rsidRPr="003F0B0C">
        <w:rPr>
          <w:rFonts w:ascii="宋体" w:eastAsia="宋体" w:hAnsi="宋体"/>
        </w:rPr>
        <w:t xml:space="preserve">        </w:t>
      </w:r>
      <w:r w:rsidRPr="003F0B0C">
        <w:rPr>
          <w:rFonts w:ascii="宋体" w:eastAsia="宋体" w:hAnsi="宋体"/>
        </w:rPr>
        <w:tab/>
        <w:t>if(!debug) printf("%.8lf\n",ans);</w:t>
      </w:r>
    </w:p>
    <w:p w:rsidR="00A22D99" w:rsidRPr="003F0B0C" w:rsidRDefault="00A22D99" w:rsidP="00A22D99">
      <w:pPr>
        <w:rPr>
          <w:rFonts w:ascii="宋体" w:eastAsia="宋体" w:hAnsi="宋体"/>
        </w:rPr>
      </w:pPr>
      <w:r w:rsidRPr="003F0B0C">
        <w:rPr>
          <w:rFonts w:ascii="宋体" w:eastAsia="宋体" w:hAnsi="宋体"/>
        </w:rPr>
        <w:t xml:space="preserve">       </w:t>
      </w:r>
      <w:r w:rsidRPr="003F0B0C">
        <w:rPr>
          <w:rFonts w:ascii="宋体" w:eastAsia="宋体" w:hAnsi="宋体"/>
        </w:rPr>
        <w:tab/>
      </w:r>
      <w:r w:rsidRPr="003F0B0C">
        <w:rPr>
          <w:rFonts w:ascii="宋体" w:eastAsia="宋体" w:hAnsi="宋体"/>
        </w:rPr>
        <w:tab/>
        <w:t>if(debug) DEBUG[casenum].o.myans=ans;</w:t>
      </w:r>
    </w:p>
    <w:p w:rsidR="00A22D99" w:rsidRPr="003F0B0C" w:rsidRDefault="00A22D99" w:rsidP="00A22D99">
      <w:pPr>
        <w:rPr>
          <w:rFonts w:ascii="宋体" w:eastAsia="宋体" w:hAnsi="宋体"/>
        </w:rPr>
      </w:pPr>
      <w:r w:rsidRPr="003F0B0C">
        <w:rPr>
          <w:rFonts w:ascii="宋体" w:eastAsia="宋体" w:hAnsi="宋体"/>
        </w:rPr>
        <w:t xml:space="preserve">    }</w:t>
      </w:r>
    </w:p>
    <w:p w:rsidR="00A22D99" w:rsidRPr="003F0B0C" w:rsidRDefault="00A22D99" w:rsidP="00A22D99">
      <w:pPr>
        <w:rPr>
          <w:rFonts w:ascii="宋体" w:eastAsia="宋体" w:hAnsi="宋体"/>
        </w:rPr>
      </w:pPr>
      <w:r w:rsidRPr="003F0B0C">
        <w:rPr>
          <w:rFonts w:ascii="宋体" w:eastAsia="宋体" w:hAnsi="宋体"/>
        </w:rPr>
        <w:t xml:space="preserve">    if(debug) fclose(stdin);</w:t>
      </w:r>
    </w:p>
    <w:p w:rsidR="00A22D99" w:rsidRPr="003F0B0C" w:rsidRDefault="00A22D99" w:rsidP="00A22D99">
      <w:pPr>
        <w:rPr>
          <w:rFonts w:ascii="宋体" w:eastAsia="宋体" w:hAnsi="宋体"/>
        </w:rPr>
      </w:pPr>
      <w:r w:rsidRPr="003F0B0C">
        <w:rPr>
          <w:rFonts w:ascii="宋体" w:eastAsia="宋体" w:hAnsi="宋体"/>
        </w:rPr>
        <w:t xml:space="preserve">    if(debug){</w:t>
      </w:r>
    </w:p>
    <w:p w:rsidR="00A22D99" w:rsidRPr="003F0B0C" w:rsidRDefault="00A22D99" w:rsidP="00A22D99">
      <w:pPr>
        <w:rPr>
          <w:rFonts w:ascii="宋体" w:eastAsia="宋体" w:hAnsi="宋体"/>
        </w:rPr>
      </w:pPr>
      <w:r w:rsidRPr="003F0B0C">
        <w:rPr>
          <w:rFonts w:ascii="宋体" w:eastAsia="宋体" w:hAnsi="宋体"/>
        </w:rPr>
        <w:t xml:space="preserve">        freopen("D:\\ACM\\2018MultiTraining\\hdu-5\\data\\1005.out","r",stdin);</w:t>
      </w:r>
    </w:p>
    <w:p w:rsidR="00A22D99" w:rsidRPr="003F0B0C" w:rsidRDefault="00A22D99" w:rsidP="00A22D99">
      <w:pPr>
        <w:rPr>
          <w:rFonts w:ascii="宋体" w:eastAsia="宋体" w:hAnsi="宋体"/>
        </w:rPr>
      </w:pPr>
      <w:r w:rsidRPr="003F0B0C">
        <w:rPr>
          <w:rFonts w:ascii="宋体" w:eastAsia="宋体" w:hAnsi="宋体"/>
        </w:rPr>
        <w:t xml:space="preserve">        int t=0;</w:t>
      </w:r>
    </w:p>
    <w:p w:rsidR="00A22D99" w:rsidRPr="003F0B0C" w:rsidRDefault="00A22D99" w:rsidP="00A22D99">
      <w:pPr>
        <w:rPr>
          <w:rFonts w:ascii="宋体" w:eastAsia="宋体" w:hAnsi="宋体"/>
        </w:rPr>
      </w:pPr>
      <w:r w:rsidRPr="003F0B0C">
        <w:rPr>
          <w:rFonts w:ascii="宋体" w:eastAsia="宋体" w:hAnsi="宋体"/>
        </w:rPr>
        <w:t xml:space="preserve">        while(~scanf("%lf",&amp;DEBUG[t].o.ans)){</w:t>
      </w:r>
    </w:p>
    <w:p w:rsidR="00A22D99" w:rsidRPr="003F0B0C" w:rsidRDefault="00A22D99" w:rsidP="00A22D99">
      <w:pPr>
        <w:rPr>
          <w:rFonts w:ascii="宋体" w:eastAsia="宋体" w:hAnsi="宋体"/>
        </w:rPr>
      </w:pPr>
      <w:r w:rsidRPr="003F0B0C">
        <w:rPr>
          <w:rFonts w:ascii="宋体" w:eastAsia="宋体" w:hAnsi="宋体"/>
        </w:rPr>
        <w:t xml:space="preserve">            if(fcmp(DEBUG[t].o.ans-DEBUG[t].o.myans)!=0){</w:t>
      </w:r>
    </w:p>
    <w:p w:rsidR="00A22D99" w:rsidRPr="003F0B0C" w:rsidRDefault="00A22D99" w:rsidP="00A22D99">
      <w:pPr>
        <w:rPr>
          <w:rFonts w:ascii="宋体" w:eastAsia="宋体" w:hAnsi="宋体"/>
        </w:rPr>
      </w:pPr>
      <w:r w:rsidRPr="003F0B0C">
        <w:rPr>
          <w:rFonts w:ascii="宋体" w:eastAsia="宋体" w:hAnsi="宋体"/>
        </w:rPr>
        <w:t xml:space="preserve">                show_debugnode(DEBUG[t]);</w:t>
      </w:r>
    </w:p>
    <w:p w:rsidR="00A22D99" w:rsidRPr="003F0B0C" w:rsidRDefault="00A22D99" w:rsidP="00A22D99">
      <w:pPr>
        <w:rPr>
          <w:rFonts w:ascii="宋体" w:eastAsia="宋体" w:hAnsi="宋体"/>
        </w:rPr>
      </w:pPr>
      <w:r w:rsidRPr="003F0B0C">
        <w:rPr>
          <w:rFonts w:ascii="宋体" w:eastAsia="宋体" w:hAnsi="宋体"/>
        </w:rPr>
        <w:t xml:space="preserve">                return 0;</w:t>
      </w:r>
    </w:p>
    <w:p w:rsidR="00A22D99" w:rsidRPr="003F0B0C" w:rsidRDefault="00A22D99" w:rsidP="00A22D99">
      <w:pPr>
        <w:rPr>
          <w:rFonts w:ascii="宋体" w:eastAsia="宋体" w:hAnsi="宋体"/>
        </w:rPr>
      </w:pPr>
      <w:r w:rsidRPr="003F0B0C">
        <w:rPr>
          <w:rFonts w:ascii="宋体" w:eastAsia="宋体" w:hAnsi="宋体"/>
        </w:rPr>
        <w:t xml:space="preserve">            }</w:t>
      </w:r>
    </w:p>
    <w:p w:rsidR="00A22D99" w:rsidRPr="003F0B0C" w:rsidRDefault="00A22D99" w:rsidP="00A22D99">
      <w:pPr>
        <w:rPr>
          <w:rFonts w:ascii="宋体" w:eastAsia="宋体" w:hAnsi="宋体"/>
        </w:rPr>
      </w:pPr>
      <w:r w:rsidRPr="003F0B0C">
        <w:rPr>
          <w:rFonts w:ascii="宋体" w:eastAsia="宋体" w:hAnsi="宋体"/>
        </w:rPr>
        <w:t xml:space="preserve">            t++;</w:t>
      </w:r>
    </w:p>
    <w:p w:rsidR="00A22D99" w:rsidRPr="003F0B0C" w:rsidRDefault="00A22D99" w:rsidP="00A22D99">
      <w:pPr>
        <w:rPr>
          <w:rFonts w:ascii="宋体" w:eastAsia="宋体" w:hAnsi="宋体"/>
        </w:rPr>
      </w:pPr>
      <w:r w:rsidRPr="003F0B0C">
        <w:rPr>
          <w:rFonts w:ascii="宋体" w:eastAsia="宋体" w:hAnsi="宋体"/>
        </w:rPr>
        <w:t xml:space="preserve">        }</w:t>
      </w:r>
    </w:p>
    <w:p w:rsidR="00A22D99" w:rsidRPr="003F0B0C" w:rsidRDefault="00A22D99" w:rsidP="00A22D99">
      <w:pPr>
        <w:rPr>
          <w:rFonts w:ascii="宋体" w:eastAsia="宋体" w:hAnsi="宋体"/>
        </w:rPr>
      </w:pPr>
      <w:r w:rsidRPr="003F0B0C">
        <w:rPr>
          <w:rFonts w:ascii="宋体" w:eastAsia="宋体" w:hAnsi="宋体"/>
        </w:rPr>
        <w:t xml:space="preserve">        cout&lt;&lt;"correct"&lt;&lt;endl;</w:t>
      </w:r>
    </w:p>
    <w:p w:rsidR="00A22D99" w:rsidRPr="003F0B0C" w:rsidRDefault="00A22D99" w:rsidP="00A22D99">
      <w:pPr>
        <w:rPr>
          <w:rFonts w:ascii="宋体" w:eastAsia="宋体" w:hAnsi="宋体"/>
        </w:rPr>
      </w:pPr>
      <w:r w:rsidRPr="003F0B0C">
        <w:rPr>
          <w:rFonts w:ascii="宋体" w:eastAsia="宋体" w:hAnsi="宋体"/>
        </w:rPr>
        <w:t xml:space="preserve">    }</w:t>
      </w:r>
    </w:p>
    <w:p w:rsidR="00A22D99" w:rsidRPr="003F0B0C" w:rsidRDefault="00A22D99" w:rsidP="00A22D99">
      <w:pPr>
        <w:rPr>
          <w:rFonts w:ascii="宋体" w:eastAsia="宋体" w:hAnsi="宋体"/>
        </w:rPr>
      </w:pPr>
      <w:r w:rsidRPr="003F0B0C">
        <w:rPr>
          <w:rFonts w:ascii="宋体" w:eastAsia="宋体" w:hAnsi="宋体"/>
        </w:rPr>
        <w:t xml:space="preserve">    if(debug) fclose(stdin);</w:t>
      </w:r>
    </w:p>
    <w:p w:rsidR="00A22D99" w:rsidRPr="003F0B0C" w:rsidRDefault="00A22D99" w:rsidP="00A22D99">
      <w:pPr>
        <w:rPr>
          <w:rFonts w:ascii="宋体" w:eastAsia="宋体" w:hAnsi="宋体"/>
        </w:rPr>
      </w:pPr>
      <w:r w:rsidRPr="003F0B0C">
        <w:rPr>
          <w:rFonts w:ascii="宋体" w:eastAsia="宋体" w:hAnsi="宋体"/>
        </w:rPr>
        <w:t xml:space="preserve">    return 0;</w:t>
      </w:r>
    </w:p>
    <w:p w:rsidR="00A22D99" w:rsidRPr="003F0B0C" w:rsidRDefault="00A22D99" w:rsidP="00A22D99">
      <w:pPr>
        <w:rPr>
          <w:rFonts w:ascii="宋体" w:eastAsia="宋体" w:hAnsi="宋体" w:hint="eastAsia"/>
        </w:rPr>
      </w:pPr>
      <w:r w:rsidRPr="003F0B0C">
        <w:rPr>
          <w:rFonts w:ascii="宋体" w:eastAsia="宋体" w:hAnsi="宋体"/>
        </w:rPr>
        <w:t>}</w:t>
      </w:r>
    </w:p>
    <w:p w:rsidR="00AC003C" w:rsidRPr="003F0B0C" w:rsidRDefault="00AC003C" w:rsidP="00AB3CA1">
      <w:pPr>
        <w:pStyle w:val="2"/>
        <w:rPr>
          <w:rFonts w:ascii="宋体" w:eastAsia="宋体" w:hAnsi="宋体"/>
          <w:b w:val="0"/>
          <w:bCs w:val="0"/>
        </w:rPr>
      </w:pPr>
      <w:bookmarkStart w:id="32" w:name="_Toc521431725"/>
      <w:r w:rsidRPr="003F0B0C">
        <w:rPr>
          <w:rFonts w:ascii="宋体" w:eastAsia="宋体" w:hAnsi="宋体" w:hint="eastAsia"/>
          <w:b w:val="0"/>
          <w:bCs w:val="0"/>
        </w:rPr>
        <w:t>宏定义</w:t>
      </w:r>
      <w:bookmarkEnd w:id="32"/>
    </w:p>
    <w:p w:rsidR="00AC003C" w:rsidRPr="003F0B0C" w:rsidRDefault="00AC003C" w:rsidP="00AC003C">
      <w:pPr>
        <w:rPr>
          <w:rFonts w:ascii="宋体" w:eastAsia="宋体" w:hAnsi="宋体"/>
        </w:rPr>
      </w:pPr>
      <w:r w:rsidRPr="003F0B0C">
        <w:rPr>
          <w:rFonts w:ascii="宋体" w:eastAsia="宋体" w:hAnsi="宋体" w:hint="eastAsia"/>
        </w:rPr>
        <w:t>带参宏定义</w:t>
      </w:r>
    </w:p>
    <w:p w:rsidR="00AC003C" w:rsidRPr="003F0B0C" w:rsidRDefault="000D10AC" w:rsidP="00AC003C">
      <w:pPr>
        <w:rPr>
          <w:rFonts w:ascii="宋体" w:eastAsia="宋体" w:hAnsi="宋体"/>
        </w:rPr>
      </w:pPr>
      <w:hyperlink r:id="rId12" w:history="1">
        <w:r w:rsidR="00AC003C" w:rsidRPr="003F0B0C">
          <w:rPr>
            <w:rStyle w:val="a3"/>
            <w:rFonts w:ascii="宋体" w:eastAsia="宋体" w:hAnsi="宋体"/>
          </w:rPr>
          <w:t>https://blog.csdn.net/swpu_yx32/article/details/52858684</w:t>
        </w:r>
      </w:hyperlink>
    </w:p>
    <w:p w:rsidR="00AC003C" w:rsidRPr="003F0B0C" w:rsidRDefault="000D10AC" w:rsidP="00AC003C">
      <w:pPr>
        <w:rPr>
          <w:rFonts w:ascii="宋体" w:eastAsia="宋体" w:hAnsi="宋体"/>
        </w:rPr>
      </w:pPr>
      <w:hyperlink r:id="rId13" w:history="1">
        <w:r w:rsidR="00AC003C" w:rsidRPr="003F0B0C">
          <w:rPr>
            <w:rStyle w:val="a3"/>
            <w:rFonts w:ascii="宋体" w:eastAsia="宋体" w:hAnsi="宋体"/>
          </w:rPr>
          <w:t>https://blog.csdn.net/yanggangclcsdn/article/details/49704089</w:t>
        </w:r>
      </w:hyperlink>
    </w:p>
    <w:p w:rsidR="00AC003C" w:rsidRPr="003F0B0C" w:rsidRDefault="00AC003C" w:rsidP="00AC003C">
      <w:pPr>
        <w:rPr>
          <w:rFonts w:ascii="宋体" w:eastAsia="宋体" w:hAnsi="宋体"/>
        </w:rPr>
      </w:pPr>
      <w:r w:rsidRPr="003F0B0C">
        <w:rPr>
          <w:rFonts w:ascii="宋体" w:eastAsia="宋体" w:hAnsi="宋体" w:hint="eastAsia"/>
        </w:rPr>
        <w:t>#</w:t>
      </w:r>
      <w:r w:rsidRPr="003F0B0C">
        <w:rPr>
          <w:rFonts w:ascii="宋体" w:eastAsia="宋体" w:hAnsi="宋体"/>
        </w:rPr>
        <w:t>ifdef #define #else #define #endif</w:t>
      </w:r>
    </w:p>
    <w:p w:rsidR="001B32DF" w:rsidRPr="003F0B0C" w:rsidRDefault="001B32DF" w:rsidP="00AC003C">
      <w:pPr>
        <w:rPr>
          <w:rFonts w:ascii="宋体" w:eastAsia="宋体" w:hAnsi="宋体"/>
        </w:rPr>
      </w:pPr>
      <w:r w:rsidRPr="003F0B0C">
        <w:rPr>
          <w:rFonts w:ascii="宋体" w:eastAsia="宋体" w:hAnsi="宋体" w:hint="eastAsia"/>
        </w:rPr>
        <w:t>【代码示例】//下述宏定义可以解决long long报warning问题</w:t>
      </w:r>
    </w:p>
    <w:p w:rsidR="001B32DF" w:rsidRPr="003F0B0C" w:rsidRDefault="001B32DF" w:rsidP="001B32DF">
      <w:pPr>
        <w:rPr>
          <w:rFonts w:ascii="宋体" w:eastAsia="宋体" w:hAnsi="宋体"/>
        </w:rPr>
      </w:pPr>
      <w:r w:rsidRPr="003F0B0C">
        <w:rPr>
          <w:rFonts w:ascii="宋体" w:eastAsia="宋体" w:hAnsi="宋体"/>
        </w:rPr>
        <w:t>#ifdef unix</w:t>
      </w:r>
    </w:p>
    <w:p w:rsidR="001B32DF" w:rsidRPr="003F0B0C" w:rsidRDefault="001B32DF" w:rsidP="001B32DF">
      <w:pPr>
        <w:rPr>
          <w:rFonts w:ascii="宋体" w:eastAsia="宋体" w:hAnsi="宋体"/>
        </w:rPr>
      </w:pPr>
      <w:r w:rsidRPr="003F0B0C">
        <w:rPr>
          <w:rFonts w:ascii="宋体" w:eastAsia="宋体" w:hAnsi="宋体"/>
        </w:rPr>
        <w:t>#define LLD "%lld"</w:t>
      </w:r>
    </w:p>
    <w:p w:rsidR="001B32DF" w:rsidRPr="003F0B0C" w:rsidRDefault="001B32DF" w:rsidP="001B32DF">
      <w:pPr>
        <w:rPr>
          <w:rFonts w:ascii="宋体" w:eastAsia="宋体" w:hAnsi="宋体"/>
        </w:rPr>
      </w:pPr>
      <w:r w:rsidRPr="003F0B0C">
        <w:rPr>
          <w:rFonts w:ascii="宋体" w:eastAsia="宋体" w:hAnsi="宋体"/>
        </w:rPr>
        <w:t>#else</w:t>
      </w:r>
    </w:p>
    <w:p w:rsidR="001B32DF" w:rsidRPr="003F0B0C" w:rsidRDefault="001B32DF" w:rsidP="001B32DF">
      <w:pPr>
        <w:rPr>
          <w:rFonts w:ascii="宋体" w:eastAsia="宋体" w:hAnsi="宋体"/>
        </w:rPr>
      </w:pPr>
      <w:r w:rsidRPr="003F0B0C">
        <w:rPr>
          <w:rFonts w:ascii="宋体" w:eastAsia="宋体" w:hAnsi="宋体"/>
        </w:rPr>
        <w:t>#define LLD "%I64d"</w:t>
      </w:r>
    </w:p>
    <w:p w:rsidR="001B32DF" w:rsidRPr="003F0B0C" w:rsidRDefault="001B32DF" w:rsidP="001B32DF">
      <w:pPr>
        <w:rPr>
          <w:rFonts w:ascii="宋体" w:eastAsia="宋体" w:hAnsi="宋体"/>
        </w:rPr>
      </w:pPr>
      <w:r w:rsidRPr="003F0B0C">
        <w:rPr>
          <w:rFonts w:ascii="宋体" w:eastAsia="宋体" w:hAnsi="宋体"/>
        </w:rPr>
        <w:t>#endif</w:t>
      </w:r>
    </w:p>
    <w:p w:rsidR="001B32DF" w:rsidRPr="003F0B0C" w:rsidRDefault="001B32DF" w:rsidP="001B32DF">
      <w:pPr>
        <w:rPr>
          <w:rFonts w:ascii="宋体" w:eastAsia="宋体" w:hAnsi="宋体"/>
        </w:rPr>
      </w:pPr>
      <w:r w:rsidRPr="003F0B0C">
        <w:rPr>
          <w:rFonts w:ascii="宋体" w:eastAsia="宋体" w:hAnsi="宋体"/>
        </w:rPr>
        <w:t>#define SCANFLL(x) scanf(LLD,&amp;x)</w:t>
      </w:r>
    </w:p>
    <w:p w:rsidR="001B32DF" w:rsidRPr="003F0B0C" w:rsidRDefault="001B32DF" w:rsidP="001B32DF">
      <w:pPr>
        <w:rPr>
          <w:rFonts w:ascii="宋体" w:eastAsia="宋体" w:hAnsi="宋体"/>
        </w:rPr>
      </w:pPr>
      <w:r w:rsidRPr="003F0B0C">
        <w:rPr>
          <w:rFonts w:ascii="宋体" w:eastAsia="宋体" w:hAnsi="宋体"/>
        </w:rPr>
        <w:t>#define PRINTLL(x) printf(LLD,x),printf("\n")</w:t>
      </w:r>
    </w:p>
    <w:p w:rsidR="001B32DF" w:rsidRPr="003F0B0C" w:rsidRDefault="001B32DF" w:rsidP="001B32DF">
      <w:pPr>
        <w:rPr>
          <w:rFonts w:ascii="宋体" w:eastAsia="宋体" w:hAnsi="宋体"/>
        </w:rPr>
      </w:pPr>
      <w:r w:rsidRPr="003F0B0C">
        <w:rPr>
          <w:rFonts w:ascii="宋体" w:eastAsia="宋体" w:hAnsi="宋体"/>
        </w:rPr>
        <w:t>#include &lt;bits/stdc++.h&gt;</w:t>
      </w:r>
    </w:p>
    <w:p w:rsidR="00463E97" w:rsidRPr="003F0B0C" w:rsidRDefault="00463E97" w:rsidP="001B32DF">
      <w:pPr>
        <w:rPr>
          <w:rFonts w:ascii="宋体" w:eastAsia="宋体" w:hAnsi="宋体"/>
        </w:rPr>
      </w:pPr>
      <w:r w:rsidRPr="003F0B0C">
        <w:rPr>
          <w:rFonts w:ascii="宋体" w:eastAsia="宋体" w:hAnsi="宋体" w:hint="eastAsia"/>
        </w:rPr>
        <w:t>【代码示例】//一个宏定义模板</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br/>
        <w:t>#ifdef unix</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#define LLD "%lld"</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#else</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#define LLD "%I64d"</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#endif</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#include &lt;cstdio&gt;</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#include &lt;cstring&gt;</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#include &lt;algorithm&gt;</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#include &lt;iostream&gt;</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#include &lt;cstdlib&gt;</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#include &lt;cmath&gt;</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#include &lt;queue&gt;</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#include &lt;stack&gt;</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#define LL long long</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 xml:space="preserve">#define maxn </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#define INF 1 &lt;&lt; 30</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#define rep(i, j, k) for (int i = j; i &lt;= k; i++)</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#define For(i, j) for (int i = 1; i &lt;= j; i++)</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#define lson l, mid, rt &lt;&lt; 1</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#define rson mid + 1, r, rt &lt;&lt; 1 | 1</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using namespace std;</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void file() {</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ab/>
        <w:t>freopen(".in", "r", stdin);</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ab/>
        <w:t>freopen(".out", "w", stdout);</w:t>
      </w:r>
    </w:p>
    <w:p w:rsidR="00463E97" w:rsidRPr="003F0B0C" w:rsidRDefault="00463E97" w:rsidP="00463E97">
      <w:pPr>
        <w:widowControl/>
        <w:wordWrap w:val="0"/>
        <w:ind w:left="120"/>
        <w:jc w:val="left"/>
        <w:rPr>
          <w:rFonts w:ascii="宋体" w:eastAsia="宋体" w:hAnsi="宋体"/>
        </w:rPr>
      </w:pPr>
      <w:r w:rsidRPr="003F0B0C">
        <w:rPr>
          <w:rFonts w:ascii="宋体" w:eastAsia="宋体" w:hAnsi="宋体"/>
        </w:rPr>
        <w:t>}</w:t>
      </w:r>
    </w:p>
    <w:p w:rsidR="0091377B" w:rsidRPr="003F0B0C" w:rsidRDefault="0091377B" w:rsidP="00661A5C">
      <w:pPr>
        <w:pStyle w:val="2"/>
        <w:rPr>
          <w:rFonts w:ascii="宋体" w:eastAsia="宋体" w:hAnsi="宋体"/>
          <w:b w:val="0"/>
        </w:rPr>
      </w:pPr>
      <w:bookmarkStart w:id="33" w:name="_Toc521431726"/>
      <w:r w:rsidRPr="003F0B0C">
        <w:rPr>
          <w:rFonts w:ascii="宋体" w:eastAsia="宋体" w:hAnsi="宋体" w:hint="eastAsia"/>
          <w:b w:val="0"/>
        </w:rPr>
        <w:lastRenderedPageBreak/>
        <w:t>大数模板（C</w:t>
      </w:r>
      <w:r w:rsidRPr="003F0B0C">
        <w:rPr>
          <w:rFonts w:ascii="宋体" w:eastAsia="宋体" w:hAnsi="宋体"/>
          <w:b w:val="0"/>
        </w:rPr>
        <w:t>/C</w:t>
      </w:r>
      <w:r w:rsidRPr="003F0B0C">
        <w:rPr>
          <w:rFonts w:ascii="宋体" w:eastAsia="宋体" w:hAnsi="宋体" w:hint="eastAsia"/>
          <w:b w:val="0"/>
        </w:rPr>
        <w:t>++）</w:t>
      </w:r>
      <w:bookmarkEnd w:id="33"/>
    </w:p>
    <w:p w:rsidR="00661A5C" w:rsidRPr="003F0B0C" w:rsidRDefault="00661A5C" w:rsidP="00661A5C">
      <w:pPr>
        <w:pStyle w:val="2"/>
        <w:rPr>
          <w:rFonts w:ascii="宋体" w:eastAsia="宋体" w:hAnsi="宋体"/>
          <w:b w:val="0"/>
        </w:rPr>
      </w:pPr>
      <w:bookmarkStart w:id="34" w:name="_Toc521431727"/>
      <w:r w:rsidRPr="003F0B0C">
        <w:rPr>
          <w:rFonts w:ascii="宋体" w:eastAsia="宋体" w:hAnsi="宋体"/>
          <w:b w:val="0"/>
        </w:rPr>
        <w:t>JAVA</w:t>
      </w:r>
      <w:bookmarkEnd w:id="34"/>
    </w:p>
    <w:p w:rsidR="003A50F7" w:rsidRPr="003F0B0C" w:rsidRDefault="003A50F7" w:rsidP="003A50F7">
      <w:pPr>
        <w:pStyle w:val="3"/>
        <w:rPr>
          <w:rFonts w:ascii="宋体" w:eastAsia="宋体" w:hAnsi="宋体"/>
          <w:b w:val="0"/>
        </w:rPr>
      </w:pPr>
      <w:bookmarkStart w:id="35" w:name="_Toc521431728"/>
      <w:r w:rsidRPr="003F0B0C">
        <w:rPr>
          <w:rFonts w:ascii="宋体" w:eastAsia="宋体" w:hAnsi="宋体" w:hint="eastAsia"/>
          <w:b w:val="0"/>
        </w:rPr>
        <w:t>BigDecimal</w:t>
      </w:r>
      <w:bookmarkEnd w:id="35"/>
    </w:p>
    <w:p w:rsidR="00C97EE0" w:rsidRPr="003F0B0C" w:rsidRDefault="00C43839" w:rsidP="00C97EE0">
      <w:pPr>
        <w:pStyle w:val="2"/>
        <w:rPr>
          <w:rFonts w:ascii="宋体" w:eastAsia="宋体" w:hAnsi="宋体"/>
          <w:b w:val="0"/>
        </w:rPr>
      </w:pPr>
      <w:bookmarkStart w:id="36" w:name="_Toc521431729"/>
      <w:r w:rsidRPr="003F0B0C">
        <w:rPr>
          <w:rFonts w:ascii="宋体" w:eastAsia="宋体" w:hAnsi="宋体" w:hint="eastAsia"/>
          <w:b w:val="0"/>
        </w:rPr>
        <w:t>可持久化平衡树（C++ Pb_ds库 Rope）</w:t>
      </w:r>
      <w:bookmarkEnd w:id="36"/>
    </w:p>
    <w:p w:rsidR="00490960" w:rsidRPr="003F0B0C" w:rsidRDefault="000D10AC" w:rsidP="00490960">
      <w:pPr>
        <w:rPr>
          <w:rFonts w:ascii="宋体" w:eastAsia="宋体" w:hAnsi="宋体"/>
          <w:color w:val="000000"/>
          <w:szCs w:val="21"/>
        </w:rPr>
      </w:pPr>
      <w:hyperlink r:id="rId14" w:history="1">
        <w:r w:rsidR="00C97EE0" w:rsidRPr="003F0B0C">
          <w:rPr>
            <w:rStyle w:val="a3"/>
            <w:rFonts w:ascii="宋体" w:eastAsia="宋体" w:hAnsi="宋体"/>
          </w:rPr>
          <w:t>https://www.cnblogs.com/keshuqi/p/6257642.html</w:t>
        </w:r>
      </w:hyperlink>
    </w:p>
    <w:p w:rsidR="00490960" w:rsidRPr="003F0B0C" w:rsidRDefault="00490960" w:rsidP="00490960">
      <w:pPr>
        <w:rPr>
          <w:rFonts w:ascii="宋体" w:eastAsia="宋体" w:hAnsi="宋体"/>
          <w:b/>
        </w:rPr>
      </w:pPr>
      <w:r w:rsidRPr="003F0B0C">
        <w:rPr>
          <w:rFonts w:ascii="宋体" w:eastAsia="宋体" w:hAnsi="宋体" w:hint="eastAsia"/>
          <w:b/>
        </w:rPr>
        <w:t>声明</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1）头文件</w:t>
      </w:r>
    </w:p>
    <w:p w:rsidR="00490960" w:rsidRPr="003F0B0C" w:rsidRDefault="00490960" w:rsidP="00490960">
      <w:pPr>
        <w:pStyle w:val="HTML"/>
        <w:shd w:val="clear" w:color="auto" w:fill="F5F5F5"/>
        <w:rPr>
          <w:color w:val="000000"/>
        </w:rPr>
      </w:pPr>
      <w:r w:rsidRPr="003F0B0C">
        <w:rPr>
          <w:color w:val="000000"/>
        </w:rPr>
        <w:t>#include&lt;ext/rope&gt;</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2)调用命名空间</w:t>
      </w:r>
    </w:p>
    <w:p w:rsidR="00490960" w:rsidRPr="003F0B0C" w:rsidRDefault="00490960" w:rsidP="00490960">
      <w:pPr>
        <w:pStyle w:val="HTML"/>
        <w:shd w:val="clear" w:color="auto" w:fill="F5F5F5"/>
        <w:rPr>
          <w:color w:val="000000"/>
        </w:rPr>
      </w:pPr>
      <w:r w:rsidRPr="003F0B0C">
        <w:rPr>
          <w:color w:val="0000FF"/>
        </w:rPr>
        <w:t>using</w:t>
      </w:r>
      <w:r w:rsidRPr="003F0B0C">
        <w:rPr>
          <w:color w:val="000000"/>
        </w:rPr>
        <w:t xml:space="preserve"> </w:t>
      </w:r>
      <w:r w:rsidRPr="003F0B0C">
        <w:rPr>
          <w:color w:val="0000FF"/>
        </w:rPr>
        <w:t>namespace</w:t>
      </w:r>
      <w:r w:rsidRPr="003F0B0C">
        <w:rPr>
          <w:color w:val="000000"/>
        </w:rPr>
        <w:t xml:space="preserve"> __gnu_cxx;</w:t>
      </w:r>
    </w:p>
    <w:p w:rsidR="00490960" w:rsidRPr="003F0B0C" w:rsidRDefault="00490960" w:rsidP="00490960">
      <w:pPr>
        <w:rPr>
          <w:rFonts w:ascii="宋体" w:eastAsia="宋体" w:hAnsi="宋体"/>
          <w:b/>
        </w:rPr>
      </w:pPr>
      <w:r w:rsidRPr="003F0B0C">
        <w:rPr>
          <w:rFonts w:ascii="宋体" w:eastAsia="宋体" w:hAnsi="宋体" w:hint="eastAsia"/>
          <w:b/>
        </w:rPr>
        <w:t>底层原理</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查了资料，大概可以称作可持久化平衡树，因为rope适用于大量、冗长的串操作，而不适合单个字符操作官方说明如下：</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cs="Times New Roman"/>
          <w:color w:val="000000"/>
          <w:sz w:val="21"/>
          <w:szCs w:val="21"/>
        </w:rPr>
        <w:t>Though </w:t>
      </w:r>
      <w:r w:rsidRPr="003F0B0C">
        <w:rPr>
          <w:rStyle w:val="HTML1"/>
          <w:color w:val="000000"/>
        </w:rPr>
        <w:t>rope</w:t>
      </w:r>
      <w:r w:rsidRPr="003F0B0C">
        <w:rPr>
          <w:rFonts w:cs="Times New Roman"/>
          <w:color w:val="000000"/>
          <w:sz w:val="21"/>
          <w:szCs w:val="21"/>
        </w:rPr>
        <w:t>s can be treated as </w:t>
      </w:r>
      <w:hyperlink r:id="rId15" w:history="1">
        <w:r w:rsidRPr="003F0B0C">
          <w:rPr>
            <w:rStyle w:val="a3"/>
            <w:rFonts w:cs="Times New Roman"/>
            <w:color w:val="000000"/>
            <w:sz w:val="21"/>
            <w:szCs w:val="21"/>
          </w:rPr>
          <w:t>Container</w:t>
        </w:r>
      </w:hyperlink>
      <w:r w:rsidRPr="003F0B0C">
        <w:rPr>
          <w:rFonts w:cs="Times New Roman"/>
          <w:color w:val="000000"/>
          <w:sz w:val="21"/>
          <w:szCs w:val="21"/>
        </w:rPr>
        <w:t>s of characters, and are almost </w:t>
      </w:r>
      <w:hyperlink r:id="rId16" w:history="1">
        <w:r w:rsidRPr="003F0B0C">
          <w:rPr>
            <w:rStyle w:val="a3"/>
            <w:rFonts w:cs="Times New Roman"/>
            <w:color w:val="000000"/>
            <w:sz w:val="21"/>
            <w:szCs w:val="21"/>
          </w:rPr>
          <w:t>Sequence</w:t>
        </w:r>
      </w:hyperlink>
      <w:r w:rsidRPr="003F0B0C">
        <w:rPr>
          <w:rFonts w:cs="Times New Roman"/>
          <w:color w:val="000000"/>
          <w:sz w:val="21"/>
          <w:szCs w:val="21"/>
        </w:rPr>
        <w:t>s, this is rarely the most efficient way to accomplish a task. Replacing an individual character in a </w:t>
      </w:r>
      <w:r w:rsidRPr="003F0B0C">
        <w:rPr>
          <w:rStyle w:val="HTML1"/>
          <w:color w:val="000000"/>
        </w:rPr>
        <w:t>rope</w:t>
      </w:r>
      <w:r w:rsidRPr="003F0B0C">
        <w:rPr>
          <w:rFonts w:cs="Times New Roman"/>
          <w:color w:val="000000"/>
          <w:sz w:val="21"/>
          <w:szCs w:val="21"/>
        </w:rPr>
        <w:t> is slow: each character replacement essentially consists of two substring operations followed by two concatenation operations. </w:t>
      </w:r>
      <w:r w:rsidRPr="003F0B0C">
        <w:rPr>
          <w:rStyle w:val="HTML1"/>
          <w:color w:val="000000"/>
        </w:rPr>
        <w:t>Rope</w:t>
      </w:r>
      <w:r w:rsidRPr="003F0B0C">
        <w:rPr>
          <w:rFonts w:cs="Times New Roman"/>
          <w:color w:val="000000"/>
          <w:sz w:val="21"/>
          <w:szCs w:val="21"/>
        </w:rPr>
        <w:t>s primarily target a more functional programming style.Inserting a character in the middle of a 10 megabyte rope should take on the order of 10s of microseconds, even if a copy of the original is kept, </w:t>
      </w:r>
      <w:r w:rsidRPr="003F0B0C">
        <w:rPr>
          <w:rStyle w:val="af0"/>
          <w:rFonts w:cs="Times New Roman"/>
          <w:color w:val="000000"/>
          <w:sz w:val="21"/>
          <w:szCs w:val="21"/>
        </w:rPr>
        <w:t>e.g.</w:t>
      </w:r>
      <w:r w:rsidRPr="003F0B0C">
        <w:rPr>
          <w:rFonts w:cs="Times New Roman"/>
          <w:color w:val="000000"/>
          <w:sz w:val="21"/>
          <w:szCs w:val="21"/>
        </w:rPr>
        <w:t> as part of an edit history.It is possible to view a function producing characters as a </w:t>
      </w:r>
      <w:r w:rsidRPr="003F0B0C">
        <w:rPr>
          <w:rStyle w:val="HTML1"/>
          <w:color w:val="000000"/>
        </w:rPr>
        <w:t>rope</w:t>
      </w:r>
      <w:r w:rsidRPr="003F0B0C">
        <w:rPr>
          <w:rFonts w:cs="Times New Roman"/>
          <w:color w:val="000000"/>
          <w:sz w:val="21"/>
          <w:szCs w:val="21"/>
        </w:rPr>
        <w:t>. Thus a piece of a rope may be a 100MByte file, which is read only when that section of the string is examined. Concatenating a string to the end of such a file does not involve reading the file. (Currently the implementation of this facility is incomplete.)</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另，根据网上资料，rope本质是封装好的类似块状链表的东东，有人说是logn的，但也有说是n^0.5的。rope不支持一切数值操作，如第k大</w:t>
      </w:r>
    </w:p>
    <w:p w:rsidR="00490960" w:rsidRPr="003F0B0C" w:rsidRDefault="00490960" w:rsidP="00490960">
      <w:pPr>
        <w:rPr>
          <w:rFonts w:ascii="宋体" w:eastAsia="宋体" w:hAnsi="宋体"/>
          <w:b/>
        </w:rPr>
      </w:pPr>
      <w:r w:rsidRPr="003F0B0C">
        <w:rPr>
          <w:rFonts w:ascii="宋体" w:eastAsia="宋体" w:hAnsi="宋体" w:hint="eastAsia"/>
          <w:b/>
        </w:rPr>
        <w:t>小知识</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先介绍几个可能使用到的函数</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1）append()</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lastRenderedPageBreak/>
        <w:t>string &amp;append(const string &amp;s,int pos,int n);//把字符串s中从pos开始的n个字符连接到当前字符串的结尾或a.append(b);</w:t>
      </w:r>
      <w:r w:rsidRPr="003F0B0C">
        <w:rPr>
          <w:rFonts w:hint="eastAsia"/>
          <w:color w:val="000000"/>
          <w:sz w:val="21"/>
          <w:szCs w:val="21"/>
        </w:rPr>
        <w:br/>
        <w:t>2）substr()</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s.substr(0,5);//获得字符串s中从第零位开始长度为5的字符串（默认时长度为刚好开始位置到结尾）</w:t>
      </w:r>
    </w:p>
    <w:p w:rsidR="00490960" w:rsidRPr="003F0B0C" w:rsidRDefault="00490960" w:rsidP="00490960">
      <w:pPr>
        <w:rPr>
          <w:rFonts w:ascii="宋体" w:eastAsia="宋体" w:hAnsi="宋体"/>
          <w:b/>
        </w:rPr>
      </w:pPr>
      <w:r w:rsidRPr="003F0B0C">
        <w:rPr>
          <w:rFonts w:ascii="宋体" w:eastAsia="宋体" w:hAnsi="宋体" w:hint="eastAsia"/>
          <w:b/>
        </w:rPr>
        <w:t>定义/声明</w:t>
      </w:r>
    </w:p>
    <w:p w:rsidR="00490960" w:rsidRPr="003F0B0C" w:rsidRDefault="00490960" w:rsidP="00490960">
      <w:pPr>
        <w:pStyle w:val="HTML"/>
        <w:shd w:val="clear" w:color="auto" w:fill="F5F5F5"/>
        <w:rPr>
          <w:color w:val="000000"/>
        </w:rPr>
      </w:pPr>
      <w:r w:rsidRPr="003F0B0C">
        <w:rPr>
          <w:color w:val="000000"/>
        </w:rPr>
        <w:t>rope&lt;</w:t>
      </w:r>
      <w:r w:rsidRPr="003F0B0C">
        <w:rPr>
          <w:color w:val="0000FF"/>
        </w:rPr>
        <w:t>char</w:t>
      </w:r>
      <w:r w:rsidRPr="003F0B0C">
        <w:rPr>
          <w:color w:val="000000"/>
        </w:rPr>
        <w:t>&gt; str;</w:t>
      </w:r>
      <w:r w:rsidRPr="003F0B0C">
        <w:rPr>
          <w:rFonts w:hint="eastAsia"/>
          <w:color w:val="000000"/>
          <w:sz w:val="21"/>
          <w:szCs w:val="21"/>
        </w:rPr>
        <w:br/>
        <w:t>also</w:t>
      </w:r>
    </w:p>
    <w:p w:rsidR="00490960" w:rsidRPr="003F0B0C" w:rsidRDefault="00490960" w:rsidP="00490960">
      <w:pPr>
        <w:pStyle w:val="HTML"/>
        <w:shd w:val="clear" w:color="auto" w:fill="F5F5F5"/>
        <w:rPr>
          <w:color w:val="000000"/>
        </w:rPr>
      </w:pPr>
      <w:r w:rsidRPr="003F0B0C">
        <w:rPr>
          <w:color w:val="000000"/>
        </w:rPr>
        <w:t>&lt;crope&gt;r=</w:t>
      </w:r>
      <w:r w:rsidRPr="003F0B0C">
        <w:rPr>
          <w:color w:val="800000"/>
        </w:rPr>
        <w:t>"abcdefg"</w:t>
      </w:r>
    </w:p>
    <w:p w:rsidR="00490960" w:rsidRPr="003F0B0C" w:rsidRDefault="00490960" w:rsidP="00490960">
      <w:pPr>
        <w:rPr>
          <w:rFonts w:ascii="宋体" w:eastAsia="宋体" w:hAnsi="宋体"/>
          <w:b/>
        </w:rPr>
      </w:pPr>
      <w:r w:rsidRPr="003F0B0C">
        <w:rPr>
          <w:rFonts w:ascii="宋体" w:eastAsia="宋体" w:hAnsi="宋体" w:hint="eastAsia"/>
          <w:b/>
        </w:rPr>
        <w:t>具体内容</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总的来说，</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1）运算符：rope支持operator += -= + - &lt; ==</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2）输入输出：可以用&lt;&lt;运算符由输入输出流读入或输出。</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3）长度/大小：调用length()，size()都可以哦</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4）插入/添加等：</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push_back(x);//在末尾添加x</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insert(pos,x);//在pos插入x，自然支持整个char数组的一次插入</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erase(pos,x);//从pos开始删除x个</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copy(pos,len,x);//从pos开始到pos+len为止用x代替</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replace(pos,x);//从pos开始换成x</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substr(pos,x);//提取pos开始x个</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at(x)/[x];//访问第x个元素</w:t>
      </w:r>
    </w:p>
    <w:p w:rsidR="00490960" w:rsidRPr="003F0B0C" w:rsidRDefault="00490960" w:rsidP="00490960">
      <w:pPr>
        <w:rPr>
          <w:rFonts w:ascii="宋体" w:eastAsia="宋体" w:hAnsi="宋体"/>
          <w:b/>
        </w:rPr>
      </w:pPr>
      <w:r w:rsidRPr="003F0B0C">
        <w:rPr>
          <w:rFonts w:ascii="宋体" w:eastAsia="宋体" w:hAnsi="宋体" w:hint="eastAsia"/>
          <w:b/>
        </w:rPr>
        <w:t>访问</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1）迭代器：不说，在竞赛是超时大忌</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2）单点访问，直接用数组形式调用下标即可</w:t>
      </w:r>
    </w:p>
    <w:p w:rsidR="00490960" w:rsidRPr="003F0B0C" w:rsidRDefault="00490960" w:rsidP="00490960">
      <w:pPr>
        <w:rPr>
          <w:rFonts w:ascii="宋体" w:eastAsia="宋体" w:hAnsi="宋体"/>
          <w:b/>
        </w:rPr>
      </w:pPr>
      <w:r w:rsidRPr="003F0B0C">
        <w:rPr>
          <w:rFonts w:ascii="宋体" w:eastAsia="宋体" w:hAnsi="宋体" w:hint="eastAsia"/>
          <w:b/>
        </w:rPr>
        <w:t>应用</w:t>
      </w:r>
    </w:p>
    <w:p w:rsidR="00490960" w:rsidRPr="003F0B0C" w:rsidRDefault="00490960" w:rsidP="00490960">
      <w:pPr>
        <w:rPr>
          <w:rFonts w:ascii="宋体" w:eastAsia="宋体" w:hAnsi="宋体"/>
          <w:b/>
        </w:rPr>
      </w:pPr>
      <w:r w:rsidRPr="003F0B0C">
        <w:rPr>
          <w:rFonts w:ascii="宋体" w:eastAsia="宋体" w:hAnsi="宋体" w:hint="eastAsia"/>
          <w:b/>
        </w:rPr>
        <w:t>bzoj1269 文本编辑器</w:t>
      </w:r>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如果想看正常版本的看我的</w:t>
      </w:r>
      <w:hyperlink r:id="rId17" w:tgtFrame="_blank" w:history="1">
        <w:r w:rsidRPr="003F0B0C">
          <w:rPr>
            <w:rStyle w:val="a3"/>
            <w:rFonts w:hint="eastAsia"/>
            <w:color w:val="000000"/>
            <w:sz w:val="21"/>
            <w:szCs w:val="21"/>
          </w:rPr>
          <w:t>splay平衡树代码</w:t>
        </w:r>
      </w:hyperlink>
    </w:p>
    <w:p w:rsidR="00490960" w:rsidRPr="003F0B0C" w:rsidRDefault="00490960" w:rsidP="00490960">
      <w:pPr>
        <w:pStyle w:val="a4"/>
        <w:shd w:val="clear" w:color="auto" w:fill="FFFFFF"/>
        <w:spacing w:before="0" w:beforeAutospacing="0" w:after="0" w:afterAutospacing="0"/>
        <w:rPr>
          <w:color w:val="000000"/>
          <w:sz w:val="21"/>
          <w:szCs w:val="21"/>
        </w:rPr>
      </w:pPr>
      <w:r w:rsidRPr="003F0B0C">
        <w:rPr>
          <w:rFonts w:hint="eastAsia"/>
          <w:color w:val="000000"/>
          <w:sz w:val="21"/>
          <w:szCs w:val="21"/>
        </w:rPr>
        <w:t>实现操作：</w:t>
      </w:r>
      <w:r w:rsidRPr="003F0B0C">
        <w:rPr>
          <w:rFonts w:hint="eastAsia"/>
          <w:color w:val="000000"/>
          <w:sz w:val="21"/>
          <w:szCs w:val="21"/>
        </w:rPr>
        <w:br/>
        <w:t>1.（已知）move k：移动光标到目标，初始为0</w:t>
      </w:r>
      <w:r w:rsidRPr="003F0B0C">
        <w:rPr>
          <w:rFonts w:hint="eastAsia"/>
          <w:color w:val="000000"/>
          <w:sz w:val="21"/>
          <w:szCs w:val="21"/>
        </w:rPr>
        <w:br/>
        <w:t>2.（已知）prev：光标前移一个字符</w:t>
      </w:r>
      <w:r w:rsidRPr="003F0B0C">
        <w:rPr>
          <w:rFonts w:hint="eastAsia"/>
          <w:color w:val="000000"/>
          <w:sz w:val="21"/>
          <w:szCs w:val="21"/>
        </w:rPr>
        <w:br/>
        <w:t>3.（已知）next：光标后移一个字符</w:t>
      </w:r>
      <w:r w:rsidRPr="003F0B0C">
        <w:rPr>
          <w:rFonts w:hint="eastAsia"/>
          <w:color w:val="000000"/>
          <w:sz w:val="21"/>
          <w:szCs w:val="21"/>
        </w:rPr>
        <w:br/>
        <w:t>4.insert n s：在光标后插入长度为n的字符串s光标位置不变</w:t>
      </w:r>
      <w:r w:rsidRPr="003F0B0C">
        <w:rPr>
          <w:rFonts w:hint="eastAsia"/>
          <w:color w:val="000000"/>
          <w:sz w:val="21"/>
          <w:szCs w:val="21"/>
        </w:rPr>
        <w:br/>
        <w:t>5.delete n 删除光标后的n个字符，光标位置不变</w:t>
      </w:r>
      <w:r w:rsidRPr="003F0B0C">
        <w:rPr>
          <w:rFonts w:hint="eastAsia"/>
          <w:color w:val="000000"/>
          <w:sz w:val="21"/>
          <w:szCs w:val="21"/>
        </w:rPr>
        <w:br/>
        <w:t>6.rotate n 反转光标后的n个字符，光标位置不变</w:t>
      </w:r>
      <w:r w:rsidRPr="003F0B0C">
        <w:rPr>
          <w:rFonts w:hint="eastAsia"/>
          <w:color w:val="000000"/>
          <w:sz w:val="21"/>
          <w:szCs w:val="21"/>
        </w:rPr>
        <w:br/>
        <w:t>7.get 输出光标后一个字符，光标位置不变</w:t>
      </w:r>
    </w:p>
    <w:p w:rsidR="00490960" w:rsidRPr="003F0B0C" w:rsidRDefault="00490960" w:rsidP="00490960">
      <w:pPr>
        <w:rPr>
          <w:rFonts w:ascii="宋体" w:eastAsia="宋体" w:hAnsi="宋体"/>
          <w:b/>
        </w:rPr>
      </w:pPr>
      <w:r w:rsidRPr="003F0B0C">
        <w:rPr>
          <w:rFonts w:ascii="宋体" w:eastAsia="宋体" w:hAnsi="宋体" w:hint="eastAsia"/>
          <w:b/>
        </w:rPr>
        <w:t>solution</w:t>
      </w:r>
    </w:p>
    <w:p w:rsidR="00490960" w:rsidRPr="003F0B0C" w:rsidRDefault="00490960" w:rsidP="00490960">
      <w:pPr>
        <w:pStyle w:val="a4"/>
        <w:shd w:val="clear" w:color="auto" w:fill="FFFFFF"/>
        <w:spacing w:before="150" w:beforeAutospacing="0" w:after="150" w:afterAutospacing="0"/>
        <w:rPr>
          <w:color w:val="000000"/>
          <w:sz w:val="21"/>
          <w:szCs w:val="21"/>
        </w:rPr>
      </w:pPr>
      <w:r w:rsidRPr="003F0B0C">
        <w:rPr>
          <w:rFonts w:hint="eastAsia"/>
          <w:color w:val="000000"/>
          <w:sz w:val="21"/>
          <w:szCs w:val="21"/>
        </w:rPr>
        <w:t>为实现反转操作且保证不超时，我们不调用rope自带的可怕函数，暴力构建两个rope，插入时一个正序插入一个倒序插入，区间即为子串赋值</w:t>
      </w:r>
    </w:p>
    <w:p w:rsidR="00490960" w:rsidRPr="003F0B0C" w:rsidRDefault="00490960" w:rsidP="00490960">
      <w:pPr>
        <w:pStyle w:val="HTML"/>
        <w:shd w:val="clear" w:color="auto" w:fill="F5F5F5"/>
        <w:rPr>
          <w:color w:val="000000"/>
        </w:rPr>
      </w:pPr>
      <w:r w:rsidRPr="003F0B0C">
        <w:rPr>
          <w:color w:val="000000"/>
        </w:rPr>
        <w:lastRenderedPageBreak/>
        <w:t>#include&lt;cstdio&gt;</w:t>
      </w:r>
    </w:p>
    <w:p w:rsidR="00490960" w:rsidRPr="003F0B0C" w:rsidRDefault="00490960" w:rsidP="00490960">
      <w:pPr>
        <w:pStyle w:val="HTML"/>
        <w:shd w:val="clear" w:color="auto" w:fill="F5F5F5"/>
        <w:rPr>
          <w:color w:val="000000"/>
        </w:rPr>
      </w:pPr>
      <w:r w:rsidRPr="003F0B0C">
        <w:rPr>
          <w:color w:val="000000"/>
        </w:rPr>
        <w:t>#include&lt;ext/rope&gt;</w:t>
      </w:r>
    </w:p>
    <w:p w:rsidR="00490960" w:rsidRPr="003F0B0C" w:rsidRDefault="00490960" w:rsidP="00490960">
      <w:pPr>
        <w:pStyle w:val="HTML"/>
        <w:shd w:val="clear" w:color="auto" w:fill="F5F5F5"/>
        <w:rPr>
          <w:color w:val="000000"/>
        </w:rPr>
      </w:pPr>
      <w:r w:rsidRPr="003F0B0C">
        <w:rPr>
          <w:color w:val="000000"/>
        </w:rPr>
        <w:t>#include&lt;iostream&gt;</w:t>
      </w:r>
    </w:p>
    <w:p w:rsidR="00490960" w:rsidRPr="003F0B0C" w:rsidRDefault="00490960" w:rsidP="00490960">
      <w:pPr>
        <w:pStyle w:val="HTML"/>
        <w:shd w:val="clear" w:color="auto" w:fill="F5F5F5"/>
        <w:rPr>
          <w:color w:val="000000"/>
        </w:rPr>
      </w:pPr>
      <w:r w:rsidRPr="003F0B0C">
        <w:rPr>
          <w:color w:val="0000FF"/>
        </w:rPr>
        <w:t>using</w:t>
      </w:r>
      <w:r w:rsidRPr="003F0B0C">
        <w:rPr>
          <w:color w:val="000000"/>
        </w:rPr>
        <w:t xml:space="preserve"> </w:t>
      </w:r>
      <w:r w:rsidRPr="003F0B0C">
        <w:rPr>
          <w:color w:val="0000FF"/>
        </w:rPr>
        <w:t>namespace</w:t>
      </w:r>
      <w:r w:rsidRPr="003F0B0C">
        <w:rPr>
          <w:color w:val="000000"/>
        </w:rPr>
        <w:t xml:space="preserve"> std;</w:t>
      </w:r>
    </w:p>
    <w:p w:rsidR="00490960" w:rsidRPr="003F0B0C" w:rsidRDefault="00490960" w:rsidP="00490960">
      <w:pPr>
        <w:pStyle w:val="HTML"/>
        <w:shd w:val="clear" w:color="auto" w:fill="F5F5F5"/>
        <w:rPr>
          <w:color w:val="000000"/>
        </w:rPr>
      </w:pPr>
      <w:r w:rsidRPr="003F0B0C">
        <w:rPr>
          <w:color w:val="0000FF"/>
        </w:rPr>
        <w:t>using</w:t>
      </w:r>
      <w:r w:rsidRPr="003F0B0C">
        <w:rPr>
          <w:color w:val="000000"/>
        </w:rPr>
        <w:t xml:space="preserve"> </w:t>
      </w:r>
      <w:r w:rsidRPr="003F0B0C">
        <w:rPr>
          <w:color w:val="0000FF"/>
        </w:rPr>
        <w:t>namespace</w:t>
      </w:r>
      <w:r w:rsidRPr="003F0B0C">
        <w:rPr>
          <w:color w:val="000000"/>
        </w:rPr>
        <w:t xml:space="preserve"> __gnu_cxx;</w:t>
      </w:r>
    </w:p>
    <w:p w:rsidR="00490960" w:rsidRPr="003F0B0C" w:rsidRDefault="00490960" w:rsidP="00490960">
      <w:pPr>
        <w:pStyle w:val="HTML"/>
        <w:shd w:val="clear" w:color="auto" w:fill="F5F5F5"/>
        <w:rPr>
          <w:color w:val="000000"/>
        </w:rPr>
      </w:pPr>
      <w:r w:rsidRPr="003F0B0C">
        <w:rPr>
          <w:color w:val="000000"/>
        </w:rPr>
        <w:t xml:space="preserve">inline </w:t>
      </w:r>
      <w:r w:rsidRPr="003F0B0C">
        <w:rPr>
          <w:color w:val="0000FF"/>
        </w:rPr>
        <w:t>int</w:t>
      </w:r>
      <w:r w:rsidRPr="003F0B0C">
        <w:rPr>
          <w:color w:val="000000"/>
        </w:rPr>
        <w:t xml:space="preserve"> Rin(){</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int</w:t>
      </w:r>
      <w:r w:rsidRPr="003F0B0C">
        <w:rPr>
          <w:color w:val="000000"/>
        </w:rPr>
        <w:t xml:space="preserve"> x=</w:t>
      </w:r>
      <w:r w:rsidRPr="003F0B0C">
        <w:rPr>
          <w:color w:val="800080"/>
        </w:rPr>
        <w:t>0</w:t>
      </w:r>
      <w:r w:rsidRPr="003F0B0C">
        <w:rPr>
          <w:color w:val="000000"/>
        </w:rPr>
        <w:t>,c=getchar(),f=</w:t>
      </w:r>
      <w:r w:rsidRPr="003F0B0C">
        <w:rPr>
          <w:color w:val="800080"/>
        </w:rPr>
        <w:t>1</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for</w:t>
      </w:r>
      <w:r w:rsidRPr="003F0B0C">
        <w:rPr>
          <w:color w:val="000000"/>
        </w:rPr>
        <w:t>(;c&lt;</w:t>
      </w:r>
      <w:r w:rsidRPr="003F0B0C">
        <w:rPr>
          <w:color w:val="800080"/>
        </w:rPr>
        <w:t>48</w:t>
      </w:r>
      <w:r w:rsidRPr="003F0B0C">
        <w:rPr>
          <w:color w:val="000000"/>
        </w:rPr>
        <w:t>||c&gt;</w:t>
      </w:r>
      <w:r w:rsidRPr="003F0B0C">
        <w:rPr>
          <w:color w:val="800080"/>
        </w:rPr>
        <w:t>57</w:t>
      </w:r>
      <w:r w:rsidRPr="003F0B0C">
        <w:rPr>
          <w:color w:val="000000"/>
        </w:rPr>
        <w:t>;c=getchar())</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if</w:t>
      </w:r>
      <w:r w:rsidRPr="003F0B0C">
        <w:rPr>
          <w:color w:val="000000"/>
        </w:rPr>
        <w:t>(!(c^</w:t>
      </w:r>
      <w:r w:rsidRPr="003F0B0C">
        <w:rPr>
          <w:color w:val="800080"/>
        </w:rPr>
        <w:t>45</w:t>
      </w:r>
      <w:r w:rsidRPr="003F0B0C">
        <w:rPr>
          <w:color w:val="000000"/>
        </w:rPr>
        <w:t>))f=-</w:t>
      </w:r>
      <w:r w:rsidRPr="003F0B0C">
        <w:rPr>
          <w:color w:val="800080"/>
        </w:rPr>
        <w:t>1</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for</w:t>
      </w:r>
      <w:r w:rsidRPr="003F0B0C">
        <w:rPr>
          <w:color w:val="000000"/>
        </w:rPr>
        <w:t>(;c&gt;</w:t>
      </w:r>
      <w:r w:rsidRPr="003F0B0C">
        <w:rPr>
          <w:color w:val="800080"/>
        </w:rPr>
        <w:t>47</w:t>
      </w:r>
      <w:r w:rsidRPr="003F0B0C">
        <w:rPr>
          <w:color w:val="000000"/>
        </w:rPr>
        <w:t>&amp;&amp;c&lt;</w:t>
      </w:r>
      <w:r w:rsidRPr="003F0B0C">
        <w:rPr>
          <w:color w:val="800080"/>
        </w:rPr>
        <w:t>58</w:t>
      </w:r>
      <w:r w:rsidRPr="003F0B0C">
        <w:rPr>
          <w:color w:val="000000"/>
        </w:rPr>
        <w:t>;c=getchar())</w:t>
      </w:r>
    </w:p>
    <w:p w:rsidR="00490960" w:rsidRPr="003F0B0C" w:rsidRDefault="00490960" w:rsidP="00490960">
      <w:pPr>
        <w:pStyle w:val="HTML"/>
        <w:shd w:val="clear" w:color="auto" w:fill="F5F5F5"/>
        <w:rPr>
          <w:color w:val="000000"/>
        </w:rPr>
      </w:pPr>
      <w:r w:rsidRPr="003F0B0C">
        <w:rPr>
          <w:color w:val="000000"/>
        </w:rPr>
        <w:t xml:space="preserve">    x=(x&lt;&lt;</w:t>
      </w:r>
      <w:r w:rsidRPr="003F0B0C">
        <w:rPr>
          <w:color w:val="800080"/>
        </w:rPr>
        <w:t>1</w:t>
      </w:r>
      <w:r w:rsidRPr="003F0B0C">
        <w:rPr>
          <w:color w:val="000000"/>
        </w:rPr>
        <w:t>)+(x&lt;&lt;</w:t>
      </w:r>
      <w:r w:rsidRPr="003F0B0C">
        <w:rPr>
          <w:color w:val="800080"/>
        </w:rPr>
        <w:t>3</w:t>
      </w:r>
      <w:r w:rsidRPr="003F0B0C">
        <w:rPr>
          <w:color w:val="000000"/>
        </w:rPr>
        <w:t>)+c-</w:t>
      </w:r>
      <w:r w:rsidRPr="003F0B0C">
        <w:rPr>
          <w:color w:val="800080"/>
        </w:rPr>
        <w:t>48</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return</w:t>
      </w:r>
      <w:r w:rsidRPr="003F0B0C">
        <w:rPr>
          <w:color w:val="000000"/>
        </w:rPr>
        <w:t xml:space="preserve"> x*f;</w:t>
      </w:r>
    </w:p>
    <w:p w:rsidR="00490960" w:rsidRPr="003F0B0C" w:rsidRDefault="00490960" w:rsidP="00490960">
      <w:pPr>
        <w:pStyle w:val="HTML"/>
        <w:shd w:val="clear" w:color="auto" w:fill="F5F5F5"/>
        <w:rPr>
          <w:color w:val="000000"/>
        </w:rPr>
      </w:pPr>
      <w:r w:rsidRPr="003F0B0C">
        <w:rPr>
          <w:color w:val="000000"/>
        </w:rPr>
        <w:t>}</w:t>
      </w:r>
    </w:p>
    <w:p w:rsidR="00490960" w:rsidRPr="003F0B0C" w:rsidRDefault="00490960" w:rsidP="00490960">
      <w:pPr>
        <w:pStyle w:val="HTML"/>
        <w:shd w:val="clear" w:color="auto" w:fill="F5F5F5"/>
        <w:rPr>
          <w:color w:val="000000"/>
        </w:rPr>
      </w:pPr>
      <w:r w:rsidRPr="003F0B0C">
        <w:rPr>
          <w:color w:val="0000FF"/>
        </w:rPr>
        <w:t>int</w:t>
      </w:r>
      <w:r w:rsidRPr="003F0B0C">
        <w:rPr>
          <w:color w:val="000000"/>
        </w:rPr>
        <w:t xml:space="preserve"> n,pos,x,l;</w:t>
      </w:r>
    </w:p>
    <w:p w:rsidR="00490960" w:rsidRPr="003F0B0C" w:rsidRDefault="00490960" w:rsidP="00490960">
      <w:pPr>
        <w:pStyle w:val="HTML"/>
        <w:shd w:val="clear" w:color="auto" w:fill="F5F5F5"/>
        <w:rPr>
          <w:color w:val="000000"/>
        </w:rPr>
      </w:pPr>
      <w:r w:rsidRPr="003F0B0C">
        <w:rPr>
          <w:color w:val="000000"/>
        </w:rPr>
        <w:t>rope&lt;</w:t>
      </w:r>
      <w:r w:rsidRPr="003F0B0C">
        <w:rPr>
          <w:color w:val="0000FF"/>
        </w:rPr>
        <w:t>char</w:t>
      </w:r>
      <w:r w:rsidRPr="003F0B0C">
        <w:rPr>
          <w:color w:val="000000"/>
        </w:rPr>
        <w:t>&gt;a,b,tmp;</w:t>
      </w:r>
    </w:p>
    <w:p w:rsidR="00490960" w:rsidRPr="003F0B0C" w:rsidRDefault="00490960" w:rsidP="00490960">
      <w:pPr>
        <w:pStyle w:val="HTML"/>
        <w:shd w:val="clear" w:color="auto" w:fill="F5F5F5"/>
        <w:rPr>
          <w:color w:val="000000"/>
        </w:rPr>
      </w:pPr>
      <w:r w:rsidRPr="003F0B0C">
        <w:rPr>
          <w:color w:val="0000FF"/>
        </w:rPr>
        <w:t>char</w:t>
      </w:r>
      <w:r w:rsidRPr="003F0B0C">
        <w:rPr>
          <w:color w:val="000000"/>
        </w:rPr>
        <w:t xml:space="preserve"> sign[</w:t>
      </w:r>
      <w:r w:rsidRPr="003F0B0C">
        <w:rPr>
          <w:color w:val="800080"/>
        </w:rPr>
        <w:t>10</w:t>
      </w:r>
      <w:r w:rsidRPr="003F0B0C">
        <w:rPr>
          <w:color w:val="000000"/>
        </w:rPr>
        <w:t>],ch[</w:t>
      </w:r>
      <w:r w:rsidRPr="003F0B0C">
        <w:rPr>
          <w:color w:val="800080"/>
        </w:rPr>
        <w:t>1</w:t>
      </w:r>
      <w:r w:rsidRPr="003F0B0C">
        <w:rPr>
          <w:color w:val="000000"/>
        </w:rPr>
        <w:t>&lt;&lt;</w:t>
      </w:r>
      <w:r w:rsidRPr="003F0B0C">
        <w:rPr>
          <w:color w:val="800080"/>
        </w:rPr>
        <w:t>22</w:t>
      </w:r>
      <w:r w:rsidRPr="003F0B0C">
        <w:rPr>
          <w:color w:val="000000"/>
        </w:rPr>
        <w:t>],rch[</w:t>
      </w:r>
      <w:r w:rsidRPr="003F0B0C">
        <w:rPr>
          <w:color w:val="800080"/>
        </w:rPr>
        <w:t>1</w:t>
      </w:r>
      <w:r w:rsidRPr="003F0B0C">
        <w:rPr>
          <w:color w:val="000000"/>
        </w:rPr>
        <w:t>&lt;&lt;</w:t>
      </w:r>
      <w:r w:rsidRPr="003F0B0C">
        <w:rPr>
          <w:color w:val="800080"/>
        </w:rPr>
        <w:t>22</w:t>
      </w:r>
      <w:r w:rsidRPr="003F0B0C">
        <w:rPr>
          <w:color w:val="000000"/>
        </w:rPr>
        <w:t>];</w:t>
      </w:r>
    </w:p>
    <w:p w:rsidR="00490960" w:rsidRPr="003F0B0C" w:rsidRDefault="00490960" w:rsidP="00490960">
      <w:pPr>
        <w:pStyle w:val="HTML"/>
        <w:shd w:val="clear" w:color="auto" w:fill="F5F5F5"/>
        <w:rPr>
          <w:color w:val="000000"/>
        </w:rPr>
      </w:pPr>
      <w:r w:rsidRPr="003F0B0C">
        <w:rPr>
          <w:color w:val="0000FF"/>
        </w:rPr>
        <w:t>int</w:t>
      </w:r>
      <w:r w:rsidRPr="003F0B0C">
        <w:rPr>
          <w:color w:val="000000"/>
        </w:rPr>
        <w:t xml:space="preserve"> main(){</w:t>
      </w:r>
    </w:p>
    <w:p w:rsidR="00490960" w:rsidRPr="003F0B0C" w:rsidRDefault="00490960" w:rsidP="00490960">
      <w:pPr>
        <w:pStyle w:val="HTML"/>
        <w:shd w:val="clear" w:color="auto" w:fill="F5F5F5"/>
        <w:rPr>
          <w:color w:val="000000"/>
        </w:rPr>
      </w:pPr>
      <w:r w:rsidRPr="003F0B0C">
        <w:rPr>
          <w:color w:val="000000"/>
        </w:rPr>
        <w:t xml:space="preserve">  n=Rin();</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while</w:t>
      </w:r>
      <w:r w:rsidRPr="003F0B0C">
        <w:rPr>
          <w:color w:val="000000"/>
        </w:rPr>
        <w:t>(n--){</w:t>
      </w:r>
    </w:p>
    <w:p w:rsidR="00490960" w:rsidRPr="003F0B0C" w:rsidRDefault="00490960" w:rsidP="00490960">
      <w:pPr>
        <w:pStyle w:val="HTML"/>
        <w:shd w:val="clear" w:color="auto" w:fill="F5F5F5"/>
        <w:rPr>
          <w:color w:val="000000"/>
        </w:rPr>
      </w:pPr>
      <w:r w:rsidRPr="003F0B0C">
        <w:rPr>
          <w:color w:val="000000"/>
        </w:rPr>
        <w:t xml:space="preserve">    scanf(</w:t>
      </w:r>
      <w:r w:rsidRPr="003F0B0C">
        <w:rPr>
          <w:color w:val="800000"/>
        </w:rPr>
        <w:t>"%s"</w:t>
      </w:r>
      <w:r w:rsidRPr="003F0B0C">
        <w:rPr>
          <w:color w:val="000000"/>
        </w:rPr>
        <w:t>,sign);</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switch</w:t>
      </w:r>
      <w:r w:rsidRPr="003F0B0C">
        <w:rPr>
          <w:color w:val="000000"/>
        </w:rPr>
        <w:t>(sign[</w:t>
      </w:r>
      <w:r w:rsidRPr="003F0B0C">
        <w:rPr>
          <w:color w:val="800080"/>
        </w:rPr>
        <w:t>0</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case</w:t>
      </w:r>
      <w:r w:rsidRPr="003F0B0C">
        <w:rPr>
          <w:color w:val="800000"/>
        </w:rPr>
        <w:t>'M'</w:t>
      </w:r>
      <w:r w:rsidRPr="003F0B0C">
        <w:rPr>
          <w:color w:val="000000"/>
        </w:rPr>
        <w:t>:pos=Rin();</w:t>
      </w:r>
      <w:r w:rsidRPr="003F0B0C">
        <w:rPr>
          <w:color w:val="0000FF"/>
        </w:rPr>
        <w:t>break</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case</w:t>
      </w:r>
      <w:r w:rsidRPr="003F0B0C">
        <w:rPr>
          <w:color w:val="800000"/>
        </w:rPr>
        <w:t>'P'</w:t>
      </w:r>
      <w:r w:rsidRPr="003F0B0C">
        <w:rPr>
          <w:color w:val="000000"/>
        </w:rPr>
        <w:t>:pos--;</w:t>
      </w:r>
      <w:r w:rsidRPr="003F0B0C">
        <w:rPr>
          <w:color w:val="0000FF"/>
        </w:rPr>
        <w:t>break</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case</w:t>
      </w:r>
      <w:r w:rsidRPr="003F0B0C">
        <w:rPr>
          <w:color w:val="800000"/>
        </w:rPr>
        <w:t>'N'</w:t>
      </w:r>
      <w:r w:rsidRPr="003F0B0C">
        <w:rPr>
          <w:color w:val="000000"/>
        </w:rPr>
        <w:t>:pos++;</w:t>
      </w:r>
      <w:r w:rsidRPr="003F0B0C">
        <w:rPr>
          <w:color w:val="0000FF"/>
        </w:rPr>
        <w:t>break</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case</w:t>
      </w:r>
      <w:r w:rsidRPr="003F0B0C">
        <w:rPr>
          <w:color w:val="800000"/>
        </w:rPr>
        <w:t>'G'</w:t>
      </w:r>
      <w:r w:rsidRPr="003F0B0C">
        <w:rPr>
          <w:color w:val="000000"/>
        </w:rPr>
        <w:t>:putchar(a[pos]);putchar(</w:t>
      </w:r>
      <w:r w:rsidRPr="003F0B0C">
        <w:rPr>
          <w:color w:val="800000"/>
        </w:rPr>
        <w:t>'\n'</w:t>
      </w:r>
      <w:r w:rsidRPr="003F0B0C">
        <w:rPr>
          <w:color w:val="000000"/>
        </w:rPr>
        <w:t>);</w:t>
      </w:r>
      <w:r w:rsidRPr="003F0B0C">
        <w:rPr>
          <w:color w:val="0000FF"/>
        </w:rPr>
        <w:t>break</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case</w:t>
      </w:r>
      <w:r w:rsidRPr="003F0B0C">
        <w:rPr>
          <w:color w:val="800000"/>
        </w:rPr>
        <w:t>'I'</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x=Rin();</w:t>
      </w:r>
    </w:p>
    <w:p w:rsidR="00490960" w:rsidRPr="003F0B0C" w:rsidRDefault="00490960" w:rsidP="00490960">
      <w:pPr>
        <w:pStyle w:val="HTML"/>
        <w:shd w:val="clear" w:color="auto" w:fill="F5F5F5"/>
        <w:rPr>
          <w:color w:val="000000"/>
        </w:rPr>
      </w:pPr>
      <w:r w:rsidRPr="003F0B0C">
        <w:rPr>
          <w:color w:val="000000"/>
        </w:rPr>
        <w:t xml:space="preserve">      l=a.length();</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for</w:t>
      </w:r>
      <w:r w:rsidRPr="003F0B0C">
        <w:rPr>
          <w:color w:val="000000"/>
        </w:rPr>
        <w:t>(</w:t>
      </w:r>
      <w:r w:rsidRPr="003F0B0C">
        <w:rPr>
          <w:color w:val="0000FF"/>
        </w:rPr>
        <w:t>int</w:t>
      </w:r>
      <w:r w:rsidRPr="003F0B0C">
        <w:rPr>
          <w:color w:val="000000"/>
        </w:rPr>
        <w:t xml:space="preserve"> i=</w:t>
      </w:r>
      <w:r w:rsidRPr="003F0B0C">
        <w:rPr>
          <w:color w:val="800080"/>
        </w:rPr>
        <w:t>0</w:t>
      </w:r>
      <w:r w:rsidRPr="003F0B0C">
        <w:rPr>
          <w:color w:val="000000"/>
        </w:rPr>
        <w:t>;i&lt;x;i++){</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do</w:t>
      </w:r>
      <w:r w:rsidRPr="003F0B0C">
        <w:rPr>
          <w:color w:val="000000"/>
        </w:rPr>
        <w:t>{ch[i]=getchar();}</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while</w:t>
      </w:r>
      <w:r w:rsidRPr="003F0B0C">
        <w:rPr>
          <w:color w:val="000000"/>
        </w:rPr>
        <w:t>(ch[i]==</w:t>
      </w:r>
      <w:r w:rsidRPr="003F0B0C">
        <w:rPr>
          <w:color w:val="800000"/>
        </w:rPr>
        <w:t>'\n'</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rch[x-i-</w:t>
      </w:r>
      <w:r w:rsidRPr="003F0B0C">
        <w:rPr>
          <w:color w:val="800080"/>
        </w:rPr>
        <w:t>1</w:t>
      </w:r>
      <w:r w:rsidRPr="003F0B0C">
        <w:rPr>
          <w:color w:val="000000"/>
        </w:rPr>
        <w:t>]=ch[i];</w:t>
      </w:r>
    </w:p>
    <w:p w:rsidR="00490960" w:rsidRPr="003F0B0C" w:rsidRDefault="00490960" w:rsidP="00490960">
      <w:pPr>
        <w:pStyle w:val="HTML"/>
        <w:shd w:val="clear" w:color="auto" w:fill="F5F5F5"/>
        <w:rPr>
          <w:color w:val="000000"/>
        </w:rPr>
      </w:pPr>
      <w:r w:rsidRPr="003F0B0C">
        <w:rPr>
          <w:color w:val="000000"/>
        </w:rPr>
        <w:t xml:space="preserve">      }</w:t>
      </w:r>
    </w:p>
    <w:p w:rsidR="00490960" w:rsidRPr="003F0B0C" w:rsidRDefault="00490960" w:rsidP="00490960">
      <w:pPr>
        <w:pStyle w:val="HTML"/>
        <w:shd w:val="clear" w:color="auto" w:fill="F5F5F5"/>
        <w:rPr>
          <w:color w:val="000000"/>
        </w:rPr>
      </w:pPr>
      <w:r w:rsidRPr="003F0B0C">
        <w:rPr>
          <w:color w:val="000000"/>
        </w:rPr>
        <w:t xml:space="preserve">      ch[x]=rch[x]=</w:t>
      </w:r>
      <w:r w:rsidRPr="003F0B0C">
        <w:rPr>
          <w:color w:val="800000"/>
        </w:rPr>
        <w:t>'\0'</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a.insert(pos,ch);</w:t>
      </w:r>
    </w:p>
    <w:p w:rsidR="00490960" w:rsidRPr="003F0B0C" w:rsidRDefault="00490960" w:rsidP="00490960">
      <w:pPr>
        <w:pStyle w:val="HTML"/>
        <w:shd w:val="clear" w:color="auto" w:fill="F5F5F5"/>
        <w:rPr>
          <w:color w:val="000000"/>
        </w:rPr>
      </w:pPr>
      <w:r w:rsidRPr="003F0B0C">
        <w:rPr>
          <w:color w:val="000000"/>
        </w:rPr>
        <w:t xml:space="preserve">      b.insert(l-pos,rch);</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break</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case</w:t>
      </w:r>
      <w:r w:rsidRPr="003F0B0C">
        <w:rPr>
          <w:color w:val="800000"/>
        </w:rPr>
        <w:t>'D'</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x=Rin();</w:t>
      </w:r>
    </w:p>
    <w:p w:rsidR="00490960" w:rsidRPr="003F0B0C" w:rsidRDefault="00490960" w:rsidP="00490960">
      <w:pPr>
        <w:pStyle w:val="HTML"/>
        <w:shd w:val="clear" w:color="auto" w:fill="F5F5F5"/>
        <w:rPr>
          <w:color w:val="000000"/>
        </w:rPr>
      </w:pPr>
      <w:r w:rsidRPr="003F0B0C">
        <w:rPr>
          <w:color w:val="000000"/>
        </w:rPr>
        <w:t xml:space="preserve">      l=a.length();</w:t>
      </w:r>
    </w:p>
    <w:p w:rsidR="00490960" w:rsidRPr="003F0B0C" w:rsidRDefault="00490960" w:rsidP="00490960">
      <w:pPr>
        <w:pStyle w:val="HTML"/>
        <w:shd w:val="clear" w:color="auto" w:fill="F5F5F5"/>
        <w:rPr>
          <w:color w:val="000000"/>
        </w:rPr>
      </w:pPr>
      <w:r w:rsidRPr="003F0B0C">
        <w:rPr>
          <w:color w:val="000000"/>
        </w:rPr>
        <w:t xml:space="preserve">      a.erase(pos,x);</w:t>
      </w:r>
    </w:p>
    <w:p w:rsidR="00490960" w:rsidRPr="003F0B0C" w:rsidRDefault="00490960" w:rsidP="00490960">
      <w:pPr>
        <w:pStyle w:val="HTML"/>
        <w:shd w:val="clear" w:color="auto" w:fill="F5F5F5"/>
        <w:rPr>
          <w:color w:val="000000"/>
        </w:rPr>
      </w:pPr>
      <w:r w:rsidRPr="003F0B0C">
        <w:rPr>
          <w:color w:val="000000"/>
        </w:rPr>
        <w:t xml:space="preserve">      b.erase(l-pos-x,x);</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break</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case</w:t>
      </w:r>
      <w:r w:rsidRPr="003F0B0C">
        <w:rPr>
          <w:color w:val="800000"/>
        </w:rPr>
        <w:t>'R'</w:t>
      </w:r>
      <w:r w:rsidRPr="003F0B0C">
        <w:rPr>
          <w:color w:val="000000"/>
        </w:rPr>
        <w:t>:</w:t>
      </w:r>
    </w:p>
    <w:p w:rsidR="00490960" w:rsidRPr="003F0B0C" w:rsidRDefault="00490960" w:rsidP="00490960">
      <w:pPr>
        <w:pStyle w:val="HTML"/>
        <w:shd w:val="clear" w:color="auto" w:fill="F5F5F5"/>
        <w:rPr>
          <w:color w:val="000000"/>
        </w:rPr>
      </w:pPr>
      <w:r w:rsidRPr="003F0B0C">
        <w:rPr>
          <w:color w:val="000000"/>
        </w:rPr>
        <w:lastRenderedPageBreak/>
        <w:t xml:space="preserve">      x=Rin();</w:t>
      </w:r>
    </w:p>
    <w:p w:rsidR="00490960" w:rsidRPr="003F0B0C" w:rsidRDefault="00490960" w:rsidP="00490960">
      <w:pPr>
        <w:pStyle w:val="HTML"/>
        <w:shd w:val="clear" w:color="auto" w:fill="F5F5F5"/>
        <w:rPr>
          <w:color w:val="000000"/>
        </w:rPr>
      </w:pPr>
      <w:r w:rsidRPr="003F0B0C">
        <w:rPr>
          <w:color w:val="000000"/>
        </w:rPr>
        <w:t xml:space="preserve">      l=a.length();</w:t>
      </w:r>
    </w:p>
    <w:p w:rsidR="00490960" w:rsidRPr="003F0B0C" w:rsidRDefault="00490960" w:rsidP="00490960">
      <w:pPr>
        <w:pStyle w:val="HTML"/>
        <w:shd w:val="clear" w:color="auto" w:fill="F5F5F5"/>
        <w:rPr>
          <w:color w:val="000000"/>
        </w:rPr>
      </w:pPr>
      <w:r w:rsidRPr="003F0B0C">
        <w:rPr>
          <w:color w:val="000000"/>
        </w:rPr>
        <w:t xml:space="preserve">      tmp=a.substr(pos,x);</w:t>
      </w:r>
    </w:p>
    <w:p w:rsidR="00490960" w:rsidRPr="003F0B0C" w:rsidRDefault="00490960" w:rsidP="00490960">
      <w:pPr>
        <w:pStyle w:val="HTML"/>
        <w:shd w:val="clear" w:color="auto" w:fill="F5F5F5"/>
        <w:rPr>
          <w:color w:val="000000"/>
        </w:rPr>
      </w:pPr>
      <w:r w:rsidRPr="003F0B0C">
        <w:rPr>
          <w:color w:val="000000"/>
        </w:rPr>
        <w:t xml:space="preserve">      a=a.substr(</w:t>
      </w:r>
      <w:r w:rsidRPr="003F0B0C">
        <w:rPr>
          <w:color w:val="800080"/>
        </w:rPr>
        <w:t>0</w:t>
      </w:r>
      <w:r w:rsidRPr="003F0B0C">
        <w:rPr>
          <w:color w:val="000000"/>
        </w:rPr>
        <w:t>,pos)+b.substr(l-pos-x,x)+a.substr(pos+x,l-pos-x);</w:t>
      </w:r>
    </w:p>
    <w:p w:rsidR="00490960" w:rsidRPr="003F0B0C" w:rsidRDefault="00490960" w:rsidP="00490960">
      <w:pPr>
        <w:pStyle w:val="HTML"/>
        <w:shd w:val="clear" w:color="auto" w:fill="F5F5F5"/>
        <w:rPr>
          <w:color w:val="000000"/>
        </w:rPr>
      </w:pPr>
      <w:r w:rsidRPr="003F0B0C">
        <w:rPr>
          <w:color w:val="000000"/>
        </w:rPr>
        <w:t xml:space="preserve">      b=b.substr(</w:t>
      </w:r>
      <w:r w:rsidRPr="003F0B0C">
        <w:rPr>
          <w:color w:val="800080"/>
        </w:rPr>
        <w:t>0</w:t>
      </w:r>
      <w:r w:rsidRPr="003F0B0C">
        <w:rPr>
          <w:color w:val="000000"/>
        </w:rPr>
        <w:t>,l-pos-x)+tmp+b.substr(l-pos,pos);</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break</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 xml:space="preserve">    }</w:t>
      </w:r>
    </w:p>
    <w:p w:rsidR="00490960" w:rsidRPr="003F0B0C" w:rsidRDefault="00490960" w:rsidP="00490960">
      <w:pPr>
        <w:pStyle w:val="HTML"/>
        <w:shd w:val="clear" w:color="auto" w:fill="F5F5F5"/>
        <w:rPr>
          <w:color w:val="000000"/>
        </w:rPr>
      </w:pPr>
      <w:r w:rsidRPr="003F0B0C">
        <w:rPr>
          <w:color w:val="000000"/>
        </w:rPr>
        <w:t xml:space="preserve">  }</w:t>
      </w:r>
    </w:p>
    <w:p w:rsidR="00490960" w:rsidRPr="003F0B0C" w:rsidRDefault="00490960" w:rsidP="00490960">
      <w:pPr>
        <w:pStyle w:val="HTML"/>
        <w:shd w:val="clear" w:color="auto" w:fill="F5F5F5"/>
        <w:rPr>
          <w:color w:val="000000"/>
        </w:rPr>
      </w:pPr>
      <w:r w:rsidRPr="003F0B0C">
        <w:rPr>
          <w:color w:val="000000"/>
        </w:rPr>
        <w:t xml:space="preserve">  </w:t>
      </w:r>
      <w:r w:rsidRPr="003F0B0C">
        <w:rPr>
          <w:color w:val="0000FF"/>
        </w:rPr>
        <w:t>return</w:t>
      </w:r>
      <w:r w:rsidRPr="003F0B0C">
        <w:rPr>
          <w:color w:val="000000"/>
        </w:rPr>
        <w:t xml:space="preserve"> </w:t>
      </w:r>
      <w:r w:rsidRPr="003F0B0C">
        <w:rPr>
          <w:color w:val="800080"/>
        </w:rPr>
        <w:t>0</w:t>
      </w:r>
      <w:r w:rsidRPr="003F0B0C">
        <w:rPr>
          <w:color w:val="000000"/>
        </w:rPr>
        <w:t>;</w:t>
      </w:r>
    </w:p>
    <w:p w:rsidR="00490960" w:rsidRPr="003F0B0C" w:rsidRDefault="00490960" w:rsidP="00490960">
      <w:pPr>
        <w:pStyle w:val="HTML"/>
        <w:shd w:val="clear" w:color="auto" w:fill="F5F5F5"/>
        <w:rPr>
          <w:color w:val="000000"/>
        </w:rPr>
      </w:pPr>
      <w:r w:rsidRPr="003F0B0C">
        <w:rPr>
          <w:color w:val="000000"/>
        </w:rPr>
        <w:t>}</w:t>
      </w:r>
    </w:p>
    <w:p w:rsidR="00560337" w:rsidRPr="003F0B0C" w:rsidRDefault="00560337" w:rsidP="00560337">
      <w:pPr>
        <w:widowControl/>
        <w:jc w:val="left"/>
        <w:rPr>
          <w:rFonts w:ascii="宋体" w:eastAsia="宋体" w:hAnsi="宋体"/>
        </w:rPr>
      </w:pPr>
      <w:r w:rsidRPr="003F0B0C">
        <w:rPr>
          <w:rFonts w:ascii="宋体" w:eastAsia="宋体" w:hAnsi="宋体" w:cs="Arial"/>
          <w:color w:val="333333"/>
          <w:szCs w:val="21"/>
          <w:shd w:val="clear" w:color="auto" w:fill="FFFFFF"/>
        </w:rPr>
        <w:t>基本操作：</w:t>
      </w:r>
      <w:r w:rsidRPr="003F0B0C">
        <w:rPr>
          <w:rFonts w:ascii="宋体" w:eastAsia="宋体" w:hAnsi="宋体" w:cs="Arial"/>
          <w:color w:val="333333"/>
          <w:szCs w:val="21"/>
          <w:shd w:val="clear" w:color="auto" w:fill="FFFFFF"/>
        </w:rPr>
        <w:br/>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rope test;</w:t>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test.push_back(x);//在末尾添加x</w:t>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 xml:space="preserve">test.insert(pos,x);//在pos插入x　　</w:t>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test.erase(pos,x);//从pos开始删除x个</w:t>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test.copy(pos,len,x);//从pos开始到pos+len为止用x代替</w:t>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test.replace(pos,x);//从pos开始换成x</w:t>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test.substr(pos,x);//提取pos开始x个</w:t>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test.at(x)/[x];//访问第x个元素</w:t>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其算法复杂度n*(n^0.5)，可以在很短的时间内实现快速的插入、删除和查找字符串，是一个很厉害的神器！</w:t>
      </w:r>
    </w:p>
    <w:p w:rsidR="00560337" w:rsidRPr="003F0B0C"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3F0B0C">
        <w:rPr>
          <w:rFonts w:cs="Arial"/>
          <w:color w:val="4F4F4F"/>
          <w:sz w:val="21"/>
          <w:szCs w:val="21"/>
        </w:rPr>
        <w:t>这里有英文版的详解：</w:t>
      </w:r>
      <w:hyperlink r:id="rId18" w:tgtFrame="_blank" w:history="1">
        <w:r w:rsidRPr="003F0B0C">
          <w:rPr>
            <w:rStyle w:val="a3"/>
            <w:rFonts w:cs="Arial"/>
            <w:color w:val="6795B5"/>
            <w:sz w:val="21"/>
            <w:szCs w:val="21"/>
          </w:rPr>
          <w:t>http://www.sgi.com/tech/stl/Rope.html</w:t>
        </w:r>
      </w:hyperlink>
    </w:p>
    <w:p w:rsidR="00560337" w:rsidRPr="003F0B0C" w:rsidRDefault="00560337" w:rsidP="00560337">
      <w:pPr>
        <w:rPr>
          <w:rFonts w:ascii="宋体" w:eastAsia="宋体" w:hAnsi="宋体"/>
        </w:rPr>
      </w:pPr>
      <w:r w:rsidRPr="003F0B0C">
        <w:rPr>
          <w:rFonts w:ascii="宋体" w:eastAsia="宋体" w:hAnsi="宋体" w:hint="eastAsia"/>
        </w:rPr>
        <w:t>测试代码</w:t>
      </w:r>
    </w:p>
    <w:p w:rsidR="00560337" w:rsidRPr="003F0B0C" w:rsidRDefault="00560337" w:rsidP="00560337">
      <w:pPr>
        <w:rPr>
          <w:rFonts w:ascii="宋体" w:eastAsia="宋体" w:hAnsi="宋体"/>
        </w:rPr>
      </w:pPr>
      <w:r w:rsidRPr="003F0B0C">
        <w:rPr>
          <w:rFonts w:ascii="宋体" w:eastAsia="宋体" w:hAnsi="宋体"/>
        </w:rPr>
        <w:t>#include &lt;iostream&gt;</w:t>
      </w:r>
    </w:p>
    <w:p w:rsidR="00560337" w:rsidRPr="003F0B0C" w:rsidRDefault="00560337" w:rsidP="00560337">
      <w:pPr>
        <w:rPr>
          <w:rFonts w:ascii="宋体" w:eastAsia="宋体" w:hAnsi="宋体"/>
        </w:rPr>
      </w:pPr>
      <w:r w:rsidRPr="003F0B0C">
        <w:rPr>
          <w:rFonts w:ascii="宋体" w:eastAsia="宋体" w:hAnsi="宋体"/>
        </w:rPr>
        <w:t>#include &lt;cstdio&gt;</w:t>
      </w:r>
    </w:p>
    <w:p w:rsidR="00560337" w:rsidRPr="003F0B0C" w:rsidRDefault="00560337" w:rsidP="00560337">
      <w:pPr>
        <w:rPr>
          <w:rFonts w:ascii="宋体" w:eastAsia="宋体" w:hAnsi="宋体"/>
        </w:rPr>
      </w:pPr>
      <w:r w:rsidRPr="003F0B0C">
        <w:rPr>
          <w:rFonts w:ascii="宋体" w:eastAsia="宋体" w:hAnsi="宋体"/>
        </w:rPr>
        <w:t>#include &lt;cstring&gt;</w:t>
      </w:r>
    </w:p>
    <w:p w:rsidR="00560337" w:rsidRPr="003F0B0C" w:rsidRDefault="00560337" w:rsidP="00560337">
      <w:pPr>
        <w:rPr>
          <w:rFonts w:ascii="宋体" w:eastAsia="宋体" w:hAnsi="宋体"/>
        </w:rPr>
      </w:pPr>
      <w:r w:rsidRPr="003F0B0C">
        <w:rPr>
          <w:rFonts w:ascii="宋体" w:eastAsia="宋体" w:hAnsi="宋体"/>
        </w:rPr>
        <w:t>#include &lt;cctype&gt;</w:t>
      </w:r>
    </w:p>
    <w:p w:rsidR="00560337" w:rsidRPr="003F0B0C" w:rsidRDefault="00560337" w:rsidP="00560337">
      <w:pPr>
        <w:rPr>
          <w:rFonts w:ascii="宋体" w:eastAsia="宋体" w:hAnsi="宋体"/>
        </w:rPr>
      </w:pPr>
      <w:r w:rsidRPr="003F0B0C">
        <w:rPr>
          <w:rFonts w:ascii="宋体" w:eastAsia="宋体" w:hAnsi="宋体"/>
        </w:rPr>
        <w:t>#include &lt;ext/rope&gt;</w:t>
      </w:r>
    </w:p>
    <w:p w:rsidR="00560337" w:rsidRPr="003F0B0C" w:rsidRDefault="00560337" w:rsidP="00560337">
      <w:pPr>
        <w:rPr>
          <w:rFonts w:ascii="宋体" w:eastAsia="宋体" w:hAnsi="宋体"/>
        </w:rPr>
      </w:pPr>
      <w:r w:rsidRPr="003F0B0C">
        <w:rPr>
          <w:rFonts w:ascii="宋体" w:eastAsia="宋体" w:hAnsi="宋体"/>
        </w:rPr>
        <w:t>#include &lt;algorithm&gt;</w:t>
      </w:r>
    </w:p>
    <w:p w:rsidR="00560337" w:rsidRPr="003F0B0C" w:rsidRDefault="00560337" w:rsidP="00560337">
      <w:pPr>
        <w:rPr>
          <w:rFonts w:ascii="宋体" w:eastAsia="宋体" w:hAnsi="宋体"/>
        </w:rPr>
      </w:pPr>
      <w:r w:rsidRPr="003F0B0C">
        <w:rPr>
          <w:rFonts w:ascii="宋体" w:eastAsia="宋体" w:hAnsi="宋体"/>
        </w:rPr>
        <w:t>using namespace std;</w:t>
      </w:r>
    </w:p>
    <w:p w:rsidR="00560337" w:rsidRPr="003F0B0C" w:rsidRDefault="00560337" w:rsidP="00560337">
      <w:pPr>
        <w:rPr>
          <w:rFonts w:ascii="宋体" w:eastAsia="宋体" w:hAnsi="宋体"/>
        </w:rPr>
      </w:pPr>
      <w:r w:rsidRPr="003F0B0C">
        <w:rPr>
          <w:rFonts w:ascii="宋体" w:eastAsia="宋体" w:hAnsi="宋体"/>
        </w:rPr>
        <w:t>using __gnu_cxx::crope;</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const int maxn = 10010;</w:t>
      </w:r>
    </w:p>
    <w:p w:rsidR="00560337" w:rsidRPr="003F0B0C" w:rsidRDefault="00560337" w:rsidP="00560337">
      <w:pPr>
        <w:rPr>
          <w:rFonts w:ascii="宋体" w:eastAsia="宋体" w:hAnsi="宋体"/>
        </w:rPr>
      </w:pPr>
      <w:r w:rsidRPr="003F0B0C">
        <w:rPr>
          <w:rFonts w:ascii="宋体" w:eastAsia="宋体" w:hAnsi="宋体"/>
        </w:rPr>
        <w:lastRenderedPageBreak/>
        <w:t>char op[maxn];</w:t>
      </w:r>
    </w:p>
    <w:p w:rsidR="00560337" w:rsidRPr="003F0B0C" w:rsidRDefault="00560337" w:rsidP="00560337">
      <w:pPr>
        <w:rPr>
          <w:rFonts w:ascii="宋体" w:eastAsia="宋体" w:hAnsi="宋体"/>
        </w:rPr>
      </w:pPr>
      <w:r w:rsidRPr="003F0B0C">
        <w:rPr>
          <w:rFonts w:ascii="宋体" w:eastAsia="宋体" w:hAnsi="宋体"/>
        </w:rPr>
        <w:t>crope text;</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int main(){</w:t>
      </w:r>
    </w:p>
    <w:p w:rsidR="00560337" w:rsidRPr="003F0B0C" w:rsidRDefault="00560337" w:rsidP="00560337">
      <w:pPr>
        <w:rPr>
          <w:rFonts w:ascii="宋体" w:eastAsia="宋体" w:hAnsi="宋体"/>
        </w:rPr>
      </w:pPr>
      <w:r w:rsidRPr="003F0B0C">
        <w:rPr>
          <w:rFonts w:ascii="宋体" w:eastAsia="宋体" w:hAnsi="宋体"/>
        </w:rPr>
        <w:t xml:space="preserve">    text.clear();</w:t>
      </w:r>
    </w:p>
    <w:p w:rsidR="00560337" w:rsidRPr="003F0B0C" w:rsidRDefault="00560337" w:rsidP="00560337">
      <w:pPr>
        <w:rPr>
          <w:rFonts w:ascii="宋体" w:eastAsia="宋体" w:hAnsi="宋体"/>
        </w:rPr>
      </w:pPr>
      <w:r w:rsidRPr="003F0B0C">
        <w:rPr>
          <w:rFonts w:ascii="宋体" w:eastAsia="宋体" w:hAnsi="宋体"/>
        </w:rPr>
        <w:t xml:space="preserve">    scanf("%s",op);</w:t>
      </w:r>
    </w:p>
    <w:p w:rsidR="00560337" w:rsidRPr="003F0B0C" w:rsidRDefault="00560337" w:rsidP="00560337">
      <w:pPr>
        <w:rPr>
          <w:rFonts w:ascii="宋体" w:eastAsia="宋体" w:hAnsi="宋体"/>
        </w:rPr>
      </w:pPr>
      <w:r w:rsidRPr="003F0B0C">
        <w:rPr>
          <w:rFonts w:ascii="宋体" w:eastAsia="宋体" w:hAnsi="宋体"/>
        </w:rPr>
        <w:t xml:space="preserve">    int l = strlen(op);</w:t>
      </w:r>
    </w:p>
    <w:p w:rsidR="00560337" w:rsidRPr="003F0B0C" w:rsidRDefault="00560337" w:rsidP="00560337">
      <w:pPr>
        <w:rPr>
          <w:rFonts w:ascii="宋体" w:eastAsia="宋体" w:hAnsi="宋体"/>
        </w:rPr>
      </w:pPr>
      <w:r w:rsidRPr="003F0B0C">
        <w:rPr>
          <w:rFonts w:ascii="宋体" w:eastAsia="宋体" w:hAnsi="宋体"/>
        </w:rPr>
        <w:t xml:space="preserve">    for(int i = 0; i &lt; l; i++)</w:t>
      </w:r>
    </w:p>
    <w:p w:rsidR="00560337" w:rsidRPr="003F0B0C" w:rsidRDefault="00560337" w:rsidP="00560337">
      <w:pPr>
        <w:rPr>
          <w:rFonts w:ascii="宋体" w:eastAsia="宋体" w:hAnsi="宋体"/>
        </w:rPr>
      </w:pPr>
      <w:r w:rsidRPr="003F0B0C">
        <w:rPr>
          <w:rFonts w:ascii="宋体" w:eastAsia="宋体" w:hAnsi="宋体"/>
        </w:rPr>
        <w:t xml:space="preserve">        text += op[i];</w:t>
      </w:r>
    </w:p>
    <w:p w:rsidR="00560337" w:rsidRPr="003F0B0C" w:rsidRDefault="00560337" w:rsidP="00560337">
      <w:pPr>
        <w:rPr>
          <w:rFonts w:ascii="宋体" w:eastAsia="宋体" w:hAnsi="宋体"/>
        </w:rPr>
      </w:pPr>
      <w:r w:rsidRPr="003F0B0C">
        <w:rPr>
          <w:rFonts w:ascii="宋体" w:eastAsia="宋体" w:hAnsi="宋体"/>
        </w:rPr>
        <w:t xml:space="preserve">    cout&lt;&lt;text&lt;&lt;endl;</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 xml:space="preserve">    cout&lt;&lt;"test.push_back(x);//在末尾添加x"&lt;&lt;endl;</w:t>
      </w:r>
    </w:p>
    <w:p w:rsidR="00560337" w:rsidRPr="003F0B0C" w:rsidRDefault="00560337" w:rsidP="00560337">
      <w:pPr>
        <w:rPr>
          <w:rFonts w:ascii="宋体" w:eastAsia="宋体" w:hAnsi="宋体"/>
        </w:rPr>
      </w:pPr>
      <w:r w:rsidRPr="003F0B0C">
        <w:rPr>
          <w:rFonts w:ascii="宋体" w:eastAsia="宋体" w:hAnsi="宋体"/>
        </w:rPr>
        <w:t xml:space="preserve">    text.push_back('a');</w:t>
      </w:r>
    </w:p>
    <w:p w:rsidR="00560337" w:rsidRPr="003F0B0C" w:rsidRDefault="00560337" w:rsidP="00560337">
      <w:pPr>
        <w:rPr>
          <w:rFonts w:ascii="宋体" w:eastAsia="宋体" w:hAnsi="宋体"/>
        </w:rPr>
      </w:pPr>
      <w:r w:rsidRPr="003F0B0C">
        <w:rPr>
          <w:rFonts w:ascii="宋体" w:eastAsia="宋体" w:hAnsi="宋体"/>
        </w:rPr>
        <w:t xml:space="preserve">    cout&lt;&lt;text&lt;&lt;endl;</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 xml:space="preserve">    text.push_back("bbb");</w:t>
      </w:r>
    </w:p>
    <w:p w:rsidR="00560337" w:rsidRPr="003F0B0C" w:rsidRDefault="00560337" w:rsidP="00560337">
      <w:pPr>
        <w:rPr>
          <w:rFonts w:ascii="宋体" w:eastAsia="宋体" w:hAnsi="宋体"/>
        </w:rPr>
      </w:pPr>
      <w:r w:rsidRPr="003F0B0C">
        <w:rPr>
          <w:rFonts w:ascii="宋体" w:eastAsia="宋体" w:hAnsi="宋体"/>
        </w:rPr>
        <w:t xml:space="preserve">    cout&lt;&lt;text&lt;&lt;endl;//编译错误</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 xml:space="preserve">    cout&lt;&lt;"test.insert(pos,x);//在pos插入x"&lt;&lt;endl;</w:t>
      </w:r>
    </w:p>
    <w:p w:rsidR="00560337" w:rsidRPr="003F0B0C" w:rsidRDefault="00560337" w:rsidP="00560337">
      <w:pPr>
        <w:rPr>
          <w:rFonts w:ascii="宋体" w:eastAsia="宋体" w:hAnsi="宋体"/>
        </w:rPr>
      </w:pPr>
      <w:r w:rsidRPr="003F0B0C">
        <w:rPr>
          <w:rFonts w:ascii="宋体" w:eastAsia="宋体" w:hAnsi="宋体"/>
        </w:rPr>
        <w:t xml:space="preserve">    text.insert(1,'b');</w:t>
      </w:r>
    </w:p>
    <w:p w:rsidR="00560337" w:rsidRPr="003F0B0C" w:rsidRDefault="00560337" w:rsidP="00560337">
      <w:pPr>
        <w:rPr>
          <w:rFonts w:ascii="宋体" w:eastAsia="宋体" w:hAnsi="宋体"/>
        </w:rPr>
      </w:pPr>
      <w:r w:rsidRPr="003F0B0C">
        <w:rPr>
          <w:rFonts w:ascii="宋体" w:eastAsia="宋体" w:hAnsi="宋体"/>
        </w:rPr>
        <w:t xml:space="preserve">    cout&lt;&lt;text&lt;&lt;endl;</w:t>
      </w:r>
    </w:p>
    <w:p w:rsidR="00560337" w:rsidRPr="003F0B0C" w:rsidRDefault="00560337" w:rsidP="00560337">
      <w:pPr>
        <w:rPr>
          <w:rFonts w:ascii="宋体" w:eastAsia="宋体" w:hAnsi="宋体"/>
        </w:rPr>
      </w:pPr>
      <w:r w:rsidRPr="003F0B0C">
        <w:rPr>
          <w:rFonts w:ascii="宋体" w:eastAsia="宋体" w:hAnsi="宋体"/>
        </w:rPr>
        <w:t xml:space="preserve">    text.insert(2,"aaa");</w:t>
      </w:r>
    </w:p>
    <w:p w:rsidR="00560337" w:rsidRPr="003F0B0C" w:rsidRDefault="00560337" w:rsidP="00560337">
      <w:pPr>
        <w:rPr>
          <w:rFonts w:ascii="宋体" w:eastAsia="宋体" w:hAnsi="宋体"/>
        </w:rPr>
      </w:pPr>
      <w:r w:rsidRPr="003F0B0C">
        <w:rPr>
          <w:rFonts w:ascii="宋体" w:eastAsia="宋体" w:hAnsi="宋体"/>
        </w:rPr>
        <w:t xml:space="preserve">    cout&lt;&lt;text&lt;&lt;endl&lt;&lt;endl;</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 xml:space="preserve">    cout&lt;&lt;"test.erase(pos,x);//从pos开始删除x个"&lt;&lt;endl;</w:t>
      </w:r>
    </w:p>
    <w:p w:rsidR="00560337" w:rsidRPr="003F0B0C" w:rsidRDefault="00560337" w:rsidP="00560337">
      <w:pPr>
        <w:rPr>
          <w:rFonts w:ascii="宋体" w:eastAsia="宋体" w:hAnsi="宋体"/>
        </w:rPr>
      </w:pPr>
      <w:r w:rsidRPr="003F0B0C">
        <w:rPr>
          <w:rFonts w:ascii="宋体" w:eastAsia="宋体" w:hAnsi="宋体"/>
        </w:rPr>
        <w:t xml:space="preserve">    text.erase(1,3);</w:t>
      </w:r>
    </w:p>
    <w:p w:rsidR="00560337" w:rsidRPr="003F0B0C" w:rsidRDefault="00560337" w:rsidP="00560337">
      <w:pPr>
        <w:rPr>
          <w:rFonts w:ascii="宋体" w:eastAsia="宋体" w:hAnsi="宋体"/>
        </w:rPr>
      </w:pPr>
      <w:r w:rsidRPr="003F0B0C">
        <w:rPr>
          <w:rFonts w:ascii="宋体" w:eastAsia="宋体" w:hAnsi="宋体"/>
        </w:rPr>
        <w:t xml:space="preserve">    cout&lt;&lt;text&lt;&lt;endl&lt;&lt;endl;</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 xml:space="preserve">    cout&lt;&lt;"test.copy(pos,len,x);//从pos开始到pos+len为止用x代替"&lt;&lt;endl;</w:t>
      </w:r>
    </w:p>
    <w:p w:rsidR="00560337" w:rsidRPr="003F0B0C" w:rsidRDefault="00560337" w:rsidP="00560337">
      <w:pPr>
        <w:rPr>
          <w:rFonts w:ascii="宋体" w:eastAsia="宋体" w:hAnsi="宋体"/>
        </w:rPr>
      </w:pPr>
      <w:r w:rsidRPr="003F0B0C">
        <w:rPr>
          <w:rFonts w:ascii="宋体" w:eastAsia="宋体" w:hAnsi="宋体"/>
        </w:rPr>
        <w:t xml:space="preserve">    text.copy(1,5,op);</w:t>
      </w:r>
    </w:p>
    <w:p w:rsidR="00560337" w:rsidRPr="003F0B0C" w:rsidRDefault="00560337" w:rsidP="00560337">
      <w:pPr>
        <w:rPr>
          <w:rFonts w:ascii="宋体" w:eastAsia="宋体" w:hAnsi="宋体"/>
        </w:rPr>
      </w:pPr>
      <w:r w:rsidRPr="003F0B0C">
        <w:rPr>
          <w:rFonts w:ascii="宋体" w:eastAsia="宋体" w:hAnsi="宋体"/>
        </w:rPr>
        <w:t xml:space="preserve">    cout&lt;&lt;text&lt;&lt;endl&lt;&lt;endl;</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 xml:space="preserve">    cout&lt;&lt;"test.replace(pos,x);//从pos开始换成x"&lt;&lt;endl;</w:t>
      </w:r>
    </w:p>
    <w:p w:rsidR="00560337" w:rsidRPr="003F0B0C" w:rsidRDefault="00560337" w:rsidP="00560337">
      <w:pPr>
        <w:rPr>
          <w:rFonts w:ascii="宋体" w:eastAsia="宋体" w:hAnsi="宋体"/>
        </w:rPr>
      </w:pPr>
      <w:r w:rsidRPr="003F0B0C">
        <w:rPr>
          <w:rFonts w:ascii="宋体" w:eastAsia="宋体" w:hAnsi="宋体"/>
        </w:rPr>
        <w:t xml:space="preserve">    text.replace(1,'c');</w:t>
      </w:r>
    </w:p>
    <w:p w:rsidR="00560337" w:rsidRPr="003F0B0C" w:rsidRDefault="00560337" w:rsidP="00560337">
      <w:pPr>
        <w:rPr>
          <w:rFonts w:ascii="宋体" w:eastAsia="宋体" w:hAnsi="宋体"/>
        </w:rPr>
      </w:pPr>
      <w:r w:rsidRPr="003F0B0C">
        <w:rPr>
          <w:rFonts w:ascii="宋体" w:eastAsia="宋体" w:hAnsi="宋体"/>
        </w:rPr>
        <w:t xml:space="preserve">    cout&lt;&lt;text&lt;&lt;endl;</w:t>
      </w:r>
    </w:p>
    <w:p w:rsidR="00560337" w:rsidRPr="003F0B0C" w:rsidRDefault="00560337" w:rsidP="00560337">
      <w:pPr>
        <w:rPr>
          <w:rFonts w:ascii="宋体" w:eastAsia="宋体" w:hAnsi="宋体"/>
        </w:rPr>
      </w:pPr>
      <w:r w:rsidRPr="003F0B0C">
        <w:rPr>
          <w:rFonts w:ascii="宋体" w:eastAsia="宋体" w:hAnsi="宋体"/>
        </w:rPr>
        <w:t xml:space="preserve">    text.replace(1,"ccc");</w:t>
      </w:r>
    </w:p>
    <w:p w:rsidR="00560337" w:rsidRPr="003F0B0C" w:rsidRDefault="00560337" w:rsidP="00560337">
      <w:pPr>
        <w:rPr>
          <w:rFonts w:ascii="宋体" w:eastAsia="宋体" w:hAnsi="宋体"/>
        </w:rPr>
      </w:pPr>
      <w:r w:rsidRPr="003F0B0C">
        <w:rPr>
          <w:rFonts w:ascii="宋体" w:eastAsia="宋体" w:hAnsi="宋体"/>
        </w:rPr>
        <w:t xml:space="preserve">    cout&lt;&lt;text&lt;&lt;endl&lt;&lt;endl&lt;&lt;endl;</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t xml:space="preserve">    cout&lt;&lt;"test.substr(pos,x);//提取pos开始x个"&lt;&lt;endl;</w:t>
      </w:r>
    </w:p>
    <w:p w:rsidR="00560337" w:rsidRPr="003F0B0C" w:rsidRDefault="00560337" w:rsidP="00560337">
      <w:pPr>
        <w:rPr>
          <w:rFonts w:ascii="宋体" w:eastAsia="宋体" w:hAnsi="宋体"/>
        </w:rPr>
      </w:pPr>
      <w:r w:rsidRPr="003F0B0C">
        <w:rPr>
          <w:rFonts w:ascii="宋体" w:eastAsia="宋体" w:hAnsi="宋体"/>
        </w:rPr>
        <w:t xml:space="preserve">    //text = text.substr(2);这样默认为提取一个</w:t>
      </w:r>
    </w:p>
    <w:p w:rsidR="00560337" w:rsidRPr="003F0B0C" w:rsidRDefault="00560337" w:rsidP="00560337">
      <w:pPr>
        <w:rPr>
          <w:rFonts w:ascii="宋体" w:eastAsia="宋体" w:hAnsi="宋体"/>
        </w:rPr>
      </w:pPr>
      <w:r w:rsidRPr="003F0B0C">
        <w:rPr>
          <w:rFonts w:ascii="宋体" w:eastAsia="宋体" w:hAnsi="宋体"/>
        </w:rPr>
        <w:t xml:space="preserve">    cout&lt;&lt;text.substr(2)&lt;&lt;endl;</w:t>
      </w:r>
    </w:p>
    <w:p w:rsidR="00560337" w:rsidRPr="003F0B0C" w:rsidRDefault="00560337" w:rsidP="00560337">
      <w:pPr>
        <w:rPr>
          <w:rFonts w:ascii="宋体" w:eastAsia="宋体" w:hAnsi="宋体"/>
        </w:rPr>
      </w:pPr>
      <w:r w:rsidRPr="003F0B0C">
        <w:rPr>
          <w:rFonts w:ascii="宋体" w:eastAsia="宋体" w:hAnsi="宋体"/>
        </w:rPr>
        <w:t xml:space="preserve">    cout&lt;&lt;text.substr(2,3)&lt;&lt;endl&lt;&lt;endl;</w:t>
      </w:r>
    </w:p>
    <w:p w:rsidR="00560337" w:rsidRPr="003F0B0C" w:rsidRDefault="00560337" w:rsidP="00560337">
      <w:pPr>
        <w:rPr>
          <w:rFonts w:ascii="宋体" w:eastAsia="宋体" w:hAnsi="宋体"/>
        </w:rPr>
      </w:pPr>
      <w:r w:rsidRPr="003F0B0C">
        <w:rPr>
          <w:rFonts w:ascii="宋体" w:eastAsia="宋体" w:hAnsi="宋体"/>
        </w:rPr>
        <w:t xml:space="preserve"> </w:t>
      </w:r>
    </w:p>
    <w:p w:rsidR="00560337" w:rsidRPr="003F0B0C" w:rsidRDefault="00560337" w:rsidP="00560337">
      <w:pPr>
        <w:rPr>
          <w:rFonts w:ascii="宋体" w:eastAsia="宋体" w:hAnsi="宋体"/>
        </w:rPr>
      </w:pPr>
      <w:r w:rsidRPr="003F0B0C">
        <w:rPr>
          <w:rFonts w:ascii="宋体" w:eastAsia="宋体" w:hAnsi="宋体"/>
        </w:rPr>
        <w:lastRenderedPageBreak/>
        <w:t xml:space="preserve">    cout&lt;&lt;"test.at(x)/[x];//访问第x个元素"&lt;&lt;endl;</w:t>
      </w:r>
    </w:p>
    <w:p w:rsidR="00560337" w:rsidRPr="003F0B0C" w:rsidRDefault="00560337" w:rsidP="00560337">
      <w:pPr>
        <w:rPr>
          <w:rFonts w:ascii="宋体" w:eastAsia="宋体" w:hAnsi="宋体"/>
        </w:rPr>
      </w:pPr>
      <w:r w:rsidRPr="003F0B0C">
        <w:rPr>
          <w:rFonts w:ascii="宋体" w:eastAsia="宋体" w:hAnsi="宋体"/>
        </w:rPr>
        <w:t xml:space="preserve">    cout&lt;&lt;text.at(4)&lt;&lt;endl&lt;&lt;endl;</w:t>
      </w:r>
    </w:p>
    <w:p w:rsidR="00490960" w:rsidRPr="003F0B0C" w:rsidRDefault="00560337" w:rsidP="00560337">
      <w:pPr>
        <w:rPr>
          <w:rFonts w:ascii="宋体" w:eastAsia="宋体" w:hAnsi="宋体"/>
        </w:rPr>
      </w:pPr>
      <w:r w:rsidRPr="003F0B0C">
        <w:rPr>
          <w:rFonts w:ascii="宋体" w:eastAsia="宋体" w:hAnsi="宋体"/>
        </w:rPr>
        <w:t>}</w:t>
      </w:r>
    </w:p>
    <w:p w:rsidR="00C43839" w:rsidRPr="003F0B0C" w:rsidRDefault="00490960" w:rsidP="00490960">
      <w:pPr>
        <w:pStyle w:val="3"/>
        <w:rPr>
          <w:rFonts w:ascii="宋体" w:eastAsia="宋体" w:hAnsi="宋体"/>
          <w:b w:val="0"/>
        </w:rPr>
      </w:pPr>
      <w:bookmarkStart w:id="37" w:name="_Toc521431730"/>
      <w:r w:rsidRPr="003F0B0C">
        <w:rPr>
          <w:rFonts w:ascii="宋体" w:eastAsia="宋体" w:hAnsi="宋体" w:hint="eastAsia"/>
          <w:b w:val="0"/>
        </w:rPr>
        <w:t>√-</w:t>
      </w:r>
      <w:r w:rsidR="000A20C2" w:rsidRPr="003F0B0C">
        <w:rPr>
          <w:rFonts w:ascii="宋体" w:eastAsia="宋体" w:hAnsi="宋体" w:hint="eastAsia"/>
          <w:b w:val="0"/>
        </w:rPr>
        <w:t>牛客网2018暑期多校第3场-</w:t>
      </w:r>
      <w:r w:rsidR="000A20C2" w:rsidRPr="003F0B0C">
        <w:rPr>
          <w:rFonts w:ascii="宋体" w:eastAsia="宋体" w:hAnsi="宋体"/>
          <w:b w:val="0"/>
        </w:rPr>
        <w:t>C</w:t>
      </w:r>
      <w:r w:rsidRPr="003F0B0C">
        <w:rPr>
          <w:rFonts w:ascii="宋体" w:eastAsia="宋体" w:hAnsi="宋体" w:hint="eastAsia"/>
          <w:b w:val="0"/>
        </w:rPr>
        <w:t>（可持久化平衡树）</w:t>
      </w:r>
      <w:bookmarkEnd w:id="37"/>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√-牛客网2018暑期多校第3场-</w:instrText>
      </w:r>
      <w:r w:rsidRPr="003F0B0C">
        <w:rPr>
          <w:rFonts w:ascii="宋体" w:eastAsia="宋体" w:hAnsi="宋体"/>
          <w:b w:val="0"/>
        </w:rPr>
        <w:instrText>C</w:instrText>
      </w:r>
      <w:r w:rsidRPr="003F0B0C">
        <w:rPr>
          <w:rFonts w:ascii="宋体" w:eastAsia="宋体" w:hAnsi="宋体" w:hint="eastAsia"/>
          <w:b w:val="0"/>
        </w:rPr>
        <w:instrText>（可持久化平衡树）</w:instrText>
      </w:r>
      <w:r w:rsidRPr="003F0B0C">
        <w:rPr>
          <w:rFonts w:ascii="宋体" w:eastAsia="宋体" w:hAnsi="宋体"/>
        </w:rPr>
        <w:instrText xml:space="preserve">" \y "牛客网" </w:instrText>
      </w:r>
      <w:r w:rsidRPr="003F0B0C">
        <w:rPr>
          <w:rFonts w:ascii="宋体" w:eastAsia="宋体" w:hAnsi="宋体"/>
          <w:b w:val="0"/>
        </w:rPr>
        <w:fldChar w:fldCharType="end"/>
      </w:r>
    </w:p>
    <w:p w:rsidR="000A20C2" w:rsidRPr="003F0B0C" w:rsidRDefault="000A20C2" w:rsidP="00C97EE0">
      <w:pPr>
        <w:rPr>
          <w:rFonts w:ascii="宋体" w:eastAsia="宋体" w:hAnsi="宋体"/>
        </w:rPr>
      </w:pPr>
      <w:r w:rsidRPr="003F0B0C">
        <w:rPr>
          <w:rFonts w:ascii="宋体" w:eastAsia="宋体" w:hAnsi="宋体" w:hint="eastAsia"/>
        </w:rPr>
        <w:t>【题意】</w:t>
      </w:r>
      <w:r w:rsidR="008A1100" w:rsidRPr="003F0B0C">
        <w:rPr>
          <w:rFonts w:ascii="宋体" w:eastAsia="宋体" w:hAnsi="宋体" w:hint="eastAsia"/>
        </w:rPr>
        <w:t>n个数(1-n)，给m个操作，每次操作将当前的一段位置的数拿到最前面，要求输出进行完操作后依次位置的数</w:t>
      </w:r>
    </w:p>
    <w:p w:rsidR="000A20C2" w:rsidRPr="003F0B0C" w:rsidRDefault="000A20C2" w:rsidP="00C97EE0">
      <w:pPr>
        <w:rPr>
          <w:rFonts w:ascii="宋体" w:eastAsia="宋体" w:hAnsi="宋体"/>
        </w:rPr>
      </w:pPr>
      <w:r w:rsidRPr="003F0B0C">
        <w:rPr>
          <w:rFonts w:ascii="宋体" w:eastAsia="宋体" w:hAnsi="宋体" w:hint="eastAsia"/>
        </w:rPr>
        <w:t>【题解】</w:t>
      </w:r>
      <w:r w:rsidR="008A1100" w:rsidRPr="003F0B0C">
        <w:rPr>
          <w:rFonts w:ascii="宋体" w:eastAsia="宋体" w:hAnsi="宋体" w:hint="eastAsia"/>
        </w:rPr>
        <w:t>比赛的时候听说是splay树模板题，赛后又听说使用这个rope库（可持久化平衡树）就可以轻松AC</w:t>
      </w:r>
    </w:p>
    <w:p w:rsidR="000A20C2" w:rsidRPr="003F0B0C" w:rsidRDefault="000A20C2" w:rsidP="00C97EE0">
      <w:pPr>
        <w:rPr>
          <w:rFonts w:ascii="宋体" w:eastAsia="宋体" w:hAnsi="宋体"/>
        </w:rPr>
      </w:pPr>
      <w:r w:rsidRPr="003F0B0C">
        <w:rPr>
          <w:rFonts w:ascii="宋体" w:eastAsia="宋体" w:hAnsi="宋体" w:hint="eastAsia"/>
        </w:rPr>
        <w:t>【代码</w:t>
      </w:r>
      <w:r w:rsidR="008A1100" w:rsidRPr="003F0B0C">
        <w:rPr>
          <w:rFonts w:ascii="宋体" w:eastAsia="宋体" w:hAnsi="宋体" w:hint="eastAsia"/>
        </w:rPr>
        <w:t>1</w:t>
      </w:r>
      <w:r w:rsidRPr="003F0B0C">
        <w:rPr>
          <w:rFonts w:ascii="宋体" w:eastAsia="宋体" w:hAnsi="宋体" w:hint="eastAsia"/>
        </w:rPr>
        <w:t>】</w:t>
      </w:r>
      <w:r w:rsidR="008A1100" w:rsidRPr="003F0B0C">
        <w:rPr>
          <w:rFonts w:ascii="宋体" w:eastAsia="宋体" w:hAnsi="宋体" w:hint="eastAsia"/>
        </w:rPr>
        <w:t>//rope大法</w:t>
      </w:r>
    </w:p>
    <w:p w:rsidR="008A1100" w:rsidRPr="003F0B0C" w:rsidRDefault="008A1100" w:rsidP="008A1100">
      <w:pPr>
        <w:rPr>
          <w:rFonts w:ascii="宋体" w:eastAsia="宋体" w:hAnsi="宋体"/>
        </w:rPr>
      </w:pPr>
      <w:r w:rsidRPr="003F0B0C">
        <w:rPr>
          <w:rFonts w:ascii="宋体" w:eastAsia="宋体" w:hAnsi="宋体"/>
        </w:rPr>
        <w:t>#include &lt;bits/stdc++.h&gt;</w:t>
      </w:r>
    </w:p>
    <w:p w:rsidR="008A1100" w:rsidRPr="003F0B0C" w:rsidRDefault="008A1100" w:rsidP="008A1100">
      <w:pPr>
        <w:rPr>
          <w:rFonts w:ascii="宋体" w:eastAsia="宋体" w:hAnsi="宋体"/>
        </w:rPr>
      </w:pPr>
      <w:r w:rsidRPr="003F0B0C">
        <w:rPr>
          <w:rFonts w:ascii="宋体" w:eastAsia="宋体" w:hAnsi="宋体"/>
        </w:rPr>
        <w:t>#include &lt;ext/rope&gt;</w:t>
      </w:r>
    </w:p>
    <w:p w:rsidR="008A1100" w:rsidRPr="003F0B0C" w:rsidRDefault="008A1100" w:rsidP="008A1100">
      <w:pPr>
        <w:rPr>
          <w:rFonts w:ascii="宋体" w:eastAsia="宋体" w:hAnsi="宋体"/>
        </w:rPr>
      </w:pPr>
      <w:r w:rsidRPr="003F0B0C">
        <w:rPr>
          <w:rFonts w:ascii="宋体" w:eastAsia="宋体" w:hAnsi="宋体"/>
        </w:rPr>
        <w:t>using namespace std;</w:t>
      </w:r>
    </w:p>
    <w:p w:rsidR="008A1100" w:rsidRPr="003F0B0C" w:rsidRDefault="008A1100" w:rsidP="008A1100">
      <w:pPr>
        <w:rPr>
          <w:rFonts w:ascii="宋体" w:eastAsia="宋体" w:hAnsi="宋体"/>
        </w:rPr>
      </w:pPr>
      <w:r w:rsidRPr="003F0B0C">
        <w:rPr>
          <w:rFonts w:ascii="宋体" w:eastAsia="宋体" w:hAnsi="宋体"/>
        </w:rPr>
        <w:t>using namespace __gnu_cxx;</w:t>
      </w:r>
    </w:p>
    <w:p w:rsidR="008A1100" w:rsidRPr="003F0B0C" w:rsidRDefault="008A1100" w:rsidP="008A1100">
      <w:pPr>
        <w:rPr>
          <w:rFonts w:ascii="宋体" w:eastAsia="宋体" w:hAnsi="宋体"/>
        </w:rPr>
      </w:pPr>
      <w:r w:rsidRPr="003F0B0C">
        <w:rPr>
          <w:rFonts w:ascii="宋体" w:eastAsia="宋体" w:hAnsi="宋体"/>
        </w:rPr>
        <w:t>const int maxn=1e5+10;</w:t>
      </w:r>
    </w:p>
    <w:p w:rsidR="008A1100" w:rsidRPr="003F0B0C" w:rsidRDefault="008A1100" w:rsidP="008A1100">
      <w:pPr>
        <w:rPr>
          <w:rFonts w:ascii="宋体" w:eastAsia="宋体" w:hAnsi="宋体"/>
        </w:rPr>
      </w:pPr>
    </w:p>
    <w:p w:rsidR="008A1100" w:rsidRPr="003F0B0C" w:rsidRDefault="008A1100" w:rsidP="008A1100">
      <w:pPr>
        <w:rPr>
          <w:rFonts w:ascii="宋体" w:eastAsia="宋体" w:hAnsi="宋体"/>
        </w:rPr>
      </w:pPr>
      <w:r w:rsidRPr="003F0B0C">
        <w:rPr>
          <w:rFonts w:ascii="宋体" w:eastAsia="宋体" w:hAnsi="宋体"/>
        </w:rPr>
        <w:t>rope&lt;int&gt; T;</w:t>
      </w:r>
    </w:p>
    <w:p w:rsidR="008A1100" w:rsidRPr="003F0B0C" w:rsidRDefault="008A1100" w:rsidP="008A1100">
      <w:pPr>
        <w:rPr>
          <w:rFonts w:ascii="宋体" w:eastAsia="宋体" w:hAnsi="宋体"/>
        </w:rPr>
      </w:pPr>
      <w:r w:rsidRPr="003F0B0C">
        <w:rPr>
          <w:rFonts w:ascii="宋体" w:eastAsia="宋体" w:hAnsi="宋体"/>
        </w:rPr>
        <w:t>int n,m;</w:t>
      </w:r>
    </w:p>
    <w:p w:rsidR="008A1100" w:rsidRPr="003F0B0C" w:rsidRDefault="008A1100" w:rsidP="008A1100">
      <w:pPr>
        <w:rPr>
          <w:rFonts w:ascii="宋体" w:eastAsia="宋体" w:hAnsi="宋体"/>
        </w:rPr>
      </w:pPr>
    </w:p>
    <w:p w:rsidR="008A1100" w:rsidRPr="003F0B0C" w:rsidRDefault="008A1100" w:rsidP="008A1100">
      <w:pPr>
        <w:rPr>
          <w:rFonts w:ascii="宋体" w:eastAsia="宋体" w:hAnsi="宋体"/>
        </w:rPr>
      </w:pPr>
      <w:r w:rsidRPr="003F0B0C">
        <w:rPr>
          <w:rFonts w:ascii="宋体" w:eastAsia="宋体" w:hAnsi="宋体"/>
        </w:rPr>
        <w:t>int main()</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 xml:space="preserve">    scanf("%d%d",&amp;n,&amp;m);</w:t>
      </w:r>
    </w:p>
    <w:p w:rsidR="008A1100" w:rsidRPr="003F0B0C" w:rsidRDefault="008A1100" w:rsidP="008A1100">
      <w:pPr>
        <w:rPr>
          <w:rFonts w:ascii="宋体" w:eastAsia="宋体" w:hAnsi="宋体"/>
        </w:rPr>
      </w:pPr>
      <w:r w:rsidRPr="003F0B0C">
        <w:rPr>
          <w:rFonts w:ascii="宋体" w:eastAsia="宋体" w:hAnsi="宋体"/>
        </w:rPr>
        <w:t xml:space="preserve">    for (int i=1;i&lt;=n;i++) T.push_back(i);</w:t>
      </w:r>
    </w:p>
    <w:p w:rsidR="008A1100" w:rsidRPr="003F0B0C" w:rsidRDefault="008A1100" w:rsidP="008A1100">
      <w:pPr>
        <w:rPr>
          <w:rFonts w:ascii="宋体" w:eastAsia="宋体" w:hAnsi="宋体"/>
        </w:rPr>
      </w:pPr>
      <w:r w:rsidRPr="003F0B0C">
        <w:rPr>
          <w:rFonts w:ascii="宋体" w:eastAsia="宋体" w:hAnsi="宋体"/>
        </w:rPr>
        <w:t xml:space="preserve">    while (m--)</w:t>
      </w:r>
    </w:p>
    <w:p w:rsidR="008A1100" w:rsidRPr="003F0B0C" w:rsidRDefault="008A1100" w:rsidP="008A1100">
      <w:pPr>
        <w:rPr>
          <w:rFonts w:ascii="宋体" w:eastAsia="宋体" w:hAnsi="宋体"/>
        </w:rPr>
      </w:pPr>
      <w:r w:rsidRPr="003F0B0C">
        <w:rPr>
          <w:rFonts w:ascii="宋体" w:eastAsia="宋体" w:hAnsi="宋体"/>
        </w:rPr>
        <w:t xml:space="preserve">    {</w:t>
      </w:r>
    </w:p>
    <w:p w:rsidR="008A1100" w:rsidRPr="003F0B0C" w:rsidRDefault="008A1100" w:rsidP="008A1100">
      <w:pPr>
        <w:rPr>
          <w:rFonts w:ascii="宋体" w:eastAsia="宋体" w:hAnsi="宋体"/>
        </w:rPr>
      </w:pPr>
      <w:r w:rsidRPr="003F0B0C">
        <w:rPr>
          <w:rFonts w:ascii="宋体" w:eastAsia="宋体" w:hAnsi="宋体"/>
        </w:rPr>
        <w:t xml:space="preserve">        int p,s;</w:t>
      </w:r>
    </w:p>
    <w:p w:rsidR="008A1100" w:rsidRPr="003F0B0C" w:rsidRDefault="008A1100" w:rsidP="008A1100">
      <w:pPr>
        <w:rPr>
          <w:rFonts w:ascii="宋体" w:eastAsia="宋体" w:hAnsi="宋体"/>
        </w:rPr>
      </w:pPr>
      <w:r w:rsidRPr="003F0B0C">
        <w:rPr>
          <w:rFonts w:ascii="宋体" w:eastAsia="宋体" w:hAnsi="宋体"/>
        </w:rPr>
        <w:t xml:space="preserve">        scanf("%d%d",&amp;p,&amp;s);</w:t>
      </w:r>
    </w:p>
    <w:p w:rsidR="008A1100" w:rsidRPr="003F0B0C" w:rsidRDefault="008A1100" w:rsidP="008A1100">
      <w:pPr>
        <w:rPr>
          <w:rFonts w:ascii="宋体" w:eastAsia="宋体" w:hAnsi="宋体"/>
        </w:rPr>
      </w:pPr>
      <w:r w:rsidRPr="003F0B0C">
        <w:rPr>
          <w:rFonts w:ascii="宋体" w:eastAsia="宋体" w:hAnsi="宋体"/>
        </w:rPr>
        <w:t xml:space="preserve">        p--;</w:t>
      </w:r>
    </w:p>
    <w:p w:rsidR="008A1100" w:rsidRPr="003F0B0C" w:rsidRDefault="008A1100" w:rsidP="008A1100">
      <w:pPr>
        <w:rPr>
          <w:rFonts w:ascii="宋体" w:eastAsia="宋体" w:hAnsi="宋体"/>
        </w:rPr>
      </w:pPr>
      <w:r w:rsidRPr="003F0B0C">
        <w:rPr>
          <w:rFonts w:ascii="宋体" w:eastAsia="宋体" w:hAnsi="宋体"/>
        </w:rPr>
        <w:t xml:space="preserve">        T=T.substr(p,s)+T.substr(0,p)+T.substr(p+s,n-p-s);</w:t>
      </w:r>
    </w:p>
    <w:p w:rsidR="008A1100" w:rsidRPr="003F0B0C" w:rsidRDefault="008A1100" w:rsidP="008A1100">
      <w:pPr>
        <w:rPr>
          <w:rFonts w:ascii="宋体" w:eastAsia="宋体" w:hAnsi="宋体"/>
        </w:rPr>
      </w:pPr>
      <w:r w:rsidRPr="003F0B0C">
        <w:rPr>
          <w:rFonts w:ascii="宋体" w:eastAsia="宋体" w:hAnsi="宋体"/>
        </w:rPr>
        <w:t xml:space="preserve">    }</w:t>
      </w:r>
    </w:p>
    <w:p w:rsidR="008A1100" w:rsidRPr="003F0B0C" w:rsidRDefault="008A1100" w:rsidP="008A1100">
      <w:pPr>
        <w:rPr>
          <w:rFonts w:ascii="宋体" w:eastAsia="宋体" w:hAnsi="宋体"/>
        </w:rPr>
      </w:pPr>
      <w:r w:rsidRPr="003F0B0C">
        <w:rPr>
          <w:rFonts w:ascii="宋体" w:eastAsia="宋体" w:hAnsi="宋体"/>
        </w:rPr>
        <w:t xml:space="preserve">    for (int i=0;i&lt;n;i++) printf("%d ",T.at(i));</w:t>
      </w:r>
    </w:p>
    <w:p w:rsidR="008A1100" w:rsidRPr="003F0B0C" w:rsidRDefault="008A1100" w:rsidP="008A1100">
      <w:pPr>
        <w:rPr>
          <w:rFonts w:ascii="宋体" w:eastAsia="宋体" w:hAnsi="宋体"/>
        </w:rPr>
      </w:pPr>
      <w:r w:rsidRPr="003F0B0C">
        <w:rPr>
          <w:rFonts w:ascii="宋体" w:eastAsia="宋体" w:hAnsi="宋体"/>
        </w:rPr>
        <w:t xml:space="preserve">    return 0;</w:t>
      </w:r>
    </w:p>
    <w:p w:rsidR="008A1100" w:rsidRPr="003F0B0C" w:rsidRDefault="008A1100" w:rsidP="008A1100">
      <w:pPr>
        <w:rPr>
          <w:rFonts w:ascii="宋体" w:eastAsia="宋体" w:hAnsi="宋体"/>
        </w:rPr>
      </w:pPr>
      <w:r w:rsidRPr="003F0B0C">
        <w:rPr>
          <w:rFonts w:ascii="宋体" w:eastAsia="宋体" w:hAnsi="宋体"/>
        </w:rPr>
        <w:t>}</w:t>
      </w:r>
    </w:p>
    <w:p w:rsidR="000A20C2" w:rsidRPr="003F0B0C" w:rsidRDefault="008A1100" w:rsidP="00C97EE0">
      <w:pPr>
        <w:rPr>
          <w:rFonts w:ascii="宋体" w:eastAsia="宋体" w:hAnsi="宋体"/>
        </w:rPr>
      </w:pPr>
      <w:r w:rsidRPr="003F0B0C">
        <w:rPr>
          <w:rFonts w:ascii="宋体" w:eastAsia="宋体" w:hAnsi="宋体" w:hint="eastAsia"/>
        </w:rPr>
        <w:t>【代码2】//splay树版本</w:t>
      </w:r>
    </w:p>
    <w:p w:rsidR="008A1100" w:rsidRPr="003F0B0C" w:rsidRDefault="008A1100" w:rsidP="008A1100">
      <w:pPr>
        <w:rPr>
          <w:rFonts w:ascii="宋体" w:eastAsia="宋体" w:hAnsi="宋体"/>
        </w:rPr>
      </w:pPr>
      <w:r w:rsidRPr="003F0B0C">
        <w:rPr>
          <w:rFonts w:ascii="宋体" w:eastAsia="宋体" w:hAnsi="宋体"/>
        </w:rPr>
        <w:t>#include&lt;iostream&gt;</w:t>
      </w:r>
    </w:p>
    <w:p w:rsidR="008A1100" w:rsidRPr="003F0B0C" w:rsidRDefault="008A1100" w:rsidP="008A1100">
      <w:pPr>
        <w:rPr>
          <w:rFonts w:ascii="宋体" w:eastAsia="宋体" w:hAnsi="宋体"/>
        </w:rPr>
      </w:pPr>
      <w:r w:rsidRPr="003F0B0C">
        <w:rPr>
          <w:rFonts w:ascii="宋体" w:eastAsia="宋体" w:hAnsi="宋体"/>
        </w:rPr>
        <w:t>#include&lt;cstring&gt;</w:t>
      </w:r>
    </w:p>
    <w:p w:rsidR="008A1100" w:rsidRPr="003F0B0C" w:rsidRDefault="008A1100" w:rsidP="008A1100">
      <w:pPr>
        <w:rPr>
          <w:rFonts w:ascii="宋体" w:eastAsia="宋体" w:hAnsi="宋体"/>
        </w:rPr>
      </w:pPr>
      <w:r w:rsidRPr="003F0B0C">
        <w:rPr>
          <w:rFonts w:ascii="宋体" w:eastAsia="宋体" w:hAnsi="宋体"/>
        </w:rPr>
        <w:t>#include&lt;queue&gt;</w:t>
      </w:r>
    </w:p>
    <w:p w:rsidR="008A1100" w:rsidRPr="003F0B0C" w:rsidRDefault="008A1100" w:rsidP="008A1100">
      <w:pPr>
        <w:rPr>
          <w:rFonts w:ascii="宋体" w:eastAsia="宋体" w:hAnsi="宋体"/>
        </w:rPr>
      </w:pPr>
      <w:r w:rsidRPr="003F0B0C">
        <w:rPr>
          <w:rFonts w:ascii="宋体" w:eastAsia="宋体" w:hAnsi="宋体"/>
        </w:rPr>
        <w:t>#include&lt;cstdio&gt;</w:t>
      </w:r>
    </w:p>
    <w:p w:rsidR="008A1100" w:rsidRPr="003F0B0C" w:rsidRDefault="008A1100" w:rsidP="008A1100">
      <w:pPr>
        <w:rPr>
          <w:rFonts w:ascii="宋体" w:eastAsia="宋体" w:hAnsi="宋体"/>
        </w:rPr>
      </w:pPr>
      <w:r w:rsidRPr="003F0B0C">
        <w:rPr>
          <w:rFonts w:ascii="宋体" w:eastAsia="宋体" w:hAnsi="宋体"/>
        </w:rPr>
        <w:t>#include&lt;algorithm&gt;</w:t>
      </w:r>
    </w:p>
    <w:p w:rsidR="008A1100" w:rsidRPr="003F0B0C" w:rsidRDefault="008A1100" w:rsidP="008A1100">
      <w:pPr>
        <w:rPr>
          <w:rFonts w:ascii="宋体" w:eastAsia="宋体" w:hAnsi="宋体"/>
        </w:rPr>
      </w:pPr>
      <w:r w:rsidRPr="003F0B0C">
        <w:rPr>
          <w:rFonts w:ascii="宋体" w:eastAsia="宋体" w:hAnsi="宋体"/>
        </w:rPr>
        <w:t>#define N 300015</w:t>
      </w:r>
    </w:p>
    <w:p w:rsidR="008A1100" w:rsidRPr="003F0B0C" w:rsidRDefault="008A1100" w:rsidP="008A1100">
      <w:pPr>
        <w:rPr>
          <w:rFonts w:ascii="宋体" w:eastAsia="宋体" w:hAnsi="宋体"/>
        </w:rPr>
      </w:pPr>
      <w:r w:rsidRPr="003F0B0C">
        <w:rPr>
          <w:rFonts w:ascii="宋体" w:eastAsia="宋体" w:hAnsi="宋体"/>
        </w:rPr>
        <w:t>#define inf 1&lt;&lt;29</w:t>
      </w:r>
    </w:p>
    <w:p w:rsidR="008A1100" w:rsidRPr="003F0B0C" w:rsidRDefault="008A1100" w:rsidP="008A1100">
      <w:pPr>
        <w:rPr>
          <w:rFonts w:ascii="宋体" w:eastAsia="宋体" w:hAnsi="宋体"/>
        </w:rPr>
      </w:pPr>
      <w:r w:rsidRPr="003F0B0C">
        <w:rPr>
          <w:rFonts w:ascii="宋体" w:eastAsia="宋体" w:hAnsi="宋体"/>
        </w:rPr>
        <w:t>#define MOD 100000007</w:t>
      </w:r>
    </w:p>
    <w:p w:rsidR="008A1100" w:rsidRPr="003F0B0C" w:rsidRDefault="008A1100" w:rsidP="008A1100">
      <w:pPr>
        <w:rPr>
          <w:rFonts w:ascii="宋体" w:eastAsia="宋体" w:hAnsi="宋体"/>
        </w:rPr>
      </w:pPr>
      <w:r w:rsidRPr="003F0B0C">
        <w:rPr>
          <w:rFonts w:ascii="宋体" w:eastAsia="宋体" w:hAnsi="宋体"/>
        </w:rPr>
        <w:t>#define LL long long</w:t>
      </w:r>
    </w:p>
    <w:p w:rsidR="008A1100" w:rsidRPr="003F0B0C" w:rsidRDefault="008A1100" w:rsidP="008A1100">
      <w:pPr>
        <w:rPr>
          <w:rFonts w:ascii="宋体" w:eastAsia="宋体" w:hAnsi="宋体"/>
        </w:rPr>
      </w:pPr>
      <w:r w:rsidRPr="003F0B0C">
        <w:rPr>
          <w:rFonts w:ascii="宋体" w:eastAsia="宋体" w:hAnsi="宋体"/>
        </w:rPr>
        <w:lastRenderedPageBreak/>
        <w:t>#define Key_value ch[ch[root][1]][0]</w:t>
      </w:r>
    </w:p>
    <w:p w:rsidR="008A1100" w:rsidRPr="003F0B0C" w:rsidRDefault="008A1100" w:rsidP="008A1100">
      <w:pPr>
        <w:rPr>
          <w:rFonts w:ascii="宋体" w:eastAsia="宋体" w:hAnsi="宋体"/>
        </w:rPr>
      </w:pPr>
      <w:r w:rsidRPr="003F0B0C">
        <w:rPr>
          <w:rFonts w:ascii="宋体" w:eastAsia="宋体" w:hAnsi="宋体"/>
        </w:rPr>
        <w:t>#define _match(a,b) ((a)==(b))</w:t>
      </w:r>
    </w:p>
    <w:p w:rsidR="008A1100" w:rsidRPr="003F0B0C" w:rsidRDefault="008A1100" w:rsidP="008A1100">
      <w:pPr>
        <w:rPr>
          <w:rFonts w:ascii="宋体" w:eastAsia="宋体" w:hAnsi="宋体"/>
        </w:rPr>
      </w:pPr>
      <w:r w:rsidRPr="003F0B0C">
        <w:rPr>
          <w:rFonts w:ascii="宋体" w:eastAsia="宋体" w:hAnsi="宋体"/>
        </w:rPr>
        <w:t>using namespace std;</w:t>
      </w:r>
    </w:p>
    <w:p w:rsidR="008A1100" w:rsidRPr="003F0B0C" w:rsidRDefault="008A1100" w:rsidP="008A1100">
      <w:pPr>
        <w:rPr>
          <w:rFonts w:ascii="宋体" w:eastAsia="宋体" w:hAnsi="宋体"/>
        </w:rPr>
      </w:pPr>
      <w:r w:rsidRPr="003F0B0C">
        <w:rPr>
          <w:rFonts w:ascii="宋体" w:eastAsia="宋体" w:hAnsi="宋体"/>
        </w:rPr>
        <w:t>int n,q;</w:t>
      </w:r>
    </w:p>
    <w:p w:rsidR="008A1100" w:rsidRPr="003F0B0C" w:rsidRDefault="008A1100" w:rsidP="008A1100">
      <w:pPr>
        <w:rPr>
          <w:rFonts w:ascii="宋体" w:eastAsia="宋体" w:hAnsi="宋体"/>
        </w:rPr>
      </w:pPr>
      <w:r w:rsidRPr="003F0B0C">
        <w:rPr>
          <w:rFonts w:ascii="宋体" w:eastAsia="宋体" w:hAnsi="宋体"/>
        </w:rPr>
        <w:t>int size[N],pre[N],key[N],num[N],rev[N];</w:t>
      </w:r>
    </w:p>
    <w:p w:rsidR="008A1100" w:rsidRPr="003F0B0C" w:rsidRDefault="008A1100" w:rsidP="008A1100">
      <w:pPr>
        <w:rPr>
          <w:rFonts w:ascii="宋体" w:eastAsia="宋体" w:hAnsi="宋体"/>
        </w:rPr>
      </w:pPr>
      <w:r w:rsidRPr="003F0B0C">
        <w:rPr>
          <w:rFonts w:ascii="宋体" w:eastAsia="宋体" w:hAnsi="宋体"/>
        </w:rPr>
        <w:t>int ch[N][2],tot,root,node[N];</w:t>
      </w:r>
    </w:p>
    <w:p w:rsidR="008A1100" w:rsidRPr="003F0B0C" w:rsidRDefault="008A1100" w:rsidP="008A1100">
      <w:pPr>
        <w:rPr>
          <w:rFonts w:ascii="宋体" w:eastAsia="宋体" w:hAnsi="宋体"/>
        </w:rPr>
      </w:pPr>
      <w:r w:rsidRPr="003F0B0C">
        <w:rPr>
          <w:rFonts w:ascii="宋体" w:eastAsia="宋体" w:hAnsi="宋体"/>
        </w:rPr>
        <w:t>void NewNode(int &amp;r,int k,int father){</w:t>
      </w:r>
    </w:p>
    <w:p w:rsidR="008A1100" w:rsidRPr="003F0B0C" w:rsidRDefault="008A1100" w:rsidP="008A1100">
      <w:pPr>
        <w:rPr>
          <w:rFonts w:ascii="宋体" w:eastAsia="宋体" w:hAnsi="宋体"/>
        </w:rPr>
      </w:pPr>
      <w:r w:rsidRPr="003F0B0C">
        <w:rPr>
          <w:rFonts w:ascii="宋体" w:eastAsia="宋体" w:hAnsi="宋体"/>
        </w:rPr>
        <w:t xml:space="preserve">    r=++tot;</w:t>
      </w:r>
    </w:p>
    <w:p w:rsidR="008A1100" w:rsidRPr="003F0B0C" w:rsidRDefault="008A1100" w:rsidP="008A1100">
      <w:pPr>
        <w:rPr>
          <w:rFonts w:ascii="宋体" w:eastAsia="宋体" w:hAnsi="宋体"/>
        </w:rPr>
      </w:pPr>
      <w:r w:rsidRPr="003F0B0C">
        <w:rPr>
          <w:rFonts w:ascii="宋体" w:eastAsia="宋体" w:hAnsi="宋体"/>
        </w:rPr>
        <w:t xml:space="preserve">    ch[r][0]=ch[r][1]=0;</w:t>
      </w:r>
    </w:p>
    <w:p w:rsidR="008A1100" w:rsidRPr="003F0B0C" w:rsidRDefault="008A1100" w:rsidP="008A1100">
      <w:pPr>
        <w:rPr>
          <w:rFonts w:ascii="宋体" w:eastAsia="宋体" w:hAnsi="宋体"/>
        </w:rPr>
      </w:pPr>
      <w:r w:rsidRPr="003F0B0C">
        <w:rPr>
          <w:rFonts w:ascii="宋体" w:eastAsia="宋体" w:hAnsi="宋体"/>
        </w:rPr>
        <w:t xml:space="preserve">    pre[r]=father;</w:t>
      </w:r>
    </w:p>
    <w:p w:rsidR="008A1100" w:rsidRPr="003F0B0C" w:rsidRDefault="008A1100" w:rsidP="008A1100">
      <w:pPr>
        <w:rPr>
          <w:rFonts w:ascii="宋体" w:eastAsia="宋体" w:hAnsi="宋体"/>
        </w:rPr>
      </w:pPr>
      <w:r w:rsidRPr="003F0B0C">
        <w:rPr>
          <w:rFonts w:ascii="宋体" w:eastAsia="宋体" w:hAnsi="宋体"/>
        </w:rPr>
        <w:t xml:space="preserve">    rev[r]=0;</w:t>
      </w:r>
    </w:p>
    <w:p w:rsidR="008A1100" w:rsidRPr="003F0B0C" w:rsidRDefault="008A1100" w:rsidP="008A1100">
      <w:pPr>
        <w:rPr>
          <w:rFonts w:ascii="宋体" w:eastAsia="宋体" w:hAnsi="宋体"/>
        </w:rPr>
      </w:pPr>
      <w:r w:rsidRPr="003F0B0C">
        <w:rPr>
          <w:rFonts w:ascii="宋体" w:eastAsia="宋体" w:hAnsi="宋体"/>
        </w:rPr>
        <w:t xml:space="preserve">    key[r]=k;</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void Push_Up(int r){</w:t>
      </w:r>
    </w:p>
    <w:p w:rsidR="008A1100" w:rsidRPr="003F0B0C" w:rsidRDefault="008A1100" w:rsidP="008A1100">
      <w:pPr>
        <w:rPr>
          <w:rFonts w:ascii="宋体" w:eastAsia="宋体" w:hAnsi="宋体"/>
        </w:rPr>
      </w:pPr>
      <w:r w:rsidRPr="003F0B0C">
        <w:rPr>
          <w:rFonts w:ascii="宋体" w:eastAsia="宋体" w:hAnsi="宋体"/>
        </w:rPr>
        <w:t xml:space="preserve">    size[r]=size[ch[r][0]]+size[ch[r][1]]+1;</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void Push_Down(int r){</w:t>
      </w:r>
    </w:p>
    <w:p w:rsidR="008A1100" w:rsidRPr="003F0B0C" w:rsidRDefault="008A1100" w:rsidP="008A1100">
      <w:pPr>
        <w:rPr>
          <w:rFonts w:ascii="宋体" w:eastAsia="宋体" w:hAnsi="宋体"/>
        </w:rPr>
      </w:pPr>
      <w:r w:rsidRPr="003F0B0C">
        <w:rPr>
          <w:rFonts w:ascii="宋体" w:eastAsia="宋体" w:hAnsi="宋体"/>
        </w:rPr>
        <w:t xml:space="preserve">    if(rev[r]){</w:t>
      </w:r>
    </w:p>
    <w:p w:rsidR="008A1100" w:rsidRPr="003F0B0C" w:rsidRDefault="008A1100" w:rsidP="008A1100">
      <w:pPr>
        <w:rPr>
          <w:rFonts w:ascii="宋体" w:eastAsia="宋体" w:hAnsi="宋体"/>
        </w:rPr>
      </w:pPr>
      <w:r w:rsidRPr="003F0B0C">
        <w:rPr>
          <w:rFonts w:ascii="宋体" w:eastAsia="宋体" w:hAnsi="宋体"/>
        </w:rPr>
        <w:t xml:space="preserve">        swap(ch[r][0],ch[r][1]);</w:t>
      </w:r>
    </w:p>
    <w:p w:rsidR="008A1100" w:rsidRPr="003F0B0C" w:rsidRDefault="008A1100" w:rsidP="008A1100">
      <w:pPr>
        <w:rPr>
          <w:rFonts w:ascii="宋体" w:eastAsia="宋体" w:hAnsi="宋体"/>
        </w:rPr>
      </w:pPr>
      <w:r w:rsidRPr="003F0B0C">
        <w:rPr>
          <w:rFonts w:ascii="宋体" w:eastAsia="宋体" w:hAnsi="宋体"/>
        </w:rPr>
        <w:t xml:space="preserve">        rev[ch[r][0]]^=1;</w:t>
      </w:r>
    </w:p>
    <w:p w:rsidR="008A1100" w:rsidRPr="003F0B0C" w:rsidRDefault="008A1100" w:rsidP="008A1100">
      <w:pPr>
        <w:rPr>
          <w:rFonts w:ascii="宋体" w:eastAsia="宋体" w:hAnsi="宋体"/>
        </w:rPr>
      </w:pPr>
      <w:r w:rsidRPr="003F0B0C">
        <w:rPr>
          <w:rFonts w:ascii="宋体" w:eastAsia="宋体" w:hAnsi="宋体"/>
        </w:rPr>
        <w:t xml:space="preserve">        rev[ch[r][1]]^=1;</w:t>
      </w:r>
    </w:p>
    <w:p w:rsidR="008A1100" w:rsidRPr="003F0B0C" w:rsidRDefault="008A1100" w:rsidP="008A1100">
      <w:pPr>
        <w:rPr>
          <w:rFonts w:ascii="宋体" w:eastAsia="宋体" w:hAnsi="宋体"/>
        </w:rPr>
      </w:pPr>
      <w:r w:rsidRPr="003F0B0C">
        <w:rPr>
          <w:rFonts w:ascii="宋体" w:eastAsia="宋体" w:hAnsi="宋体"/>
        </w:rPr>
        <w:t xml:space="preserve">        rev[r]=0;      </w:t>
      </w:r>
    </w:p>
    <w:p w:rsidR="008A1100" w:rsidRPr="003F0B0C" w:rsidRDefault="008A1100" w:rsidP="008A1100">
      <w:pPr>
        <w:rPr>
          <w:rFonts w:ascii="宋体" w:eastAsia="宋体" w:hAnsi="宋体"/>
        </w:rPr>
      </w:pPr>
      <w:r w:rsidRPr="003F0B0C">
        <w:rPr>
          <w:rFonts w:ascii="宋体" w:eastAsia="宋体" w:hAnsi="宋体"/>
        </w:rPr>
        <w:t xml:space="preserve">    }</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void Bulid(int &amp;r,int L,int R,int father){</w:t>
      </w:r>
    </w:p>
    <w:p w:rsidR="008A1100" w:rsidRPr="003F0B0C" w:rsidRDefault="008A1100" w:rsidP="008A1100">
      <w:pPr>
        <w:rPr>
          <w:rFonts w:ascii="宋体" w:eastAsia="宋体" w:hAnsi="宋体"/>
        </w:rPr>
      </w:pPr>
      <w:r w:rsidRPr="003F0B0C">
        <w:rPr>
          <w:rFonts w:ascii="宋体" w:eastAsia="宋体" w:hAnsi="宋体"/>
        </w:rPr>
        <w:t xml:space="preserve">    if(L&gt;R)</w:t>
      </w:r>
    </w:p>
    <w:p w:rsidR="008A1100" w:rsidRPr="003F0B0C" w:rsidRDefault="008A1100" w:rsidP="008A1100">
      <w:pPr>
        <w:rPr>
          <w:rFonts w:ascii="宋体" w:eastAsia="宋体" w:hAnsi="宋体"/>
        </w:rPr>
      </w:pPr>
      <w:r w:rsidRPr="003F0B0C">
        <w:rPr>
          <w:rFonts w:ascii="宋体" w:eastAsia="宋体" w:hAnsi="宋体"/>
        </w:rPr>
        <w:t xml:space="preserve">        return ;</w:t>
      </w:r>
    </w:p>
    <w:p w:rsidR="008A1100" w:rsidRPr="003F0B0C" w:rsidRDefault="008A1100" w:rsidP="008A1100">
      <w:pPr>
        <w:rPr>
          <w:rFonts w:ascii="宋体" w:eastAsia="宋体" w:hAnsi="宋体"/>
        </w:rPr>
      </w:pPr>
      <w:r w:rsidRPr="003F0B0C">
        <w:rPr>
          <w:rFonts w:ascii="宋体" w:eastAsia="宋体" w:hAnsi="宋体"/>
        </w:rPr>
        <w:t xml:space="preserve">    int mid=(L+R)/2;</w:t>
      </w:r>
    </w:p>
    <w:p w:rsidR="008A1100" w:rsidRPr="003F0B0C" w:rsidRDefault="008A1100" w:rsidP="008A1100">
      <w:pPr>
        <w:rPr>
          <w:rFonts w:ascii="宋体" w:eastAsia="宋体" w:hAnsi="宋体"/>
        </w:rPr>
      </w:pPr>
      <w:r w:rsidRPr="003F0B0C">
        <w:rPr>
          <w:rFonts w:ascii="宋体" w:eastAsia="宋体" w:hAnsi="宋体"/>
        </w:rPr>
        <w:t xml:space="preserve">    NewNode(r,mid,father);</w:t>
      </w:r>
    </w:p>
    <w:p w:rsidR="008A1100" w:rsidRPr="003F0B0C" w:rsidRDefault="008A1100" w:rsidP="008A1100">
      <w:pPr>
        <w:rPr>
          <w:rFonts w:ascii="宋体" w:eastAsia="宋体" w:hAnsi="宋体"/>
        </w:rPr>
      </w:pPr>
      <w:r w:rsidRPr="003F0B0C">
        <w:rPr>
          <w:rFonts w:ascii="宋体" w:eastAsia="宋体" w:hAnsi="宋体"/>
        </w:rPr>
        <w:t xml:space="preserve">    Bulid(ch[r][0],L,mid-1,r);</w:t>
      </w:r>
    </w:p>
    <w:p w:rsidR="008A1100" w:rsidRPr="003F0B0C" w:rsidRDefault="008A1100" w:rsidP="008A1100">
      <w:pPr>
        <w:rPr>
          <w:rFonts w:ascii="宋体" w:eastAsia="宋体" w:hAnsi="宋体"/>
        </w:rPr>
      </w:pPr>
      <w:r w:rsidRPr="003F0B0C">
        <w:rPr>
          <w:rFonts w:ascii="宋体" w:eastAsia="宋体" w:hAnsi="宋体"/>
        </w:rPr>
        <w:t xml:space="preserve">    Bulid(ch[r][1],mid+1,R,r);</w:t>
      </w:r>
    </w:p>
    <w:p w:rsidR="008A1100" w:rsidRPr="003F0B0C" w:rsidRDefault="008A1100" w:rsidP="008A1100">
      <w:pPr>
        <w:rPr>
          <w:rFonts w:ascii="宋体" w:eastAsia="宋体" w:hAnsi="宋体"/>
        </w:rPr>
      </w:pPr>
      <w:r w:rsidRPr="003F0B0C">
        <w:rPr>
          <w:rFonts w:ascii="宋体" w:eastAsia="宋体" w:hAnsi="宋体"/>
        </w:rPr>
        <w:t xml:space="preserve">    Push_Up(r);</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void Init(){</w:t>
      </w:r>
    </w:p>
    <w:p w:rsidR="008A1100" w:rsidRPr="003F0B0C" w:rsidRDefault="008A1100" w:rsidP="008A1100">
      <w:pPr>
        <w:rPr>
          <w:rFonts w:ascii="宋体" w:eastAsia="宋体" w:hAnsi="宋体"/>
        </w:rPr>
      </w:pPr>
      <w:r w:rsidRPr="003F0B0C">
        <w:rPr>
          <w:rFonts w:ascii="宋体" w:eastAsia="宋体" w:hAnsi="宋体"/>
        </w:rPr>
        <w:t xml:space="preserve">    tot=root=0;</w:t>
      </w:r>
    </w:p>
    <w:p w:rsidR="008A1100" w:rsidRPr="003F0B0C" w:rsidRDefault="008A1100" w:rsidP="008A1100">
      <w:pPr>
        <w:rPr>
          <w:rFonts w:ascii="宋体" w:eastAsia="宋体" w:hAnsi="宋体"/>
        </w:rPr>
      </w:pPr>
      <w:r w:rsidRPr="003F0B0C">
        <w:rPr>
          <w:rFonts w:ascii="宋体" w:eastAsia="宋体" w:hAnsi="宋体"/>
        </w:rPr>
        <w:t xml:space="preserve">    ch[root][0]=ch[root][1]=pre[root]=rev[root]=size[root]=0;</w:t>
      </w:r>
    </w:p>
    <w:p w:rsidR="008A1100" w:rsidRPr="003F0B0C" w:rsidRDefault="008A1100" w:rsidP="008A1100">
      <w:pPr>
        <w:rPr>
          <w:rFonts w:ascii="宋体" w:eastAsia="宋体" w:hAnsi="宋体"/>
        </w:rPr>
      </w:pPr>
      <w:r w:rsidRPr="003F0B0C">
        <w:rPr>
          <w:rFonts w:ascii="宋体" w:eastAsia="宋体" w:hAnsi="宋体"/>
        </w:rPr>
        <w:t xml:space="preserve">    NewNode(root,-1,0);</w:t>
      </w:r>
    </w:p>
    <w:p w:rsidR="008A1100" w:rsidRPr="003F0B0C" w:rsidRDefault="008A1100" w:rsidP="008A1100">
      <w:pPr>
        <w:rPr>
          <w:rFonts w:ascii="宋体" w:eastAsia="宋体" w:hAnsi="宋体"/>
        </w:rPr>
      </w:pPr>
      <w:r w:rsidRPr="003F0B0C">
        <w:rPr>
          <w:rFonts w:ascii="宋体" w:eastAsia="宋体" w:hAnsi="宋体"/>
        </w:rPr>
        <w:t xml:space="preserve">    NewNode(ch[root][1],-1,root);</w:t>
      </w:r>
    </w:p>
    <w:p w:rsidR="008A1100" w:rsidRPr="003F0B0C" w:rsidRDefault="008A1100" w:rsidP="008A1100">
      <w:pPr>
        <w:rPr>
          <w:rFonts w:ascii="宋体" w:eastAsia="宋体" w:hAnsi="宋体"/>
        </w:rPr>
      </w:pPr>
      <w:r w:rsidRPr="003F0B0C">
        <w:rPr>
          <w:rFonts w:ascii="宋体" w:eastAsia="宋体" w:hAnsi="宋体"/>
        </w:rPr>
        <w:t xml:space="preserve">    size[root]=2;</w:t>
      </w:r>
    </w:p>
    <w:p w:rsidR="008A1100" w:rsidRPr="003F0B0C" w:rsidRDefault="008A1100" w:rsidP="008A1100">
      <w:pPr>
        <w:rPr>
          <w:rFonts w:ascii="宋体" w:eastAsia="宋体" w:hAnsi="宋体"/>
        </w:rPr>
      </w:pPr>
      <w:r w:rsidRPr="003F0B0C">
        <w:rPr>
          <w:rFonts w:ascii="宋体" w:eastAsia="宋体" w:hAnsi="宋体"/>
        </w:rPr>
        <w:t xml:space="preserve">    Bulid(Key_value,1,n,ch[root][1]);</w:t>
      </w:r>
    </w:p>
    <w:p w:rsidR="008A1100" w:rsidRPr="003F0B0C" w:rsidRDefault="008A1100" w:rsidP="008A1100">
      <w:pPr>
        <w:rPr>
          <w:rFonts w:ascii="宋体" w:eastAsia="宋体" w:hAnsi="宋体"/>
        </w:rPr>
      </w:pPr>
      <w:r w:rsidRPr="003F0B0C">
        <w:rPr>
          <w:rFonts w:ascii="宋体" w:eastAsia="宋体" w:hAnsi="宋体"/>
        </w:rPr>
        <w:t xml:space="preserve">    Push_Up(ch[root][1]);</w:t>
      </w:r>
    </w:p>
    <w:p w:rsidR="008A1100" w:rsidRPr="003F0B0C" w:rsidRDefault="008A1100" w:rsidP="008A1100">
      <w:pPr>
        <w:rPr>
          <w:rFonts w:ascii="宋体" w:eastAsia="宋体" w:hAnsi="宋体"/>
        </w:rPr>
      </w:pPr>
      <w:r w:rsidRPr="003F0B0C">
        <w:rPr>
          <w:rFonts w:ascii="宋体" w:eastAsia="宋体" w:hAnsi="宋体"/>
        </w:rPr>
        <w:t xml:space="preserve">    Push_Up(root);</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 xml:space="preserve">void Rotate(int x,int kind){ </w:t>
      </w:r>
    </w:p>
    <w:p w:rsidR="008A1100" w:rsidRPr="003F0B0C" w:rsidRDefault="008A1100" w:rsidP="008A1100">
      <w:pPr>
        <w:rPr>
          <w:rFonts w:ascii="宋体" w:eastAsia="宋体" w:hAnsi="宋体"/>
        </w:rPr>
      </w:pPr>
      <w:r w:rsidRPr="003F0B0C">
        <w:rPr>
          <w:rFonts w:ascii="宋体" w:eastAsia="宋体" w:hAnsi="宋体"/>
        </w:rPr>
        <w:lastRenderedPageBreak/>
        <w:t xml:space="preserve">    int y=pre[x];   </w:t>
      </w:r>
    </w:p>
    <w:p w:rsidR="008A1100" w:rsidRPr="003F0B0C" w:rsidRDefault="008A1100" w:rsidP="008A1100">
      <w:pPr>
        <w:rPr>
          <w:rFonts w:ascii="宋体" w:eastAsia="宋体" w:hAnsi="宋体"/>
        </w:rPr>
      </w:pPr>
      <w:r w:rsidRPr="003F0B0C">
        <w:rPr>
          <w:rFonts w:ascii="宋体" w:eastAsia="宋体" w:hAnsi="宋体"/>
        </w:rPr>
        <w:t xml:space="preserve">    Push_Down(y);</w:t>
      </w:r>
    </w:p>
    <w:p w:rsidR="008A1100" w:rsidRPr="003F0B0C" w:rsidRDefault="008A1100" w:rsidP="008A1100">
      <w:pPr>
        <w:rPr>
          <w:rFonts w:ascii="宋体" w:eastAsia="宋体" w:hAnsi="宋体"/>
        </w:rPr>
      </w:pPr>
      <w:r w:rsidRPr="003F0B0C">
        <w:rPr>
          <w:rFonts w:ascii="宋体" w:eastAsia="宋体" w:hAnsi="宋体"/>
        </w:rPr>
        <w:t xml:space="preserve">    Push_Down(x);</w:t>
      </w:r>
    </w:p>
    <w:p w:rsidR="008A1100" w:rsidRPr="003F0B0C" w:rsidRDefault="008A1100" w:rsidP="008A1100">
      <w:pPr>
        <w:rPr>
          <w:rFonts w:ascii="宋体" w:eastAsia="宋体" w:hAnsi="宋体"/>
        </w:rPr>
      </w:pPr>
      <w:r w:rsidRPr="003F0B0C">
        <w:rPr>
          <w:rFonts w:ascii="宋体" w:eastAsia="宋体" w:hAnsi="宋体"/>
        </w:rPr>
        <w:t xml:space="preserve">    ch[y][!kind]=ch[x][kind];  </w:t>
      </w:r>
    </w:p>
    <w:p w:rsidR="008A1100" w:rsidRPr="003F0B0C" w:rsidRDefault="008A1100" w:rsidP="008A1100">
      <w:pPr>
        <w:rPr>
          <w:rFonts w:ascii="宋体" w:eastAsia="宋体" w:hAnsi="宋体"/>
        </w:rPr>
      </w:pPr>
      <w:r w:rsidRPr="003F0B0C">
        <w:rPr>
          <w:rFonts w:ascii="宋体" w:eastAsia="宋体" w:hAnsi="宋体"/>
        </w:rPr>
        <w:t xml:space="preserve">    pre[ch[x][kind]]=y; </w:t>
      </w:r>
    </w:p>
    <w:p w:rsidR="008A1100" w:rsidRPr="003F0B0C" w:rsidRDefault="008A1100" w:rsidP="008A1100">
      <w:pPr>
        <w:rPr>
          <w:rFonts w:ascii="宋体" w:eastAsia="宋体" w:hAnsi="宋体"/>
        </w:rPr>
      </w:pPr>
      <w:r w:rsidRPr="003F0B0C">
        <w:rPr>
          <w:rFonts w:ascii="宋体" w:eastAsia="宋体" w:hAnsi="宋体"/>
        </w:rPr>
        <w:t xml:space="preserve">    if(pre[y]) </w:t>
      </w:r>
    </w:p>
    <w:p w:rsidR="008A1100" w:rsidRPr="003F0B0C" w:rsidRDefault="008A1100" w:rsidP="008A1100">
      <w:pPr>
        <w:rPr>
          <w:rFonts w:ascii="宋体" w:eastAsia="宋体" w:hAnsi="宋体"/>
        </w:rPr>
      </w:pPr>
      <w:r w:rsidRPr="003F0B0C">
        <w:rPr>
          <w:rFonts w:ascii="宋体" w:eastAsia="宋体" w:hAnsi="宋体"/>
        </w:rPr>
        <w:t xml:space="preserve">        ch[pre[y]][ch[pre[y]][1]==y]=x; </w:t>
      </w:r>
    </w:p>
    <w:p w:rsidR="008A1100" w:rsidRPr="003F0B0C" w:rsidRDefault="008A1100" w:rsidP="008A1100">
      <w:pPr>
        <w:rPr>
          <w:rFonts w:ascii="宋体" w:eastAsia="宋体" w:hAnsi="宋体"/>
        </w:rPr>
      </w:pPr>
      <w:r w:rsidRPr="003F0B0C">
        <w:rPr>
          <w:rFonts w:ascii="宋体" w:eastAsia="宋体" w:hAnsi="宋体"/>
        </w:rPr>
        <w:t xml:space="preserve">    pre[x]=pre[y]; </w:t>
      </w:r>
    </w:p>
    <w:p w:rsidR="008A1100" w:rsidRPr="003F0B0C" w:rsidRDefault="008A1100" w:rsidP="008A1100">
      <w:pPr>
        <w:rPr>
          <w:rFonts w:ascii="宋体" w:eastAsia="宋体" w:hAnsi="宋体"/>
        </w:rPr>
      </w:pPr>
      <w:r w:rsidRPr="003F0B0C">
        <w:rPr>
          <w:rFonts w:ascii="宋体" w:eastAsia="宋体" w:hAnsi="宋体"/>
        </w:rPr>
        <w:t xml:space="preserve">    ch[x][kind]=y; </w:t>
      </w:r>
    </w:p>
    <w:p w:rsidR="008A1100" w:rsidRPr="003F0B0C" w:rsidRDefault="008A1100" w:rsidP="008A1100">
      <w:pPr>
        <w:rPr>
          <w:rFonts w:ascii="宋体" w:eastAsia="宋体" w:hAnsi="宋体"/>
        </w:rPr>
      </w:pPr>
      <w:r w:rsidRPr="003F0B0C">
        <w:rPr>
          <w:rFonts w:ascii="宋体" w:eastAsia="宋体" w:hAnsi="宋体"/>
        </w:rPr>
        <w:t xml:space="preserve">    pre[y]=x; </w:t>
      </w:r>
    </w:p>
    <w:p w:rsidR="008A1100" w:rsidRPr="003F0B0C" w:rsidRDefault="008A1100" w:rsidP="008A1100">
      <w:pPr>
        <w:rPr>
          <w:rFonts w:ascii="宋体" w:eastAsia="宋体" w:hAnsi="宋体"/>
        </w:rPr>
      </w:pPr>
      <w:r w:rsidRPr="003F0B0C">
        <w:rPr>
          <w:rFonts w:ascii="宋体" w:eastAsia="宋体" w:hAnsi="宋体"/>
        </w:rPr>
        <w:t xml:space="preserve">    Push_Up(y); </w:t>
      </w:r>
    </w:p>
    <w:p w:rsidR="008A1100" w:rsidRPr="003F0B0C" w:rsidRDefault="008A1100" w:rsidP="008A1100">
      <w:pPr>
        <w:rPr>
          <w:rFonts w:ascii="宋体" w:eastAsia="宋体" w:hAnsi="宋体"/>
        </w:rPr>
      </w:pPr>
      <w:r w:rsidRPr="003F0B0C">
        <w:rPr>
          <w:rFonts w:ascii="宋体" w:eastAsia="宋体" w:hAnsi="宋体"/>
        </w:rPr>
        <w:t xml:space="preserve">}  </w:t>
      </w:r>
    </w:p>
    <w:p w:rsidR="008A1100" w:rsidRPr="003F0B0C" w:rsidRDefault="008A1100" w:rsidP="008A1100">
      <w:pPr>
        <w:rPr>
          <w:rFonts w:ascii="宋体" w:eastAsia="宋体" w:hAnsi="宋体"/>
        </w:rPr>
      </w:pPr>
      <w:r w:rsidRPr="003F0B0C">
        <w:rPr>
          <w:rFonts w:ascii="宋体" w:eastAsia="宋体" w:hAnsi="宋体"/>
        </w:rPr>
        <w:t xml:space="preserve">void Splay(int r,int goal){ </w:t>
      </w:r>
    </w:p>
    <w:p w:rsidR="008A1100" w:rsidRPr="003F0B0C" w:rsidRDefault="008A1100" w:rsidP="008A1100">
      <w:pPr>
        <w:rPr>
          <w:rFonts w:ascii="宋体" w:eastAsia="宋体" w:hAnsi="宋体"/>
        </w:rPr>
      </w:pPr>
      <w:r w:rsidRPr="003F0B0C">
        <w:rPr>
          <w:rFonts w:ascii="宋体" w:eastAsia="宋体" w:hAnsi="宋体"/>
        </w:rPr>
        <w:t xml:space="preserve">    Push_Down(r);</w:t>
      </w:r>
    </w:p>
    <w:p w:rsidR="008A1100" w:rsidRPr="003F0B0C" w:rsidRDefault="008A1100" w:rsidP="008A1100">
      <w:pPr>
        <w:rPr>
          <w:rFonts w:ascii="宋体" w:eastAsia="宋体" w:hAnsi="宋体"/>
        </w:rPr>
      </w:pPr>
      <w:r w:rsidRPr="003F0B0C">
        <w:rPr>
          <w:rFonts w:ascii="宋体" w:eastAsia="宋体" w:hAnsi="宋体"/>
        </w:rPr>
        <w:t xml:space="preserve">    while(pre[r]!=goal){ </w:t>
      </w:r>
    </w:p>
    <w:p w:rsidR="008A1100" w:rsidRPr="003F0B0C" w:rsidRDefault="008A1100" w:rsidP="008A1100">
      <w:pPr>
        <w:rPr>
          <w:rFonts w:ascii="宋体" w:eastAsia="宋体" w:hAnsi="宋体"/>
        </w:rPr>
      </w:pPr>
      <w:r w:rsidRPr="003F0B0C">
        <w:rPr>
          <w:rFonts w:ascii="宋体" w:eastAsia="宋体" w:hAnsi="宋体"/>
        </w:rPr>
        <w:t xml:space="preserve">        if(pre[pre[r]]==goal) </w:t>
      </w:r>
    </w:p>
    <w:p w:rsidR="008A1100" w:rsidRPr="003F0B0C" w:rsidRDefault="008A1100" w:rsidP="008A1100">
      <w:pPr>
        <w:rPr>
          <w:rFonts w:ascii="宋体" w:eastAsia="宋体" w:hAnsi="宋体"/>
        </w:rPr>
      </w:pPr>
      <w:r w:rsidRPr="003F0B0C">
        <w:rPr>
          <w:rFonts w:ascii="宋体" w:eastAsia="宋体" w:hAnsi="宋体"/>
        </w:rPr>
        <w:t xml:space="preserve">            Rotate(r,ch[pre[r]][0]==r); </w:t>
      </w:r>
    </w:p>
    <w:p w:rsidR="008A1100" w:rsidRPr="003F0B0C" w:rsidRDefault="008A1100" w:rsidP="008A1100">
      <w:pPr>
        <w:rPr>
          <w:rFonts w:ascii="宋体" w:eastAsia="宋体" w:hAnsi="宋体"/>
        </w:rPr>
      </w:pPr>
      <w:r w:rsidRPr="003F0B0C">
        <w:rPr>
          <w:rFonts w:ascii="宋体" w:eastAsia="宋体" w:hAnsi="宋体"/>
        </w:rPr>
        <w:t xml:space="preserve">        else{ </w:t>
      </w:r>
    </w:p>
    <w:p w:rsidR="008A1100" w:rsidRPr="003F0B0C" w:rsidRDefault="008A1100" w:rsidP="008A1100">
      <w:pPr>
        <w:rPr>
          <w:rFonts w:ascii="宋体" w:eastAsia="宋体" w:hAnsi="宋体"/>
        </w:rPr>
      </w:pPr>
      <w:r w:rsidRPr="003F0B0C">
        <w:rPr>
          <w:rFonts w:ascii="宋体" w:eastAsia="宋体" w:hAnsi="宋体"/>
        </w:rPr>
        <w:t xml:space="preserve">            int y=pre[r]; </w:t>
      </w:r>
    </w:p>
    <w:p w:rsidR="008A1100" w:rsidRPr="003F0B0C" w:rsidRDefault="008A1100" w:rsidP="008A1100">
      <w:pPr>
        <w:rPr>
          <w:rFonts w:ascii="宋体" w:eastAsia="宋体" w:hAnsi="宋体"/>
        </w:rPr>
      </w:pPr>
      <w:r w:rsidRPr="003F0B0C">
        <w:rPr>
          <w:rFonts w:ascii="宋体" w:eastAsia="宋体" w:hAnsi="宋体"/>
        </w:rPr>
        <w:t xml:space="preserve">            int kind=(ch[pre[y]][0]==y); </w:t>
      </w:r>
    </w:p>
    <w:p w:rsidR="008A1100" w:rsidRPr="003F0B0C" w:rsidRDefault="008A1100" w:rsidP="008A1100">
      <w:pPr>
        <w:rPr>
          <w:rFonts w:ascii="宋体" w:eastAsia="宋体" w:hAnsi="宋体"/>
        </w:rPr>
      </w:pPr>
      <w:r w:rsidRPr="003F0B0C">
        <w:rPr>
          <w:rFonts w:ascii="宋体" w:eastAsia="宋体" w:hAnsi="宋体"/>
        </w:rPr>
        <w:t xml:space="preserve">            if(ch[y][kind]==r){ </w:t>
      </w:r>
    </w:p>
    <w:p w:rsidR="008A1100" w:rsidRPr="003F0B0C" w:rsidRDefault="008A1100" w:rsidP="008A1100">
      <w:pPr>
        <w:rPr>
          <w:rFonts w:ascii="宋体" w:eastAsia="宋体" w:hAnsi="宋体"/>
        </w:rPr>
      </w:pPr>
      <w:r w:rsidRPr="003F0B0C">
        <w:rPr>
          <w:rFonts w:ascii="宋体" w:eastAsia="宋体" w:hAnsi="宋体"/>
        </w:rPr>
        <w:t xml:space="preserve">                Rotate(r,!kind); </w:t>
      </w:r>
    </w:p>
    <w:p w:rsidR="008A1100" w:rsidRPr="003F0B0C" w:rsidRDefault="008A1100" w:rsidP="008A1100">
      <w:pPr>
        <w:rPr>
          <w:rFonts w:ascii="宋体" w:eastAsia="宋体" w:hAnsi="宋体"/>
        </w:rPr>
      </w:pPr>
      <w:r w:rsidRPr="003F0B0C">
        <w:rPr>
          <w:rFonts w:ascii="宋体" w:eastAsia="宋体" w:hAnsi="宋体"/>
        </w:rPr>
        <w:t xml:space="preserve">                Rotate(r,kind); </w:t>
      </w:r>
    </w:p>
    <w:p w:rsidR="008A1100" w:rsidRPr="003F0B0C" w:rsidRDefault="008A1100" w:rsidP="008A1100">
      <w:pPr>
        <w:rPr>
          <w:rFonts w:ascii="宋体" w:eastAsia="宋体" w:hAnsi="宋体"/>
        </w:rPr>
      </w:pPr>
      <w:r w:rsidRPr="003F0B0C">
        <w:rPr>
          <w:rFonts w:ascii="宋体" w:eastAsia="宋体" w:hAnsi="宋体"/>
        </w:rPr>
        <w:t xml:space="preserve">            } </w:t>
      </w:r>
    </w:p>
    <w:p w:rsidR="008A1100" w:rsidRPr="003F0B0C" w:rsidRDefault="008A1100" w:rsidP="008A1100">
      <w:pPr>
        <w:rPr>
          <w:rFonts w:ascii="宋体" w:eastAsia="宋体" w:hAnsi="宋体"/>
        </w:rPr>
      </w:pPr>
      <w:r w:rsidRPr="003F0B0C">
        <w:rPr>
          <w:rFonts w:ascii="宋体" w:eastAsia="宋体" w:hAnsi="宋体"/>
        </w:rPr>
        <w:t xml:space="preserve">            else{ </w:t>
      </w:r>
    </w:p>
    <w:p w:rsidR="008A1100" w:rsidRPr="003F0B0C" w:rsidRDefault="008A1100" w:rsidP="008A1100">
      <w:pPr>
        <w:rPr>
          <w:rFonts w:ascii="宋体" w:eastAsia="宋体" w:hAnsi="宋体"/>
        </w:rPr>
      </w:pPr>
      <w:r w:rsidRPr="003F0B0C">
        <w:rPr>
          <w:rFonts w:ascii="宋体" w:eastAsia="宋体" w:hAnsi="宋体"/>
        </w:rPr>
        <w:t xml:space="preserve">                Rotate(y,kind); </w:t>
      </w:r>
    </w:p>
    <w:p w:rsidR="008A1100" w:rsidRPr="003F0B0C" w:rsidRDefault="008A1100" w:rsidP="008A1100">
      <w:pPr>
        <w:rPr>
          <w:rFonts w:ascii="宋体" w:eastAsia="宋体" w:hAnsi="宋体"/>
        </w:rPr>
      </w:pPr>
      <w:r w:rsidRPr="003F0B0C">
        <w:rPr>
          <w:rFonts w:ascii="宋体" w:eastAsia="宋体" w:hAnsi="宋体"/>
        </w:rPr>
        <w:t xml:space="preserve">                Rotate(r,kind); </w:t>
      </w:r>
    </w:p>
    <w:p w:rsidR="008A1100" w:rsidRPr="003F0B0C" w:rsidRDefault="008A1100" w:rsidP="008A1100">
      <w:pPr>
        <w:rPr>
          <w:rFonts w:ascii="宋体" w:eastAsia="宋体" w:hAnsi="宋体"/>
        </w:rPr>
      </w:pPr>
      <w:r w:rsidRPr="003F0B0C">
        <w:rPr>
          <w:rFonts w:ascii="宋体" w:eastAsia="宋体" w:hAnsi="宋体"/>
        </w:rPr>
        <w:t xml:space="preserve">            } </w:t>
      </w:r>
    </w:p>
    <w:p w:rsidR="008A1100" w:rsidRPr="003F0B0C" w:rsidRDefault="008A1100" w:rsidP="008A1100">
      <w:pPr>
        <w:rPr>
          <w:rFonts w:ascii="宋体" w:eastAsia="宋体" w:hAnsi="宋体"/>
        </w:rPr>
      </w:pPr>
      <w:r w:rsidRPr="003F0B0C">
        <w:rPr>
          <w:rFonts w:ascii="宋体" w:eastAsia="宋体" w:hAnsi="宋体"/>
        </w:rPr>
        <w:t xml:space="preserve">        } </w:t>
      </w:r>
    </w:p>
    <w:p w:rsidR="008A1100" w:rsidRPr="003F0B0C" w:rsidRDefault="008A1100" w:rsidP="008A1100">
      <w:pPr>
        <w:rPr>
          <w:rFonts w:ascii="宋体" w:eastAsia="宋体" w:hAnsi="宋体"/>
        </w:rPr>
      </w:pPr>
      <w:r w:rsidRPr="003F0B0C">
        <w:rPr>
          <w:rFonts w:ascii="宋体" w:eastAsia="宋体" w:hAnsi="宋体"/>
        </w:rPr>
        <w:t xml:space="preserve">    } </w:t>
      </w:r>
    </w:p>
    <w:p w:rsidR="008A1100" w:rsidRPr="003F0B0C" w:rsidRDefault="008A1100" w:rsidP="008A1100">
      <w:pPr>
        <w:rPr>
          <w:rFonts w:ascii="宋体" w:eastAsia="宋体" w:hAnsi="宋体"/>
        </w:rPr>
      </w:pPr>
      <w:r w:rsidRPr="003F0B0C">
        <w:rPr>
          <w:rFonts w:ascii="宋体" w:eastAsia="宋体" w:hAnsi="宋体"/>
        </w:rPr>
        <w:t xml:space="preserve">    Push_Up(r); </w:t>
      </w:r>
    </w:p>
    <w:p w:rsidR="008A1100" w:rsidRPr="003F0B0C" w:rsidRDefault="008A1100" w:rsidP="008A1100">
      <w:pPr>
        <w:rPr>
          <w:rFonts w:ascii="宋体" w:eastAsia="宋体" w:hAnsi="宋体"/>
        </w:rPr>
      </w:pPr>
      <w:r w:rsidRPr="003F0B0C">
        <w:rPr>
          <w:rFonts w:ascii="宋体" w:eastAsia="宋体" w:hAnsi="宋体"/>
        </w:rPr>
        <w:t xml:space="preserve">    if(goal==0) root=r; </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int Get_Kth(int r,int k){</w:t>
      </w:r>
    </w:p>
    <w:p w:rsidR="008A1100" w:rsidRPr="003F0B0C" w:rsidRDefault="008A1100" w:rsidP="008A1100">
      <w:pPr>
        <w:rPr>
          <w:rFonts w:ascii="宋体" w:eastAsia="宋体" w:hAnsi="宋体"/>
        </w:rPr>
      </w:pPr>
      <w:r w:rsidRPr="003F0B0C">
        <w:rPr>
          <w:rFonts w:ascii="宋体" w:eastAsia="宋体" w:hAnsi="宋体"/>
        </w:rPr>
        <w:t xml:space="preserve">    Push_Down(r);</w:t>
      </w:r>
    </w:p>
    <w:p w:rsidR="008A1100" w:rsidRPr="003F0B0C" w:rsidRDefault="008A1100" w:rsidP="008A1100">
      <w:pPr>
        <w:rPr>
          <w:rFonts w:ascii="宋体" w:eastAsia="宋体" w:hAnsi="宋体"/>
        </w:rPr>
      </w:pPr>
      <w:r w:rsidRPr="003F0B0C">
        <w:rPr>
          <w:rFonts w:ascii="宋体" w:eastAsia="宋体" w:hAnsi="宋体"/>
        </w:rPr>
        <w:t xml:space="preserve">    int t=size[ch[r][0]];</w:t>
      </w:r>
    </w:p>
    <w:p w:rsidR="008A1100" w:rsidRPr="003F0B0C" w:rsidRDefault="008A1100" w:rsidP="008A1100">
      <w:pPr>
        <w:rPr>
          <w:rFonts w:ascii="宋体" w:eastAsia="宋体" w:hAnsi="宋体"/>
        </w:rPr>
      </w:pPr>
      <w:r w:rsidRPr="003F0B0C">
        <w:rPr>
          <w:rFonts w:ascii="宋体" w:eastAsia="宋体" w:hAnsi="宋体"/>
        </w:rPr>
        <w:t xml:space="preserve">    if(t==k-1)</w:t>
      </w:r>
    </w:p>
    <w:p w:rsidR="008A1100" w:rsidRPr="003F0B0C" w:rsidRDefault="008A1100" w:rsidP="008A1100">
      <w:pPr>
        <w:rPr>
          <w:rFonts w:ascii="宋体" w:eastAsia="宋体" w:hAnsi="宋体"/>
        </w:rPr>
      </w:pPr>
      <w:r w:rsidRPr="003F0B0C">
        <w:rPr>
          <w:rFonts w:ascii="宋体" w:eastAsia="宋体" w:hAnsi="宋体"/>
        </w:rPr>
        <w:t xml:space="preserve">        return r;</w:t>
      </w:r>
    </w:p>
    <w:p w:rsidR="008A1100" w:rsidRPr="003F0B0C" w:rsidRDefault="008A1100" w:rsidP="008A1100">
      <w:pPr>
        <w:rPr>
          <w:rFonts w:ascii="宋体" w:eastAsia="宋体" w:hAnsi="宋体"/>
        </w:rPr>
      </w:pPr>
      <w:r w:rsidRPr="003F0B0C">
        <w:rPr>
          <w:rFonts w:ascii="宋体" w:eastAsia="宋体" w:hAnsi="宋体"/>
        </w:rPr>
        <w:t xml:space="preserve">    if(t&gt;=k)</w:t>
      </w:r>
    </w:p>
    <w:p w:rsidR="008A1100" w:rsidRPr="003F0B0C" w:rsidRDefault="008A1100" w:rsidP="008A1100">
      <w:pPr>
        <w:rPr>
          <w:rFonts w:ascii="宋体" w:eastAsia="宋体" w:hAnsi="宋体"/>
        </w:rPr>
      </w:pPr>
      <w:r w:rsidRPr="003F0B0C">
        <w:rPr>
          <w:rFonts w:ascii="宋体" w:eastAsia="宋体" w:hAnsi="宋体"/>
        </w:rPr>
        <w:t xml:space="preserve">        return Get_Kth(ch[r][0],k);</w:t>
      </w:r>
    </w:p>
    <w:p w:rsidR="008A1100" w:rsidRPr="003F0B0C" w:rsidRDefault="008A1100" w:rsidP="008A1100">
      <w:pPr>
        <w:rPr>
          <w:rFonts w:ascii="宋体" w:eastAsia="宋体" w:hAnsi="宋体"/>
        </w:rPr>
      </w:pPr>
      <w:r w:rsidRPr="003F0B0C">
        <w:rPr>
          <w:rFonts w:ascii="宋体" w:eastAsia="宋体" w:hAnsi="宋体"/>
        </w:rPr>
        <w:t xml:space="preserve">    else</w:t>
      </w:r>
    </w:p>
    <w:p w:rsidR="008A1100" w:rsidRPr="003F0B0C" w:rsidRDefault="008A1100" w:rsidP="008A1100">
      <w:pPr>
        <w:rPr>
          <w:rFonts w:ascii="宋体" w:eastAsia="宋体" w:hAnsi="宋体"/>
        </w:rPr>
      </w:pPr>
      <w:r w:rsidRPr="003F0B0C">
        <w:rPr>
          <w:rFonts w:ascii="宋体" w:eastAsia="宋体" w:hAnsi="宋体"/>
        </w:rPr>
        <w:t xml:space="preserve">        return Get_Kth(ch[r][1],k-t-1);</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int Get_Min(int r){</w:t>
      </w:r>
    </w:p>
    <w:p w:rsidR="008A1100" w:rsidRPr="003F0B0C" w:rsidRDefault="008A1100" w:rsidP="008A1100">
      <w:pPr>
        <w:rPr>
          <w:rFonts w:ascii="宋体" w:eastAsia="宋体" w:hAnsi="宋体"/>
        </w:rPr>
      </w:pPr>
      <w:r w:rsidRPr="003F0B0C">
        <w:rPr>
          <w:rFonts w:ascii="宋体" w:eastAsia="宋体" w:hAnsi="宋体"/>
        </w:rPr>
        <w:lastRenderedPageBreak/>
        <w:t xml:space="preserve">    Push_Down(r);</w:t>
      </w:r>
    </w:p>
    <w:p w:rsidR="008A1100" w:rsidRPr="003F0B0C" w:rsidRDefault="008A1100" w:rsidP="008A1100">
      <w:pPr>
        <w:rPr>
          <w:rFonts w:ascii="宋体" w:eastAsia="宋体" w:hAnsi="宋体"/>
        </w:rPr>
      </w:pPr>
      <w:r w:rsidRPr="003F0B0C">
        <w:rPr>
          <w:rFonts w:ascii="宋体" w:eastAsia="宋体" w:hAnsi="宋体"/>
        </w:rPr>
        <w:t xml:space="preserve">    while(ch[r][0]){</w:t>
      </w:r>
    </w:p>
    <w:p w:rsidR="008A1100" w:rsidRPr="003F0B0C" w:rsidRDefault="008A1100" w:rsidP="008A1100">
      <w:pPr>
        <w:rPr>
          <w:rFonts w:ascii="宋体" w:eastAsia="宋体" w:hAnsi="宋体"/>
        </w:rPr>
      </w:pPr>
      <w:r w:rsidRPr="003F0B0C">
        <w:rPr>
          <w:rFonts w:ascii="宋体" w:eastAsia="宋体" w:hAnsi="宋体"/>
        </w:rPr>
        <w:t xml:space="preserve">        r=ch[r][0];</w:t>
      </w:r>
    </w:p>
    <w:p w:rsidR="008A1100" w:rsidRPr="003F0B0C" w:rsidRDefault="008A1100" w:rsidP="008A1100">
      <w:pPr>
        <w:rPr>
          <w:rFonts w:ascii="宋体" w:eastAsia="宋体" w:hAnsi="宋体"/>
        </w:rPr>
      </w:pPr>
      <w:r w:rsidRPr="003F0B0C">
        <w:rPr>
          <w:rFonts w:ascii="宋体" w:eastAsia="宋体" w:hAnsi="宋体"/>
        </w:rPr>
        <w:t xml:space="preserve">        Push_Down(r);</w:t>
      </w:r>
    </w:p>
    <w:p w:rsidR="008A1100" w:rsidRPr="003F0B0C" w:rsidRDefault="008A1100" w:rsidP="008A1100">
      <w:pPr>
        <w:rPr>
          <w:rFonts w:ascii="宋体" w:eastAsia="宋体" w:hAnsi="宋体"/>
        </w:rPr>
      </w:pPr>
      <w:r w:rsidRPr="003F0B0C">
        <w:rPr>
          <w:rFonts w:ascii="宋体" w:eastAsia="宋体" w:hAnsi="宋体"/>
        </w:rPr>
        <w:t xml:space="preserve">    }</w:t>
      </w:r>
    </w:p>
    <w:p w:rsidR="008A1100" w:rsidRPr="003F0B0C" w:rsidRDefault="008A1100" w:rsidP="008A1100">
      <w:pPr>
        <w:rPr>
          <w:rFonts w:ascii="宋体" w:eastAsia="宋体" w:hAnsi="宋体"/>
        </w:rPr>
      </w:pPr>
      <w:r w:rsidRPr="003F0B0C">
        <w:rPr>
          <w:rFonts w:ascii="宋体" w:eastAsia="宋体" w:hAnsi="宋体"/>
        </w:rPr>
        <w:t xml:space="preserve">    return r;</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int Get_Max(int r){</w:t>
      </w:r>
    </w:p>
    <w:p w:rsidR="008A1100" w:rsidRPr="003F0B0C" w:rsidRDefault="008A1100" w:rsidP="008A1100">
      <w:pPr>
        <w:rPr>
          <w:rFonts w:ascii="宋体" w:eastAsia="宋体" w:hAnsi="宋体"/>
        </w:rPr>
      </w:pPr>
      <w:r w:rsidRPr="003F0B0C">
        <w:rPr>
          <w:rFonts w:ascii="宋体" w:eastAsia="宋体" w:hAnsi="宋体"/>
        </w:rPr>
        <w:t xml:space="preserve">    Push_Down(r);</w:t>
      </w:r>
    </w:p>
    <w:p w:rsidR="008A1100" w:rsidRPr="003F0B0C" w:rsidRDefault="008A1100" w:rsidP="008A1100">
      <w:pPr>
        <w:rPr>
          <w:rFonts w:ascii="宋体" w:eastAsia="宋体" w:hAnsi="宋体"/>
        </w:rPr>
      </w:pPr>
      <w:r w:rsidRPr="003F0B0C">
        <w:rPr>
          <w:rFonts w:ascii="宋体" w:eastAsia="宋体" w:hAnsi="宋体"/>
        </w:rPr>
        <w:t xml:space="preserve">    while(ch[r][1]){</w:t>
      </w:r>
    </w:p>
    <w:p w:rsidR="008A1100" w:rsidRPr="003F0B0C" w:rsidRDefault="008A1100" w:rsidP="008A1100">
      <w:pPr>
        <w:rPr>
          <w:rFonts w:ascii="宋体" w:eastAsia="宋体" w:hAnsi="宋体"/>
        </w:rPr>
      </w:pPr>
      <w:r w:rsidRPr="003F0B0C">
        <w:rPr>
          <w:rFonts w:ascii="宋体" w:eastAsia="宋体" w:hAnsi="宋体"/>
        </w:rPr>
        <w:t xml:space="preserve">        r=ch[r][1];</w:t>
      </w:r>
    </w:p>
    <w:p w:rsidR="008A1100" w:rsidRPr="003F0B0C" w:rsidRDefault="008A1100" w:rsidP="008A1100">
      <w:pPr>
        <w:rPr>
          <w:rFonts w:ascii="宋体" w:eastAsia="宋体" w:hAnsi="宋体"/>
        </w:rPr>
      </w:pPr>
      <w:r w:rsidRPr="003F0B0C">
        <w:rPr>
          <w:rFonts w:ascii="宋体" w:eastAsia="宋体" w:hAnsi="宋体"/>
        </w:rPr>
        <w:t xml:space="preserve">        Push_Down(r);</w:t>
      </w:r>
    </w:p>
    <w:p w:rsidR="008A1100" w:rsidRPr="003F0B0C" w:rsidRDefault="008A1100" w:rsidP="008A1100">
      <w:pPr>
        <w:rPr>
          <w:rFonts w:ascii="宋体" w:eastAsia="宋体" w:hAnsi="宋体"/>
        </w:rPr>
      </w:pPr>
      <w:r w:rsidRPr="003F0B0C">
        <w:rPr>
          <w:rFonts w:ascii="宋体" w:eastAsia="宋体" w:hAnsi="宋体"/>
        </w:rPr>
        <w:t xml:space="preserve">    }</w:t>
      </w:r>
    </w:p>
    <w:p w:rsidR="008A1100" w:rsidRPr="003F0B0C" w:rsidRDefault="008A1100" w:rsidP="008A1100">
      <w:pPr>
        <w:rPr>
          <w:rFonts w:ascii="宋体" w:eastAsia="宋体" w:hAnsi="宋体"/>
        </w:rPr>
      </w:pPr>
      <w:r w:rsidRPr="003F0B0C">
        <w:rPr>
          <w:rFonts w:ascii="宋体" w:eastAsia="宋体" w:hAnsi="宋体"/>
        </w:rPr>
        <w:t xml:space="preserve">    return r;</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void Reversal(int a,int b){</w:t>
      </w:r>
    </w:p>
    <w:p w:rsidR="008A1100" w:rsidRPr="003F0B0C" w:rsidRDefault="008A1100" w:rsidP="008A1100">
      <w:pPr>
        <w:rPr>
          <w:rFonts w:ascii="宋体" w:eastAsia="宋体" w:hAnsi="宋体"/>
        </w:rPr>
      </w:pPr>
      <w:r w:rsidRPr="003F0B0C">
        <w:rPr>
          <w:rFonts w:ascii="宋体" w:eastAsia="宋体" w:hAnsi="宋体"/>
        </w:rPr>
        <w:t xml:space="preserve">    int x=Get_Kth(root,a);</w:t>
      </w:r>
    </w:p>
    <w:p w:rsidR="008A1100" w:rsidRPr="003F0B0C" w:rsidRDefault="008A1100" w:rsidP="008A1100">
      <w:pPr>
        <w:rPr>
          <w:rFonts w:ascii="宋体" w:eastAsia="宋体" w:hAnsi="宋体"/>
        </w:rPr>
      </w:pPr>
      <w:r w:rsidRPr="003F0B0C">
        <w:rPr>
          <w:rFonts w:ascii="宋体" w:eastAsia="宋体" w:hAnsi="宋体"/>
        </w:rPr>
        <w:t xml:space="preserve">    int y=Get_Kth(root,b+2);</w:t>
      </w:r>
    </w:p>
    <w:p w:rsidR="008A1100" w:rsidRPr="003F0B0C" w:rsidRDefault="008A1100" w:rsidP="008A1100">
      <w:pPr>
        <w:rPr>
          <w:rFonts w:ascii="宋体" w:eastAsia="宋体" w:hAnsi="宋体"/>
        </w:rPr>
      </w:pPr>
      <w:r w:rsidRPr="003F0B0C">
        <w:rPr>
          <w:rFonts w:ascii="宋体" w:eastAsia="宋体" w:hAnsi="宋体"/>
        </w:rPr>
        <w:t xml:space="preserve">    Splay(x,0);</w:t>
      </w:r>
    </w:p>
    <w:p w:rsidR="008A1100" w:rsidRPr="003F0B0C" w:rsidRDefault="008A1100" w:rsidP="008A1100">
      <w:pPr>
        <w:rPr>
          <w:rFonts w:ascii="宋体" w:eastAsia="宋体" w:hAnsi="宋体"/>
        </w:rPr>
      </w:pPr>
      <w:r w:rsidRPr="003F0B0C">
        <w:rPr>
          <w:rFonts w:ascii="宋体" w:eastAsia="宋体" w:hAnsi="宋体"/>
        </w:rPr>
        <w:t xml:space="preserve">    Splay(y,root);     </w:t>
      </w:r>
    </w:p>
    <w:p w:rsidR="008A1100" w:rsidRPr="003F0B0C" w:rsidRDefault="008A1100" w:rsidP="008A1100">
      <w:pPr>
        <w:rPr>
          <w:rFonts w:ascii="宋体" w:eastAsia="宋体" w:hAnsi="宋体"/>
        </w:rPr>
      </w:pPr>
      <w:r w:rsidRPr="003F0B0C">
        <w:rPr>
          <w:rFonts w:ascii="宋体" w:eastAsia="宋体" w:hAnsi="宋体"/>
        </w:rPr>
        <w:t xml:space="preserve">    rev[Key_value]^=1;</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void Cut(int a,int b,int c){</w:t>
      </w:r>
    </w:p>
    <w:p w:rsidR="008A1100" w:rsidRPr="003F0B0C" w:rsidRDefault="008A1100" w:rsidP="008A1100">
      <w:pPr>
        <w:rPr>
          <w:rFonts w:ascii="宋体" w:eastAsia="宋体" w:hAnsi="宋体"/>
        </w:rPr>
      </w:pPr>
      <w:r w:rsidRPr="003F0B0C">
        <w:rPr>
          <w:rFonts w:ascii="宋体" w:eastAsia="宋体" w:hAnsi="宋体"/>
        </w:rPr>
        <w:t xml:space="preserve">    int x=Get_Kth(root,a);</w:t>
      </w:r>
    </w:p>
    <w:p w:rsidR="008A1100" w:rsidRPr="003F0B0C" w:rsidRDefault="008A1100" w:rsidP="008A1100">
      <w:pPr>
        <w:rPr>
          <w:rFonts w:ascii="宋体" w:eastAsia="宋体" w:hAnsi="宋体"/>
        </w:rPr>
      </w:pPr>
      <w:r w:rsidRPr="003F0B0C">
        <w:rPr>
          <w:rFonts w:ascii="宋体" w:eastAsia="宋体" w:hAnsi="宋体"/>
        </w:rPr>
        <w:t xml:space="preserve">    int y=Get_Kth(root,b+2);   </w:t>
      </w:r>
    </w:p>
    <w:p w:rsidR="008A1100" w:rsidRPr="003F0B0C" w:rsidRDefault="008A1100" w:rsidP="008A1100">
      <w:pPr>
        <w:rPr>
          <w:rFonts w:ascii="宋体" w:eastAsia="宋体" w:hAnsi="宋体"/>
        </w:rPr>
      </w:pPr>
      <w:r w:rsidRPr="003F0B0C">
        <w:rPr>
          <w:rFonts w:ascii="宋体" w:eastAsia="宋体" w:hAnsi="宋体"/>
        </w:rPr>
        <w:t xml:space="preserve">    Splay(x,0);</w:t>
      </w:r>
    </w:p>
    <w:p w:rsidR="008A1100" w:rsidRPr="003F0B0C" w:rsidRDefault="008A1100" w:rsidP="008A1100">
      <w:pPr>
        <w:rPr>
          <w:rFonts w:ascii="宋体" w:eastAsia="宋体" w:hAnsi="宋体"/>
        </w:rPr>
      </w:pPr>
      <w:r w:rsidRPr="003F0B0C">
        <w:rPr>
          <w:rFonts w:ascii="宋体" w:eastAsia="宋体" w:hAnsi="宋体"/>
        </w:rPr>
        <w:t xml:space="preserve">    Splay(y,root);</w:t>
      </w:r>
    </w:p>
    <w:p w:rsidR="008A1100" w:rsidRPr="003F0B0C" w:rsidRDefault="008A1100" w:rsidP="008A1100">
      <w:pPr>
        <w:rPr>
          <w:rFonts w:ascii="宋体" w:eastAsia="宋体" w:hAnsi="宋体"/>
        </w:rPr>
      </w:pPr>
      <w:r w:rsidRPr="003F0B0C">
        <w:rPr>
          <w:rFonts w:ascii="宋体" w:eastAsia="宋体" w:hAnsi="宋体"/>
        </w:rPr>
        <w:t xml:space="preserve">    int tmp=Key_value;</w:t>
      </w:r>
    </w:p>
    <w:p w:rsidR="008A1100" w:rsidRPr="003F0B0C" w:rsidRDefault="008A1100" w:rsidP="008A1100">
      <w:pPr>
        <w:rPr>
          <w:rFonts w:ascii="宋体" w:eastAsia="宋体" w:hAnsi="宋体"/>
        </w:rPr>
      </w:pPr>
      <w:r w:rsidRPr="003F0B0C">
        <w:rPr>
          <w:rFonts w:ascii="宋体" w:eastAsia="宋体" w:hAnsi="宋体"/>
        </w:rPr>
        <w:t xml:space="preserve">    Key_value=0;</w:t>
      </w:r>
    </w:p>
    <w:p w:rsidR="008A1100" w:rsidRPr="003F0B0C" w:rsidRDefault="008A1100" w:rsidP="008A1100">
      <w:pPr>
        <w:rPr>
          <w:rFonts w:ascii="宋体" w:eastAsia="宋体" w:hAnsi="宋体"/>
        </w:rPr>
      </w:pPr>
      <w:r w:rsidRPr="003F0B0C">
        <w:rPr>
          <w:rFonts w:ascii="宋体" w:eastAsia="宋体" w:hAnsi="宋体"/>
        </w:rPr>
        <w:t xml:space="preserve">    Push_Up(ch[root][1]);</w:t>
      </w:r>
    </w:p>
    <w:p w:rsidR="008A1100" w:rsidRPr="003F0B0C" w:rsidRDefault="008A1100" w:rsidP="008A1100">
      <w:pPr>
        <w:rPr>
          <w:rFonts w:ascii="宋体" w:eastAsia="宋体" w:hAnsi="宋体"/>
        </w:rPr>
      </w:pPr>
      <w:r w:rsidRPr="003F0B0C">
        <w:rPr>
          <w:rFonts w:ascii="宋体" w:eastAsia="宋体" w:hAnsi="宋体"/>
        </w:rPr>
        <w:t xml:space="preserve">    Push_Up(root);</w:t>
      </w:r>
    </w:p>
    <w:p w:rsidR="008A1100" w:rsidRPr="003F0B0C" w:rsidRDefault="008A1100" w:rsidP="008A1100">
      <w:pPr>
        <w:rPr>
          <w:rFonts w:ascii="宋体" w:eastAsia="宋体" w:hAnsi="宋体"/>
        </w:rPr>
      </w:pPr>
      <w:r w:rsidRPr="003F0B0C">
        <w:rPr>
          <w:rFonts w:ascii="宋体" w:eastAsia="宋体" w:hAnsi="宋体"/>
        </w:rPr>
        <w:t xml:space="preserve">    int z=Get_Kth(root,c+1);</w:t>
      </w:r>
    </w:p>
    <w:p w:rsidR="008A1100" w:rsidRPr="003F0B0C" w:rsidRDefault="008A1100" w:rsidP="008A1100">
      <w:pPr>
        <w:rPr>
          <w:rFonts w:ascii="宋体" w:eastAsia="宋体" w:hAnsi="宋体"/>
        </w:rPr>
      </w:pPr>
      <w:r w:rsidRPr="003F0B0C">
        <w:rPr>
          <w:rFonts w:ascii="宋体" w:eastAsia="宋体" w:hAnsi="宋体"/>
        </w:rPr>
        <w:t xml:space="preserve">    Splay(z,0);</w:t>
      </w:r>
    </w:p>
    <w:p w:rsidR="008A1100" w:rsidRPr="003F0B0C" w:rsidRDefault="008A1100" w:rsidP="008A1100">
      <w:pPr>
        <w:rPr>
          <w:rFonts w:ascii="宋体" w:eastAsia="宋体" w:hAnsi="宋体"/>
        </w:rPr>
      </w:pPr>
      <w:r w:rsidRPr="003F0B0C">
        <w:rPr>
          <w:rFonts w:ascii="宋体" w:eastAsia="宋体" w:hAnsi="宋体"/>
        </w:rPr>
        <w:t xml:space="preserve">    int m=Get_Min(ch[root][1]);</w:t>
      </w:r>
    </w:p>
    <w:p w:rsidR="008A1100" w:rsidRPr="003F0B0C" w:rsidRDefault="008A1100" w:rsidP="008A1100">
      <w:pPr>
        <w:rPr>
          <w:rFonts w:ascii="宋体" w:eastAsia="宋体" w:hAnsi="宋体"/>
        </w:rPr>
      </w:pPr>
      <w:r w:rsidRPr="003F0B0C">
        <w:rPr>
          <w:rFonts w:ascii="宋体" w:eastAsia="宋体" w:hAnsi="宋体"/>
        </w:rPr>
        <w:t xml:space="preserve">    Splay(m,root);</w:t>
      </w:r>
    </w:p>
    <w:p w:rsidR="008A1100" w:rsidRPr="003F0B0C" w:rsidRDefault="008A1100" w:rsidP="008A1100">
      <w:pPr>
        <w:rPr>
          <w:rFonts w:ascii="宋体" w:eastAsia="宋体" w:hAnsi="宋体"/>
        </w:rPr>
      </w:pPr>
      <w:r w:rsidRPr="003F0B0C">
        <w:rPr>
          <w:rFonts w:ascii="宋体" w:eastAsia="宋体" w:hAnsi="宋体"/>
        </w:rPr>
        <w:t xml:space="preserve">    Key_value=tmp;</w:t>
      </w:r>
    </w:p>
    <w:p w:rsidR="008A1100" w:rsidRPr="003F0B0C" w:rsidRDefault="008A1100" w:rsidP="008A1100">
      <w:pPr>
        <w:rPr>
          <w:rFonts w:ascii="宋体" w:eastAsia="宋体" w:hAnsi="宋体"/>
        </w:rPr>
      </w:pPr>
      <w:r w:rsidRPr="003F0B0C">
        <w:rPr>
          <w:rFonts w:ascii="宋体" w:eastAsia="宋体" w:hAnsi="宋体"/>
        </w:rPr>
        <w:t xml:space="preserve">    pre[Key_value]=ch[root][1];</w:t>
      </w:r>
    </w:p>
    <w:p w:rsidR="008A1100" w:rsidRPr="003F0B0C" w:rsidRDefault="008A1100" w:rsidP="008A1100">
      <w:pPr>
        <w:rPr>
          <w:rFonts w:ascii="宋体" w:eastAsia="宋体" w:hAnsi="宋体"/>
        </w:rPr>
      </w:pPr>
      <w:r w:rsidRPr="003F0B0C">
        <w:rPr>
          <w:rFonts w:ascii="宋体" w:eastAsia="宋体" w:hAnsi="宋体"/>
        </w:rPr>
        <w:t xml:space="preserve">    Push_Up(ch[root][1]);</w:t>
      </w:r>
    </w:p>
    <w:p w:rsidR="008A1100" w:rsidRPr="003F0B0C" w:rsidRDefault="008A1100" w:rsidP="008A1100">
      <w:pPr>
        <w:rPr>
          <w:rFonts w:ascii="宋体" w:eastAsia="宋体" w:hAnsi="宋体"/>
        </w:rPr>
      </w:pPr>
      <w:r w:rsidRPr="003F0B0C">
        <w:rPr>
          <w:rFonts w:ascii="宋体" w:eastAsia="宋体" w:hAnsi="宋体"/>
        </w:rPr>
        <w:t xml:space="preserve">    Push_Up(root);</w:t>
      </w:r>
    </w:p>
    <w:p w:rsidR="008A1100" w:rsidRPr="003F0B0C" w:rsidRDefault="008A1100" w:rsidP="008A1100">
      <w:pPr>
        <w:rPr>
          <w:rFonts w:ascii="宋体" w:eastAsia="宋体" w:hAnsi="宋体"/>
        </w:rPr>
      </w:pPr>
      <w:r w:rsidRPr="003F0B0C">
        <w:rPr>
          <w:rFonts w:ascii="宋体" w:eastAsia="宋体" w:hAnsi="宋体"/>
        </w:rPr>
        <w:t>}</w:t>
      </w:r>
    </w:p>
    <w:p w:rsidR="008A1100" w:rsidRPr="003F0B0C" w:rsidRDefault="008A1100" w:rsidP="008A1100">
      <w:pPr>
        <w:rPr>
          <w:rFonts w:ascii="宋体" w:eastAsia="宋体" w:hAnsi="宋体"/>
        </w:rPr>
      </w:pPr>
      <w:r w:rsidRPr="003F0B0C">
        <w:rPr>
          <w:rFonts w:ascii="宋体" w:eastAsia="宋体" w:hAnsi="宋体"/>
        </w:rPr>
        <w:t>int cnt;</w:t>
      </w:r>
    </w:p>
    <w:p w:rsidR="008A1100" w:rsidRPr="003F0B0C" w:rsidRDefault="008A1100" w:rsidP="008A1100">
      <w:pPr>
        <w:rPr>
          <w:rFonts w:ascii="宋体" w:eastAsia="宋体" w:hAnsi="宋体"/>
        </w:rPr>
      </w:pPr>
      <w:r w:rsidRPr="003F0B0C">
        <w:rPr>
          <w:rFonts w:ascii="宋体" w:eastAsia="宋体" w:hAnsi="宋体"/>
        </w:rPr>
        <w:t>void InOrder(int r){</w:t>
      </w:r>
    </w:p>
    <w:p w:rsidR="008A1100" w:rsidRPr="003F0B0C" w:rsidRDefault="008A1100" w:rsidP="008A1100">
      <w:pPr>
        <w:rPr>
          <w:rFonts w:ascii="宋体" w:eastAsia="宋体" w:hAnsi="宋体"/>
        </w:rPr>
      </w:pPr>
      <w:r w:rsidRPr="003F0B0C">
        <w:rPr>
          <w:rFonts w:ascii="宋体" w:eastAsia="宋体" w:hAnsi="宋体"/>
        </w:rPr>
        <w:t xml:space="preserve">    if(r==0)</w:t>
      </w:r>
    </w:p>
    <w:p w:rsidR="008A1100" w:rsidRPr="003F0B0C" w:rsidRDefault="008A1100" w:rsidP="008A1100">
      <w:pPr>
        <w:rPr>
          <w:rFonts w:ascii="宋体" w:eastAsia="宋体" w:hAnsi="宋体"/>
        </w:rPr>
      </w:pPr>
      <w:r w:rsidRPr="003F0B0C">
        <w:rPr>
          <w:rFonts w:ascii="宋体" w:eastAsia="宋体" w:hAnsi="宋体"/>
        </w:rPr>
        <w:t xml:space="preserve">        return;</w:t>
      </w:r>
    </w:p>
    <w:p w:rsidR="008A1100" w:rsidRPr="003F0B0C" w:rsidRDefault="008A1100" w:rsidP="008A1100">
      <w:pPr>
        <w:rPr>
          <w:rFonts w:ascii="宋体" w:eastAsia="宋体" w:hAnsi="宋体"/>
        </w:rPr>
      </w:pPr>
      <w:r w:rsidRPr="003F0B0C">
        <w:rPr>
          <w:rFonts w:ascii="宋体" w:eastAsia="宋体" w:hAnsi="宋体"/>
        </w:rPr>
        <w:lastRenderedPageBreak/>
        <w:t xml:space="preserve">    Push_Down(r);</w:t>
      </w:r>
    </w:p>
    <w:p w:rsidR="008A1100" w:rsidRPr="003F0B0C" w:rsidRDefault="008A1100" w:rsidP="008A1100">
      <w:pPr>
        <w:rPr>
          <w:rFonts w:ascii="宋体" w:eastAsia="宋体" w:hAnsi="宋体"/>
        </w:rPr>
      </w:pPr>
      <w:r w:rsidRPr="003F0B0C">
        <w:rPr>
          <w:rFonts w:ascii="宋体" w:eastAsia="宋体" w:hAnsi="宋体"/>
        </w:rPr>
        <w:t xml:space="preserve">    InOrder(ch[r][0]);</w:t>
      </w:r>
    </w:p>
    <w:p w:rsidR="008A1100" w:rsidRPr="003F0B0C" w:rsidRDefault="008A1100" w:rsidP="008A1100">
      <w:pPr>
        <w:rPr>
          <w:rFonts w:ascii="宋体" w:eastAsia="宋体" w:hAnsi="宋体"/>
        </w:rPr>
      </w:pPr>
      <w:r w:rsidRPr="003F0B0C">
        <w:rPr>
          <w:rFonts w:ascii="宋体" w:eastAsia="宋体" w:hAnsi="宋体"/>
        </w:rPr>
        <w:t xml:space="preserve">    if(cnt&gt;=1&amp;&amp;cnt&lt;=n){</w:t>
      </w:r>
    </w:p>
    <w:p w:rsidR="008A1100" w:rsidRPr="003F0B0C" w:rsidRDefault="008A1100" w:rsidP="008A1100">
      <w:pPr>
        <w:rPr>
          <w:rFonts w:ascii="宋体" w:eastAsia="宋体" w:hAnsi="宋体"/>
        </w:rPr>
      </w:pPr>
      <w:r w:rsidRPr="003F0B0C">
        <w:rPr>
          <w:rFonts w:ascii="宋体" w:eastAsia="宋体" w:hAnsi="宋体"/>
        </w:rPr>
        <w:t xml:space="preserve">        if(cnt&gt;1) printf(" ");</w:t>
      </w:r>
    </w:p>
    <w:p w:rsidR="008A1100" w:rsidRPr="003F0B0C" w:rsidRDefault="008A1100" w:rsidP="008A1100">
      <w:pPr>
        <w:rPr>
          <w:rFonts w:ascii="宋体" w:eastAsia="宋体" w:hAnsi="宋体"/>
        </w:rPr>
      </w:pPr>
      <w:r w:rsidRPr="003F0B0C">
        <w:rPr>
          <w:rFonts w:ascii="宋体" w:eastAsia="宋体" w:hAnsi="宋体"/>
        </w:rPr>
        <w:t xml:space="preserve">        printf("%d",key[r]);</w:t>
      </w:r>
    </w:p>
    <w:p w:rsidR="008A1100" w:rsidRPr="003F0B0C" w:rsidRDefault="008A1100" w:rsidP="008A1100">
      <w:pPr>
        <w:rPr>
          <w:rFonts w:ascii="宋体" w:eastAsia="宋体" w:hAnsi="宋体"/>
        </w:rPr>
      </w:pPr>
      <w:r w:rsidRPr="003F0B0C">
        <w:rPr>
          <w:rFonts w:ascii="宋体" w:eastAsia="宋体" w:hAnsi="宋体"/>
        </w:rPr>
        <w:t xml:space="preserve">    }</w:t>
      </w:r>
    </w:p>
    <w:p w:rsidR="008A1100" w:rsidRPr="003F0B0C" w:rsidRDefault="008A1100" w:rsidP="008A1100">
      <w:pPr>
        <w:rPr>
          <w:rFonts w:ascii="宋体" w:eastAsia="宋体" w:hAnsi="宋体"/>
        </w:rPr>
      </w:pPr>
      <w:r w:rsidRPr="003F0B0C">
        <w:rPr>
          <w:rFonts w:ascii="宋体" w:eastAsia="宋体" w:hAnsi="宋体"/>
        </w:rPr>
        <w:t xml:space="preserve">    cnt++;</w:t>
      </w:r>
    </w:p>
    <w:p w:rsidR="008A1100" w:rsidRPr="003F0B0C" w:rsidRDefault="008A1100" w:rsidP="008A1100">
      <w:pPr>
        <w:rPr>
          <w:rFonts w:ascii="宋体" w:eastAsia="宋体" w:hAnsi="宋体"/>
        </w:rPr>
      </w:pPr>
      <w:r w:rsidRPr="003F0B0C">
        <w:rPr>
          <w:rFonts w:ascii="宋体" w:eastAsia="宋体" w:hAnsi="宋体"/>
        </w:rPr>
        <w:t xml:space="preserve">    InOrder(ch[r][1]);</w:t>
      </w:r>
    </w:p>
    <w:p w:rsidR="008A1100" w:rsidRPr="003F0B0C" w:rsidRDefault="008A1100" w:rsidP="008A1100">
      <w:pPr>
        <w:rPr>
          <w:rFonts w:ascii="宋体" w:eastAsia="宋体" w:hAnsi="宋体"/>
        </w:rPr>
      </w:pPr>
      <w:r w:rsidRPr="003F0B0C">
        <w:rPr>
          <w:rFonts w:ascii="宋体" w:eastAsia="宋体" w:hAnsi="宋体"/>
        </w:rPr>
        <w:t xml:space="preserve">}  </w:t>
      </w:r>
    </w:p>
    <w:p w:rsidR="008A1100" w:rsidRPr="003F0B0C" w:rsidRDefault="008A1100" w:rsidP="008A1100">
      <w:pPr>
        <w:rPr>
          <w:rFonts w:ascii="宋体" w:eastAsia="宋体" w:hAnsi="宋体"/>
        </w:rPr>
      </w:pPr>
      <w:r w:rsidRPr="003F0B0C">
        <w:rPr>
          <w:rFonts w:ascii="宋体" w:eastAsia="宋体" w:hAnsi="宋体"/>
        </w:rPr>
        <w:t>int main(){</w:t>
      </w:r>
    </w:p>
    <w:p w:rsidR="008A1100" w:rsidRPr="003F0B0C" w:rsidRDefault="008A1100" w:rsidP="008A1100">
      <w:pPr>
        <w:rPr>
          <w:rFonts w:ascii="宋体" w:eastAsia="宋体" w:hAnsi="宋体"/>
        </w:rPr>
      </w:pPr>
      <w:r w:rsidRPr="003F0B0C">
        <w:rPr>
          <w:rFonts w:ascii="宋体" w:eastAsia="宋体" w:hAnsi="宋体"/>
        </w:rPr>
        <w:t xml:space="preserve">    while(scanf("%d%d",&amp;n,&amp;q)!=EOF){</w:t>
      </w:r>
    </w:p>
    <w:p w:rsidR="008A1100" w:rsidRPr="003F0B0C" w:rsidRDefault="008A1100" w:rsidP="008A1100">
      <w:pPr>
        <w:rPr>
          <w:rFonts w:ascii="宋体" w:eastAsia="宋体" w:hAnsi="宋体"/>
        </w:rPr>
      </w:pPr>
      <w:r w:rsidRPr="003F0B0C">
        <w:rPr>
          <w:rFonts w:ascii="宋体" w:eastAsia="宋体" w:hAnsi="宋体"/>
        </w:rPr>
        <w:t xml:space="preserve">        Init();</w:t>
      </w:r>
    </w:p>
    <w:p w:rsidR="008A1100" w:rsidRPr="003F0B0C" w:rsidRDefault="008A1100" w:rsidP="008A1100">
      <w:pPr>
        <w:rPr>
          <w:rFonts w:ascii="宋体" w:eastAsia="宋体" w:hAnsi="宋体"/>
        </w:rPr>
      </w:pPr>
      <w:r w:rsidRPr="003F0B0C">
        <w:rPr>
          <w:rFonts w:ascii="宋体" w:eastAsia="宋体" w:hAnsi="宋体"/>
        </w:rPr>
        <w:t xml:space="preserve">        while(q--){</w:t>
      </w:r>
    </w:p>
    <w:p w:rsidR="008A1100" w:rsidRPr="003F0B0C" w:rsidRDefault="008A1100" w:rsidP="008A1100">
      <w:pPr>
        <w:rPr>
          <w:rFonts w:ascii="宋体" w:eastAsia="宋体" w:hAnsi="宋体"/>
        </w:rPr>
      </w:pPr>
      <w:r w:rsidRPr="003F0B0C">
        <w:rPr>
          <w:rFonts w:ascii="宋体" w:eastAsia="宋体" w:hAnsi="宋体"/>
        </w:rPr>
        <w:t xml:space="preserve">            int a,b;       </w:t>
      </w:r>
    </w:p>
    <w:p w:rsidR="008A1100" w:rsidRPr="003F0B0C" w:rsidRDefault="008A1100" w:rsidP="008A1100">
      <w:pPr>
        <w:rPr>
          <w:rFonts w:ascii="宋体" w:eastAsia="宋体" w:hAnsi="宋体"/>
        </w:rPr>
      </w:pPr>
      <w:r w:rsidRPr="003F0B0C">
        <w:rPr>
          <w:rFonts w:ascii="宋体" w:eastAsia="宋体" w:hAnsi="宋体"/>
        </w:rPr>
        <w:t xml:space="preserve">            scanf("%d%d",&amp;a,&amp;b);</w:t>
      </w:r>
    </w:p>
    <w:p w:rsidR="008A1100" w:rsidRPr="003F0B0C" w:rsidRDefault="008A1100" w:rsidP="008A1100">
      <w:pPr>
        <w:rPr>
          <w:rFonts w:ascii="宋体" w:eastAsia="宋体" w:hAnsi="宋体"/>
        </w:rPr>
      </w:pPr>
      <w:r w:rsidRPr="003F0B0C">
        <w:rPr>
          <w:rFonts w:ascii="宋体" w:eastAsia="宋体" w:hAnsi="宋体"/>
        </w:rPr>
        <w:t xml:space="preserve">            b=a+b-1;</w:t>
      </w:r>
    </w:p>
    <w:p w:rsidR="008A1100" w:rsidRPr="003F0B0C" w:rsidRDefault="008A1100" w:rsidP="008A1100">
      <w:pPr>
        <w:rPr>
          <w:rFonts w:ascii="宋体" w:eastAsia="宋体" w:hAnsi="宋体"/>
        </w:rPr>
      </w:pPr>
      <w:r w:rsidRPr="003F0B0C">
        <w:rPr>
          <w:rFonts w:ascii="宋体" w:eastAsia="宋体" w:hAnsi="宋体"/>
        </w:rPr>
        <w:t xml:space="preserve">            Cut(a,b,0);</w:t>
      </w:r>
    </w:p>
    <w:p w:rsidR="008A1100" w:rsidRPr="003F0B0C" w:rsidRDefault="008A1100" w:rsidP="008A1100">
      <w:pPr>
        <w:rPr>
          <w:rFonts w:ascii="宋体" w:eastAsia="宋体" w:hAnsi="宋体"/>
        </w:rPr>
      </w:pPr>
      <w:r w:rsidRPr="003F0B0C">
        <w:rPr>
          <w:rFonts w:ascii="宋体" w:eastAsia="宋体" w:hAnsi="宋体"/>
        </w:rPr>
        <w:t xml:space="preserve">        }  </w:t>
      </w:r>
    </w:p>
    <w:p w:rsidR="008A1100" w:rsidRPr="003F0B0C" w:rsidRDefault="008A1100" w:rsidP="008A1100">
      <w:pPr>
        <w:rPr>
          <w:rFonts w:ascii="宋体" w:eastAsia="宋体" w:hAnsi="宋体"/>
        </w:rPr>
      </w:pPr>
      <w:r w:rsidRPr="003F0B0C">
        <w:rPr>
          <w:rFonts w:ascii="宋体" w:eastAsia="宋体" w:hAnsi="宋体"/>
        </w:rPr>
        <w:t xml:space="preserve">        cnt=0;</w:t>
      </w:r>
    </w:p>
    <w:p w:rsidR="008A1100" w:rsidRPr="003F0B0C" w:rsidRDefault="008A1100" w:rsidP="008A1100">
      <w:pPr>
        <w:rPr>
          <w:rFonts w:ascii="宋体" w:eastAsia="宋体" w:hAnsi="宋体"/>
        </w:rPr>
      </w:pPr>
      <w:r w:rsidRPr="003F0B0C">
        <w:rPr>
          <w:rFonts w:ascii="宋体" w:eastAsia="宋体" w:hAnsi="宋体"/>
        </w:rPr>
        <w:t xml:space="preserve">        InOrder(root);</w:t>
      </w:r>
    </w:p>
    <w:p w:rsidR="008A1100" w:rsidRPr="003F0B0C" w:rsidRDefault="008A1100" w:rsidP="008A1100">
      <w:pPr>
        <w:rPr>
          <w:rFonts w:ascii="宋体" w:eastAsia="宋体" w:hAnsi="宋体"/>
        </w:rPr>
      </w:pPr>
      <w:r w:rsidRPr="003F0B0C">
        <w:rPr>
          <w:rFonts w:ascii="宋体" w:eastAsia="宋体" w:hAnsi="宋体"/>
        </w:rPr>
        <w:t xml:space="preserve">        printf("\n");</w:t>
      </w:r>
    </w:p>
    <w:p w:rsidR="008A1100" w:rsidRPr="003F0B0C" w:rsidRDefault="008A1100" w:rsidP="008A1100">
      <w:pPr>
        <w:rPr>
          <w:rFonts w:ascii="宋体" w:eastAsia="宋体" w:hAnsi="宋体"/>
        </w:rPr>
      </w:pPr>
      <w:r w:rsidRPr="003F0B0C">
        <w:rPr>
          <w:rFonts w:ascii="宋体" w:eastAsia="宋体" w:hAnsi="宋体"/>
        </w:rPr>
        <w:t xml:space="preserve">    }</w:t>
      </w:r>
    </w:p>
    <w:p w:rsidR="008A1100" w:rsidRPr="003F0B0C" w:rsidRDefault="008A1100" w:rsidP="008A1100">
      <w:pPr>
        <w:rPr>
          <w:rFonts w:ascii="宋体" w:eastAsia="宋体" w:hAnsi="宋体"/>
        </w:rPr>
      </w:pPr>
      <w:r w:rsidRPr="003F0B0C">
        <w:rPr>
          <w:rFonts w:ascii="宋体" w:eastAsia="宋体" w:hAnsi="宋体"/>
        </w:rPr>
        <w:t xml:space="preserve">    return 0;</w:t>
      </w:r>
    </w:p>
    <w:p w:rsidR="008A1100" w:rsidRPr="003F0B0C" w:rsidRDefault="008A1100" w:rsidP="008A1100">
      <w:pPr>
        <w:rPr>
          <w:rFonts w:ascii="宋体" w:eastAsia="宋体" w:hAnsi="宋体"/>
        </w:rPr>
      </w:pPr>
      <w:r w:rsidRPr="003F0B0C">
        <w:rPr>
          <w:rFonts w:ascii="宋体" w:eastAsia="宋体" w:hAnsi="宋体"/>
        </w:rPr>
        <w:t>}</w:t>
      </w:r>
    </w:p>
    <w:p w:rsidR="00067869" w:rsidRPr="003F0B0C" w:rsidRDefault="00BF0E96" w:rsidP="00067869">
      <w:pPr>
        <w:pStyle w:val="2"/>
        <w:rPr>
          <w:rFonts w:ascii="宋体" w:eastAsia="宋体" w:hAnsi="宋体"/>
        </w:rPr>
      </w:pPr>
      <w:bookmarkStart w:id="38" w:name="_Toc521431731"/>
      <w:r w:rsidRPr="003F0B0C">
        <w:rPr>
          <w:rFonts w:ascii="宋体" w:eastAsia="宋体" w:hAnsi="宋体" w:hint="eastAsia"/>
        </w:rPr>
        <w:t>基础题</w:t>
      </w:r>
      <w:bookmarkEnd w:id="38"/>
    </w:p>
    <w:p w:rsidR="00117B01" w:rsidRPr="003F0B0C" w:rsidRDefault="00117B01" w:rsidP="009161CA">
      <w:pPr>
        <w:pStyle w:val="3"/>
        <w:rPr>
          <w:rFonts w:ascii="宋体" w:eastAsia="宋体" w:hAnsi="宋体"/>
          <w:b w:val="0"/>
        </w:rPr>
      </w:pPr>
      <w:bookmarkStart w:id="39" w:name="_Toc521431732"/>
      <w:r w:rsidRPr="003F0B0C">
        <w:rPr>
          <w:rFonts w:ascii="宋体" w:eastAsia="宋体" w:hAnsi="宋体" w:hint="eastAsia"/>
          <w:b w:val="0"/>
        </w:rPr>
        <w:t>√-牛客网2018暑期多校第4场-</w:t>
      </w:r>
      <w:r w:rsidRPr="003F0B0C">
        <w:rPr>
          <w:rFonts w:ascii="宋体" w:eastAsia="宋体" w:hAnsi="宋体"/>
          <w:b w:val="0"/>
        </w:rPr>
        <w:t>F</w:t>
      </w:r>
      <w:r w:rsidRPr="003F0B0C">
        <w:rPr>
          <w:rFonts w:ascii="宋体" w:eastAsia="宋体" w:hAnsi="宋体" w:hint="eastAsia"/>
          <w:b w:val="0"/>
        </w:rPr>
        <w:t>-</w:t>
      </w:r>
      <w:r w:rsidRPr="003F0B0C">
        <w:rPr>
          <w:rFonts w:ascii="宋体" w:eastAsia="宋体" w:hAnsi="宋体"/>
          <w:b w:val="0"/>
        </w:rPr>
        <w:t>Beautiful Garden</w:t>
      </w:r>
      <w:r w:rsidRPr="003F0B0C">
        <w:rPr>
          <w:rFonts w:ascii="宋体" w:eastAsia="宋体" w:hAnsi="宋体" w:hint="eastAsia"/>
          <w:b w:val="0"/>
        </w:rPr>
        <w:t>-签到题</w:t>
      </w:r>
      <w:bookmarkEnd w:id="39"/>
      <w:r w:rsidR="009161CA" w:rsidRPr="003F0B0C">
        <w:rPr>
          <w:rFonts w:ascii="宋体" w:eastAsia="宋体" w:hAnsi="宋体"/>
          <w:b w:val="0"/>
        </w:rPr>
        <w:fldChar w:fldCharType="begin"/>
      </w:r>
      <w:r w:rsidR="009161CA" w:rsidRPr="003F0B0C">
        <w:rPr>
          <w:rFonts w:ascii="宋体" w:eastAsia="宋体" w:hAnsi="宋体"/>
        </w:rPr>
        <w:instrText xml:space="preserve"> XE "</w:instrText>
      </w:r>
      <w:r w:rsidR="009161CA" w:rsidRPr="003F0B0C">
        <w:rPr>
          <w:rFonts w:ascii="宋体" w:eastAsia="宋体" w:hAnsi="宋体" w:hint="eastAsia"/>
          <w:b w:val="0"/>
        </w:rPr>
        <w:instrText>√-牛客网2018暑期多校第4场-</w:instrText>
      </w:r>
      <w:r w:rsidR="009161CA" w:rsidRPr="003F0B0C">
        <w:rPr>
          <w:rFonts w:ascii="宋体" w:eastAsia="宋体" w:hAnsi="宋体"/>
          <w:b w:val="0"/>
        </w:rPr>
        <w:instrText>F</w:instrText>
      </w:r>
      <w:r w:rsidR="009161CA" w:rsidRPr="003F0B0C">
        <w:rPr>
          <w:rFonts w:ascii="宋体" w:eastAsia="宋体" w:hAnsi="宋体" w:hint="eastAsia"/>
          <w:b w:val="0"/>
        </w:rPr>
        <w:instrText>-</w:instrText>
      </w:r>
      <w:r w:rsidR="009161CA" w:rsidRPr="003F0B0C">
        <w:rPr>
          <w:rFonts w:ascii="宋体" w:eastAsia="宋体" w:hAnsi="宋体"/>
          <w:b w:val="0"/>
        </w:rPr>
        <w:instrText>Beautiful Garden</w:instrText>
      </w:r>
      <w:r w:rsidR="009161CA" w:rsidRPr="003F0B0C">
        <w:rPr>
          <w:rFonts w:ascii="宋体" w:eastAsia="宋体" w:hAnsi="宋体" w:hint="eastAsia"/>
          <w:b w:val="0"/>
        </w:rPr>
        <w:instrText>-签到题</w:instrText>
      </w:r>
      <w:r w:rsidR="009161CA" w:rsidRPr="003F0B0C">
        <w:rPr>
          <w:rFonts w:ascii="宋体" w:eastAsia="宋体" w:hAnsi="宋体"/>
        </w:rPr>
        <w:instrText xml:space="preserve">" \y "牛客网" </w:instrText>
      </w:r>
      <w:r w:rsidR="009161CA" w:rsidRPr="003F0B0C">
        <w:rPr>
          <w:rFonts w:ascii="宋体" w:eastAsia="宋体" w:hAnsi="宋体"/>
          <w:b w:val="0"/>
        </w:rPr>
        <w:fldChar w:fldCharType="end"/>
      </w:r>
    </w:p>
    <w:p w:rsidR="00117B01" w:rsidRPr="003F0B0C" w:rsidRDefault="00117B01" w:rsidP="00117B01">
      <w:pPr>
        <w:rPr>
          <w:rFonts w:ascii="宋体" w:eastAsia="宋体" w:hAnsi="宋体"/>
        </w:rPr>
      </w:pPr>
      <w:r w:rsidRPr="003F0B0C">
        <w:rPr>
          <w:rFonts w:ascii="宋体" w:eastAsia="宋体" w:hAnsi="宋体" w:hint="eastAsia"/>
        </w:rPr>
        <w:t>【题意】</w:t>
      </w:r>
    </w:p>
    <w:p w:rsidR="00117B01" w:rsidRPr="003F0B0C" w:rsidRDefault="00117B01" w:rsidP="00117B01">
      <w:pPr>
        <w:rPr>
          <w:rFonts w:ascii="宋体" w:eastAsia="宋体" w:hAnsi="宋体"/>
        </w:rPr>
      </w:pPr>
      <w:r w:rsidRPr="003F0B0C">
        <w:rPr>
          <w:rFonts w:ascii="宋体" w:eastAsia="宋体" w:hAnsi="宋体" w:hint="eastAsia"/>
        </w:rPr>
        <w:t>【题解】</w:t>
      </w:r>
    </w:p>
    <w:p w:rsidR="00117B01" w:rsidRPr="003F0B0C" w:rsidRDefault="00117B01" w:rsidP="00117B01">
      <w:pPr>
        <w:rPr>
          <w:rFonts w:ascii="宋体" w:eastAsia="宋体" w:hAnsi="宋体"/>
        </w:rPr>
      </w:pPr>
      <w:r w:rsidRPr="003F0B0C">
        <w:rPr>
          <w:rFonts w:ascii="宋体" w:eastAsia="宋体" w:hAnsi="宋体" w:hint="eastAsia"/>
        </w:rPr>
        <w:t>【自测数据】</w:t>
      </w:r>
    </w:p>
    <w:p w:rsidR="00117B01" w:rsidRPr="003F0B0C" w:rsidRDefault="00117B01" w:rsidP="00117B01">
      <w:pPr>
        <w:rPr>
          <w:rFonts w:ascii="宋体" w:eastAsia="宋体" w:hAnsi="宋体"/>
        </w:rPr>
      </w:pPr>
      <w:r w:rsidRPr="003F0B0C">
        <w:rPr>
          <w:rFonts w:ascii="宋体" w:eastAsia="宋体" w:hAnsi="宋体"/>
        </w:rPr>
        <w:t>/*</w:t>
      </w:r>
    </w:p>
    <w:p w:rsidR="00117B01" w:rsidRPr="003F0B0C" w:rsidRDefault="00117B01" w:rsidP="00117B01">
      <w:pPr>
        <w:rPr>
          <w:rFonts w:ascii="宋体" w:eastAsia="宋体" w:hAnsi="宋体"/>
        </w:rPr>
      </w:pPr>
      <w:r w:rsidRPr="003F0B0C">
        <w:rPr>
          <w:rFonts w:ascii="宋体" w:eastAsia="宋体" w:hAnsi="宋体"/>
        </w:rPr>
        <w:t>input</w:t>
      </w:r>
    </w:p>
    <w:p w:rsidR="00117B01" w:rsidRPr="003F0B0C" w:rsidRDefault="00117B01" w:rsidP="00117B01">
      <w:pPr>
        <w:rPr>
          <w:rFonts w:ascii="宋体" w:eastAsia="宋体" w:hAnsi="宋体"/>
        </w:rPr>
      </w:pPr>
      <w:r w:rsidRPr="003F0B0C">
        <w:rPr>
          <w:rFonts w:ascii="宋体" w:eastAsia="宋体" w:hAnsi="宋体"/>
        </w:rPr>
        <w:t>5</w:t>
      </w:r>
    </w:p>
    <w:p w:rsidR="00117B01" w:rsidRPr="003F0B0C" w:rsidRDefault="00117B01" w:rsidP="00117B01">
      <w:pPr>
        <w:rPr>
          <w:rFonts w:ascii="宋体" w:eastAsia="宋体" w:hAnsi="宋体"/>
        </w:rPr>
      </w:pPr>
      <w:r w:rsidRPr="003F0B0C">
        <w:rPr>
          <w:rFonts w:ascii="宋体" w:eastAsia="宋体" w:hAnsi="宋体"/>
        </w:rPr>
        <w:t>6 8</w:t>
      </w:r>
    </w:p>
    <w:p w:rsidR="00117B01" w:rsidRPr="003F0B0C" w:rsidRDefault="00117B01" w:rsidP="00117B01">
      <w:pPr>
        <w:rPr>
          <w:rFonts w:ascii="宋体" w:eastAsia="宋体" w:hAnsi="宋体"/>
        </w:rPr>
      </w:pPr>
      <w:r w:rsidRPr="003F0B0C">
        <w:rPr>
          <w:rFonts w:ascii="宋体" w:eastAsia="宋体" w:hAnsi="宋体"/>
        </w:rPr>
        <w:t>acbbbbca</w:t>
      </w:r>
    </w:p>
    <w:p w:rsidR="00117B01" w:rsidRPr="003F0B0C" w:rsidRDefault="00117B01" w:rsidP="00117B01">
      <w:pPr>
        <w:rPr>
          <w:rFonts w:ascii="宋体" w:eastAsia="宋体" w:hAnsi="宋体"/>
        </w:rPr>
      </w:pPr>
      <w:r w:rsidRPr="003F0B0C">
        <w:rPr>
          <w:rFonts w:ascii="宋体" w:eastAsia="宋体" w:hAnsi="宋体"/>
        </w:rPr>
        <w:t>dcaccacd</w:t>
      </w:r>
    </w:p>
    <w:p w:rsidR="00117B01" w:rsidRPr="003F0B0C" w:rsidRDefault="00117B01" w:rsidP="00117B01">
      <w:pPr>
        <w:rPr>
          <w:rFonts w:ascii="宋体" w:eastAsia="宋体" w:hAnsi="宋体"/>
        </w:rPr>
      </w:pPr>
      <w:r w:rsidRPr="003F0B0C">
        <w:rPr>
          <w:rFonts w:ascii="宋体" w:eastAsia="宋体" w:hAnsi="宋体"/>
        </w:rPr>
        <w:t>cdaddadc</w:t>
      </w:r>
    </w:p>
    <w:p w:rsidR="00117B01" w:rsidRPr="003F0B0C" w:rsidRDefault="00117B01" w:rsidP="00117B01">
      <w:pPr>
        <w:rPr>
          <w:rFonts w:ascii="宋体" w:eastAsia="宋体" w:hAnsi="宋体"/>
        </w:rPr>
      </w:pPr>
      <w:r w:rsidRPr="003F0B0C">
        <w:rPr>
          <w:rFonts w:ascii="宋体" w:eastAsia="宋体" w:hAnsi="宋体"/>
        </w:rPr>
        <w:t>cdaddadc</w:t>
      </w:r>
    </w:p>
    <w:p w:rsidR="00117B01" w:rsidRPr="003F0B0C" w:rsidRDefault="00117B01" w:rsidP="00117B01">
      <w:pPr>
        <w:rPr>
          <w:rFonts w:ascii="宋体" w:eastAsia="宋体" w:hAnsi="宋体"/>
        </w:rPr>
      </w:pPr>
      <w:r w:rsidRPr="003F0B0C">
        <w:rPr>
          <w:rFonts w:ascii="宋体" w:eastAsia="宋体" w:hAnsi="宋体"/>
        </w:rPr>
        <w:t>dcaccacd</w:t>
      </w:r>
    </w:p>
    <w:p w:rsidR="00117B01" w:rsidRPr="003F0B0C" w:rsidRDefault="00117B01" w:rsidP="00117B01">
      <w:pPr>
        <w:rPr>
          <w:rFonts w:ascii="宋体" w:eastAsia="宋体" w:hAnsi="宋体"/>
        </w:rPr>
      </w:pPr>
      <w:r w:rsidRPr="003F0B0C">
        <w:rPr>
          <w:rFonts w:ascii="宋体" w:eastAsia="宋体" w:hAnsi="宋体"/>
        </w:rPr>
        <w:lastRenderedPageBreak/>
        <w:t>acbbbbca</w:t>
      </w:r>
    </w:p>
    <w:p w:rsidR="00117B01" w:rsidRPr="003F0B0C" w:rsidRDefault="00117B01" w:rsidP="00117B01">
      <w:pPr>
        <w:rPr>
          <w:rFonts w:ascii="宋体" w:eastAsia="宋体" w:hAnsi="宋体"/>
        </w:rPr>
      </w:pPr>
      <w:r w:rsidRPr="003F0B0C">
        <w:rPr>
          <w:rFonts w:ascii="宋体" w:eastAsia="宋体" w:hAnsi="宋体"/>
        </w:rPr>
        <w:t>6 8</w:t>
      </w:r>
    </w:p>
    <w:p w:rsidR="00117B01" w:rsidRPr="003F0B0C" w:rsidRDefault="00117B01" w:rsidP="00117B01">
      <w:pPr>
        <w:rPr>
          <w:rFonts w:ascii="宋体" w:eastAsia="宋体" w:hAnsi="宋体"/>
        </w:rPr>
      </w:pPr>
      <w:r w:rsidRPr="003F0B0C">
        <w:rPr>
          <w:rFonts w:ascii="宋体" w:eastAsia="宋体" w:hAnsi="宋体"/>
        </w:rPr>
        <w:t>acbcbbca</w:t>
      </w:r>
    </w:p>
    <w:p w:rsidR="00117B01" w:rsidRPr="003F0B0C" w:rsidRDefault="00117B01" w:rsidP="00117B01">
      <w:pPr>
        <w:rPr>
          <w:rFonts w:ascii="宋体" w:eastAsia="宋体" w:hAnsi="宋体"/>
        </w:rPr>
      </w:pPr>
      <w:r w:rsidRPr="003F0B0C">
        <w:rPr>
          <w:rFonts w:ascii="宋体" w:eastAsia="宋体" w:hAnsi="宋体"/>
        </w:rPr>
        <w:t>dcaccacd</w:t>
      </w:r>
    </w:p>
    <w:p w:rsidR="00117B01" w:rsidRPr="003F0B0C" w:rsidRDefault="00117B01" w:rsidP="00117B01">
      <w:pPr>
        <w:rPr>
          <w:rFonts w:ascii="宋体" w:eastAsia="宋体" w:hAnsi="宋体"/>
        </w:rPr>
      </w:pPr>
      <w:r w:rsidRPr="003F0B0C">
        <w:rPr>
          <w:rFonts w:ascii="宋体" w:eastAsia="宋体" w:hAnsi="宋体"/>
        </w:rPr>
        <w:t>cdaddadc</w:t>
      </w:r>
    </w:p>
    <w:p w:rsidR="00117B01" w:rsidRPr="003F0B0C" w:rsidRDefault="00117B01" w:rsidP="00117B01">
      <w:pPr>
        <w:rPr>
          <w:rFonts w:ascii="宋体" w:eastAsia="宋体" w:hAnsi="宋体"/>
        </w:rPr>
      </w:pPr>
      <w:r w:rsidRPr="003F0B0C">
        <w:rPr>
          <w:rFonts w:ascii="宋体" w:eastAsia="宋体" w:hAnsi="宋体"/>
        </w:rPr>
        <w:t>cdaddadc</w:t>
      </w:r>
    </w:p>
    <w:p w:rsidR="00117B01" w:rsidRPr="003F0B0C" w:rsidRDefault="00117B01" w:rsidP="00117B01">
      <w:pPr>
        <w:rPr>
          <w:rFonts w:ascii="宋体" w:eastAsia="宋体" w:hAnsi="宋体"/>
        </w:rPr>
      </w:pPr>
      <w:r w:rsidRPr="003F0B0C">
        <w:rPr>
          <w:rFonts w:ascii="宋体" w:eastAsia="宋体" w:hAnsi="宋体"/>
        </w:rPr>
        <w:t>dcaccacd</w:t>
      </w:r>
    </w:p>
    <w:p w:rsidR="00117B01" w:rsidRPr="003F0B0C" w:rsidRDefault="00117B01" w:rsidP="00117B01">
      <w:pPr>
        <w:rPr>
          <w:rFonts w:ascii="宋体" w:eastAsia="宋体" w:hAnsi="宋体"/>
        </w:rPr>
      </w:pPr>
      <w:r w:rsidRPr="003F0B0C">
        <w:rPr>
          <w:rFonts w:ascii="宋体" w:eastAsia="宋体" w:hAnsi="宋体"/>
        </w:rPr>
        <w:t>acbbbbca</w:t>
      </w:r>
    </w:p>
    <w:p w:rsidR="00117B01" w:rsidRPr="003F0B0C" w:rsidRDefault="00117B01" w:rsidP="00117B01">
      <w:pPr>
        <w:rPr>
          <w:rFonts w:ascii="宋体" w:eastAsia="宋体" w:hAnsi="宋体"/>
        </w:rPr>
      </w:pPr>
      <w:r w:rsidRPr="003F0B0C">
        <w:rPr>
          <w:rFonts w:ascii="宋体" w:eastAsia="宋体" w:hAnsi="宋体"/>
        </w:rPr>
        <w:t>6 8</w:t>
      </w:r>
    </w:p>
    <w:p w:rsidR="00117B01" w:rsidRPr="003F0B0C" w:rsidRDefault="00117B01" w:rsidP="00117B01">
      <w:pPr>
        <w:rPr>
          <w:rFonts w:ascii="宋体" w:eastAsia="宋体" w:hAnsi="宋体"/>
        </w:rPr>
      </w:pPr>
      <w:r w:rsidRPr="003F0B0C">
        <w:rPr>
          <w:rFonts w:ascii="宋体" w:eastAsia="宋体" w:hAnsi="宋体"/>
        </w:rPr>
        <w:t>acbbbbca</w:t>
      </w:r>
    </w:p>
    <w:p w:rsidR="00117B01" w:rsidRPr="003F0B0C" w:rsidRDefault="00117B01" w:rsidP="00117B01">
      <w:pPr>
        <w:rPr>
          <w:rFonts w:ascii="宋体" w:eastAsia="宋体" w:hAnsi="宋体"/>
        </w:rPr>
      </w:pPr>
      <w:r w:rsidRPr="003F0B0C">
        <w:rPr>
          <w:rFonts w:ascii="宋体" w:eastAsia="宋体" w:hAnsi="宋体"/>
        </w:rPr>
        <w:t>dcadcacd</w:t>
      </w:r>
    </w:p>
    <w:p w:rsidR="00117B01" w:rsidRPr="003F0B0C" w:rsidRDefault="00117B01" w:rsidP="00117B01">
      <w:pPr>
        <w:rPr>
          <w:rFonts w:ascii="宋体" w:eastAsia="宋体" w:hAnsi="宋体"/>
        </w:rPr>
      </w:pPr>
      <w:r w:rsidRPr="003F0B0C">
        <w:rPr>
          <w:rFonts w:ascii="宋体" w:eastAsia="宋体" w:hAnsi="宋体"/>
        </w:rPr>
        <w:t>cdaddadc</w:t>
      </w:r>
    </w:p>
    <w:p w:rsidR="00117B01" w:rsidRPr="003F0B0C" w:rsidRDefault="00117B01" w:rsidP="00117B01">
      <w:pPr>
        <w:rPr>
          <w:rFonts w:ascii="宋体" w:eastAsia="宋体" w:hAnsi="宋体"/>
        </w:rPr>
      </w:pPr>
      <w:r w:rsidRPr="003F0B0C">
        <w:rPr>
          <w:rFonts w:ascii="宋体" w:eastAsia="宋体" w:hAnsi="宋体"/>
        </w:rPr>
        <w:t>cdaddadc</w:t>
      </w:r>
    </w:p>
    <w:p w:rsidR="00117B01" w:rsidRPr="003F0B0C" w:rsidRDefault="00117B01" w:rsidP="00117B01">
      <w:pPr>
        <w:rPr>
          <w:rFonts w:ascii="宋体" w:eastAsia="宋体" w:hAnsi="宋体"/>
        </w:rPr>
      </w:pPr>
      <w:r w:rsidRPr="003F0B0C">
        <w:rPr>
          <w:rFonts w:ascii="宋体" w:eastAsia="宋体" w:hAnsi="宋体"/>
        </w:rPr>
        <w:t>dcaccacd</w:t>
      </w:r>
    </w:p>
    <w:p w:rsidR="00117B01" w:rsidRPr="003F0B0C" w:rsidRDefault="00117B01" w:rsidP="00117B01">
      <w:pPr>
        <w:rPr>
          <w:rFonts w:ascii="宋体" w:eastAsia="宋体" w:hAnsi="宋体"/>
        </w:rPr>
      </w:pPr>
      <w:r w:rsidRPr="003F0B0C">
        <w:rPr>
          <w:rFonts w:ascii="宋体" w:eastAsia="宋体" w:hAnsi="宋体"/>
        </w:rPr>
        <w:t>acbbbbca</w:t>
      </w:r>
    </w:p>
    <w:p w:rsidR="00117B01" w:rsidRPr="003F0B0C" w:rsidRDefault="00117B01" w:rsidP="00117B01">
      <w:pPr>
        <w:rPr>
          <w:rFonts w:ascii="宋体" w:eastAsia="宋体" w:hAnsi="宋体"/>
        </w:rPr>
      </w:pPr>
      <w:r w:rsidRPr="003F0B0C">
        <w:rPr>
          <w:rFonts w:ascii="宋体" w:eastAsia="宋体" w:hAnsi="宋体"/>
        </w:rPr>
        <w:t>4 4</w:t>
      </w:r>
    </w:p>
    <w:p w:rsidR="00117B01" w:rsidRPr="003F0B0C" w:rsidRDefault="00117B01" w:rsidP="00117B01">
      <w:pPr>
        <w:rPr>
          <w:rFonts w:ascii="宋体" w:eastAsia="宋体" w:hAnsi="宋体"/>
        </w:rPr>
      </w:pPr>
      <w:r w:rsidRPr="003F0B0C">
        <w:rPr>
          <w:rFonts w:ascii="宋体" w:eastAsia="宋体" w:hAnsi="宋体"/>
        </w:rPr>
        <w:t>aaaa</w:t>
      </w:r>
    </w:p>
    <w:p w:rsidR="00117B01" w:rsidRPr="003F0B0C" w:rsidRDefault="00117B01" w:rsidP="00117B01">
      <w:pPr>
        <w:rPr>
          <w:rFonts w:ascii="宋体" w:eastAsia="宋体" w:hAnsi="宋体"/>
        </w:rPr>
      </w:pPr>
      <w:r w:rsidRPr="003F0B0C">
        <w:rPr>
          <w:rFonts w:ascii="宋体" w:eastAsia="宋体" w:hAnsi="宋体"/>
        </w:rPr>
        <w:t>aaaa</w:t>
      </w:r>
    </w:p>
    <w:p w:rsidR="00117B01" w:rsidRPr="003F0B0C" w:rsidRDefault="00117B01" w:rsidP="00117B01">
      <w:pPr>
        <w:rPr>
          <w:rFonts w:ascii="宋体" w:eastAsia="宋体" w:hAnsi="宋体"/>
        </w:rPr>
      </w:pPr>
      <w:r w:rsidRPr="003F0B0C">
        <w:rPr>
          <w:rFonts w:ascii="宋体" w:eastAsia="宋体" w:hAnsi="宋体"/>
        </w:rPr>
        <w:t>aaaa</w:t>
      </w:r>
    </w:p>
    <w:p w:rsidR="00117B01" w:rsidRPr="003F0B0C" w:rsidRDefault="00117B01" w:rsidP="00117B01">
      <w:pPr>
        <w:rPr>
          <w:rFonts w:ascii="宋体" w:eastAsia="宋体" w:hAnsi="宋体"/>
        </w:rPr>
      </w:pPr>
      <w:r w:rsidRPr="003F0B0C">
        <w:rPr>
          <w:rFonts w:ascii="宋体" w:eastAsia="宋体" w:hAnsi="宋体"/>
        </w:rPr>
        <w:t>aaaa</w:t>
      </w:r>
    </w:p>
    <w:p w:rsidR="00117B01" w:rsidRPr="003F0B0C" w:rsidRDefault="00117B01" w:rsidP="00117B01">
      <w:pPr>
        <w:rPr>
          <w:rFonts w:ascii="宋体" w:eastAsia="宋体" w:hAnsi="宋体"/>
        </w:rPr>
      </w:pPr>
      <w:r w:rsidRPr="003F0B0C">
        <w:rPr>
          <w:rFonts w:ascii="宋体" w:eastAsia="宋体" w:hAnsi="宋体"/>
        </w:rPr>
        <w:t>4 6</w:t>
      </w:r>
    </w:p>
    <w:p w:rsidR="00117B01" w:rsidRPr="003F0B0C" w:rsidRDefault="00117B01" w:rsidP="00117B01">
      <w:pPr>
        <w:rPr>
          <w:rFonts w:ascii="宋体" w:eastAsia="宋体" w:hAnsi="宋体"/>
        </w:rPr>
      </w:pPr>
      <w:r w:rsidRPr="003F0B0C">
        <w:rPr>
          <w:rFonts w:ascii="宋体" w:eastAsia="宋体" w:hAnsi="宋体"/>
        </w:rPr>
        <w:t>abccba</w:t>
      </w:r>
    </w:p>
    <w:p w:rsidR="00117B01" w:rsidRPr="003F0B0C" w:rsidRDefault="00117B01" w:rsidP="00117B01">
      <w:pPr>
        <w:rPr>
          <w:rFonts w:ascii="宋体" w:eastAsia="宋体" w:hAnsi="宋体"/>
        </w:rPr>
      </w:pPr>
      <w:r w:rsidRPr="003F0B0C">
        <w:rPr>
          <w:rFonts w:ascii="宋体" w:eastAsia="宋体" w:hAnsi="宋体"/>
        </w:rPr>
        <w:t>dcfccd</w:t>
      </w:r>
    </w:p>
    <w:p w:rsidR="00117B01" w:rsidRPr="003F0B0C" w:rsidRDefault="00117B01" w:rsidP="00117B01">
      <w:pPr>
        <w:rPr>
          <w:rFonts w:ascii="宋体" w:eastAsia="宋体" w:hAnsi="宋体"/>
        </w:rPr>
      </w:pPr>
      <w:r w:rsidRPr="003F0B0C">
        <w:rPr>
          <w:rFonts w:ascii="宋体" w:eastAsia="宋体" w:hAnsi="宋体"/>
        </w:rPr>
        <w:t>defced</w:t>
      </w:r>
    </w:p>
    <w:p w:rsidR="00117B01" w:rsidRPr="003F0B0C" w:rsidRDefault="00117B01" w:rsidP="00117B01">
      <w:pPr>
        <w:rPr>
          <w:rFonts w:ascii="宋体" w:eastAsia="宋体" w:hAnsi="宋体"/>
        </w:rPr>
      </w:pPr>
      <w:r w:rsidRPr="003F0B0C">
        <w:rPr>
          <w:rFonts w:ascii="宋体" w:eastAsia="宋体" w:hAnsi="宋体"/>
        </w:rPr>
        <w:t>abccba</w:t>
      </w:r>
    </w:p>
    <w:p w:rsidR="00117B01" w:rsidRPr="003F0B0C" w:rsidRDefault="00117B01" w:rsidP="00117B01">
      <w:pPr>
        <w:rPr>
          <w:rFonts w:ascii="宋体" w:eastAsia="宋体" w:hAnsi="宋体"/>
        </w:rPr>
      </w:pPr>
      <w:r w:rsidRPr="003F0B0C">
        <w:rPr>
          <w:rFonts w:ascii="宋体" w:eastAsia="宋体" w:hAnsi="宋体"/>
        </w:rPr>
        <w:t>output</w:t>
      </w:r>
    </w:p>
    <w:p w:rsidR="00117B01" w:rsidRPr="003F0B0C" w:rsidRDefault="00117B01" w:rsidP="00117B01">
      <w:pPr>
        <w:rPr>
          <w:rFonts w:ascii="宋体" w:eastAsia="宋体" w:hAnsi="宋体"/>
        </w:rPr>
      </w:pPr>
      <w:r w:rsidRPr="003F0B0C">
        <w:rPr>
          <w:rFonts w:ascii="宋体" w:eastAsia="宋体" w:hAnsi="宋体"/>
        </w:rPr>
        <w:t>6</w:t>
      </w:r>
    </w:p>
    <w:p w:rsidR="00117B01" w:rsidRPr="003F0B0C" w:rsidRDefault="00117B01" w:rsidP="00117B01">
      <w:pPr>
        <w:rPr>
          <w:rFonts w:ascii="宋体" w:eastAsia="宋体" w:hAnsi="宋体"/>
        </w:rPr>
      </w:pPr>
      <w:r w:rsidRPr="003F0B0C">
        <w:rPr>
          <w:rFonts w:ascii="宋体" w:eastAsia="宋体" w:hAnsi="宋体"/>
        </w:rPr>
        <w:t>0</w:t>
      </w:r>
    </w:p>
    <w:p w:rsidR="00117B01" w:rsidRPr="003F0B0C" w:rsidRDefault="00117B01" w:rsidP="00117B01">
      <w:pPr>
        <w:rPr>
          <w:rFonts w:ascii="宋体" w:eastAsia="宋体" w:hAnsi="宋体"/>
        </w:rPr>
      </w:pPr>
      <w:r w:rsidRPr="003F0B0C">
        <w:rPr>
          <w:rFonts w:ascii="宋体" w:eastAsia="宋体" w:hAnsi="宋体"/>
        </w:rPr>
        <w:t>3</w:t>
      </w:r>
    </w:p>
    <w:p w:rsidR="00117B01" w:rsidRPr="003F0B0C" w:rsidRDefault="00117B01" w:rsidP="00117B01">
      <w:pPr>
        <w:rPr>
          <w:rFonts w:ascii="宋体" w:eastAsia="宋体" w:hAnsi="宋体"/>
        </w:rPr>
      </w:pPr>
      <w:r w:rsidRPr="003F0B0C">
        <w:rPr>
          <w:rFonts w:ascii="宋体" w:eastAsia="宋体" w:hAnsi="宋体"/>
        </w:rPr>
        <w:t>1</w:t>
      </w:r>
    </w:p>
    <w:p w:rsidR="00117B01" w:rsidRPr="003F0B0C" w:rsidRDefault="00117B01" w:rsidP="00117B01">
      <w:pPr>
        <w:rPr>
          <w:rFonts w:ascii="宋体" w:eastAsia="宋体" w:hAnsi="宋体"/>
        </w:rPr>
      </w:pPr>
      <w:r w:rsidRPr="003F0B0C">
        <w:rPr>
          <w:rFonts w:ascii="宋体" w:eastAsia="宋体" w:hAnsi="宋体"/>
        </w:rPr>
        <w:t>1</w:t>
      </w:r>
    </w:p>
    <w:p w:rsidR="00117B01" w:rsidRPr="003F0B0C" w:rsidRDefault="00117B01" w:rsidP="00117B01">
      <w:pPr>
        <w:rPr>
          <w:rFonts w:ascii="宋体" w:eastAsia="宋体" w:hAnsi="宋体"/>
        </w:rPr>
      </w:pPr>
      <w:r w:rsidRPr="003F0B0C">
        <w:rPr>
          <w:rFonts w:ascii="宋体" w:eastAsia="宋体" w:hAnsi="宋体"/>
        </w:rPr>
        <w:t>*/</w:t>
      </w:r>
    </w:p>
    <w:p w:rsidR="00117B01" w:rsidRPr="003F0B0C" w:rsidRDefault="00117B01" w:rsidP="00117B01">
      <w:pPr>
        <w:rPr>
          <w:rFonts w:ascii="宋体" w:eastAsia="宋体" w:hAnsi="宋体"/>
        </w:rPr>
      </w:pPr>
      <w:r w:rsidRPr="003F0B0C">
        <w:rPr>
          <w:rFonts w:ascii="宋体" w:eastAsia="宋体" w:hAnsi="宋体" w:hint="eastAsia"/>
        </w:rPr>
        <w:t>【代码】</w:t>
      </w:r>
    </w:p>
    <w:p w:rsidR="00117B01" w:rsidRPr="003F0B0C" w:rsidRDefault="00117B01" w:rsidP="00117B01">
      <w:pPr>
        <w:rPr>
          <w:rFonts w:ascii="宋体" w:eastAsia="宋体" w:hAnsi="宋体"/>
        </w:rPr>
      </w:pPr>
      <w:r w:rsidRPr="003F0B0C">
        <w:rPr>
          <w:rFonts w:ascii="宋体" w:eastAsia="宋体" w:hAnsi="宋体"/>
        </w:rPr>
        <w:t>#include &lt;bits/stdc++.h&gt;</w:t>
      </w:r>
    </w:p>
    <w:p w:rsidR="00117B01" w:rsidRPr="003F0B0C" w:rsidRDefault="00117B01" w:rsidP="00117B01">
      <w:pPr>
        <w:rPr>
          <w:rFonts w:ascii="宋体" w:eastAsia="宋体" w:hAnsi="宋体"/>
        </w:rPr>
      </w:pPr>
      <w:r w:rsidRPr="003F0B0C">
        <w:rPr>
          <w:rFonts w:ascii="宋体" w:eastAsia="宋体" w:hAnsi="宋体"/>
        </w:rPr>
        <w:t>#define MAXN 2010</w:t>
      </w:r>
    </w:p>
    <w:p w:rsidR="00117B01" w:rsidRPr="003F0B0C" w:rsidRDefault="00117B01" w:rsidP="00117B01">
      <w:pPr>
        <w:rPr>
          <w:rFonts w:ascii="宋体" w:eastAsia="宋体" w:hAnsi="宋体"/>
        </w:rPr>
      </w:pPr>
    </w:p>
    <w:p w:rsidR="00117B01" w:rsidRPr="003F0B0C" w:rsidRDefault="00117B01" w:rsidP="00117B01">
      <w:pPr>
        <w:rPr>
          <w:rFonts w:ascii="宋体" w:eastAsia="宋体" w:hAnsi="宋体"/>
        </w:rPr>
      </w:pPr>
      <w:r w:rsidRPr="003F0B0C">
        <w:rPr>
          <w:rFonts w:ascii="宋体" w:eastAsia="宋体" w:hAnsi="宋体"/>
        </w:rPr>
        <w:t>using namespace std;</w:t>
      </w:r>
    </w:p>
    <w:p w:rsidR="00117B01" w:rsidRPr="003F0B0C" w:rsidRDefault="00117B01" w:rsidP="00117B01">
      <w:pPr>
        <w:rPr>
          <w:rFonts w:ascii="宋体" w:eastAsia="宋体" w:hAnsi="宋体"/>
        </w:rPr>
      </w:pPr>
    </w:p>
    <w:p w:rsidR="00117B01" w:rsidRPr="003F0B0C" w:rsidRDefault="00117B01" w:rsidP="00117B01">
      <w:pPr>
        <w:rPr>
          <w:rFonts w:ascii="宋体" w:eastAsia="宋体" w:hAnsi="宋体"/>
        </w:rPr>
      </w:pPr>
      <w:r w:rsidRPr="003F0B0C">
        <w:rPr>
          <w:rFonts w:ascii="宋体" w:eastAsia="宋体" w:hAnsi="宋体"/>
        </w:rPr>
        <w:t>int main()</w:t>
      </w:r>
    </w:p>
    <w:p w:rsidR="00117B01" w:rsidRPr="003F0B0C" w:rsidRDefault="00117B01" w:rsidP="00117B01">
      <w:pPr>
        <w:rPr>
          <w:rFonts w:ascii="宋体" w:eastAsia="宋体" w:hAnsi="宋体"/>
        </w:rPr>
      </w:pPr>
      <w:r w:rsidRPr="003F0B0C">
        <w:rPr>
          <w:rFonts w:ascii="宋体" w:eastAsia="宋体" w:hAnsi="宋体"/>
        </w:rPr>
        <w:t>{</w:t>
      </w:r>
    </w:p>
    <w:p w:rsidR="00117B01" w:rsidRPr="003F0B0C" w:rsidRDefault="00117B01" w:rsidP="00117B01">
      <w:pPr>
        <w:rPr>
          <w:rFonts w:ascii="宋体" w:eastAsia="宋体" w:hAnsi="宋体"/>
        </w:rPr>
      </w:pPr>
      <w:r w:rsidRPr="003F0B0C">
        <w:rPr>
          <w:rFonts w:ascii="宋体" w:eastAsia="宋体" w:hAnsi="宋体"/>
        </w:rPr>
        <w:t xml:space="preserve">    int t;</w:t>
      </w:r>
    </w:p>
    <w:p w:rsidR="00117B01" w:rsidRPr="003F0B0C" w:rsidRDefault="00117B01" w:rsidP="00117B01">
      <w:pPr>
        <w:rPr>
          <w:rFonts w:ascii="宋体" w:eastAsia="宋体" w:hAnsi="宋体"/>
        </w:rPr>
      </w:pPr>
      <w:r w:rsidRPr="003F0B0C">
        <w:rPr>
          <w:rFonts w:ascii="宋体" w:eastAsia="宋体" w:hAnsi="宋体"/>
        </w:rPr>
        <w:t xml:space="preserve">    char garden[MAXN][MAXN];</w:t>
      </w:r>
    </w:p>
    <w:p w:rsidR="00117B01" w:rsidRPr="003F0B0C" w:rsidRDefault="00117B01" w:rsidP="00117B01">
      <w:pPr>
        <w:rPr>
          <w:rFonts w:ascii="宋体" w:eastAsia="宋体" w:hAnsi="宋体"/>
        </w:rPr>
      </w:pPr>
      <w:r w:rsidRPr="003F0B0C">
        <w:rPr>
          <w:rFonts w:ascii="宋体" w:eastAsia="宋体" w:hAnsi="宋体"/>
        </w:rPr>
        <w:t xml:space="preserve">    scanf("%d",&amp;t);</w:t>
      </w:r>
    </w:p>
    <w:p w:rsidR="00117B01" w:rsidRPr="003F0B0C" w:rsidRDefault="00117B01" w:rsidP="00117B01">
      <w:pPr>
        <w:rPr>
          <w:rFonts w:ascii="宋体" w:eastAsia="宋体" w:hAnsi="宋体"/>
        </w:rPr>
      </w:pPr>
      <w:r w:rsidRPr="003F0B0C">
        <w:rPr>
          <w:rFonts w:ascii="宋体" w:eastAsia="宋体" w:hAnsi="宋体"/>
        </w:rPr>
        <w:t xml:space="preserve">    while(t--){</w:t>
      </w:r>
    </w:p>
    <w:p w:rsidR="00117B01" w:rsidRPr="003F0B0C" w:rsidRDefault="00117B01" w:rsidP="00117B01">
      <w:pPr>
        <w:rPr>
          <w:rFonts w:ascii="宋体" w:eastAsia="宋体" w:hAnsi="宋体"/>
        </w:rPr>
      </w:pPr>
      <w:r w:rsidRPr="003F0B0C">
        <w:rPr>
          <w:rFonts w:ascii="宋体" w:eastAsia="宋体" w:hAnsi="宋体"/>
        </w:rPr>
        <w:lastRenderedPageBreak/>
        <w:t xml:space="preserve">        int n,m;</w:t>
      </w:r>
    </w:p>
    <w:p w:rsidR="00117B01" w:rsidRPr="003F0B0C" w:rsidRDefault="00117B01" w:rsidP="00117B01">
      <w:pPr>
        <w:rPr>
          <w:rFonts w:ascii="宋体" w:eastAsia="宋体" w:hAnsi="宋体"/>
        </w:rPr>
      </w:pPr>
      <w:r w:rsidRPr="003F0B0C">
        <w:rPr>
          <w:rFonts w:ascii="宋体" w:eastAsia="宋体" w:hAnsi="宋体"/>
        </w:rPr>
        <w:t xml:space="preserve">        scanf("%d%d",&amp;n,&amp;m);</w:t>
      </w:r>
    </w:p>
    <w:p w:rsidR="00117B01" w:rsidRPr="003F0B0C" w:rsidRDefault="00117B01" w:rsidP="00117B01">
      <w:pPr>
        <w:rPr>
          <w:rFonts w:ascii="宋体" w:eastAsia="宋体" w:hAnsi="宋体"/>
        </w:rPr>
      </w:pPr>
      <w:r w:rsidRPr="003F0B0C">
        <w:rPr>
          <w:rFonts w:ascii="宋体" w:eastAsia="宋体" w:hAnsi="宋体"/>
        </w:rPr>
        <w:t xml:space="preserve">        for (int i=0;i&lt;n;i++) scanf("%s",garden[i]);</w:t>
      </w:r>
    </w:p>
    <w:p w:rsidR="00117B01" w:rsidRPr="003F0B0C" w:rsidRDefault="00117B01" w:rsidP="00117B01">
      <w:pPr>
        <w:rPr>
          <w:rFonts w:ascii="宋体" w:eastAsia="宋体" w:hAnsi="宋体"/>
        </w:rPr>
      </w:pPr>
      <w:r w:rsidRPr="003F0B0C">
        <w:rPr>
          <w:rFonts w:ascii="宋体" w:eastAsia="宋体" w:hAnsi="宋体"/>
        </w:rPr>
        <w:t xml:space="preserve">        int cntn=0,cntm=0;</w:t>
      </w:r>
    </w:p>
    <w:p w:rsidR="00117B01" w:rsidRPr="003F0B0C" w:rsidRDefault="00117B01" w:rsidP="00117B01">
      <w:pPr>
        <w:rPr>
          <w:rFonts w:ascii="宋体" w:eastAsia="宋体" w:hAnsi="宋体"/>
        </w:rPr>
      </w:pPr>
      <w:r w:rsidRPr="003F0B0C">
        <w:rPr>
          <w:rFonts w:ascii="宋体" w:eastAsia="宋体" w:hAnsi="宋体"/>
        </w:rPr>
        <w:t xml:space="preserve">        for (int i=0;i&lt;n/2;i++){</w:t>
      </w:r>
    </w:p>
    <w:p w:rsidR="00117B01" w:rsidRPr="003F0B0C" w:rsidRDefault="00117B01" w:rsidP="00117B01">
      <w:pPr>
        <w:rPr>
          <w:rFonts w:ascii="宋体" w:eastAsia="宋体" w:hAnsi="宋体"/>
        </w:rPr>
      </w:pPr>
      <w:r w:rsidRPr="003F0B0C">
        <w:rPr>
          <w:rFonts w:ascii="宋体" w:eastAsia="宋体" w:hAnsi="宋体"/>
        </w:rPr>
        <w:t xml:space="preserve">            bool same=true;</w:t>
      </w:r>
    </w:p>
    <w:p w:rsidR="00117B01" w:rsidRPr="003F0B0C" w:rsidRDefault="00117B01" w:rsidP="00117B01">
      <w:pPr>
        <w:rPr>
          <w:rFonts w:ascii="宋体" w:eastAsia="宋体" w:hAnsi="宋体"/>
        </w:rPr>
      </w:pPr>
      <w:r w:rsidRPr="003F0B0C">
        <w:rPr>
          <w:rFonts w:ascii="宋体" w:eastAsia="宋体" w:hAnsi="宋体"/>
        </w:rPr>
        <w:t xml:space="preserve">            for (int j=0;j&lt;m;j++){</w:t>
      </w:r>
    </w:p>
    <w:p w:rsidR="00117B01" w:rsidRPr="003F0B0C" w:rsidRDefault="00117B01" w:rsidP="00117B01">
      <w:pPr>
        <w:rPr>
          <w:rFonts w:ascii="宋体" w:eastAsia="宋体" w:hAnsi="宋体"/>
        </w:rPr>
      </w:pPr>
      <w:r w:rsidRPr="003F0B0C">
        <w:rPr>
          <w:rFonts w:ascii="宋体" w:eastAsia="宋体" w:hAnsi="宋体"/>
        </w:rPr>
        <w:t xml:space="preserve">                if(garden[i][j]!=garden[n-i-1][j]){</w:t>
      </w:r>
    </w:p>
    <w:p w:rsidR="00117B01" w:rsidRPr="003F0B0C" w:rsidRDefault="00117B01" w:rsidP="00117B01">
      <w:pPr>
        <w:rPr>
          <w:rFonts w:ascii="宋体" w:eastAsia="宋体" w:hAnsi="宋体"/>
        </w:rPr>
      </w:pPr>
      <w:r w:rsidRPr="003F0B0C">
        <w:rPr>
          <w:rFonts w:ascii="宋体" w:eastAsia="宋体" w:hAnsi="宋体"/>
        </w:rPr>
        <w:t xml:space="preserve">                    same=false;</w:t>
      </w:r>
    </w:p>
    <w:p w:rsidR="00117B01" w:rsidRPr="003F0B0C" w:rsidRDefault="00117B01" w:rsidP="00117B01">
      <w:pPr>
        <w:rPr>
          <w:rFonts w:ascii="宋体" w:eastAsia="宋体" w:hAnsi="宋体"/>
        </w:rPr>
      </w:pPr>
      <w:r w:rsidRPr="003F0B0C">
        <w:rPr>
          <w:rFonts w:ascii="宋体" w:eastAsia="宋体" w:hAnsi="宋体"/>
        </w:rPr>
        <w:t xml:space="preserve">                    break;</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if(!same) break;</w:t>
      </w:r>
    </w:p>
    <w:p w:rsidR="00117B01" w:rsidRPr="003F0B0C" w:rsidRDefault="00117B01" w:rsidP="00117B01">
      <w:pPr>
        <w:rPr>
          <w:rFonts w:ascii="宋体" w:eastAsia="宋体" w:hAnsi="宋体"/>
        </w:rPr>
      </w:pPr>
      <w:r w:rsidRPr="003F0B0C">
        <w:rPr>
          <w:rFonts w:ascii="宋体" w:eastAsia="宋体" w:hAnsi="宋体"/>
        </w:rPr>
        <w:t xml:space="preserve">            for (int j=0;j&lt;m/2;j++){</w:t>
      </w:r>
    </w:p>
    <w:p w:rsidR="00117B01" w:rsidRPr="003F0B0C" w:rsidRDefault="00117B01" w:rsidP="00117B01">
      <w:pPr>
        <w:rPr>
          <w:rFonts w:ascii="宋体" w:eastAsia="宋体" w:hAnsi="宋体"/>
        </w:rPr>
      </w:pPr>
      <w:r w:rsidRPr="003F0B0C">
        <w:rPr>
          <w:rFonts w:ascii="宋体" w:eastAsia="宋体" w:hAnsi="宋体"/>
        </w:rPr>
        <w:t xml:space="preserve">                if(garden[i][j]!=garden[i][m-j-1]){</w:t>
      </w:r>
    </w:p>
    <w:p w:rsidR="00117B01" w:rsidRPr="003F0B0C" w:rsidRDefault="00117B01" w:rsidP="00117B01">
      <w:pPr>
        <w:rPr>
          <w:rFonts w:ascii="宋体" w:eastAsia="宋体" w:hAnsi="宋体"/>
        </w:rPr>
      </w:pPr>
      <w:r w:rsidRPr="003F0B0C">
        <w:rPr>
          <w:rFonts w:ascii="宋体" w:eastAsia="宋体" w:hAnsi="宋体"/>
        </w:rPr>
        <w:t xml:space="preserve">                    same=false;</w:t>
      </w:r>
    </w:p>
    <w:p w:rsidR="00117B01" w:rsidRPr="003F0B0C" w:rsidRDefault="00117B01" w:rsidP="00117B01">
      <w:pPr>
        <w:rPr>
          <w:rFonts w:ascii="宋体" w:eastAsia="宋体" w:hAnsi="宋体"/>
        </w:rPr>
      </w:pPr>
      <w:r w:rsidRPr="003F0B0C">
        <w:rPr>
          <w:rFonts w:ascii="宋体" w:eastAsia="宋体" w:hAnsi="宋体"/>
        </w:rPr>
        <w:t xml:space="preserve">                    break;</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if(same) cntn++;else break;</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for (int j=0;j&lt;m/2;j++){</w:t>
      </w:r>
    </w:p>
    <w:p w:rsidR="00117B01" w:rsidRPr="003F0B0C" w:rsidRDefault="00117B01" w:rsidP="00117B01">
      <w:pPr>
        <w:rPr>
          <w:rFonts w:ascii="宋体" w:eastAsia="宋体" w:hAnsi="宋体"/>
        </w:rPr>
      </w:pPr>
      <w:r w:rsidRPr="003F0B0C">
        <w:rPr>
          <w:rFonts w:ascii="宋体" w:eastAsia="宋体" w:hAnsi="宋体"/>
        </w:rPr>
        <w:t xml:space="preserve">            bool same=true;</w:t>
      </w:r>
    </w:p>
    <w:p w:rsidR="00117B01" w:rsidRPr="003F0B0C" w:rsidRDefault="00117B01" w:rsidP="00117B01">
      <w:pPr>
        <w:rPr>
          <w:rFonts w:ascii="宋体" w:eastAsia="宋体" w:hAnsi="宋体"/>
        </w:rPr>
      </w:pPr>
      <w:r w:rsidRPr="003F0B0C">
        <w:rPr>
          <w:rFonts w:ascii="宋体" w:eastAsia="宋体" w:hAnsi="宋体"/>
        </w:rPr>
        <w:t xml:space="preserve">            for(int i=0;i&lt;n;i++){</w:t>
      </w:r>
    </w:p>
    <w:p w:rsidR="00117B01" w:rsidRPr="003F0B0C" w:rsidRDefault="00117B01" w:rsidP="00117B01">
      <w:pPr>
        <w:rPr>
          <w:rFonts w:ascii="宋体" w:eastAsia="宋体" w:hAnsi="宋体"/>
        </w:rPr>
      </w:pPr>
      <w:r w:rsidRPr="003F0B0C">
        <w:rPr>
          <w:rFonts w:ascii="宋体" w:eastAsia="宋体" w:hAnsi="宋体"/>
        </w:rPr>
        <w:t xml:space="preserve">                if(garden[i][j]!=garden[i][m-j-1]){</w:t>
      </w:r>
    </w:p>
    <w:p w:rsidR="00117B01" w:rsidRPr="003F0B0C" w:rsidRDefault="00117B01" w:rsidP="00117B01">
      <w:pPr>
        <w:rPr>
          <w:rFonts w:ascii="宋体" w:eastAsia="宋体" w:hAnsi="宋体"/>
        </w:rPr>
      </w:pPr>
      <w:r w:rsidRPr="003F0B0C">
        <w:rPr>
          <w:rFonts w:ascii="宋体" w:eastAsia="宋体" w:hAnsi="宋体"/>
        </w:rPr>
        <w:t xml:space="preserve">                    same=false;</w:t>
      </w:r>
    </w:p>
    <w:p w:rsidR="00117B01" w:rsidRPr="003F0B0C" w:rsidRDefault="00117B01" w:rsidP="00117B01">
      <w:pPr>
        <w:rPr>
          <w:rFonts w:ascii="宋体" w:eastAsia="宋体" w:hAnsi="宋体"/>
        </w:rPr>
      </w:pPr>
      <w:r w:rsidRPr="003F0B0C">
        <w:rPr>
          <w:rFonts w:ascii="宋体" w:eastAsia="宋体" w:hAnsi="宋体"/>
        </w:rPr>
        <w:t xml:space="preserve">                    break;</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if(!same) break;</w:t>
      </w:r>
    </w:p>
    <w:p w:rsidR="00117B01" w:rsidRPr="003F0B0C" w:rsidRDefault="00117B01" w:rsidP="00117B01">
      <w:pPr>
        <w:rPr>
          <w:rFonts w:ascii="宋体" w:eastAsia="宋体" w:hAnsi="宋体"/>
        </w:rPr>
      </w:pPr>
      <w:r w:rsidRPr="003F0B0C">
        <w:rPr>
          <w:rFonts w:ascii="宋体" w:eastAsia="宋体" w:hAnsi="宋体"/>
        </w:rPr>
        <w:t xml:space="preserve">            for(int i=0;i&lt;n/2;i++){</w:t>
      </w:r>
    </w:p>
    <w:p w:rsidR="00117B01" w:rsidRPr="003F0B0C" w:rsidRDefault="00117B01" w:rsidP="00117B01">
      <w:pPr>
        <w:rPr>
          <w:rFonts w:ascii="宋体" w:eastAsia="宋体" w:hAnsi="宋体"/>
        </w:rPr>
      </w:pPr>
      <w:r w:rsidRPr="003F0B0C">
        <w:rPr>
          <w:rFonts w:ascii="宋体" w:eastAsia="宋体" w:hAnsi="宋体"/>
        </w:rPr>
        <w:t xml:space="preserve">                if(garden[i][j]!=garden[n-i-1][j]){</w:t>
      </w:r>
    </w:p>
    <w:p w:rsidR="00117B01" w:rsidRPr="003F0B0C" w:rsidRDefault="00117B01" w:rsidP="00117B01">
      <w:pPr>
        <w:rPr>
          <w:rFonts w:ascii="宋体" w:eastAsia="宋体" w:hAnsi="宋体"/>
        </w:rPr>
      </w:pPr>
      <w:r w:rsidRPr="003F0B0C">
        <w:rPr>
          <w:rFonts w:ascii="宋体" w:eastAsia="宋体" w:hAnsi="宋体"/>
        </w:rPr>
        <w:t xml:space="preserve">                    same=false;</w:t>
      </w:r>
    </w:p>
    <w:p w:rsidR="00117B01" w:rsidRPr="003F0B0C" w:rsidRDefault="00117B01" w:rsidP="00117B01">
      <w:pPr>
        <w:rPr>
          <w:rFonts w:ascii="宋体" w:eastAsia="宋体" w:hAnsi="宋体"/>
        </w:rPr>
      </w:pPr>
      <w:r w:rsidRPr="003F0B0C">
        <w:rPr>
          <w:rFonts w:ascii="宋体" w:eastAsia="宋体" w:hAnsi="宋体"/>
        </w:rPr>
        <w:t xml:space="preserve">                    break;</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if(same) cntm++;else break;</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cntn=min(cntn,n/2-1);</w:t>
      </w:r>
    </w:p>
    <w:p w:rsidR="00117B01" w:rsidRPr="003F0B0C" w:rsidRDefault="00117B01" w:rsidP="00117B01">
      <w:pPr>
        <w:rPr>
          <w:rFonts w:ascii="宋体" w:eastAsia="宋体" w:hAnsi="宋体"/>
        </w:rPr>
      </w:pPr>
      <w:r w:rsidRPr="003F0B0C">
        <w:rPr>
          <w:rFonts w:ascii="宋体" w:eastAsia="宋体" w:hAnsi="宋体"/>
        </w:rPr>
        <w:t xml:space="preserve">        cntm=min(cntm,m/2-1);</w:t>
      </w:r>
    </w:p>
    <w:p w:rsidR="00117B01" w:rsidRPr="003F0B0C" w:rsidRDefault="00117B01" w:rsidP="00117B01">
      <w:pPr>
        <w:rPr>
          <w:rFonts w:ascii="宋体" w:eastAsia="宋体" w:hAnsi="宋体"/>
        </w:rPr>
      </w:pPr>
      <w:r w:rsidRPr="003F0B0C">
        <w:rPr>
          <w:rFonts w:ascii="宋体" w:eastAsia="宋体" w:hAnsi="宋体"/>
        </w:rPr>
        <w:t xml:space="preserve">        printf("%d\n",cntn*cntm);</w:t>
      </w:r>
    </w:p>
    <w:p w:rsidR="00117B01" w:rsidRPr="003F0B0C" w:rsidRDefault="00117B01" w:rsidP="00117B01">
      <w:pPr>
        <w:rPr>
          <w:rFonts w:ascii="宋体" w:eastAsia="宋体" w:hAnsi="宋体"/>
        </w:rPr>
      </w:pPr>
      <w:r w:rsidRPr="003F0B0C">
        <w:rPr>
          <w:rFonts w:ascii="宋体" w:eastAsia="宋体" w:hAnsi="宋体"/>
        </w:rPr>
        <w:t xml:space="preserve">    }</w:t>
      </w:r>
    </w:p>
    <w:p w:rsidR="00117B01" w:rsidRPr="003F0B0C" w:rsidRDefault="00117B01" w:rsidP="00117B01">
      <w:pPr>
        <w:rPr>
          <w:rFonts w:ascii="宋体" w:eastAsia="宋体" w:hAnsi="宋体"/>
        </w:rPr>
      </w:pPr>
      <w:r w:rsidRPr="003F0B0C">
        <w:rPr>
          <w:rFonts w:ascii="宋体" w:eastAsia="宋体" w:hAnsi="宋体"/>
        </w:rPr>
        <w:t xml:space="preserve">    return 0;</w:t>
      </w:r>
    </w:p>
    <w:p w:rsidR="00117B01" w:rsidRPr="003F0B0C" w:rsidRDefault="00117B01" w:rsidP="00117B01">
      <w:pPr>
        <w:rPr>
          <w:rFonts w:ascii="宋体" w:eastAsia="宋体" w:hAnsi="宋体"/>
        </w:rPr>
      </w:pPr>
      <w:r w:rsidRPr="003F0B0C">
        <w:rPr>
          <w:rFonts w:ascii="宋体" w:eastAsia="宋体" w:hAnsi="宋体"/>
        </w:rPr>
        <w:t>}</w:t>
      </w:r>
    </w:p>
    <w:p w:rsidR="00BF0E96" w:rsidRPr="003F0B0C" w:rsidRDefault="00BF0E96" w:rsidP="00BF0E96">
      <w:pPr>
        <w:pStyle w:val="2"/>
        <w:rPr>
          <w:rFonts w:ascii="宋体" w:eastAsia="宋体" w:hAnsi="宋体"/>
          <w:b w:val="0"/>
        </w:rPr>
      </w:pPr>
      <w:bookmarkStart w:id="40" w:name="_Toc521431733"/>
      <w:r w:rsidRPr="003F0B0C">
        <w:rPr>
          <w:rFonts w:ascii="宋体" w:eastAsia="宋体" w:hAnsi="宋体" w:hint="eastAsia"/>
          <w:b w:val="0"/>
        </w:rPr>
        <w:lastRenderedPageBreak/>
        <w:t>枚举</w:t>
      </w:r>
      <w:bookmarkEnd w:id="40"/>
    </w:p>
    <w:p w:rsidR="00BF0E96" w:rsidRPr="003F0B0C" w:rsidRDefault="00BF0E96" w:rsidP="00D705CE">
      <w:pPr>
        <w:pStyle w:val="3"/>
        <w:rPr>
          <w:rFonts w:ascii="宋体" w:eastAsia="宋体" w:hAnsi="宋体"/>
          <w:b w:val="0"/>
        </w:rPr>
      </w:pPr>
      <w:bookmarkStart w:id="41" w:name="_Toc521431734"/>
      <w:r w:rsidRPr="003F0B0C">
        <w:rPr>
          <w:rFonts w:ascii="宋体" w:eastAsia="宋体" w:hAnsi="宋体" w:hint="eastAsia"/>
          <w:b w:val="0"/>
        </w:rPr>
        <w:t>√-</w:t>
      </w:r>
      <w:r w:rsidRPr="003F0B0C">
        <w:rPr>
          <w:rFonts w:ascii="宋体" w:eastAsia="宋体" w:hAnsi="宋体"/>
          <w:b w:val="0"/>
        </w:rPr>
        <w:t>2018</w:t>
      </w:r>
      <w:r w:rsidRPr="003F0B0C">
        <w:rPr>
          <w:rFonts w:ascii="宋体" w:eastAsia="宋体" w:hAnsi="宋体" w:hint="eastAsia"/>
          <w:b w:val="0"/>
        </w:rPr>
        <w:t>百度之星程序设计大赛资格赛1001-调查问卷</w:t>
      </w:r>
      <w:bookmarkEnd w:id="41"/>
      <w:r w:rsidR="00D705CE" w:rsidRPr="003F0B0C">
        <w:rPr>
          <w:rFonts w:ascii="宋体" w:eastAsia="宋体" w:hAnsi="宋体"/>
          <w:b w:val="0"/>
        </w:rPr>
        <w:fldChar w:fldCharType="begin"/>
      </w:r>
      <w:r w:rsidR="00D705CE" w:rsidRPr="003F0B0C">
        <w:rPr>
          <w:rFonts w:ascii="宋体" w:eastAsia="宋体" w:hAnsi="宋体"/>
        </w:rPr>
        <w:instrText xml:space="preserve"> XE "</w:instrText>
      </w:r>
      <w:r w:rsidR="00D705CE" w:rsidRPr="003F0B0C">
        <w:rPr>
          <w:rFonts w:ascii="宋体" w:eastAsia="宋体" w:hAnsi="宋体" w:hint="eastAsia"/>
          <w:b w:val="0"/>
        </w:rPr>
        <w:instrText>√-</w:instrText>
      </w:r>
      <w:r w:rsidR="00D705CE" w:rsidRPr="003F0B0C">
        <w:rPr>
          <w:rFonts w:ascii="宋体" w:eastAsia="宋体" w:hAnsi="宋体"/>
          <w:b w:val="0"/>
        </w:rPr>
        <w:instrText>2018</w:instrText>
      </w:r>
      <w:r w:rsidR="00D705CE" w:rsidRPr="003F0B0C">
        <w:rPr>
          <w:rFonts w:ascii="宋体" w:eastAsia="宋体" w:hAnsi="宋体" w:hint="eastAsia"/>
          <w:b w:val="0"/>
        </w:rPr>
        <w:instrText>百度之星程序设计大赛资格赛1001-调查问卷</w:instrText>
      </w:r>
      <w:r w:rsidR="00D705CE" w:rsidRPr="003F0B0C">
        <w:rPr>
          <w:rFonts w:ascii="宋体" w:eastAsia="宋体" w:hAnsi="宋体"/>
        </w:rPr>
        <w:instrText xml:space="preserve">" \y "百度之星" </w:instrText>
      </w:r>
      <w:r w:rsidR="00D705CE" w:rsidRPr="003F0B0C">
        <w:rPr>
          <w:rFonts w:ascii="宋体" w:eastAsia="宋体" w:hAnsi="宋体"/>
          <w:b w:val="0"/>
        </w:rPr>
        <w:fldChar w:fldCharType="end"/>
      </w:r>
    </w:p>
    <w:p w:rsidR="00BF0E96" w:rsidRPr="003F0B0C" w:rsidRDefault="00BF0E96" w:rsidP="00BF0E96">
      <w:pPr>
        <w:rPr>
          <w:rFonts w:ascii="宋体" w:eastAsia="宋体" w:hAnsi="宋体"/>
        </w:rPr>
      </w:pPr>
      <w:r w:rsidRPr="003F0B0C">
        <w:rPr>
          <w:rFonts w:ascii="宋体" w:eastAsia="宋体" w:hAnsi="宋体" w:hint="eastAsia"/>
        </w:rPr>
        <w:t>【题意】</w:t>
      </w:r>
    </w:p>
    <w:p w:rsidR="00BF0E96" w:rsidRPr="003F0B0C" w:rsidRDefault="00BF0E96" w:rsidP="00BF0E96">
      <w:pPr>
        <w:rPr>
          <w:rFonts w:ascii="宋体" w:eastAsia="宋体" w:hAnsi="宋体"/>
        </w:rPr>
      </w:pPr>
      <w:r w:rsidRPr="003F0B0C">
        <w:rPr>
          <w:rFonts w:ascii="宋体" w:eastAsia="宋体" w:hAnsi="宋体" w:hint="eastAsia"/>
        </w:rPr>
        <w:t xml:space="preserve">【TAG】状态压缩 </w:t>
      </w:r>
      <w:r w:rsidRPr="003F0B0C">
        <w:rPr>
          <w:rFonts w:ascii="宋体" w:eastAsia="宋体" w:hAnsi="宋体"/>
        </w:rPr>
        <w:t xml:space="preserve">bitset </w:t>
      </w:r>
      <w:r w:rsidRPr="003F0B0C">
        <w:rPr>
          <w:rFonts w:ascii="宋体" w:eastAsia="宋体" w:hAnsi="宋体" w:hint="eastAsia"/>
        </w:rPr>
        <w:t>枚举 签到题</w:t>
      </w:r>
    </w:p>
    <w:p w:rsidR="00BF0E96" w:rsidRPr="003F0B0C" w:rsidRDefault="00BF0E96" w:rsidP="00BF0E96">
      <w:pPr>
        <w:rPr>
          <w:rFonts w:ascii="宋体" w:eastAsia="宋体" w:hAnsi="宋体"/>
        </w:rPr>
      </w:pPr>
      <w:r w:rsidRPr="003F0B0C">
        <w:rPr>
          <w:rFonts w:ascii="宋体" w:eastAsia="宋体" w:hAnsi="宋体" w:hint="eastAsia"/>
        </w:rPr>
        <w:t>【题解】问题数只有10个，直接暴力枚举（bitset状压）计算即可，其中我使用到了如下公式</w:t>
      </w:r>
      <w:r w:rsidRPr="003F0B0C">
        <w:rPr>
          <w:rFonts w:ascii="宋体" w:eastAsia="宋体" w:hAnsi="宋体"/>
          <w:position w:val="-36"/>
        </w:rPr>
        <w:object w:dxaOrig="312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61.5pt" o:ole="">
            <v:imagedata r:id="rId19" o:title=""/>
          </v:shape>
          <o:OLEObject Type="Embed" ProgID="Equation.DSMT4" ShapeID="_x0000_i1025" DrawAspect="Content" ObjectID="_1595176135" r:id="rId20"/>
        </w:object>
      </w:r>
      <w:r w:rsidR="00D705CE" w:rsidRPr="003F0B0C">
        <w:rPr>
          <w:rFonts w:ascii="宋体" w:eastAsia="宋体" w:hAnsi="宋体" w:hint="eastAsia"/>
        </w:rPr>
        <w:t>来计算不同问卷对数的值，使用左边复杂度为O(n^2)使用右边复杂度为O(n)</w:t>
      </w:r>
    </w:p>
    <w:p w:rsidR="00D705CE" w:rsidRPr="003F0B0C" w:rsidRDefault="00D705CE" w:rsidP="00BF0E96">
      <w:pPr>
        <w:rPr>
          <w:rFonts w:ascii="宋体" w:eastAsia="宋体" w:hAnsi="宋体"/>
        </w:rPr>
      </w:pPr>
      <w:r w:rsidRPr="003F0B0C">
        <w:rPr>
          <w:rFonts w:ascii="宋体" w:eastAsia="宋体" w:hAnsi="宋体" w:hint="eastAsia"/>
        </w:rPr>
        <w:t>【代码】</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preprocessor"/>
          <w:rFonts w:cs="Consolas"/>
          <w:color w:val="880000"/>
        </w:rPr>
        <w:t>#</w:t>
      </w:r>
      <w:r w:rsidRPr="003F0B0C">
        <w:rPr>
          <w:rStyle w:val="hljs-keyword"/>
          <w:rFonts w:cs="Consolas"/>
          <w:b/>
          <w:bCs/>
          <w:color w:val="880000"/>
        </w:rPr>
        <w:t>include</w:t>
      </w:r>
      <w:r w:rsidRPr="003F0B0C">
        <w:rPr>
          <w:rStyle w:val="hljs-preprocessor"/>
          <w:rFonts w:cs="Consolas"/>
          <w:color w:val="880000"/>
        </w:rPr>
        <w:t xml:space="preserve"> &lt;bits/stdc++.h&gt;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preprocessor"/>
          <w:rFonts w:cs="Consolas"/>
          <w:color w:val="880000"/>
        </w:rPr>
        <w:t>#</w:t>
      </w:r>
      <w:r w:rsidRPr="003F0B0C">
        <w:rPr>
          <w:rStyle w:val="hljs-keyword"/>
          <w:rFonts w:cs="Consolas"/>
          <w:b/>
          <w:bCs/>
          <w:color w:val="880000"/>
        </w:rPr>
        <w:t>define</w:t>
      </w:r>
      <w:r w:rsidRPr="003F0B0C">
        <w:rPr>
          <w:rStyle w:val="hljs-preprocessor"/>
          <w:rFonts w:cs="Consolas"/>
          <w:color w:val="880000"/>
        </w:rPr>
        <w:t xml:space="preserve"> MAXN 1010</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using</w:t>
      </w:r>
      <w:r w:rsidRPr="003F0B0C">
        <w:rPr>
          <w:rStyle w:val="HTML2"/>
          <w:rFonts w:cs="Consolas"/>
          <w:color w:val="000000"/>
        </w:rPr>
        <w:t xml:space="preserve"> </w:t>
      </w:r>
      <w:r w:rsidRPr="003F0B0C">
        <w:rPr>
          <w:rStyle w:val="hljs-keyword"/>
          <w:rFonts w:cs="Consolas"/>
          <w:b/>
          <w:bCs/>
          <w:color w:val="000000"/>
        </w:rPr>
        <w:t>namespace</w:t>
      </w:r>
      <w:r w:rsidRPr="003F0B0C">
        <w:rPr>
          <w:rStyle w:val="HTML2"/>
          <w:rFonts w:cs="Consolas"/>
          <w:color w:val="000000"/>
        </w:rPr>
        <w:t xml:space="preserve"> </w:t>
      </w:r>
      <w:r w:rsidRPr="003F0B0C">
        <w:rPr>
          <w:rStyle w:val="hljs-builtin"/>
          <w:rFonts w:cs="Consolas"/>
          <w:b/>
          <w:bCs/>
          <w:color w:val="000000"/>
        </w:rPr>
        <w:t>std</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ljs-function"/>
          <w:rFonts w:cs="Consolas"/>
          <w:color w:val="000000"/>
        </w:rPr>
        <w:t xml:space="preserve"> </w:t>
      </w:r>
      <w:r w:rsidRPr="003F0B0C">
        <w:rPr>
          <w:rStyle w:val="hljs-title"/>
          <w:rFonts w:cs="Consolas"/>
          <w:b/>
          <w:bCs/>
          <w:color w:val="880000"/>
        </w:rPr>
        <w:t>fast_pow</w:t>
      </w:r>
      <w:r w:rsidRPr="003F0B0C">
        <w:rPr>
          <w:rStyle w:val="hljs-params"/>
          <w:rFonts w:cs="Consolas"/>
          <w:color w:val="000000"/>
        </w:rPr>
        <w:t>(</w:t>
      </w:r>
      <w:r w:rsidRPr="003F0B0C">
        <w:rPr>
          <w:rStyle w:val="hljs-keyword"/>
          <w:rFonts w:cs="Consolas"/>
          <w:b/>
          <w:bCs/>
          <w:color w:val="000000"/>
        </w:rPr>
        <w:t>int</w:t>
      </w:r>
      <w:r w:rsidRPr="003F0B0C">
        <w:rPr>
          <w:rStyle w:val="hljs-params"/>
          <w:rFonts w:cs="Consolas"/>
          <w:color w:val="000000"/>
        </w:rPr>
        <w:t xml:space="preserve"> x,</w:t>
      </w:r>
      <w:r w:rsidRPr="003F0B0C">
        <w:rPr>
          <w:rStyle w:val="hljs-keyword"/>
          <w:rFonts w:cs="Consolas"/>
          <w:b/>
          <w:bCs/>
          <w:color w:val="000000"/>
        </w:rPr>
        <w:t>int</w:t>
      </w:r>
      <w:r w:rsidRPr="003F0B0C">
        <w:rPr>
          <w:rStyle w:val="hljs-params"/>
          <w:rFonts w:cs="Consolas"/>
          <w:color w:val="000000"/>
        </w:rPr>
        <w:t xml:space="preserve"> n)</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ans=</w:t>
      </w:r>
      <w:r w:rsidRPr="003F0B0C">
        <w:rPr>
          <w:rStyle w:val="hljs-number"/>
          <w:rFonts w:cs="Consolas"/>
          <w:color w:val="008800"/>
        </w:rPr>
        <w:t>1</w:t>
      </w:r>
      <w:r w:rsidRPr="003F0B0C">
        <w:rPr>
          <w:rStyle w:val="HTML2"/>
          <w:rFonts w:cs="Consolas"/>
          <w:color w:val="000000"/>
        </w:rPr>
        <w:t>,base=x;</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while</w:t>
      </w:r>
      <w:r w:rsidRPr="003F0B0C">
        <w:rPr>
          <w:rStyle w:val="HTML2"/>
          <w:rFonts w:cs="Consolas"/>
          <w:color w:val="000000"/>
        </w:rPr>
        <w:t>(n){</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(n&amp;</w:t>
      </w:r>
      <w:r w:rsidRPr="003F0B0C">
        <w:rPr>
          <w:rStyle w:val="hljs-number"/>
          <w:rFonts w:cs="Consolas"/>
          <w:color w:val="008800"/>
        </w:rPr>
        <w:t>1</w:t>
      </w:r>
      <w:r w:rsidRPr="003F0B0C">
        <w:rPr>
          <w:rStyle w:val="HTML2"/>
          <w:rFonts w:cs="Consolas"/>
          <w:color w:val="000000"/>
        </w:rPr>
        <w:t>) ans*=base;</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base*=base;</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n&gt;&gt;=</w:t>
      </w:r>
      <w:r w:rsidRPr="003F0B0C">
        <w:rPr>
          <w:rStyle w:val="hljs-number"/>
          <w:rFonts w:cs="Consolas"/>
          <w:color w:val="008800"/>
        </w:rPr>
        <w:t>1</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ans;</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3F0B0C">
        <w:rPr>
          <w:rStyle w:val="hljs-keyword"/>
          <w:rFonts w:cs="Consolas"/>
          <w:b/>
          <w:bCs/>
          <w:color w:val="000000"/>
        </w:rPr>
        <w:t>int</w:t>
      </w:r>
      <w:r w:rsidRPr="003F0B0C">
        <w:rPr>
          <w:rStyle w:val="hljs-function"/>
          <w:rFonts w:cs="Consolas"/>
          <w:color w:val="000000"/>
        </w:rPr>
        <w:t xml:space="preserve"> </w:t>
      </w:r>
      <w:r w:rsidRPr="003F0B0C">
        <w:rPr>
          <w:rStyle w:val="hljs-title"/>
          <w:rFonts w:cs="Consolas"/>
          <w:b/>
          <w:bCs/>
          <w:color w:val="880000"/>
        </w:rPr>
        <w:t>main</w:t>
      </w:r>
      <w:r w:rsidRPr="003F0B0C">
        <w:rPr>
          <w:rStyle w:val="hljs-params"/>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scanf</w:t>
      </w:r>
      <w:r w:rsidRPr="003F0B0C">
        <w:rPr>
          <w:rStyle w:val="HTML2"/>
          <w:rFonts w:cs="Consolas"/>
          <w:color w:val="000000"/>
        </w:rPr>
        <w:t>(</w:t>
      </w:r>
      <w:r w:rsidRPr="003F0B0C">
        <w:rPr>
          <w:rStyle w:val="hljs-string"/>
          <w:rFonts w:cs="Consolas"/>
          <w:color w:val="880000"/>
        </w:rPr>
        <w:t>"%d"</w:t>
      </w:r>
      <w:r w:rsidRPr="003F0B0C">
        <w:rPr>
          <w:rStyle w:val="HTML2"/>
          <w:rFonts w:cs="Consolas"/>
          <w:color w:val="000000"/>
        </w:rPr>
        <w:t>,&amp;t);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casenum=</w:t>
      </w:r>
      <w:r w:rsidRPr="003F0B0C">
        <w:rPr>
          <w:rStyle w:val="hljs-number"/>
          <w:rFonts w:cs="Consolas"/>
          <w:color w:val="008800"/>
        </w:rPr>
        <w:t>1</w:t>
      </w:r>
      <w:r w:rsidRPr="003F0B0C">
        <w:rPr>
          <w:rStyle w:val="HTML2"/>
          <w:rFonts w:cs="Consolas"/>
          <w:color w:val="000000"/>
        </w:rPr>
        <w:t>;casenum&lt;=t;casenum++){</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n,m,k,ans=</w:t>
      </w:r>
      <w:r w:rsidRPr="003F0B0C">
        <w:rPr>
          <w:rStyle w:val="hljs-number"/>
          <w:rFonts w:cs="Consolas"/>
          <w:color w:val="008800"/>
        </w:rPr>
        <w:t>0</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char</w:t>
      </w:r>
      <w:r w:rsidRPr="003F0B0C">
        <w:rPr>
          <w:rStyle w:val="HTML2"/>
          <w:rFonts w:cs="Consolas"/>
          <w:color w:val="000000"/>
        </w:rPr>
        <w:t xml:space="preserve"> s[MAXN][</w:t>
      </w:r>
      <w:r w:rsidRPr="003F0B0C">
        <w:rPr>
          <w:rStyle w:val="hljs-number"/>
          <w:rFonts w:cs="Consolas"/>
          <w:color w:val="008800"/>
        </w:rPr>
        <w:t>20</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scanf</w:t>
      </w:r>
      <w:r w:rsidRPr="003F0B0C">
        <w:rPr>
          <w:rStyle w:val="HTML2"/>
          <w:rFonts w:cs="Consolas"/>
          <w:color w:val="000000"/>
        </w:rPr>
        <w:t>(</w:t>
      </w:r>
      <w:r w:rsidRPr="003F0B0C">
        <w:rPr>
          <w:rStyle w:val="hljs-string"/>
          <w:rFonts w:cs="Consolas"/>
          <w:color w:val="880000"/>
        </w:rPr>
        <w:t>"%d%d%d"</w:t>
      </w:r>
      <w:r w:rsidRPr="003F0B0C">
        <w:rPr>
          <w:rStyle w:val="HTML2"/>
          <w:rFonts w:cs="Consolas"/>
          <w:color w:val="000000"/>
        </w:rPr>
        <w:t>,&amp;n,&amp;m,&amp;k);</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0</w:t>
      </w:r>
      <w:r w:rsidRPr="003F0B0C">
        <w:rPr>
          <w:rStyle w:val="HTML2"/>
          <w:rFonts w:cs="Consolas"/>
          <w:color w:val="000000"/>
        </w:rPr>
        <w:t xml:space="preserve">;i&lt;n;i++) </w:t>
      </w:r>
      <w:r w:rsidRPr="003F0B0C">
        <w:rPr>
          <w:rStyle w:val="hljs-builtin"/>
          <w:rFonts w:cs="Consolas"/>
          <w:b/>
          <w:bCs/>
          <w:color w:val="000000"/>
        </w:rPr>
        <w:t>scanf</w:t>
      </w:r>
      <w:r w:rsidRPr="003F0B0C">
        <w:rPr>
          <w:rStyle w:val="HTML2"/>
          <w:rFonts w:cs="Consolas"/>
          <w:color w:val="000000"/>
        </w:rPr>
        <w:t>(</w:t>
      </w:r>
      <w:r w:rsidRPr="003F0B0C">
        <w:rPr>
          <w:rStyle w:val="hljs-string"/>
          <w:rFonts w:cs="Consolas"/>
          <w:color w:val="880000"/>
        </w:rPr>
        <w:t>"%s"</w:t>
      </w:r>
      <w:r w:rsidRPr="003F0B0C">
        <w:rPr>
          <w:rStyle w:val="HTML2"/>
          <w:rFonts w:cs="Consolas"/>
          <w:color w:val="000000"/>
        </w:rPr>
        <w:t>,s[i]);</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choicenum=fast_pow(</w:t>
      </w:r>
      <w:r w:rsidRPr="003F0B0C">
        <w:rPr>
          <w:rStyle w:val="hljs-number"/>
          <w:rFonts w:cs="Consolas"/>
          <w:color w:val="008800"/>
        </w:rPr>
        <w:t>2</w:t>
      </w:r>
      <w:r w:rsidRPr="003F0B0C">
        <w:rPr>
          <w:rStyle w:val="HTML2"/>
          <w:rFonts w:cs="Consolas"/>
          <w:color w:val="000000"/>
        </w:rPr>
        <w:t>,m);</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choice=</w:t>
      </w:r>
      <w:r w:rsidRPr="003F0B0C">
        <w:rPr>
          <w:rStyle w:val="hljs-number"/>
          <w:rFonts w:cs="Consolas"/>
          <w:color w:val="008800"/>
        </w:rPr>
        <w:t>1</w:t>
      </w:r>
      <w:r w:rsidRPr="003F0B0C">
        <w:rPr>
          <w:rStyle w:val="HTML2"/>
          <w:rFonts w:cs="Consolas"/>
          <w:color w:val="000000"/>
        </w:rPr>
        <w:t>;choice&lt;choicenum;choice++){</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map</w:t>
      </w:r>
      <w:r w:rsidRPr="003F0B0C">
        <w:rPr>
          <w:rStyle w:val="hljs-stlcontainer"/>
          <w:rFonts w:cs="Consolas"/>
          <w:color w:val="000000"/>
        </w:rPr>
        <w:t>&lt;</w:t>
      </w:r>
      <w:r w:rsidRPr="003F0B0C">
        <w:rPr>
          <w:rStyle w:val="hljs-keyword"/>
          <w:rFonts w:cs="Consolas"/>
          <w:b/>
          <w:bCs/>
          <w:color w:val="000000"/>
        </w:rPr>
        <w:t>int</w:t>
      </w:r>
      <w:r w:rsidRPr="003F0B0C">
        <w:rPr>
          <w:rStyle w:val="hljs-stlcontainer"/>
          <w:rFonts w:cs="Consolas"/>
          <w:color w:val="000000"/>
        </w:rPr>
        <w:t>,</w:t>
      </w:r>
      <w:r w:rsidRPr="003F0B0C">
        <w:rPr>
          <w:rStyle w:val="hljs-keyword"/>
          <w:rFonts w:cs="Consolas"/>
          <w:b/>
          <w:bCs/>
          <w:color w:val="000000"/>
        </w:rPr>
        <w:t>int</w:t>
      </w:r>
      <w:r w:rsidRPr="003F0B0C">
        <w:rPr>
          <w:rStyle w:val="hljs-stlcontainer"/>
          <w:rFonts w:cs="Consolas"/>
          <w:color w:val="000000"/>
        </w:rPr>
        <w:t>&gt;</w:t>
      </w:r>
      <w:r w:rsidRPr="003F0B0C">
        <w:rPr>
          <w:rStyle w:val="HTML2"/>
          <w:rFonts w:cs="Consolas"/>
          <w:color w:val="000000"/>
        </w:rPr>
        <w:t xml:space="preserve"> cnt;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cnt.clear();</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lastRenderedPageBreak/>
        <w:t xml:space="preserve">            </w:t>
      </w:r>
      <w:r w:rsidRPr="003F0B0C">
        <w:rPr>
          <w:rStyle w:val="hljs-keyword"/>
          <w:rFonts w:cs="Consolas"/>
          <w:b/>
          <w:bCs/>
          <w:color w:val="000000"/>
        </w:rPr>
        <w:t>int</w:t>
      </w:r>
      <w:r w:rsidRPr="003F0B0C">
        <w:rPr>
          <w:rStyle w:val="HTML2"/>
          <w:rFonts w:cs="Consolas"/>
          <w:color w:val="000000"/>
        </w:rPr>
        <w:t xml:space="preserve"> cntsz=</w:t>
      </w:r>
      <w:r w:rsidRPr="003F0B0C">
        <w:rPr>
          <w:rStyle w:val="hljs-number"/>
          <w:rFonts w:cs="Consolas"/>
          <w:color w:val="008800"/>
        </w:rPr>
        <w:t>0</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bool</w:t>
      </w:r>
      <w:r w:rsidRPr="003F0B0C">
        <w:rPr>
          <w:rStyle w:val="HTML2"/>
          <w:rFonts w:cs="Consolas"/>
          <w:color w:val="000000"/>
        </w:rPr>
        <w:t xml:space="preserve"> found=</w:t>
      </w:r>
      <w:r w:rsidRPr="003F0B0C">
        <w:rPr>
          <w:rStyle w:val="hljs-keyword"/>
          <w:rFonts w:cs="Consolas"/>
          <w:b/>
          <w:bCs/>
          <w:color w:val="000000"/>
        </w:rPr>
        <w:t>false</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0</w:t>
      </w:r>
      <w:r w:rsidRPr="003F0B0C">
        <w:rPr>
          <w:rStyle w:val="HTML2"/>
          <w:rFonts w:cs="Consolas"/>
          <w:color w:val="000000"/>
        </w:rPr>
        <w:t>;i&lt;n;i++){</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result=</w:t>
      </w:r>
      <w:r w:rsidRPr="003F0B0C">
        <w:rPr>
          <w:rStyle w:val="hljs-number"/>
          <w:rFonts w:cs="Consolas"/>
          <w:color w:val="008800"/>
        </w:rPr>
        <w:t>0</w:t>
      </w:r>
      <w:r w:rsidRPr="003F0B0C">
        <w:rPr>
          <w:rStyle w:val="HTML2"/>
          <w:rFonts w:cs="Consolas"/>
          <w:color w:val="000000"/>
        </w:rPr>
        <w:t>,base=</w:t>
      </w:r>
      <w:r w:rsidRPr="003F0B0C">
        <w:rPr>
          <w:rStyle w:val="hljs-number"/>
          <w:rFonts w:cs="Consolas"/>
          <w:color w:val="008800"/>
        </w:rPr>
        <w:t>1</w:t>
      </w:r>
      <w:r w:rsidRPr="003F0B0C">
        <w:rPr>
          <w:rStyle w:val="HTML2"/>
          <w:rFonts w:cs="Consolas"/>
          <w:color w:val="000000"/>
        </w:rPr>
        <w:t>,tmp=choice,nows=</w:t>
      </w:r>
      <w:r w:rsidRPr="003F0B0C">
        <w:rPr>
          <w:rStyle w:val="hljs-number"/>
          <w:rFonts w:cs="Consolas"/>
          <w:color w:val="008800"/>
        </w:rPr>
        <w:t>0</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while</w:t>
      </w:r>
      <w:r w:rsidRPr="003F0B0C">
        <w:rPr>
          <w:rStyle w:val="HTML2"/>
          <w:rFonts w:cs="Consolas"/>
          <w:color w:val="000000"/>
        </w:rPr>
        <w:t>(tmp){</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(tmp&amp;</w:t>
      </w:r>
      <w:r w:rsidRPr="003F0B0C">
        <w:rPr>
          <w:rStyle w:val="hljs-number"/>
          <w:rFonts w:cs="Consolas"/>
          <w:color w:val="008800"/>
        </w:rPr>
        <w:t>1</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(s[i][nows]==</w:t>
      </w:r>
      <w:r w:rsidRPr="003F0B0C">
        <w:rPr>
          <w:rStyle w:val="hljs-string"/>
          <w:rFonts w:cs="Consolas"/>
          <w:color w:val="880000"/>
        </w:rPr>
        <w:t>'B'</w:t>
      </w:r>
      <w:r w:rsidRPr="003F0B0C">
        <w:rPr>
          <w:rStyle w:val="HTML2"/>
          <w:rFonts w:cs="Consolas"/>
          <w:color w:val="000000"/>
        </w:rPr>
        <w:t>) result+=base;</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base*=</w:t>
      </w:r>
      <w:r w:rsidRPr="003F0B0C">
        <w:rPr>
          <w:rStyle w:val="hljs-number"/>
          <w:rFonts w:cs="Consolas"/>
          <w:color w:val="008800"/>
        </w:rPr>
        <w:t>2</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nows++;</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tmp&gt;&gt;=</w:t>
      </w:r>
      <w:r w:rsidRPr="003F0B0C">
        <w:rPr>
          <w:rStyle w:val="hljs-number"/>
          <w:rFonts w:cs="Consolas"/>
          <w:color w:val="008800"/>
        </w:rPr>
        <w:t>1</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(cnt.find(result)==cnt.end()) cnt[result]=</w:t>
      </w:r>
      <w:r w:rsidRPr="003F0B0C">
        <w:rPr>
          <w:rStyle w:val="hljs-number"/>
          <w:rFonts w:cs="Consolas"/>
          <w:color w:val="008800"/>
        </w:rPr>
        <w:t>1</w:t>
      </w:r>
      <w:r w:rsidRPr="003F0B0C">
        <w:rPr>
          <w:rStyle w:val="HTML2"/>
          <w:rFonts w:cs="Consolas"/>
          <w:color w:val="000000"/>
        </w:rPr>
        <w:t>,cntsz++;</w:t>
      </w:r>
      <w:r w:rsidRPr="003F0B0C">
        <w:rPr>
          <w:rStyle w:val="hljs-keyword"/>
          <w:rFonts w:cs="Consolas"/>
          <w:b/>
          <w:bCs/>
          <w:color w:val="000000"/>
        </w:rPr>
        <w:t>else</w:t>
      </w:r>
      <w:r w:rsidRPr="003F0B0C">
        <w:rPr>
          <w:rStyle w:val="HTML2"/>
          <w:rFonts w:cs="Consolas"/>
          <w:color w:val="000000"/>
        </w:rPr>
        <w:t xml:space="preserve"> cnt[result]++;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(cntsz*(cntsz-</w:t>
      </w:r>
      <w:r w:rsidRPr="003F0B0C">
        <w:rPr>
          <w:rStyle w:val="hljs-number"/>
          <w:rFonts w:cs="Consolas"/>
          <w:color w:val="008800"/>
        </w:rPr>
        <w:t>1</w:t>
      </w:r>
      <w:r w:rsidRPr="003F0B0C">
        <w:rPr>
          <w:rStyle w:val="HTML2"/>
          <w:rFonts w:cs="Consolas"/>
          <w:color w:val="000000"/>
        </w:rPr>
        <w:t>)/</w:t>
      </w:r>
      <w:r w:rsidRPr="003F0B0C">
        <w:rPr>
          <w:rStyle w:val="hljs-number"/>
          <w:rFonts w:cs="Consolas"/>
          <w:color w:val="008800"/>
        </w:rPr>
        <w:t>2</w:t>
      </w:r>
      <w:r w:rsidRPr="003F0B0C">
        <w:rPr>
          <w:rStyle w:val="HTML2"/>
          <w:rFonts w:cs="Consolas"/>
          <w:color w:val="000000"/>
        </w:rPr>
        <w:t>&gt;=k){</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found=</w:t>
      </w:r>
      <w:r w:rsidRPr="003F0B0C">
        <w:rPr>
          <w:rStyle w:val="hljs-keyword"/>
          <w:rFonts w:cs="Consolas"/>
          <w:b/>
          <w:bCs/>
          <w:color w:val="000000"/>
        </w:rPr>
        <w:t>true</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break</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(found){</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ans++;</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else</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a=</w:t>
      </w:r>
      <w:r w:rsidRPr="003F0B0C">
        <w:rPr>
          <w:rStyle w:val="hljs-number"/>
          <w:rFonts w:cs="Consolas"/>
          <w:color w:val="008800"/>
        </w:rPr>
        <w:t>0</w:t>
      </w:r>
      <w:r w:rsidRPr="003F0B0C">
        <w:rPr>
          <w:rStyle w:val="HTML2"/>
          <w:rFonts w:cs="Consolas"/>
          <w:color w:val="000000"/>
        </w:rPr>
        <w:t>,b=</w:t>
      </w:r>
      <w:r w:rsidRPr="003F0B0C">
        <w:rPr>
          <w:rStyle w:val="hljs-number"/>
          <w:rFonts w:cs="Consolas"/>
          <w:color w:val="008800"/>
        </w:rPr>
        <w:t>0</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builtin"/>
          <w:rFonts w:cs="Consolas"/>
          <w:b/>
          <w:bCs/>
          <w:color w:val="000000"/>
        </w:rPr>
        <w:t>map</w:t>
      </w:r>
      <w:r w:rsidRPr="003F0B0C">
        <w:rPr>
          <w:rStyle w:val="hljs-stlcontainer"/>
          <w:rFonts w:cs="Consolas"/>
          <w:color w:val="000000"/>
        </w:rPr>
        <w:t>&lt;</w:t>
      </w:r>
      <w:r w:rsidRPr="003F0B0C">
        <w:rPr>
          <w:rStyle w:val="hljs-keyword"/>
          <w:rFonts w:cs="Consolas"/>
          <w:b/>
          <w:bCs/>
          <w:color w:val="000000"/>
        </w:rPr>
        <w:t>int</w:t>
      </w:r>
      <w:r w:rsidRPr="003F0B0C">
        <w:rPr>
          <w:rStyle w:val="hljs-stlcontainer"/>
          <w:rFonts w:cs="Consolas"/>
          <w:color w:val="000000"/>
        </w:rPr>
        <w:t>,</w:t>
      </w:r>
      <w:r w:rsidRPr="003F0B0C">
        <w:rPr>
          <w:rStyle w:val="hljs-keyword"/>
          <w:rFonts w:cs="Consolas"/>
          <w:b/>
          <w:bCs/>
          <w:color w:val="000000"/>
        </w:rPr>
        <w:t>int</w:t>
      </w:r>
      <w:r w:rsidRPr="003F0B0C">
        <w:rPr>
          <w:rStyle w:val="hljs-stlcontainer"/>
          <w:rFonts w:cs="Consolas"/>
          <w:color w:val="000000"/>
        </w:rPr>
        <w:t>&gt;</w:t>
      </w:r>
      <w:r w:rsidRPr="003F0B0C">
        <w:rPr>
          <w:rStyle w:val="HTML2"/>
          <w:rFonts w:cs="Consolas"/>
          <w:color w:val="000000"/>
        </w:rPr>
        <w:t>::iterator it=cnt.begin();it!=cnt.end();it++){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a+=it-&gt;second;</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b+=(it-&gt;second)*(it-&gt;second);</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((a*a-b)/</w:t>
      </w:r>
      <w:r w:rsidRPr="003F0B0C">
        <w:rPr>
          <w:rStyle w:val="hljs-number"/>
          <w:rFonts w:cs="Consolas"/>
          <w:color w:val="008800"/>
        </w:rPr>
        <w:t>2</w:t>
      </w:r>
      <w:r w:rsidRPr="003F0B0C">
        <w:rPr>
          <w:rStyle w:val="HTML2"/>
          <w:rFonts w:cs="Consolas"/>
          <w:color w:val="000000"/>
        </w:rPr>
        <w:t>&gt;=k) ans++;</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printf</w:t>
      </w:r>
      <w:r w:rsidRPr="003F0B0C">
        <w:rPr>
          <w:rStyle w:val="HTML2"/>
          <w:rFonts w:cs="Consolas"/>
          <w:color w:val="000000"/>
        </w:rPr>
        <w:t>(</w:t>
      </w:r>
      <w:r w:rsidRPr="003F0B0C">
        <w:rPr>
          <w:rStyle w:val="hljs-string"/>
          <w:rFonts w:cs="Consolas"/>
          <w:color w:val="880000"/>
        </w:rPr>
        <w:t>"Case #%d: %d\n"</w:t>
      </w:r>
      <w:r w:rsidRPr="003F0B0C">
        <w:rPr>
          <w:rStyle w:val="HTML2"/>
          <w:rFonts w:cs="Consolas"/>
          <w:color w:val="000000"/>
        </w:rPr>
        <w:t>,casenum,ans);</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w:t>
      </w:r>
      <w:r w:rsidRPr="003F0B0C">
        <w:rPr>
          <w:rStyle w:val="hljs-number"/>
          <w:rFonts w:cs="Consolas"/>
          <w:color w:val="008800"/>
        </w:rPr>
        <w:t>0</w:t>
      </w:r>
      <w:r w:rsidRPr="003F0B0C">
        <w:rPr>
          <w:rStyle w:val="HTML2"/>
          <w:rFonts w:cs="Consolas"/>
          <w:color w:val="000000"/>
        </w:rPr>
        <w:t>;</w:t>
      </w:r>
    </w:p>
    <w:p w:rsidR="00D705CE" w:rsidRPr="003F0B0C"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3F0B0C">
        <w:rPr>
          <w:rStyle w:val="HTML2"/>
          <w:rFonts w:cs="Consolas"/>
          <w:color w:val="000000"/>
        </w:rPr>
        <w:t>}</w:t>
      </w:r>
    </w:p>
    <w:p w:rsidR="00D705CE" w:rsidRPr="003F0B0C" w:rsidRDefault="00D705CE" w:rsidP="00BF0E96">
      <w:pPr>
        <w:rPr>
          <w:rFonts w:ascii="宋体" w:eastAsia="宋体" w:hAnsi="宋体"/>
        </w:rPr>
      </w:pPr>
    </w:p>
    <w:p w:rsidR="00BF0E96" w:rsidRPr="003F0B0C" w:rsidRDefault="00BF0E96" w:rsidP="00BF0E96">
      <w:pPr>
        <w:pStyle w:val="2"/>
        <w:rPr>
          <w:rFonts w:ascii="宋体" w:eastAsia="宋体" w:hAnsi="宋体"/>
          <w:b w:val="0"/>
        </w:rPr>
      </w:pPr>
      <w:bookmarkStart w:id="42" w:name="_Toc521431735"/>
      <w:r w:rsidRPr="003F0B0C">
        <w:rPr>
          <w:rFonts w:ascii="宋体" w:eastAsia="宋体" w:hAnsi="宋体" w:hint="eastAsia"/>
          <w:b w:val="0"/>
        </w:rPr>
        <w:lastRenderedPageBreak/>
        <w:t>贪心</w:t>
      </w:r>
      <w:bookmarkEnd w:id="42"/>
    </w:p>
    <w:p w:rsidR="00B05E53" w:rsidRPr="003F0B0C" w:rsidRDefault="00B05E53" w:rsidP="00B05E53">
      <w:pPr>
        <w:pStyle w:val="2"/>
        <w:rPr>
          <w:rFonts w:ascii="宋体" w:eastAsia="宋体" w:hAnsi="宋体"/>
          <w:b w:val="0"/>
        </w:rPr>
      </w:pPr>
      <w:bookmarkStart w:id="43" w:name="_Toc521431736"/>
      <w:r w:rsidRPr="003F0B0C">
        <w:rPr>
          <w:rFonts w:ascii="宋体" w:eastAsia="宋体" w:hAnsi="宋体" w:hint="eastAsia"/>
          <w:b w:val="0"/>
        </w:rPr>
        <w:t>模拟</w:t>
      </w:r>
      <w:bookmarkEnd w:id="43"/>
    </w:p>
    <w:p w:rsidR="00F24997" w:rsidRPr="003F0B0C" w:rsidRDefault="00F24997" w:rsidP="00F24997">
      <w:pPr>
        <w:pStyle w:val="3"/>
        <w:rPr>
          <w:rFonts w:ascii="宋体" w:eastAsia="宋体" w:hAnsi="宋体"/>
          <w:b w:val="0"/>
        </w:rPr>
      </w:pPr>
      <w:bookmarkStart w:id="44" w:name="_Toc521431737"/>
      <w:r w:rsidRPr="003F0B0C">
        <w:rPr>
          <w:rFonts w:ascii="宋体" w:eastAsia="宋体" w:hAnsi="宋体" w:hint="eastAsia"/>
          <w:b w:val="0"/>
        </w:rPr>
        <w:t>√-牛客网2018暑期多校6A-</w:t>
      </w:r>
      <w:r w:rsidRPr="003F0B0C">
        <w:rPr>
          <w:rFonts w:ascii="宋体" w:eastAsia="宋体" w:hAnsi="宋体"/>
          <w:b w:val="0"/>
        </w:rPr>
        <w:t>Singing Contest</w:t>
      </w:r>
      <w:bookmarkEnd w:id="44"/>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√-牛客网2018暑期多校6A-</w:instrText>
      </w:r>
      <w:r w:rsidRPr="003F0B0C">
        <w:rPr>
          <w:rFonts w:ascii="宋体" w:eastAsia="宋体" w:hAnsi="宋体"/>
          <w:b w:val="0"/>
        </w:rPr>
        <w:instrText>Singing Contest</w:instrText>
      </w:r>
      <w:r w:rsidRPr="003F0B0C">
        <w:rPr>
          <w:rFonts w:ascii="宋体" w:eastAsia="宋体" w:hAnsi="宋体"/>
        </w:rPr>
        <w:instrText xml:space="preserve">" \y "牛客网" </w:instrText>
      </w:r>
      <w:r w:rsidRPr="003F0B0C">
        <w:rPr>
          <w:rFonts w:ascii="宋体" w:eastAsia="宋体" w:hAnsi="宋体"/>
          <w:b w:val="0"/>
        </w:rPr>
        <w:fldChar w:fldCharType="end"/>
      </w:r>
    </w:p>
    <w:p w:rsidR="00F24997" w:rsidRPr="003F0B0C" w:rsidRDefault="00F24997" w:rsidP="00F24997">
      <w:pPr>
        <w:rPr>
          <w:rFonts w:ascii="宋体" w:eastAsia="宋体" w:hAnsi="宋体"/>
        </w:rPr>
      </w:pPr>
      <w:r w:rsidRPr="003F0B0C">
        <w:rPr>
          <w:rFonts w:ascii="宋体" w:eastAsia="宋体" w:hAnsi="宋体" w:hint="eastAsia"/>
        </w:rPr>
        <w:t>【题意】</w:t>
      </w:r>
    </w:p>
    <w:p w:rsidR="00F24997" w:rsidRPr="003F0B0C" w:rsidRDefault="00F24997" w:rsidP="00F24997">
      <w:pPr>
        <w:rPr>
          <w:rFonts w:ascii="宋体" w:eastAsia="宋体" w:hAnsi="宋体"/>
        </w:rPr>
      </w:pPr>
      <w:r w:rsidRPr="003F0B0C">
        <w:rPr>
          <w:rFonts w:ascii="宋体" w:eastAsia="宋体" w:hAnsi="宋体" w:hint="eastAsia"/>
        </w:rPr>
        <w:t>【TAG】模拟 签到题</w:t>
      </w:r>
    </w:p>
    <w:p w:rsidR="00F24997" w:rsidRPr="003F0B0C" w:rsidRDefault="00F24997" w:rsidP="00F24997">
      <w:pPr>
        <w:rPr>
          <w:rFonts w:ascii="宋体" w:eastAsia="宋体" w:hAnsi="宋体"/>
        </w:rPr>
      </w:pPr>
      <w:r w:rsidRPr="003F0B0C">
        <w:rPr>
          <w:rFonts w:ascii="宋体" w:eastAsia="宋体" w:hAnsi="宋体" w:hint="eastAsia"/>
        </w:rPr>
        <w:t>【题解】贪心选择能击败对手的最小歌曲即可，我用了一个队列，每次2个队首的人出队比较，赢的人入队到队尾。</w:t>
      </w:r>
    </w:p>
    <w:p w:rsidR="00F24997" w:rsidRPr="003F0B0C" w:rsidRDefault="00F24997" w:rsidP="00F24997">
      <w:pPr>
        <w:rPr>
          <w:rFonts w:ascii="宋体" w:eastAsia="宋体" w:hAnsi="宋体"/>
        </w:rPr>
      </w:pPr>
      <w:r w:rsidRPr="003F0B0C">
        <w:rPr>
          <w:rFonts w:ascii="宋体" w:eastAsia="宋体" w:hAnsi="宋体" w:hint="eastAsia"/>
        </w:rPr>
        <w:t>【代码】</w:t>
      </w:r>
    </w:p>
    <w:p w:rsidR="00F24997" w:rsidRPr="003F0B0C" w:rsidRDefault="00F24997" w:rsidP="00F24997">
      <w:pPr>
        <w:rPr>
          <w:rFonts w:ascii="宋体" w:eastAsia="宋体" w:hAnsi="宋体"/>
        </w:rPr>
      </w:pPr>
      <w:r w:rsidRPr="003F0B0C">
        <w:rPr>
          <w:rFonts w:ascii="宋体" w:eastAsia="宋体" w:hAnsi="宋体"/>
        </w:rPr>
        <w:t>#include &lt;bits/stdc++.h&gt;</w:t>
      </w:r>
    </w:p>
    <w:p w:rsidR="00F24997" w:rsidRPr="003F0B0C" w:rsidRDefault="00F24997" w:rsidP="00F24997">
      <w:pPr>
        <w:rPr>
          <w:rFonts w:ascii="宋体" w:eastAsia="宋体" w:hAnsi="宋体"/>
        </w:rPr>
      </w:pPr>
      <w:r w:rsidRPr="003F0B0C">
        <w:rPr>
          <w:rFonts w:ascii="宋体" w:eastAsia="宋体" w:hAnsi="宋体"/>
        </w:rPr>
        <w:t>#define MAXM 16400</w:t>
      </w:r>
    </w:p>
    <w:p w:rsidR="00F24997" w:rsidRPr="003F0B0C" w:rsidRDefault="00F24997" w:rsidP="00F24997">
      <w:pPr>
        <w:rPr>
          <w:rFonts w:ascii="宋体" w:eastAsia="宋体" w:hAnsi="宋体"/>
        </w:rPr>
      </w:pPr>
      <w:r w:rsidRPr="003F0B0C">
        <w:rPr>
          <w:rFonts w:ascii="宋体" w:eastAsia="宋体" w:hAnsi="宋体"/>
        </w:rPr>
        <w:t>#define MAXN 15</w:t>
      </w:r>
    </w:p>
    <w:p w:rsidR="00F24997" w:rsidRPr="003F0B0C" w:rsidRDefault="00F24997" w:rsidP="00F24997">
      <w:pPr>
        <w:rPr>
          <w:rFonts w:ascii="宋体" w:eastAsia="宋体" w:hAnsi="宋体"/>
        </w:rPr>
      </w:pPr>
    </w:p>
    <w:p w:rsidR="00F24997" w:rsidRPr="003F0B0C" w:rsidRDefault="00F24997" w:rsidP="00F24997">
      <w:pPr>
        <w:rPr>
          <w:rFonts w:ascii="宋体" w:eastAsia="宋体" w:hAnsi="宋体"/>
        </w:rPr>
      </w:pPr>
      <w:r w:rsidRPr="003F0B0C">
        <w:rPr>
          <w:rFonts w:ascii="宋体" w:eastAsia="宋体" w:hAnsi="宋体"/>
        </w:rPr>
        <w:t>using namespace std;</w:t>
      </w:r>
    </w:p>
    <w:p w:rsidR="00F24997" w:rsidRPr="003F0B0C" w:rsidRDefault="00F24997" w:rsidP="00F24997">
      <w:pPr>
        <w:rPr>
          <w:rFonts w:ascii="宋体" w:eastAsia="宋体" w:hAnsi="宋体"/>
        </w:rPr>
      </w:pPr>
    </w:p>
    <w:p w:rsidR="00F24997" w:rsidRPr="003F0B0C" w:rsidRDefault="00F24997" w:rsidP="00F24997">
      <w:pPr>
        <w:rPr>
          <w:rFonts w:ascii="宋体" w:eastAsia="宋体" w:hAnsi="宋体"/>
        </w:rPr>
      </w:pPr>
      <w:r w:rsidRPr="003F0B0C">
        <w:rPr>
          <w:rFonts w:ascii="宋体" w:eastAsia="宋体" w:hAnsi="宋体"/>
        </w:rPr>
        <w:t>int fast_pow(int x,int n){</w:t>
      </w:r>
    </w:p>
    <w:p w:rsidR="00F24997" w:rsidRPr="003F0B0C" w:rsidRDefault="00F24997" w:rsidP="00F24997">
      <w:pPr>
        <w:rPr>
          <w:rFonts w:ascii="宋体" w:eastAsia="宋体" w:hAnsi="宋体"/>
        </w:rPr>
      </w:pPr>
      <w:r w:rsidRPr="003F0B0C">
        <w:rPr>
          <w:rFonts w:ascii="宋体" w:eastAsia="宋体" w:hAnsi="宋体"/>
        </w:rPr>
        <w:t xml:space="preserve">    int ans=1,base=x;</w:t>
      </w:r>
    </w:p>
    <w:p w:rsidR="00F24997" w:rsidRPr="003F0B0C" w:rsidRDefault="00F24997" w:rsidP="00F24997">
      <w:pPr>
        <w:rPr>
          <w:rFonts w:ascii="宋体" w:eastAsia="宋体" w:hAnsi="宋体"/>
        </w:rPr>
      </w:pPr>
      <w:r w:rsidRPr="003F0B0C">
        <w:rPr>
          <w:rFonts w:ascii="宋体" w:eastAsia="宋体" w:hAnsi="宋体"/>
        </w:rPr>
        <w:t xml:space="preserve">    while(n){</w:t>
      </w:r>
    </w:p>
    <w:p w:rsidR="00F24997" w:rsidRPr="003F0B0C" w:rsidRDefault="00F24997" w:rsidP="00F24997">
      <w:pPr>
        <w:rPr>
          <w:rFonts w:ascii="宋体" w:eastAsia="宋体" w:hAnsi="宋体"/>
        </w:rPr>
      </w:pPr>
      <w:r w:rsidRPr="003F0B0C">
        <w:rPr>
          <w:rFonts w:ascii="宋体" w:eastAsia="宋体" w:hAnsi="宋体"/>
        </w:rPr>
        <w:t xml:space="preserve">        if(n&amp;1) ans*=base;</w:t>
      </w:r>
    </w:p>
    <w:p w:rsidR="00F24997" w:rsidRPr="003F0B0C" w:rsidRDefault="00F24997" w:rsidP="00F24997">
      <w:pPr>
        <w:rPr>
          <w:rFonts w:ascii="宋体" w:eastAsia="宋体" w:hAnsi="宋体"/>
        </w:rPr>
      </w:pPr>
      <w:r w:rsidRPr="003F0B0C">
        <w:rPr>
          <w:rFonts w:ascii="宋体" w:eastAsia="宋体" w:hAnsi="宋体"/>
        </w:rPr>
        <w:t xml:space="preserve">        base*=base;</w:t>
      </w:r>
    </w:p>
    <w:p w:rsidR="00F24997" w:rsidRPr="003F0B0C" w:rsidRDefault="00F24997" w:rsidP="00F24997">
      <w:pPr>
        <w:rPr>
          <w:rFonts w:ascii="宋体" w:eastAsia="宋体" w:hAnsi="宋体"/>
        </w:rPr>
      </w:pPr>
      <w:r w:rsidRPr="003F0B0C">
        <w:rPr>
          <w:rFonts w:ascii="宋体" w:eastAsia="宋体" w:hAnsi="宋体"/>
        </w:rPr>
        <w:t xml:space="preserve">        n&gt;&gt;=1;</w:t>
      </w:r>
    </w:p>
    <w:p w:rsidR="00F24997" w:rsidRPr="003F0B0C" w:rsidRDefault="00F24997" w:rsidP="00F24997">
      <w:pPr>
        <w:rPr>
          <w:rFonts w:ascii="宋体" w:eastAsia="宋体" w:hAnsi="宋体"/>
        </w:rPr>
      </w:pPr>
      <w:r w:rsidRPr="003F0B0C">
        <w:rPr>
          <w:rFonts w:ascii="宋体" w:eastAsia="宋体" w:hAnsi="宋体"/>
        </w:rPr>
        <w:t xml:space="preserve">    }</w:t>
      </w:r>
    </w:p>
    <w:p w:rsidR="00F24997" w:rsidRPr="003F0B0C" w:rsidRDefault="00F24997" w:rsidP="00F24997">
      <w:pPr>
        <w:rPr>
          <w:rFonts w:ascii="宋体" w:eastAsia="宋体" w:hAnsi="宋体"/>
        </w:rPr>
      </w:pPr>
      <w:r w:rsidRPr="003F0B0C">
        <w:rPr>
          <w:rFonts w:ascii="宋体" w:eastAsia="宋体" w:hAnsi="宋体"/>
        </w:rPr>
        <w:t xml:space="preserve">    return ans;</w:t>
      </w:r>
    </w:p>
    <w:p w:rsidR="00F24997" w:rsidRPr="003F0B0C" w:rsidRDefault="00F24997" w:rsidP="00F24997">
      <w:pPr>
        <w:rPr>
          <w:rFonts w:ascii="宋体" w:eastAsia="宋体" w:hAnsi="宋体"/>
        </w:rPr>
      </w:pPr>
      <w:r w:rsidRPr="003F0B0C">
        <w:rPr>
          <w:rFonts w:ascii="宋体" w:eastAsia="宋体" w:hAnsi="宋体"/>
        </w:rPr>
        <w:t>}</w:t>
      </w:r>
    </w:p>
    <w:p w:rsidR="00F24997" w:rsidRPr="003F0B0C" w:rsidRDefault="00F24997" w:rsidP="00F24997">
      <w:pPr>
        <w:rPr>
          <w:rFonts w:ascii="宋体" w:eastAsia="宋体" w:hAnsi="宋体"/>
        </w:rPr>
      </w:pPr>
      <w:r w:rsidRPr="003F0B0C">
        <w:rPr>
          <w:rFonts w:ascii="宋体" w:eastAsia="宋体" w:hAnsi="宋体"/>
        </w:rPr>
        <w:t>bool cmp(int x,int y){</w:t>
      </w:r>
    </w:p>
    <w:p w:rsidR="00F24997" w:rsidRPr="003F0B0C" w:rsidRDefault="00F24997" w:rsidP="00F24997">
      <w:pPr>
        <w:rPr>
          <w:rFonts w:ascii="宋体" w:eastAsia="宋体" w:hAnsi="宋体"/>
        </w:rPr>
      </w:pPr>
      <w:r w:rsidRPr="003F0B0C">
        <w:rPr>
          <w:rFonts w:ascii="宋体" w:eastAsia="宋体" w:hAnsi="宋体"/>
        </w:rPr>
        <w:t xml:space="preserve">    return x&gt;y;</w:t>
      </w:r>
    </w:p>
    <w:p w:rsidR="00F24997" w:rsidRPr="003F0B0C" w:rsidRDefault="00F24997" w:rsidP="00F24997">
      <w:pPr>
        <w:rPr>
          <w:rFonts w:ascii="宋体" w:eastAsia="宋体" w:hAnsi="宋体"/>
        </w:rPr>
      </w:pPr>
      <w:r w:rsidRPr="003F0B0C">
        <w:rPr>
          <w:rFonts w:ascii="宋体" w:eastAsia="宋体" w:hAnsi="宋体"/>
        </w:rPr>
        <w:t>}</w:t>
      </w:r>
    </w:p>
    <w:p w:rsidR="00F24997" w:rsidRPr="003F0B0C" w:rsidRDefault="00F24997" w:rsidP="00F24997">
      <w:pPr>
        <w:rPr>
          <w:rFonts w:ascii="宋体" w:eastAsia="宋体" w:hAnsi="宋体"/>
        </w:rPr>
      </w:pPr>
    </w:p>
    <w:p w:rsidR="00F24997" w:rsidRPr="003F0B0C" w:rsidRDefault="00F24997" w:rsidP="00F24997">
      <w:pPr>
        <w:rPr>
          <w:rFonts w:ascii="宋体" w:eastAsia="宋体" w:hAnsi="宋体"/>
        </w:rPr>
      </w:pPr>
      <w:r w:rsidRPr="003F0B0C">
        <w:rPr>
          <w:rFonts w:ascii="宋体" w:eastAsia="宋体" w:hAnsi="宋体"/>
        </w:rPr>
        <w:t>struct node{</w:t>
      </w:r>
    </w:p>
    <w:p w:rsidR="00F24997" w:rsidRPr="003F0B0C" w:rsidRDefault="00F24997" w:rsidP="00F24997">
      <w:pPr>
        <w:rPr>
          <w:rFonts w:ascii="宋体" w:eastAsia="宋体" w:hAnsi="宋体"/>
        </w:rPr>
      </w:pPr>
      <w:r w:rsidRPr="003F0B0C">
        <w:rPr>
          <w:rFonts w:ascii="宋体" w:eastAsia="宋体" w:hAnsi="宋体"/>
        </w:rPr>
        <w:t xml:space="preserve">    int id,songs[MAXN];</w:t>
      </w:r>
    </w:p>
    <w:p w:rsidR="00F24997" w:rsidRPr="003F0B0C" w:rsidRDefault="00F24997" w:rsidP="00F24997">
      <w:pPr>
        <w:rPr>
          <w:rFonts w:ascii="宋体" w:eastAsia="宋体" w:hAnsi="宋体"/>
        </w:rPr>
      </w:pPr>
      <w:r w:rsidRPr="003F0B0C">
        <w:rPr>
          <w:rFonts w:ascii="宋体" w:eastAsia="宋体" w:hAnsi="宋体"/>
        </w:rPr>
        <w:t>};</w:t>
      </w:r>
    </w:p>
    <w:p w:rsidR="00F24997" w:rsidRPr="003F0B0C" w:rsidRDefault="00F24997" w:rsidP="00F24997">
      <w:pPr>
        <w:rPr>
          <w:rFonts w:ascii="宋体" w:eastAsia="宋体" w:hAnsi="宋体"/>
        </w:rPr>
      </w:pPr>
      <w:r w:rsidRPr="003F0B0C">
        <w:rPr>
          <w:rFonts w:ascii="宋体" w:eastAsia="宋体" w:hAnsi="宋体"/>
        </w:rPr>
        <w:t>typedef struct node singer;</w:t>
      </w:r>
    </w:p>
    <w:p w:rsidR="00F24997" w:rsidRPr="003F0B0C" w:rsidRDefault="00F24997" w:rsidP="00F24997">
      <w:pPr>
        <w:rPr>
          <w:rFonts w:ascii="宋体" w:eastAsia="宋体" w:hAnsi="宋体"/>
        </w:rPr>
      </w:pPr>
    </w:p>
    <w:p w:rsidR="00F24997" w:rsidRPr="003F0B0C" w:rsidRDefault="00F24997" w:rsidP="00F24997">
      <w:pPr>
        <w:rPr>
          <w:rFonts w:ascii="宋体" w:eastAsia="宋体" w:hAnsi="宋体"/>
        </w:rPr>
      </w:pPr>
      <w:r w:rsidRPr="003F0B0C">
        <w:rPr>
          <w:rFonts w:ascii="宋体" w:eastAsia="宋体" w:hAnsi="宋体"/>
        </w:rPr>
        <w:t>int compete(singer &amp;a,singer &amp;b,int n){</w:t>
      </w:r>
    </w:p>
    <w:p w:rsidR="00F24997" w:rsidRPr="003F0B0C" w:rsidRDefault="00F24997" w:rsidP="00F24997">
      <w:pPr>
        <w:rPr>
          <w:rFonts w:ascii="宋体" w:eastAsia="宋体" w:hAnsi="宋体"/>
        </w:rPr>
      </w:pPr>
      <w:r w:rsidRPr="003F0B0C">
        <w:rPr>
          <w:rFonts w:ascii="宋体" w:eastAsia="宋体" w:hAnsi="宋体"/>
        </w:rPr>
        <w:t xml:space="preserve">    if(a.songs[0]&gt;b.songs[0]){</w:t>
      </w:r>
    </w:p>
    <w:p w:rsidR="00F24997" w:rsidRPr="003F0B0C" w:rsidRDefault="00F24997" w:rsidP="00F24997">
      <w:pPr>
        <w:rPr>
          <w:rFonts w:ascii="宋体" w:eastAsia="宋体" w:hAnsi="宋体"/>
        </w:rPr>
      </w:pPr>
      <w:r w:rsidRPr="003F0B0C">
        <w:rPr>
          <w:rFonts w:ascii="宋体" w:eastAsia="宋体" w:hAnsi="宋体"/>
        </w:rPr>
        <w:t xml:space="preserve">        int k=0;</w:t>
      </w:r>
    </w:p>
    <w:p w:rsidR="00F24997" w:rsidRPr="003F0B0C" w:rsidRDefault="00F24997" w:rsidP="00F24997">
      <w:pPr>
        <w:rPr>
          <w:rFonts w:ascii="宋体" w:eastAsia="宋体" w:hAnsi="宋体"/>
        </w:rPr>
      </w:pPr>
      <w:r w:rsidRPr="003F0B0C">
        <w:rPr>
          <w:rFonts w:ascii="宋体" w:eastAsia="宋体" w:hAnsi="宋体"/>
        </w:rPr>
        <w:t xml:space="preserve">        while(k+1&lt;n&amp;&amp;a.songs[k+1]&gt;b.songs[0]) k++;</w:t>
      </w:r>
    </w:p>
    <w:p w:rsidR="00F24997" w:rsidRPr="003F0B0C" w:rsidRDefault="00F24997" w:rsidP="00F24997">
      <w:pPr>
        <w:rPr>
          <w:rFonts w:ascii="宋体" w:eastAsia="宋体" w:hAnsi="宋体"/>
        </w:rPr>
      </w:pPr>
      <w:r w:rsidRPr="003F0B0C">
        <w:rPr>
          <w:rFonts w:ascii="宋体" w:eastAsia="宋体" w:hAnsi="宋体"/>
        </w:rPr>
        <w:t xml:space="preserve">        //cout&lt;&lt;k&lt;&lt;endl;</w:t>
      </w:r>
    </w:p>
    <w:p w:rsidR="00F24997" w:rsidRPr="003F0B0C" w:rsidRDefault="00F24997" w:rsidP="00F24997">
      <w:pPr>
        <w:rPr>
          <w:rFonts w:ascii="宋体" w:eastAsia="宋体" w:hAnsi="宋体"/>
        </w:rPr>
      </w:pPr>
      <w:r w:rsidRPr="003F0B0C">
        <w:rPr>
          <w:rFonts w:ascii="宋体" w:eastAsia="宋体" w:hAnsi="宋体"/>
        </w:rPr>
        <w:t xml:space="preserve">        a.songs[k]=-1;</w:t>
      </w:r>
    </w:p>
    <w:p w:rsidR="00F24997" w:rsidRPr="003F0B0C" w:rsidRDefault="00F24997" w:rsidP="00F24997">
      <w:pPr>
        <w:rPr>
          <w:rFonts w:ascii="宋体" w:eastAsia="宋体" w:hAnsi="宋体"/>
        </w:rPr>
      </w:pPr>
      <w:r w:rsidRPr="003F0B0C">
        <w:rPr>
          <w:rFonts w:ascii="宋体" w:eastAsia="宋体" w:hAnsi="宋体"/>
        </w:rPr>
        <w:t xml:space="preserve">        sort(a.songs,a.songs+n,cmp);</w:t>
      </w:r>
    </w:p>
    <w:p w:rsidR="00F24997" w:rsidRPr="003F0B0C" w:rsidRDefault="00F24997" w:rsidP="00F24997">
      <w:pPr>
        <w:rPr>
          <w:rFonts w:ascii="宋体" w:eastAsia="宋体" w:hAnsi="宋体"/>
        </w:rPr>
      </w:pPr>
      <w:r w:rsidRPr="003F0B0C">
        <w:rPr>
          <w:rFonts w:ascii="宋体" w:eastAsia="宋体" w:hAnsi="宋体"/>
        </w:rPr>
        <w:lastRenderedPageBreak/>
        <w:t xml:space="preserve">        //for(int i=0;i&lt;n;i++) printf("%d ",a.songs[i]);</w:t>
      </w:r>
    </w:p>
    <w:p w:rsidR="00F24997" w:rsidRPr="003F0B0C" w:rsidRDefault="00F24997" w:rsidP="00F24997">
      <w:pPr>
        <w:rPr>
          <w:rFonts w:ascii="宋体" w:eastAsia="宋体" w:hAnsi="宋体"/>
        </w:rPr>
      </w:pPr>
      <w:r w:rsidRPr="003F0B0C">
        <w:rPr>
          <w:rFonts w:ascii="宋体" w:eastAsia="宋体" w:hAnsi="宋体"/>
        </w:rPr>
        <w:t xml:space="preserve">        //printf("\n");</w:t>
      </w:r>
    </w:p>
    <w:p w:rsidR="00F24997" w:rsidRPr="003F0B0C" w:rsidRDefault="00F24997" w:rsidP="00F24997">
      <w:pPr>
        <w:rPr>
          <w:rFonts w:ascii="宋体" w:eastAsia="宋体" w:hAnsi="宋体"/>
        </w:rPr>
      </w:pPr>
      <w:r w:rsidRPr="003F0B0C">
        <w:rPr>
          <w:rFonts w:ascii="宋体" w:eastAsia="宋体" w:hAnsi="宋体"/>
        </w:rPr>
        <w:t xml:space="preserve">        return 1;</w:t>
      </w:r>
    </w:p>
    <w:p w:rsidR="00F24997" w:rsidRPr="003F0B0C" w:rsidRDefault="00F24997" w:rsidP="00F24997">
      <w:pPr>
        <w:rPr>
          <w:rFonts w:ascii="宋体" w:eastAsia="宋体" w:hAnsi="宋体"/>
        </w:rPr>
      </w:pPr>
      <w:r w:rsidRPr="003F0B0C">
        <w:rPr>
          <w:rFonts w:ascii="宋体" w:eastAsia="宋体" w:hAnsi="宋体"/>
        </w:rPr>
        <w:t xml:space="preserve">    }</w:t>
      </w:r>
    </w:p>
    <w:p w:rsidR="00F24997" w:rsidRPr="003F0B0C" w:rsidRDefault="00F24997" w:rsidP="00F24997">
      <w:pPr>
        <w:rPr>
          <w:rFonts w:ascii="宋体" w:eastAsia="宋体" w:hAnsi="宋体"/>
        </w:rPr>
      </w:pPr>
      <w:r w:rsidRPr="003F0B0C">
        <w:rPr>
          <w:rFonts w:ascii="宋体" w:eastAsia="宋体" w:hAnsi="宋体"/>
        </w:rPr>
        <w:t xml:space="preserve">    int k=0;</w:t>
      </w:r>
    </w:p>
    <w:p w:rsidR="00F24997" w:rsidRPr="003F0B0C" w:rsidRDefault="00F24997" w:rsidP="00F24997">
      <w:pPr>
        <w:rPr>
          <w:rFonts w:ascii="宋体" w:eastAsia="宋体" w:hAnsi="宋体"/>
        </w:rPr>
      </w:pPr>
      <w:r w:rsidRPr="003F0B0C">
        <w:rPr>
          <w:rFonts w:ascii="宋体" w:eastAsia="宋体" w:hAnsi="宋体"/>
        </w:rPr>
        <w:t xml:space="preserve">    while(a.songs[0]&lt;b.songs[k+1]) k++;</w:t>
      </w:r>
    </w:p>
    <w:p w:rsidR="00F24997" w:rsidRPr="003F0B0C" w:rsidRDefault="00F24997" w:rsidP="00F24997">
      <w:pPr>
        <w:rPr>
          <w:rFonts w:ascii="宋体" w:eastAsia="宋体" w:hAnsi="宋体"/>
        </w:rPr>
      </w:pPr>
      <w:r w:rsidRPr="003F0B0C">
        <w:rPr>
          <w:rFonts w:ascii="宋体" w:eastAsia="宋体" w:hAnsi="宋体"/>
        </w:rPr>
        <w:t xml:space="preserve">    b.songs[k]=-1;</w:t>
      </w:r>
    </w:p>
    <w:p w:rsidR="00F24997" w:rsidRPr="003F0B0C" w:rsidRDefault="00F24997" w:rsidP="00F24997">
      <w:pPr>
        <w:rPr>
          <w:rFonts w:ascii="宋体" w:eastAsia="宋体" w:hAnsi="宋体"/>
        </w:rPr>
      </w:pPr>
      <w:r w:rsidRPr="003F0B0C">
        <w:rPr>
          <w:rFonts w:ascii="宋体" w:eastAsia="宋体" w:hAnsi="宋体"/>
        </w:rPr>
        <w:t xml:space="preserve">    sort(b.songs,b.songs+n,cmp);</w:t>
      </w:r>
    </w:p>
    <w:p w:rsidR="00F24997" w:rsidRPr="003F0B0C" w:rsidRDefault="00F24997" w:rsidP="00F24997">
      <w:pPr>
        <w:rPr>
          <w:rFonts w:ascii="宋体" w:eastAsia="宋体" w:hAnsi="宋体"/>
        </w:rPr>
      </w:pPr>
      <w:r w:rsidRPr="003F0B0C">
        <w:rPr>
          <w:rFonts w:ascii="宋体" w:eastAsia="宋体" w:hAnsi="宋体"/>
        </w:rPr>
        <w:t xml:space="preserve">    return 2;</w:t>
      </w:r>
    </w:p>
    <w:p w:rsidR="00F24997" w:rsidRPr="003F0B0C" w:rsidRDefault="00F24997" w:rsidP="00F24997">
      <w:pPr>
        <w:rPr>
          <w:rFonts w:ascii="宋体" w:eastAsia="宋体" w:hAnsi="宋体"/>
        </w:rPr>
      </w:pPr>
      <w:r w:rsidRPr="003F0B0C">
        <w:rPr>
          <w:rFonts w:ascii="宋体" w:eastAsia="宋体" w:hAnsi="宋体"/>
        </w:rPr>
        <w:t>}</w:t>
      </w:r>
    </w:p>
    <w:p w:rsidR="00F24997" w:rsidRPr="003F0B0C" w:rsidRDefault="00F24997" w:rsidP="00F24997">
      <w:pPr>
        <w:rPr>
          <w:rFonts w:ascii="宋体" w:eastAsia="宋体" w:hAnsi="宋体"/>
        </w:rPr>
      </w:pPr>
    </w:p>
    <w:p w:rsidR="00F24997" w:rsidRPr="003F0B0C" w:rsidRDefault="00F24997" w:rsidP="00F24997">
      <w:pPr>
        <w:rPr>
          <w:rFonts w:ascii="宋体" w:eastAsia="宋体" w:hAnsi="宋体"/>
        </w:rPr>
      </w:pPr>
      <w:r w:rsidRPr="003F0B0C">
        <w:rPr>
          <w:rFonts w:ascii="宋体" w:eastAsia="宋体" w:hAnsi="宋体"/>
        </w:rPr>
        <w:t>int main()</w:t>
      </w:r>
    </w:p>
    <w:p w:rsidR="00F24997" w:rsidRPr="003F0B0C" w:rsidRDefault="00F24997" w:rsidP="00F24997">
      <w:pPr>
        <w:rPr>
          <w:rFonts w:ascii="宋体" w:eastAsia="宋体" w:hAnsi="宋体"/>
        </w:rPr>
      </w:pPr>
      <w:r w:rsidRPr="003F0B0C">
        <w:rPr>
          <w:rFonts w:ascii="宋体" w:eastAsia="宋体" w:hAnsi="宋体"/>
        </w:rPr>
        <w:t>{</w:t>
      </w:r>
    </w:p>
    <w:p w:rsidR="00F24997" w:rsidRPr="003F0B0C" w:rsidRDefault="00F24997" w:rsidP="00F24997">
      <w:pPr>
        <w:rPr>
          <w:rFonts w:ascii="宋体" w:eastAsia="宋体" w:hAnsi="宋体"/>
        </w:rPr>
      </w:pPr>
      <w:r w:rsidRPr="003F0B0C">
        <w:rPr>
          <w:rFonts w:ascii="宋体" w:eastAsia="宋体" w:hAnsi="宋体"/>
        </w:rPr>
        <w:t xml:space="preserve">    int t;</w:t>
      </w:r>
    </w:p>
    <w:p w:rsidR="00F24997" w:rsidRPr="003F0B0C" w:rsidRDefault="00F24997" w:rsidP="00F24997">
      <w:pPr>
        <w:rPr>
          <w:rFonts w:ascii="宋体" w:eastAsia="宋体" w:hAnsi="宋体"/>
        </w:rPr>
      </w:pPr>
      <w:r w:rsidRPr="003F0B0C">
        <w:rPr>
          <w:rFonts w:ascii="宋体" w:eastAsia="宋体" w:hAnsi="宋体"/>
        </w:rPr>
        <w:t xml:space="preserve">    scanf("%d",&amp;t);</w:t>
      </w:r>
    </w:p>
    <w:p w:rsidR="00F24997" w:rsidRPr="003F0B0C" w:rsidRDefault="00F24997" w:rsidP="00F24997">
      <w:pPr>
        <w:rPr>
          <w:rFonts w:ascii="宋体" w:eastAsia="宋体" w:hAnsi="宋体"/>
        </w:rPr>
      </w:pPr>
      <w:r w:rsidRPr="003F0B0C">
        <w:rPr>
          <w:rFonts w:ascii="宋体" w:eastAsia="宋体" w:hAnsi="宋体"/>
        </w:rPr>
        <w:t xml:space="preserve">    for(int casenum=1;casenum&lt;=t;casenum++){</w:t>
      </w:r>
    </w:p>
    <w:p w:rsidR="00F24997" w:rsidRPr="003F0B0C" w:rsidRDefault="00F24997" w:rsidP="00F24997">
      <w:pPr>
        <w:rPr>
          <w:rFonts w:ascii="宋体" w:eastAsia="宋体" w:hAnsi="宋体"/>
        </w:rPr>
      </w:pPr>
      <w:r w:rsidRPr="003F0B0C">
        <w:rPr>
          <w:rFonts w:ascii="宋体" w:eastAsia="宋体" w:hAnsi="宋体"/>
        </w:rPr>
        <w:t xml:space="preserve">        int n,singernum;</w:t>
      </w:r>
    </w:p>
    <w:p w:rsidR="00F24997" w:rsidRPr="003F0B0C" w:rsidRDefault="00F24997" w:rsidP="00F24997">
      <w:pPr>
        <w:rPr>
          <w:rFonts w:ascii="宋体" w:eastAsia="宋体" w:hAnsi="宋体"/>
        </w:rPr>
      </w:pPr>
      <w:r w:rsidRPr="003F0B0C">
        <w:rPr>
          <w:rFonts w:ascii="宋体" w:eastAsia="宋体" w:hAnsi="宋体"/>
        </w:rPr>
        <w:t xml:space="preserve">        scanf("%d",&amp;n);</w:t>
      </w:r>
    </w:p>
    <w:p w:rsidR="00F24997" w:rsidRPr="003F0B0C" w:rsidRDefault="00F24997" w:rsidP="00F24997">
      <w:pPr>
        <w:rPr>
          <w:rFonts w:ascii="宋体" w:eastAsia="宋体" w:hAnsi="宋体"/>
        </w:rPr>
      </w:pPr>
      <w:r w:rsidRPr="003F0B0C">
        <w:rPr>
          <w:rFonts w:ascii="宋体" w:eastAsia="宋体" w:hAnsi="宋体"/>
        </w:rPr>
        <w:t xml:space="preserve">        singernum=fast_pow(2,n);</w:t>
      </w:r>
    </w:p>
    <w:p w:rsidR="00F24997" w:rsidRPr="003F0B0C" w:rsidRDefault="00F24997" w:rsidP="00F24997">
      <w:pPr>
        <w:rPr>
          <w:rFonts w:ascii="宋体" w:eastAsia="宋体" w:hAnsi="宋体"/>
        </w:rPr>
      </w:pPr>
      <w:r w:rsidRPr="003F0B0C">
        <w:rPr>
          <w:rFonts w:ascii="宋体" w:eastAsia="宋体" w:hAnsi="宋体"/>
        </w:rPr>
        <w:t xml:space="preserve">        queue&lt;singer&gt; q;</w:t>
      </w:r>
    </w:p>
    <w:p w:rsidR="00F24997" w:rsidRPr="003F0B0C" w:rsidRDefault="00F24997" w:rsidP="00F24997">
      <w:pPr>
        <w:rPr>
          <w:rFonts w:ascii="宋体" w:eastAsia="宋体" w:hAnsi="宋体"/>
        </w:rPr>
      </w:pPr>
      <w:r w:rsidRPr="003F0B0C">
        <w:rPr>
          <w:rFonts w:ascii="宋体" w:eastAsia="宋体" w:hAnsi="宋体"/>
        </w:rPr>
        <w:t xml:space="preserve">        while(!q.empty()) q.pop();</w:t>
      </w:r>
    </w:p>
    <w:p w:rsidR="00F24997" w:rsidRPr="003F0B0C" w:rsidRDefault="00F24997" w:rsidP="00F24997">
      <w:pPr>
        <w:rPr>
          <w:rFonts w:ascii="宋体" w:eastAsia="宋体" w:hAnsi="宋体"/>
        </w:rPr>
      </w:pPr>
      <w:r w:rsidRPr="003F0B0C">
        <w:rPr>
          <w:rFonts w:ascii="宋体" w:eastAsia="宋体" w:hAnsi="宋体"/>
        </w:rPr>
        <w:t xml:space="preserve">        for(int i=1;i&lt;=singernum;i++){</w:t>
      </w:r>
    </w:p>
    <w:p w:rsidR="00F24997" w:rsidRPr="003F0B0C" w:rsidRDefault="00F24997" w:rsidP="00F24997">
      <w:pPr>
        <w:rPr>
          <w:rFonts w:ascii="宋体" w:eastAsia="宋体" w:hAnsi="宋体"/>
        </w:rPr>
      </w:pPr>
      <w:r w:rsidRPr="003F0B0C">
        <w:rPr>
          <w:rFonts w:ascii="宋体" w:eastAsia="宋体" w:hAnsi="宋体"/>
        </w:rPr>
        <w:t xml:space="preserve">            singer newsinger;</w:t>
      </w:r>
    </w:p>
    <w:p w:rsidR="00F24997" w:rsidRPr="003F0B0C" w:rsidRDefault="00F24997" w:rsidP="00F24997">
      <w:pPr>
        <w:rPr>
          <w:rFonts w:ascii="宋体" w:eastAsia="宋体" w:hAnsi="宋体"/>
        </w:rPr>
      </w:pPr>
      <w:r w:rsidRPr="003F0B0C">
        <w:rPr>
          <w:rFonts w:ascii="宋体" w:eastAsia="宋体" w:hAnsi="宋体"/>
        </w:rPr>
        <w:t xml:space="preserve">            newsinger.id=i;</w:t>
      </w:r>
    </w:p>
    <w:p w:rsidR="00F24997" w:rsidRPr="003F0B0C" w:rsidRDefault="00F24997" w:rsidP="00F24997">
      <w:pPr>
        <w:rPr>
          <w:rFonts w:ascii="宋体" w:eastAsia="宋体" w:hAnsi="宋体"/>
        </w:rPr>
      </w:pPr>
      <w:r w:rsidRPr="003F0B0C">
        <w:rPr>
          <w:rFonts w:ascii="宋体" w:eastAsia="宋体" w:hAnsi="宋体"/>
        </w:rPr>
        <w:t xml:space="preserve">            for(int j=0;j&lt;n;j++) scanf("%d",&amp;newsinger.songs[j]);</w:t>
      </w:r>
    </w:p>
    <w:p w:rsidR="00F24997" w:rsidRPr="003F0B0C" w:rsidRDefault="00F24997" w:rsidP="00F24997">
      <w:pPr>
        <w:rPr>
          <w:rFonts w:ascii="宋体" w:eastAsia="宋体" w:hAnsi="宋体"/>
        </w:rPr>
      </w:pPr>
      <w:r w:rsidRPr="003F0B0C">
        <w:rPr>
          <w:rFonts w:ascii="宋体" w:eastAsia="宋体" w:hAnsi="宋体"/>
        </w:rPr>
        <w:t xml:space="preserve">            sort(newsinger.songs,newsinger.songs+n,cmp);</w:t>
      </w:r>
    </w:p>
    <w:p w:rsidR="00F24997" w:rsidRPr="003F0B0C" w:rsidRDefault="00F24997" w:rsidP="00F24997">
      <w:pPr>
        <w:rPr>
          <w:rFonts w:ascii="宋体" w:eastAsia="宋体" w:hAnsi="宋体"/>
        </w:rPr>
      </w:pPr>
      <w:r w:rsidRPr="003F0B0C">
        <w:rPr>
          <w:rFonts w:ascii="宋体" w:eastAsia="宋体" w:hAnsi="宋体"/>
        </w:rPr>
        <w:t xml:space="preserve">            q.push(newsinger);</w:t>
      </w:r>
    </w:p>
    <w:p w:rsidR="00F24997" w:rsidRPr="003F0B0C" w:rsidRDefault="00F24997" w:rsidP="00F24997">
      <w:pPr>
        <w:rPr>
          <w:rFonts w:ascii="宋体" w:eastAsia="宋体" w:hAnsi="宋体"/>
        </w:rPr>
      </w:pPr>
      <w:r w:rsidRPr="003F0B0C">
        <w:rPr>
          <w:rFonts w:ascii="宋体" w:eastAsia="宋体" w:hAnsi="宋体"/>
        </w:rPr>
        <w:t xml:space="preserve">        }</w:t>
      </w:r>
    </w:p>
    <w:p w:rsidR="00F24997" w:rsidRPr="003F0B0C" w:rsidRDefault="00F24997" w:rsidP="00F24997">
      <w:pPr>
        <w:rPr>
          <w:rFonts w:ascii="宋体" w:eastAsia="宋体" w:hAnsi="宋体"/>
        </w:rPr>
      </w:pPr>
      <w:r w:rsidRPr="003F0B0C">
        <w:rPr>
          <w:rFonts w:ascii="宋体" w:eastAsia="宋体" w:hAnsi="宋体"/>
        </w:rPr>
        <w:t xml:space="preserve">        while(q.size()&gt;1){</w:t>
      </w:r>
    </w:p>
    <w:p w:rsidR="00F24997" w:rsidRPr="003F0B0C" w:rsidRDefault="00F24997" w:rsidP="00F24997">
      <w:pPr>
        <w:rPr>
          <w:rFonts w:ascii="宋体" w:eastAsia="宋体" w:hAnsi="宋体"/>
        </w:rPr>
      </w:pPr>
      <w:r w:rsidRPr="003F0B0C">
        <w:rPr>
          <w:rFonts w:ascii="宋体" w:eastAsia="宋体" w:hAnsi="宋体"/>
        </w:rPr>
        <w:t xml:space="preserve">            singer s1,s2;</w:t>
      </w:r>
    </w:p>
    <w:p w:rsidR="00F24997" w:rsidRPr="003F0B0C" w:rsidRDefault="00F24997" w:rsidP="00F24997">
      <w:pPr>
        <w:rPr>
          <w:rFonts w:ascii="宋体" w:eastAsia="宋体" w:hAnsi="宋体"/>
        </w:rPr>
      </w:pPr>
      <w:r w:rsidRPr="003F0B0C">
        <w:rPr>
          <w:rFonts w:ascii="宋体" w:eastAsia="宋体" w:hAnsi="宋体"/>
        </w:rPr>
        <w:t xml:space="preserve">            s1=q.front(),q.pop(),s2=q.front(),q.pop();</w:t>
      </w:r>
    </w:p>
    <w:p w:rsidR="00F24997" w:rsidRPr="003F0B0C" w:rsidRDefault="00F24997" w:rsidP="00F24997">
      <w:pPr>
        <w:rPr>
          <w:rFonts w:ascii="宋体" w:eastAsia="宋体" w:hAnsi="宋体"/>
        </w:rPr>
      </w:pPr>
      <w:r w:rsidRPr="003F0B0C">
        <w:rPr>
          <w:rFonts w:ascii="宋体" w:eastAsia="宋体" w:hAnsi="宋体"/>
        </w:rPr>
        <w:t xml:space="preserve">            int result=compete(s1,s2,n);</w:t>
      </w:r>
    </w:p>
    <w:p w:rsidR="00F24997" w:rsidRPr="003F0B0C" w:rsidRDefault="00F24997" w:rsidP="00F24997">
      <w:pPr>
        <w:rPr>
          <w:rFonts w:ascii="宋体" w:eastAsia="宋体" w:hAnsi="宋体"/>
        </w:rPr>
      </w:pPr>
      <w:r w:rsidRPr="003F0B0C">
        <w:rPr>
          <w:rFonts w:ascii="宋体" w:eastAsia="宋体" w:hAnsi="宋体"/>
        </w:rPr>
        <w:t xml:space="preserve">            if(result==1) q.push(s1);else q.push(s2);</w:t>
      </w:r>
    </w:p>
    <w:p w:rsidR="00F24997" w:rsidRPr="003F0B0C" w:rsidRDefault="00F24997" w:rsidP="00F24997">
      <w:pPr>
        <w:rPr>
          <w:rFonts w:ascii="宋体" w:eastAsia="宋体" w:hAnsi="宋体"/>
        </w:rPr>
      </w:pPr>
      <w:r w:rsidRPr="003F0B0C">
        <w:rPr>
          <w:rFonts w:ascii="宋体" w:eastAsia="宋体" w:hAnsi="宋体"/>
        </w:rPr>
        <w:t xml:space="preserve">        }</w:t>
      </w:r>
    </w:p>
    <w:p w:rsidR="00F24997" w:rsidRPr="003F0B0C" w:rsidRDefault="00F24997" w:rsidP="00F24997">
      <w:pPr>
        <w:rPr>
          <w:rFonts w:ascii="宋体" w:eastAsia="宋体" w:hAnsi="宋体"/>
        </w:rPr>
      </w:pPr>
      <w:r w:rsidRPr="003F0B0C">
        <w:rPr>
          <w:rFonts w:ascii="宋体" w:eastAsia="宋体" w:hAnsi="宋体"/>
        </w:rPr>
        <w:t xml:space="preserve">        singer winner=q.front();</w:t>
      </w:r>
    </w:p>
    <w:p w:rsidR="00F24997" w:rsidRPr="003F0B0C" w:rsidRDefault="00F24997" w:rsidP="00F24997">
      <w:pPr>
        <w:rPr>
          <w:rFonts w:ascii="宋体" w:eastAsia="宋体" w:hAnsi="宋体"/>
        </w:rPr>
      </w:pPr>
      <w:r w:rsidRPr="003F0B0C">
        <w:rPr>
          <w:rFonts w:ascii="宋体" w:eastAsia="宋体" w:hAnsi="宋体"/>
        </w:rPr>
        <w:t xml:space="preserve">        printf("Case #%d: %d\n",casenum,winner.id);</w:t>
      </w:r>
    </w:p>
    <w:p w:rsidR="00F24997" w:rsidRPr="003F0B0C" w:rsidRDefault="00F24997" w:rsidP="00F24997">
      <w:pPr>
        <w:rPr>
          <w:rFonts w:ascii="宋体" w:eastAsia="宋体" w:hAnsi="宋体"/>
        </w:rPr>
      </w:pPr>
      <w:r w:rsidRPr="003F0B0C">
        <w:rPr>
          <w:rFonts w:ascii="宋体" w:eastAsia="宋体" w:hAnsi="宋体"/>
        </w:rPr>
        <w:t xml:space="preserve">    }</w:t>
      </w:r>
    </w:p>
    <w:p w:rsidR="00F24997" w:rsidRPr="003F0B0C" w:rsidRDefault="00F24997" w:rsidP="00F24997">
      <w:pPr>
        <w:rPr>
          <w:rFonts w:ascii="宋体" w:eastAsia="宋体" w:hAnsi="宋体"/>
        </w:rPr>
      </w:pPr>
      <w:r w:rsidRPr="003F0B0C">
        <w:rPr>
          <w:rFonts w:ascii="宋体" w:eastAsia="宋体" w:hAnsi="宋体"/>
        </w:rPr>
        <w:t xml:space="preserve">    return 0;</w:t>
      </w:r>
    </w:p>
    <w:p w:rsidR="00F24997" w:rsidRPr="003F0B0C" w:rsidRDefault="00F24997" w:rsidP="00F24997">
      <w:pPr>
        <w:rPr>
          <w:rFonts w:ascii="宋体" w:eastAsia="宋体" w:hAnsi="宋体"/>
        </w:rPr>
      </w:pPr>
      <w:r w:rsidRPr="003F0B0C">
        <w:rPr>
          <w:rFonts w:ascii="宋体" w:eastAsia="宋体" w:hAnsi="宋体"/>
        </w:rPr>
        <w:t>}</w:t>
      </w:r>
    </w:p>
    <w:p w:rsidR="00B05E53" w:rsidRPr="003F0B0C" w:rsidRDefault="00B05E53" w:rsidP="00B05E53">
      <w:pPr>
        <w:pStyle w:val="3"/>
        <w:rPr>
          <w:rFonts w:ascii="宋体" w:eastAsia="宋体" w:hAnsi="宋体"/>
          <w:b w:val="0"/>
        </w:rPr>
      </w:pPr>
      <w:bookmarkStart w:id="45" w:name="_Toc521431738"/>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633</w:t>
      </w:r>
      <w:r w:rsidRPr="003F0B0C">
        <w:rPr>
          <w:rFonts w:ascii="宋体" w:eastAsia="宋体" w:hAnsi="宋体" w:hint="eastAsia"/>
          <w:b w:val="0"/>
        </w:rPr>
        <w:t>0-</w:t>
      </w:r>
      <w:r w:rsidRPr="003F0B0C">
        <w:rPr>
          <w:rFonts w:ascii="宋体" w:eastAsia="宋体" w:hAnsi="宋体"/>
          <w:b w:val="0"/>
        </w:rPr>
        <w:t>Visual Cube</w:t>
      </w:r>
      <w:r w:rsidRPr="003F0B0C">
        <w:rPr>
          <w:rFonts w:ascii="宋体" w:eastAsia="宋体" w:hAnsi="宋体" w:hint="eastAsia"/>
          <w:b w:val="0"/>
        </w:rPr>
        <w:t>-签到题</w:t>
      </w:r>
      <w:bookmarkEnd w:id="45"/>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w:instrText>
      </w:r>
      <w:r w:rsidRPr="003F0B0C">
        <w:rPr>
          <w:rFonts w:ascii="宋体" w:eastAsia="宋体" w:hAnsi="宋体"/>
          <w:b w:val="0"/>
        </w:rPr>
        <w:instrText>HDU</w:instrText>
      </w:r>
      <w:r w:rsidRPr="003F0B0C">
        <w:rPr>
          <w:rFonts w:ascii="宋体" w:eastAsia="宋体" w:hAnsi="宋体" w:hint="eastAsia"/>
          <w:b w:val="0"/>
        </w:rPr>
        <w:instrText>-</w:instrText>
      </w:r>
      <w:r w:rsidRPr="003F0B0C">
        <w:rPr>
          <w:rFonts w:ascii="宋体" w:eastAsia="宋体" w:hAnsi="宋体"/>
          <w:b w:val="0"/>
        </w:rPr>
        <w:instrText>633</w:instrText>
      </w:r>
      <w:r w:rsidRPr="003F0B0C">
        <w:rPr>
          <w:rFonts w:ascii="宋体" w:eastAsia="宋体" w:hAnsi="宋体" w:hint="eastAsia"/>
          <w:b w:val="0"/>
        </w:rPr>
        <w:instrText>0-</w:instrText>
      </w:r>
      <w:r w:rsidRPr="003F0B0C">
        <w:rPr>
          <w:rFonts w:ascii="宋体" w:eastAsia="宋体" w:hAnsi="宋体"/>
          <w:b w:val="0"/>
        </w:rPr>
        <w:instrText>Visual Cube</w:instrText>
      </w:r>
      <w:r w:rsidRPr="003F0B0C">
        <w:rPr>
          <w:rFonts w:ascii="宋体" w:eastAsia="宋体" w:hAnsi="宋体" w:hint="eastAsia"/>
          <w:b w:val="0"/>
        </w:rPr>
        <w:instrText>-签到题</w:instrText>
      </w:r>
      <w:r w:rsidRPr="003F0B0C">
        <w:rPr>
          <w:rFonts w:ascii="宋体" w:eastAsia="宋体" w:hAnsi="宋体"/>
          <w:b w:val="0"/>
        </w:rPr>
        <w:instrText>:</w:instrText>
      </w:r>
      <w:r w:rsidRPr="003F0B0C">
        <w:rPr>
          <w:rFonts w:ascii="宋体" w:eastAsia="宋体" w:hAnsi="宋体"/>
        </w:rPr>
        <w:instrText xml:space="preserve">6330" \y "HDU:6330" </w:instrText>
      </w:r>
      <w:r w:rsidRPr="003F0B0C">
        <w:rPr>
          <w:rFonts w:ascii="宋体" w:eastAsia="宋体" w:hAnsi="宋体"/>
          <w:b w:val="0"/>
        </w:rPr>
        <w:fldChar w:fldCharType="end"/>
      </w:r>
    </w:p>
    <w:p w:rsidR="00B05E53" w:rsidRPr="003F0B0C" w:rsidRDefault="00B05E53" w:rsidP="00117B01">
      <w:pPr>
        <w:rPr>
          <w:rFonts w:ascii="宋体" w:eastAsia="宋体" w:hAnsi="宋体"/>
        </w:rPr>
      </w:pPr>
      <w:r w:rsidRPr="003F0B0C">
        <w:rPr>
          <w:rFonts w:ascii="宋体" w:eastAsia="宋体" w:hAnsi="宋体" w:hint="eastAsia"/>
        </w:rPr>
        <w:t>【题意】给定长宽高，输出立方体模拟图</w:t>
      </w:r>
    </w:p>
    <w:p w:rsidR="00B05E53" w:rsidRPr="003F0B0C" w:rsidRDefault="00B05E53" w:rsidP="00117B01">
      <w:pPr>
        <w:rPr>
          <w:rFonts w:ascii="宋体" w:eastAsia="宋体" w:hAnsi="宋体"/>
        </w:rPr>
      </w:pPr>
      <w:r w:rsidRPr="003F0B0C">
        <w:rPr>
          <w:rFonts w:ascii="宋体" w:eastAsia="宋体" w:hAnsi="宋体"/>
          <w:noProof/>
        </w:rPr>
        <w:lastRenderedPageBreak/>
        <w:drawing>
          <wp:inline distT="0" distB="0" distL="0" distR="0" wp14:anchorId="211BBF30" wp14:editId="408248F6">
            <wp:extent cx="2638425" cy="847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9976" b="78405"/>
                    <a:stretch/>
                  </pic:blipFill>
                  <pic:spPr bwMode="auto">
                    <a:xfrm>
                      <a:off x="0" y="0"/>
                      <a:ext cx="2638425" cy="847725"/>
                    </a:xfrm>
                    <a:prstGeom prst="rect">
                      <a:avLst/>
                    </a:prstGeom>
                    <a:ln>
                      <a:noFill/>
                    </a:ln>
                    <a:extLst>
                      <a:ext uri="{53640926-AAD7-44D8-BBD7-CCE9431645EC}">
                        <a14:shadowObscured xmlns:a14="http://schemas.microsoft.com/office/drawing/2010/main"/>
                      </a:ext>
                    </a:extLst>
                  </pic:spPr>
                </pic:pic>
              </a:graphicData>
            </a:graphic>
          </wp:inline>
        </w:drawing>
      </w:r>
      <w:r w:rsidRPr="003F0B0C">
        <w:rPr>
          <w:rFonts w:ascii="宋体" w:eastAsia="宋体" w:hAnsi="宋体"/>
          <w:noProof/>
        </w:rPr>
        <w:drawing>
          <wp:inline distT="0" distB="0" distL="0" distR="0" wp14:anchorId="6135EBDE" wp14:editId="6CA69011">
            <wp:extent cx="2635885" cy="3925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024"/>
                    <a:stretch/>
                  </pic:blipFill>
                  <pic:spPr bwMode="auto">
                    <a:xfrm>
                      <a:off x="0" y="0"/>
                      <a:ext cx="2635885" cy="3925570"/>
                    </a:xfrm>
                    <a:prstGeom prst="rect">
                      <a:avLst/>
                    </a:prstGeom>
                    <a:ln>
                      <a:noFill/>
                    </a:ln>
                    <a:extLst>
                      <a:ext uri="{53640926-AAD7-44D8-BBD7-CCE9431645EC}">
                        <a14:shadowObscured xmlns:a14="http://schemas.microsoft.com/office/drawing/2010/main"/>
                      </a:ext>
                    </a:extLst>
                  </pic:spPr>
                </pic:pic>
              </a:graphicData>
            </a:graphic>
          </wp:inline>
        </w:drawing>
      </w:r>
    </w:p>
    <w:p w:rsidR="00B05E53" w:rsidRPr="003F0B0C" w:rsidRDefault="00B05E53" w:rsidP="00117B01">
      <w:pPr>
        <w:rPr>
          <w:rFonts w:ascii="宋体" w:eastAsia="宋体" w:hAnsi="宋体"/>
        </w:rPr>
      </w:pPr>
      <w:r w:rsidRPr="003F0B0C">
        <w:rPr>
          <w:rFonts w:ascii="宋体" w:eastAsia="宋体" w:hAnsi="宋体" w:hint="eastAsia"/>
        </w:rPr>
        <w:t>【题解】2018杭电暑期多校L题签到题；直接找规律输出；每一行计算一下加在前面的点和加在后面的点数。</w:t>
      </w:r>
    </w:p>
    <w:p w:rsidR="00B05E53" w:rsidRPr="003F0B0C" w:rsidRDefault="00B05E53" w:rsidP="00117B01">
      <w:pPr>
        <w:rPr>
          <w:rFonts w:ascii="宋体" w:eastAsia="宋体" w:hAnsi="宋体"/>
        </w:rPr>
      </w:pPr>
      <w:r w:rsidRPr="003F0B0C">
        <w:rPr>
          <w:rFonts w:ascii="宋体" w:eastAsia="宋体" w:hAnsi="宋体" w:hint="eastAsia"/>
        </w:rPr>
        <w:t>【代码】</w:t>
      </w:r>
    </w:p>
    <w:p w:rsidR="00B05E53" w:rsidRPr="003F0B0C" w:rsidRDefault="00B05E53" w:rsidP="00B05E53">
      <w:pPr>
        <w:rPr>
          <w:rFonts w:ascii="宋体" w:eastAsia="宋体" w:hAnsi="宋体"/>
        </w:rPr>
      </w:pPr>
      <w:r w:rsidRPr="003F0B0C">
        <w:rPr>
          <w:rFonts w:ascii="宋体" w:eastAsia="宋体" w:hAnsi="宋体"/>
        </w:rPr>
        <w:t>#include &lt;bits/stdc++.h&gt;</w:t>
      </w:r>
    </w:p>
    <w:p w:rsidR="00B05E53" w:rsidRPr="003F0B0C" w:rsidRDefault="00B05E53" w:rsidP="00B05E53">
      <w:pPr>
        <w:rPr>
          <w:rFonts w:ascii="宋体" w:eastAsia="宋体" w:hAnsi="宋体"/>
        </w:rPr>
      </w:pPr>
    </w:p>
    <w:p w:rsidR="00B05E53" w:rsidRPr="003F0B0C" w:rsidRDefault="00B05E53" w:rsidP="00B05E53">
      <w:pPr>
        <w:rPr>
          <w:rFonts w:ascii="宋体" w:eastAsia="宋体" w:hAnsi="宋体"/>
        </w:rPr>
      </w:pPr>
      <w:r w:rsidRPr="003F0B0C">
        <w:rPr>
          <w:rFonts w:ascii="宋体" w:eastAsia="宋体" w:hAnsi="宋体"/>
        </w:rPr>
        <w:t>using namespace std;</w:t>
      </w:r>
    </w:p>
    <w:p w:rsidR="00B05E53" w:rsidRPr="003F0B0C" w:rsidRDefault="00B05E53" w:rsidP="00B05E53">
      <w:pPr>
        <w:rPr>
          <w:rFonts w:ascii="宋体" w:eastAsia="宋体" w:hAnsi="宋体"/>
        </w:rPr>
      </w:pPr>
    </w:p>
    <w:p w:rsidR="00B05E53" w:rsidRPr="003F0B0C" w:rsidRDefault="00B05E53" w:rsidP="00B05E53">
      <w:pPr>
        <w:rPr>
          <w:rFonts w:ascii="宋体" w:eastAsia="宋体" w:hAnsi="宋体"/>
        </w:rPr>
      </w:pPr>
      <w:r w:rsidRPr="003F0B0C">
        <w:rPr>
          <w:rFonts w:ascii="宋体" w:eastAsia="宋体" w:hAnsi="宋体"/>
        </w:rPr>
        <w:t>int main()</w:t>
      </w:r>
    </w:p>
    <w:p w:rsidR="00B05E53" w:rsidRPr="003F0B0C" w:rsidRDefault="00B05E53" w:rsidP="00B05E53">
      <w:pPr>
        <w:rPr>
          <w:rFonts w:ascii="宋体" w:eastAsia="宋体" w:hAnsi="宋体"/>
        </w:rPr>
      </w:pPr>
      <w:r w:rsidRPr="003F0B0C">
        <w:rPr>
          <w:rFonts w:ascii="宋体" w:eastAsia="宋体" w:hAnsi="宋体"/>
        </w:rPr>
        <w:t>{</w:t>
      </w:r>
    </w:p>
    <w:p w:rsidR="00B05E53" w:rsidRPr="003F0B0C" w:rsidRDefault="00B05E53" w:rsidP="00B05E53">
      <w:pPr>
        <w:rPr>
          <w:rFonts w:ascii="宋体" w:eastAsia="宋体" w:hAnsi="宋体"/>
        </w:rPr>
      </w:pPr>
      <w:r w:rsidRPr="003F0B0C">
        <w:rPr>
          <w:rFonts w:ascii="宋体" w:eastAsia="宋体" w:hAnsi="宋体"/>
        </w:rPr>
        <w:t xml:space="preserve">    int t;</w:t>
      </w:r>
    </w:p>
    <w:p w:rsidR="00B05E53" w:rsidRPr="003F0B0C" w:rsidRDefault="00B05E53" w:rsidP="00B05E53">
      <w:pPr>
        <w:rPr>
          <w:rFonts w:ascii="宋体" w:eastAsia="宋体" w:hAnsi="宋体"/>
        </w:rPr>
      </w:pPr>
      <w:r w:rsidRPr="003F0B0C">
        <w:rPr>
          <w:rFonts w:ascii="宋体" w:eastAsia="宋体" w:hAnsi="宋体"/>
        </w:rPr>
        <w:t xml:space="preserve">    cin&gt;&gt;t;</w:t>
      </w:r>
    </w:p>
    <w:p w:rsidR="00B05E53" w:rsidRPr="003F0B0C" w:rsidRDefault="00B05E53" w:rsidP="00B05E53">
      <w:pPr>
        <w:rPr>
          <w:rFonts w:ascii="宋体" w:eastAsia="宋体" w:hAnsi="宋体"/>
        </w:rPr>
      </w:pPr>
      <w:r w:rsidRPr="003F0B0C">
        <w:rPr>
          <w:rFonts w:ascii="宋体" w:eastAsia="宋体" w:hAnsi="宋体"/>
        </w:rPr>
        <w:t xml:space="preserve">    while(t--){</w:t>
      </w:r>
    </w:p>
    <w:p w:rsidR="00B05E53" w:rsidRPr="003F0B0C" w:rsidRDefault="00B05E53" w:rsidP="00B05E53">
      <w:pPr>
        <w:rPr>
          <w:rFonts w:ascii="宋体" w:eastAsia="宋体" w:hAnsi="宋体"/>
        </w:rPr>
      </w:pPr>
      <w:r w:rsidRPr="003F0B0C">
        <w:rPr>
          <w:rFonts w:ascii="宋体" w:eastAsia="宋体" w:hAnsi="宋体"/>
        </w:rPr>
        <w:t xml:space="preserve">        int a,b,c;</w:t>
      </w:r>
    </w:p>
    <w:p w:rsidR="00B05E53" w:rsidRPr="003F0B0C" w:rsidRDefault="00B05E53" w:rsidP="00B05E53">
      <w:pPr>
        <w:rPr>
          <w:rFonts w:ascii="宋体" w:eastAsia="宋体" w:hAnsi="宋体"/>
        </w:rPr>
      </w:pPr>
      <w:r w:rsidRPr="003F0B0C">
        <w:rPr>
          <w:rFonts w:ascii="宋体" w:eastAsia="宋体" w:hAnsi="宋体"/>
        </w:rPr>
        <w:t xml:space="preserve">        cin&gt;&gt;a&gt;&gt;b&gt;&gt;c;</w:t>
      </w:r>
    </w:p>
    <w:p w:rsidR="00B05E53" w:rsidRPr="003F0B0C" w:rsidRDefault="00B05E53" w:rsidP="00B05E53">
      <w:pPr>
        <w:rPr>
          <w:rFonts w:ascii="宋体" w:eastAsia="宋体" w:hAnsi="宋体"/>
        </w:rPr>
      </w:pPr>
      <w:r w:rsidRPr="003F0B0C">
        <w:rPr>
          <w:rFonts w:ascii="宋体" w:eastAsia="宋体" w:hAnsi="宋体"/>
        </w:rPr>
        <w:t xml:space="preserve">        int rowlen=2*a+1+2*b,rownum=0,colen=2*c+2*b+1;</w:t>
      </w:r>
    </w:p>
    <w:p w:rsidR="00B05E53" w:rsidRPr="003F0B0C" w:rsidRDefault="00B05E53" w:rsidP="00B05E53">
      <w:pPr>
        <w:rPr>
          <w:rFonts w:ascii="宋体" w:eastAsia="宋体" w:hAnsi="宋体"/>
        </w:rPr>
      </w:pPr>
      <w:r w:rsidRPr="003F0B0C">
        <w:rPr>
          <w:rFonts w:ascii="宋体" w:eastAsia="宋体" w:hAnsi="宋体"/>
        </w:rPr>
        <w:t xml:space="preserve">        for(int row=0;row&lt;2*b;row++){</w:t>
      </w:r>
    </w:p>
    <w:p w:rsidR="00B05E53" w:rsidRPr="003F0B0C" w:rsidRDefault="00B05E53" w:rsidP="00B05E53">
      <w:pPr>
        <w:rPr>
          <w:rFonts w:ascii="宋体" w:eastAsia="宋体" w:hAnsi="宋体"/>
        </w:rPr>
      </w:pPr>
      <w:r w:rsidRPr="003F0B0C">
        <w:rPr>
          <w:rFonts w:ascii="宋体" w:eastAsia="宋体" w:hAnsi="宋体"/>
        </w:rPr>
        <w:t xml:space="preserve">            int backdotnum=rowlen-(2*a+1)-(colen-rownum)+1;</w:t>
      </w:r>
    </w:p>
    <w:p w:rsidR="00B05E53" w:rsidRPr="003F0B0C" w:rsidRDefault="00B05E53" w:rsidP="00B05E53">
      <w:pPr>
        <w:rPr>
          <w:rFonts w:ascii="宋体" w:eastAsia="宋体" w:hAnsi="宋体"/>
        </w:rPr>
      </w:pPr>
      <w:r w:rsidRPr="003F0B0C">
        <w:rPr>
          <w:rFonts w:ascii="宋体" w:eastAsia="宋体" w:hAnsi="宋体"/>
        </w:rPr>
        <w:t xml:space="preserve">            if(row%2==0){</w:t>
      </w:r>
    </w:p>
    <w:p w:rsidR="00B05E53" w:rsidRPr="003F0B0C" w:rsidRDefault="00B05E53" w:rsidP="00B05E53">
      <w:pPr>
        <w:rPr>
          <w:rFonts w:ascii="宋体" w:eastAsia="宋体" w:hAnsi="宋体"/>
        </w:rPr>
      </w:pPr>
      <w:r w:rsidRPr="003F0B0C">
        <w:rPr>
          <w:rFonts w:ascii="宋体" w:eastAsia="宋体" w:hAnsi="宋体"/>
        </w:rPr>
        <w:t xml:space="preserve">                for(int j=0;j&lt;2*b-row;j++) printf(".");</w:t>
      </w:r>
    </w:p>
    <w:p w:rsidR="00B05E53" w:rsidRPr="003F0B0C" w:rsidRDefault="00B05E53" w:rsidP="00B05E53">
      <w:pPr>
        <w:rPr>
          <w:rFonts w:ascii="宋体" w:eastAsia="宋体" w:hAnsi="宋体"/>
        </w:rPr>
      </w:pPr>
      <w:r w:rsidRPr="003F0B0C">
        <w:rPr>
          <w:rFonts w:ascii="宋体" w:eastAsia="宋体" w:hAnsi="宋体"/>
        </w:rPr>
        <w:lastRenderedPageBreak/>
        <w:t xml:space="preserve">                for(int j=0;j&lt;a;j++) printf("+-");</w:t>
      </w:r>
    </w:p>
    <w:p w:rsidR="00B05E53" w:rsidRPr="003F0B0C" w:rsidRDefault="00B05E53" w:rsidP="00B05E53">
      <w:pPr>
        <w:rPr>
          <w:rFonts w:ascii="宋体" w:eastAsia="宋体" w:hAnsi="宋体"/>
        </w:rPr>
      </w:pPr>
      <w:r w:rsidRPr="003F0B0C">
        <w:rPr>
          <w:rFonts w:ascii="宋体" w:eastAsia="宋体" w:hAnsi="宋体"/>
        </w:rPr>
        <w:t xml:space="preserve">                printf("+");</w:t>
      </w:r>
    </w:p>
    <w:p w:rsidR="00B05E53" w:rsidRPr="003F0B0C" w:rsidRDefault="00B05E53" w:rsidP="00B05E53">
      <w:pPr>
        <w:rPr>
          <w:rFonts w:ascii="宋体" w:eastAsia="宋体" w:hAnsi="宋体"/>
        </w:rPr>
      </w:pPr>
      <w:r w:rsidRPr="003F0B0C">
        <w:rPr>
          <w:rFonts w:ascii="宋体" w:eastAsia="宋体" w:hAnsi="宋体"/>
        </w:rPr>
        <w:t xml:space="preserve">                int cnt=0;</w:t>
      </w:r>
    </w:p>
    <w:p w:rsidR="00B05E53" w:rsidRPr="003F0B0C" w:rsidRDefault="00B05E53" w:rsidP="00B05E53">
      <w:pPr>
        <w:rPr>
          <w:rFonts w:ascii="宋体" w:eastAsia="宋体" w:hAnsi="宋体"/>
        </w:rPr>
      </w:pPr>
      <w:r w:rsidRPr="003F0B0C">
        <w:rPr>
          <w:rFonts w:ascii="宋体" w:eastAsia="宋体" w:hAnsi="宋体"/>
        </w:rPr>
        <w:t xml:space="preserve">                if(backdotnum&lt;=0){</w:t>
      </w:r>
    </w:p>
    <w:p w:rsidR="00B05E53" w:rsidRPr="003F0B0C" w:rsidRDefault="00B05E53" w:rsidP="00B05E53">
      <w:pPr>
        <w:rPr>
          <w:rFonts w:ascii="宋体" w:eastAsia="宋体" w:hAnsi="宋体"/>
        </w:rPr>
      </w:pPr>
      <w:r w:rsidRPr="003F0B0C">
        <w:rPr>
          <w:rFonts w:ascii="宋体" w:eastAsia="宋体" w:hAnsi="宋体"/>
        </w:rPr>
        <w:t xml:space="preserve">                    for(int j=0;j&lt;row/2;j++) printf(".+");</w:t>
      </w:r>
    </w:p>
    <w:p w:rsidR="00B05E53" w:rsidRPr="003F0B0C" w:rsidRDefault="00B05E53" w:rsidP="00B05E53">
      <w:pPr>
        <w:rPr>
          <w:rFonts w:ascii="宋体" w:eastAsia="宋体" w:hAnsi="宋体"/>
        </w:rPr>
      </w:pPr>
      <w:r w:rsidRPr="003F0B0C">
        <w:rPr>
          <w:rFonts w:ascii="宋体" w:eastAsia="宋体" w:hAnsi="宋体"/>
        </w:rPr>
        <w:t xml:space="preserve">                }else{</w:t>
      </w:r>
    </w:p>
    <w:p w:rsidR="00B05E53" w:rsidRPr="003F0B0C" w:rsidRDefault="00B05E53" w:rsidP="00B05E53">
      <w:pPr>
        <w:rPr>
          <w:rFonts w:ascii="宋体" w:eastAsia="宋体" w:hAnsi="宋体"/>
        </w:rPr>
      </w:pPr>
      <w:r w:rsidRPr="003F0B0C">
        <w:rPr>
          <w:rFonts w:ascii="宋体" w:eastAsia="宋体" w:hAnsi="宋体"/>
        </w:rPr>
        <w:t xml:space="preserve">                    cnt=rowlen-backdotnum-(2*b-row)-(2*a+1);</w:t>
      </w:r>
    </w:p>
    <w:p w:rsidR="00B05E53" w:rsidRPr="003F0B0C" w:rsidRDefault="00B05E53" w:rsidP="00B05E53">
      <w:pPr>
        <w:rPr>
          <w:rFonts w:ascii="宋体" w:eastAsia="宋体" w:hAnsi="宋体"/>
        </w:rPr>
      </w:pPr>
      <w:r w:rsidRPr="003F0B0C">
        <w:rPr>
          <w:rFonts w:ascii="宋体" w:eastAsia="宋体" w:hAnsi="宋体"/>
        </w:rPr>
        <w:t xml:space="preserve">                    for(int i=0;i&lt;cnt/2;i++) printf(".+");</w:t>
      </w:r>
    </w:p>
    <w:p w:rsidR="00B05E53" w:rsidRPr="003F0B0C" w:rsidRDefault="00B05E53" w:rsidP="00B05E53">
      <w:pPr>
        <w:rPr>
          <w:rFonts w:ascii="宋体" w:eastAsia="宋体" w:hAnsi="宋体"/>
        </w:rPr>
      </w:pPr>
      <w:r w:rsidRPr="003F0B0C">
        <w:rPr>
          <w:rFonts w:ascii="宋体" w:eastAsia="宋体" w:hAnsi="宋体"/>
        </w:rPr>
        <w:t xml:space="preserve">                }</w:t>
      </w:r>
    </w:p>
    <w:p w:rsidR="00B05E53" w:rsidRPr="003F0B0C" w:rsidRDefault="00B05E53" w:rsidP="00B05E53">
      <w:pPr>
        <w:rPr>
          <w:rFonts w:ascii="宋体" w:eastAsia="宋体" w:hAnsi="宋体"/>
        </w:rPr>
      </w:pPr>
      <w:r w:rsidRPr="003F0B0C">
        <w:rPr>
          <w:rFonts w:ascii="宋体" w:eastAsia="宋体" w:hAnsi="宋体"/>
        </w:rPr>
        <w:t xml:space="preserve">            }else{</w:t>
      </w:r>
    </w:p>
    <w:p w:rsidR="00B05E53" w:rsidRPr="003F0B0C" w:rsidRDefault="00B05E53" w:rsidP="00B05E53">
      <w:pPr>
        <w:rPr>
          <w:rFonts w:ascii="宋体" w:eastAsia="宋体" w:hAnsi="宋体"/>
        </w:rPr>
      </w:pPr>
      <w:r w:rsidRPr="003F0B0C">
        <w:rPr>
          <w:rFonts w:ascii="宋体" w:eastAsia="宋体" w:hAnsi="宋体"/>
        </w:rPr>
        <w:t xml:space="preserve">                for(int j=0;j&lt;2*b-row;j++) printf(".");</w:t>
      </w:r>
    </w:p>
    <w:p w:rsidR="00B05E53" w:rsidRPr="003F0B0C" w:rsidRDefault="00B05E53" w:rsidP="00B05E53">
      <w:pPr>
        <w:rPr>
          <w:rFonts w:ascii="宋体" w:eastAsia="宋体" w:hAnsi="宋体"/>
        </w:rPr>
      </w:pPr>
      <w:r w:rsidRPr="003F0B0C">
        <w:rPr>
          <w:rFonts w:ascii="宋体" w:eastAsia="宋体" w:hAnsi="宋体"/>
        </w:rPr>
        <w:t xml:space="preserve">                for(int j=0;j&lt;a;j++) printf("/.");</w:t>
      </w:r>
    </w:p>
    <w:p w:rsidR="00B05E53" w:rsidRPr="003F0B0C" w:rsidRDefault="00B05E53" w:rsidP="00B05E53">
      <w:pPr>
        <w:rPr>
          <w:rFonts w:ascii="宋体" w:eastAsia="宋体" w:hAnsi="宋体"/>
        </w:rPr>
      </w:pPr>
      <w:r w:rsidRPr="003F0B0C">
        <w:rPr>
          <w:rFonts w:ascii="宋体" w:eastAsia="宋体" w:hAnsi="宋体"/>
        </w:rPr>
        <w:t xml:space="preserve">                int cnt=0;</w:t>
      </w:r>
    </w:p>
    <w:p w:rsidR="00B05E53" w:rsidRPr="003F0B0C" w:rsidRDefault="00B05E53" w:rsidP="00B05E53">
      <w:pPr>
        <w:rPr>
          <w:rFonts w:ascii="宋体" w:eastAsia="宋体" w:hAnsi="宋体"/>
        </w:rPr>
      </w:pPr>
      <w:r w:rsidRPr="003F0B0C">
        <w:rPr>
          <w:rFonts w:ascii="宋体" w:eastAsia="宋体" w:hAnsi="宋体"/>
        </w:rPr>
        <w:t xml:space="preserve">                if(backdotnum&lt;=0){</w:t>
      </w:r>
    </w:p>
    <w:p w:rsidR="00B05E53" w:rsidRPr="003F0B0C" w:rsidRDefault="00B05E53" w:rsidP="00B05E53">
      <w:pPr>
        <w:rPr>
          <w:rFonts w:ascii="宋体" w:eastAsia="宋体" w:hAnsi="宋体"/>
        </w:rPr>
      </w:pPr>
      <w:r w:rsidRPr="003F0B0C">
        <w:rPr>
          <w:rFonts w:ascii="宋体" w:eastAsia="宋体" w:hAnsi="宋体"/>
        </w:rPr>
        <w:t xml:space="preserve">                    for(int j=0;j&lt;row/2+1;j++) printf("/|");</w:t>
      </w:r>
    </w:p>
    <w:p w:rsidR="00B05E53" w:rsidRPr="003F0B0C" w:rsidRDefault="00B05E53" w:rsidP="00B05E53">
      <w:pPr>
        <w:rPr>
          <w:rFonts w:ascii="宋体" w:eastAsia="宋体" w:hAnsi="宋体"/>
        </w:rPr>
      </w:pPr>
      <w:r w:rsidRPr="003F0B0C">
        <w:rPr>
          <w:rFonts w:ascii="宋体" w:eastAsia="宋体" w:hAnsi="宋体"/>
        </w:rPr>
        <w:t xml:space="preserve">                }else{</w:t>
      </w:r>
    </w:p>
    <w:p w:rsidR="00B05E53" w:rsidRPr="003F0B0C" w:rsidRDefault="00B05E53" w:rsidP="00B05E53">
      <w:pPr>
        <w:rPr>
          <w:rFonts w:ascii="宋体" w:eastAsia="宋体" w:hAnsi="宋体"/>
        </w:rPr>
      </w:pPr>
      <w:r w:rsidRPr="003F0B0C">
        <w:rPr>
          <w:rFonts w:ascii="宋体" w:eastAsia="宋体" w:hAnsi="宋体"/>
        </w:rPr>
        <w:t xml:space="preserve">                    cnt=rowlen-backdotnum-(2*b-row)-(2*a+1);</w:t>
      </w:r>
    </w:p>
    <w:p w:rsidR="00B05E53" w:rsidRPr="003F0B0C" w:rsidRDefault="00B05E53" w:rsidP="00B05E53">
      <w:pPr>
        <w:rPr>
          <w:rFonts w:ascii="宋体" w:eastAsia="宋体" w:hAnsi="宋体"/>
        </w:rPr>
      </w:pPr>
      <w:r w:rsidRPr="003F0B0C">
        <w:rPr>
          <w:rFonts w:ascii="宋体" w:eastAsia="宋体" w:hAnsi="宋体"/>
        </w:rPr>
        <w:t xml:space="preserve">                    for(int i=0;i&lt;cnt/2;i++) printf("/|");</w:t>
      </w:r>
    </w:p>
    <w:p w:rsidR="00B05E53" w:rsidRPr="003F0B0C" w:rsidRDefault="00B05E53" w:rsidP="00B05E53">
      <w:pPr>
        <w:rPr>
          <w:rFonts w:ascii="宋体" w:eastAsia="宋体" w:hAnsi="宋体"/>
        </w:rPr>
      </w:pPr>
      <w:r w:rsidRPr="003F0B0C">
        <w:rPr>
          <w:rFonts w:ascii="宋体" w:eastAsia="宋体" w:hAnsi="宋体"/>
        </w:rPr>
        <w:t xml:space="preserve">                    printf("/");</w:t>
      </w:r>
    </w:p>
    <w:p w:rsidR="00B05E53" w:rsidRPr="003F0B0C" w:rsidRDefault="00B05E53" w:rsidP="00B05E53">
      <w:pPr>
        <w:rPr>
          <w:rFonts w:ascii="宋体" w:eastAsia="宋体" w:hAnsi="宋体"/>
        </w:rPr>
      </w:pPr>
      <w:r w:rsidRPr="003F0B0C">
        <w:rPr>
          <w:rFonts w:ascii="宋体" w:eastAsia="宋体" w:hAnsi="宋体"/>
        </w:rPr>
        <w:t xml:space="preserve">                }</w:t>
      </w:r>
    </w:p>
    <w:p w:rsidR="00B05E53" w:rsidRPr="003F0B0C" w:rsidRDefault="00B05E53" w:rsidP="00B05E53">
      <w:pPr>
        <w:rPr>
          <w:rFonts w:ascii="宋体" w:eastAsia="宋体" w:hAnsi="宋体"/>
        </w:rPr>
      </w:pPr>
      <w:r w:rsidRPr="003F0B0C">
        <w:rPr>
          <w:rFonts w:ascii="宋体" w:eastAsia="宋体" w:hAnsi="宋体"/>
        </w:rPr>
        <w:t xml:space="preserve">            }</w:t>
      </w:r>
    </w:p>
    <w:p w:rsidR="00B05E53" w:rsidRPr="003F0B0C" w:rsidRDefault="00B05E53" w:rsidP="00B05E53">
      <w:pPr>
        <w:rPr>
          <w:rFonts w:ascii="宋体" w:eastAsia="宋体" w:hAnsi="宋体"/>
        </w:rPr>
      </w:pPr>
      <w:r w:rsidRPr="003F0B0C">
        <w:rPr>
          <w:rFonts w:ascii="宋体" w:eastAsia="宋体" w:hAnsi="宋体"/>
        </w:rPr>
        <w:t xml:space="preserve">            if(backdotnum&gt;0) for(int i=0;i&lt;backdotnum;i++) printf(".");</w:t>
      </w:r>
    </w:p>
    <w:p w:rsidR="00B05E53" w:rsidRPr="003F0B0C" w:rsidRDefault="00B05E53" w:rsidP="00B05E53">
      <w:pPr>
        <w:rPr>
          <w:rFonts w:ascii="宋体" w:eastAsia="宋体" w:hAnsi="宋体"/>
        </w:rPr>
      </w:pPr>
      <w:r w:rsidRPr="003F0B0C">
        <w:rPr>
          <w:rFonts w:ascii="宋体" w:eastAsia="宋体" w:hAnsi="宋体"/>
        </w:rPr>
        <w:t xml:space="preserve">            printf("\n"),rownum++;</w:t>
      </w:r>
    </w:p>
    <w:p w:rsidR="00B05E53" w:rsidRPr="003F0B0C" w:rsidRDefault="00B05E53" w:rsidP="00B05E53">
      <w:pPr>
        <w:rPr>
          <w:rFonts w:ascii="宋体" w:eastAsia="宋体" w:hAnsi="宋体"/>
        </w:rPr>
      </w:pPr>
      <w:r w:rsidRPr="003F0B0C">
        <w:rPr>
          <w:rFonts w:ascii="宋体" w:eastAsia="宋体" w:hAnsi="宋体"/>
        </w:rPr>
        <w:t xml:space="preserve">        }</w:t>
      </w:r>
    </w:p>
    <w:p w:rsidR="00B05E53" w:rsidRPr="003F0B0C" w:rsidRDefault="00B05E53" w:rsidP="00B05E53">
      <w:pPr>
        <w:rPr>
          <w:rFonts w:ascii="宋体" w:eastAsia="宋体" w:hAnsi="宋体"/>
        </w:rPr>
      </w:pPr>
      <w:r w:rsidRPr="003F0B0C">
        <w:rPr>
          <w:rFonts w:ascii="宋体" w:eastAsia="宋体" w:hAnsi="宋体"/>
        </w:rPr>
        <w:t xml:space="preserve">        for(int row=0;row&lt;2*c;row++){</w:t>
      </w:r>
    </w:p>
    <w:p w:rsidR="00B05E53" w:rsidRPr="003F0B0C" w:rsidRDefault="00B05E53" w:rsidP="00B05E53">
      <w:pPr>
        <w:rPr>
          <w:rFonts w:ascii="宋体" w:eastAsia="宋体" w:hAnsi="宋体"/>
        </w:rPr>
      </w:pPr>
      <w:r w:rsidRPr="003F0B0C">
        <w:rPr>
          <w:rFonts w:ascii="宋体" w:eastAsia="宋体" w:hAnsi="宋体"/>
        </w:rPr>
        <w:t xml:space="preserve">            int backdotnum=rowlen-(2*a+1)-(colen-rownum)+1;</w:t>
      </w:r>
    </w:p>
    <w:p w:rsidR="00B05E53" w:rsidRPr="003F0B0C" w:rsidRDefault="00B05E53" w:rsidP="00B05E53">
      <w:pPr>
        <w:rPr>
          <w:rFonts w:ascii="宋体" w:eastAsia="宋体" w:hAnsi="宋体"/>
        </w:rPr>
      </w:pPr>
      <w:r w:rsidRPr="003F0B0C">
        <w:rPr>
          <w:rFonts w:ascii="宋体" w:eastAsia="宋体" w:hAnsi="宋体"/>
        </w:rPr>
        <w:t xml:space="preserve">            if(row%2==0){</w:t>
      </w:r>
    </w:p>
    <w:p w:rsidR="00B05E53" w:rsidRPr="003F0B0C" w:rsidRDefault="00B05E53" w:rsidP="00B05E53">
      <w:pPr>
        <w:rPr>
          <w:rFonts w:ascii="宋体" w:eastAsia="宋体" w:hAnsi="宋体"/>
        </w:rPr>
      </w:pPr>
      <w:r w:rsidRPr="003F0B0C">
        <w:rPr>
          <w:rFonts w:ascii="宋体" w:eastAsia="宋体" w:hAnsi="宋体"/>
        </w:rPr>
        <w:t xml:space="preserve">                for(int j=0;j&lt;a;j++) printf("+-");</w:t>
      </w:r>
    </w:p>
    <w:p w:rsidR="00B05E53" w:rsidRPr="003F0B0C" w:rsidRDefault="00B05E53" w:rsidP="00B05E53">
      <w:pPr>
        <w:rPr>
          <w:rFonts w:ascii="宋体" w:eastAsia="宋体" w:hAnsi="宋体"/>
        </w:rPr>
      </w:pPr>
      <w:r w:rsidRPr="003F0B0C">
        <w:rPr>
          <w:rFonts w:ascii="宋体" w:eastAsia="宋体" w:hAnsi="宋体"/>
        </w:rPr>
        <w:t xml:space="preserve">                printf("+");</w:t>
      </w:r>
    </w:p>
    <w:p w:rsidR="00B05E53" w:rsidRPr="003F0B0C" w:rsidRDefault="00B05E53" w:rsidP="00B05E53">
      <w:pPr>
        <w:rPr>
          <w:rFonts w:ascii="宋体" w:eastAsia="宋体" w:hAnsi="宋体"/>
        </w:rPr>
      </w:pPr>
      <w:r w:rsidRPr="003F0B0C">
        <w:rPr>
          <w:rFonts w:ascii="宋体" w:eastAsia="宋体" w:hAnsi="宋体"/>
        </w:rPr>
        <w:t xml:space="preserve">                int cnt=0;</w:t>
      </w:r>
    </w:p>
    <w:p w:rsidR="00B05E53" w:rsidRPr="003F0B0C" w:rsidRDefault="00B05E53" w:rsidP="00B05E53">
      <w:pPr>
        <w:rPr>
          <w:rFonts w:ascii="宋体" w:eastAsia="宋体" w:hAnsi="宋体"/>
        </w:rPr>
      </w:pPr>
      <w:r w:rsidRPr="003F0B0C">
        <w:rPr>
          <w:rFonts w:ascii="宋体" w:eastAsia="宋体" w:hAnsi="宋体"/>
        </w:rPr>
        <w:t xml:space="preserve">                if(backdotnum&lt;=0){</w:t>
      </w:r>
    </w:p>
    <w:p w:rsidR="00B05E53" w:rsidRPr="003F0B0C" w:rsidRDefault="00B05E53" w:rsidP="00B05E53">
      <w:pPr>
        <w:rPr>
          <w:rFonts w:ascii="宋体" w:eastAsia="宋体" w:hAnsi="宋体"/>
        </w:rPr>
      </w:pPr>
      <w:r w:rsidRPr="003F0B0C">
        <w:rPr>
          <w:rFonts w:ascii="宋体" w:eastAsia="宋体" w:hAnsi="宋体"/>
        </w:rPr>
        <w:t xml:space="preserve">                    cnt=rowlen-2*a-1;</w:t>
      </w:r>
    </w:p>
    <w:p w:rsidR="00B05E53" w:rsidRPr="003F0B0C" w:rsidRDefault="00B05E53" w:rsidP="00B05E53">
      <w:pPr>
        <w:rPr>
          <w:rFonts w:ascii="宋体" w:eastAsia="宋体" w:hAnsi="宋体"/>
        </w:rPr>
      </w:pPr>
      <w:r w:rsidRPr="003F0B0C">
        <w:rPr>
          <w:rFonts w:ascii="宋体" w:eastAsia="宋体" w:hAnsi="宋体"/>
        </w:rPr>
        <w:t xml:space="preserve">                }else{</w:t>
      </w:r>
    </w:p>
    <w:p w:rsidR="00B05E53" w:rsidRPr="003F0B0C" w:rsidRDefault="00B05E53" w:rsidP="00B05E53">
      <w:pPr>
        <w:rPr>
          <w:rFonts w:ascii="宋体" w:eastAsia="宋体" w:hAnsi="宋体"/>
        </w:rPr>
      </w:pPr>
      <w:r w:rsidRPr="003F0B0C">
        <w:rPr>
          <w:rFonts w:ascii="宋体" w:eastAsia="宋体" w:hAnsi="宋体"/>
        </w:rPr>
        <w:t xml:space="preserve">                    cnt=rowlen-2*a-backdotnum-1;</w:t>
      </w:r>
    </w:p>
    <w:p w:rsidR="00B05E53" w:rsidRPr="003F0B0C" w:rsidRDefault="00B05E53" w:rsidP="00B05E53">
      <w:pPr>
        <w:rPr>
          <w:rFonts w:ascii="宋体" w:eastAsia="宋体" w:hAnsi="宋体"/>
        </w:rPr>
      </w:pPr>
      <w:r w:rsidRPr="003F0B0C">
        <w:rPr>
          <w:rFonts w:ascii="宋体" w:eastAsia="宋体" w:hAnsi="宋体"/>
        </w:rPr>
        <w:t xml:space="preserve">                }</w:t>
      </w:r>
    </w:p>
    <w:p w:rsidR="00B05E53" w:rsidRPr="003F0B0C" w:rsidRDefault="00B05E53" w:rsidP="00B05E53">
      <w:pPr>
        <w:rPr>
          <w:rFonts w:ascii="宋体" w:eastAsia="宋体" w:hAnsi="宋体"/>
        </w:rPr>
      </w:pPr>
      <w:r w:rsidRPr="003F0B0C">
        <w:rPr>
          <w:rFonts w:ascii="宋体" w:eastAsia="宋体" w:hAnsi="宋体"/>
        </w:rPr>
        <w:t xml:space="preserve">                for(int i=0;i&lt;cnt/2;i++) printf(".+");</w:t>
      </w:r>
    </w:p>
    <w:p w:rsidR="00B05E53" w:rsidRPr="003F0B0C" w:rsidRDefault="00B05E53" w:rsidP="00B05E53">
      <w:pPr>
        <w:rPr>
          <w:rFonts w:ascii="宋体" w:eastAsia="宋体" w:hAnsi="宋体"/>
        </w:rPr>
      </w:pPr>
      <w:r w:rsidRPr="003F0B0C">
        <w:rPr>
          <w:rFonts w:ascii="宋体" w:eastAsia="宋体" w:hAnsi="宋体"/>
        </w:rPr>
        <w:t xml:space="preserve">            }else{</w:t>
      </w:r>
    </w:p>
    <w:p w:rsidR="00B05E53" w:rsidRPr="003F0B0C" w:rsidRDefault="00B05E53" w:rsidP="00B05E53">
      <w:pPr>
        <w:rPr>
          <w:rFonts w:ascii="宋体" w:eastAsia="宋体" w:hAnsi="宋体"/>
        </w:rPr>
      </w:pPr>
      <w:r w:rsidRPr="003F0B0C">
        <w:rPr>
          <w:rFonts w:ascii="宋体" w:eastAsia="宋体" w:hAnsi="宋体"/>
        </w:rPr>
        <w:t xml:space="preserve">                for(int j=0;j&lt;a;j++) printf("|.");</w:t>
      </w:r>
    </w:p>
    <w:p w:rsidR="00B05E53" w:rsidRPr="003F0B0C" w:rsidRDefault="00B05E53" w:rsidP="00B05E53">
      <w:pPr>
        <w:rPr>
          <w:rFonts w:ascii="宋体" w:eastAsia="宋体" w:hAnsi="宋体"/>
        </w:rPr>
      </w:pPr>
      <w:r w:rsidRPr="003F0B0C">
        <w:rPr>
          <w:rFonts w:ascii="宋体" w:eastAsia="宋体" w:hAnsi="宋体"/>
        </w:rPr>
        <w:t xml:space="preserve">                printf("|");</w:t>
      </w:r>
    </w:p>
    <w:p w:rsidR="00B05E53" w:rsidRPr="003F0B0C" w:rsidRDefault="00B05E53" w:rsidP="00B05E53">
      <w:pPr>
        <w:rPr>
          <w:rFonts w:ascii="宋体" w:eastAsia="宋体" w:hAnsi="宋体"/>
        </w:rPr>
      </w:pPr>
      <w:r w:rsidRPr="003F0B0C">
        <w:rPr>
          <w:rFonts w:ascii="宋体" w:eastAsia="宋体" w:hAnsi="宋体"/>
        </w:rPr>
        <w:t xml:space="preserve">                int cnt=0;</w:t>
      </w:r>
    </w:p>
    <w:p w:rsidR="00B05E53" w:rsidRPr="003F0B0C" w:rsidRDefault="00B05E53" w:rsidP="00B05E53">
      <w:pPr>
        <w:rPr>
          <w:rFonts w:ascii="宋体" w:eastAsia="宋体" w:hAnsi="宋体"/>
        </w:rPr>
      </w:pPr>
      <w:r w:rsidRPr="003F0B0C">
        <w:rPr>
          <w:rFonts w:ascii="宋体" w:eastAsia="宋体" w:hAnsi="宋体"/>
        </w:rPr>
        <w:t xml:space="preserve">                if(backdotnum&lt;=0){</w:t>
      </w:r>
    </w:p>
    <w:p w:rsidR="00B05E53" w:rsidRPr="003F0B0C" w:rsidRDefault="00B05E53" w:rsidP="00B05E53">
      <w:pPr>
        <w:rPr>
          <w:rFonts w:ascii="宋体" w:eastAsia="宋体" w:hAnsi="宋体"/>
        </w:rPr>
      </w:pPr>
      <w:r w:rsidRPr="003F0B0C">
        <w:rPr>
          <w:rFonts w:ascii="宋体" w:eastAsia="宋体" w:hAnsi="宋体"/>
        </w:rPr>
        <w:t xml:space="preserve">                    cnt=rowlen-2*a-1;</w:t>
      </w:r>
    </w:p>
    <w:p w:rsidR="00B05E53" w:rsidRPr="003F0B0C" w:rsidRDefault="00B05E53" w:rsidP="00B05E53">
      <w:pPr>
        <w:rPr>
          <w:rFonts w:ascii="宋体" w:eastAsia="宋体" w:hAnsi="宋体"/>
        </w:rPr>
      </w:pPr>
      <w:r w:rsidRPr="003F0B0C">
        <w:rPr>
          <w:rFonts w:ascii="宋体" w:eastAsia="宋体" w:hAnsi="宋体"/>
        </w:rPr>
        <w:t xml:space="preserve">                }else{</w:t>
      </w:r>
    </w:p>
    <w:p w:rsidR="00B05E53" w:rsidRPr="003F0B0C" w:rsidRDefault="00B05E53" w:rsidP="00B05E53">
      <w:pPr>
        <w:rPr>
          <w:rFonts w:ascii="宋体" w:eastAsia="宋体" w:hAnsi="宋体"/>
        </w:rPr>
      </w:pPr>
      <w:r w:rsidRPr="003F0B0C">
        <w:rPr>
          <w:rFonts w:ascii="宋体" w:eastAsia="宋体" w:hAnsi="宋体"/>
        </w:rPr>
        <w:t xml:space="preserve">                    cnt=rowlen-2*a-1-backdotnum;</w:t>
      </w:r>
    </w:p>
    <w:p w:rsidR="00B05E53" w:rsidRPr="003F0B0C" w:rsidRDefault="00B05E53" w:rsidP="00B05E53">
      <w:pPr>
        <w:rPr>
          <w:rFonts w:ascii="宋体" w:eastAsia="宋体" w:hAnsi="宋体"/>
        </w:rPr>
      </w:pPr>
      <w:r w:rsidRPr="003F0B0C">
        <w:rPr>
          <w:rFonts w:ascii="宋体" w:eastAsia="宋体" w:hAnsi="宋体"/>
        </w:rPr>
        <w:lastRenderedPageBreak/>
        <w:t xml:space="preserve">                }</w:t>
      </w:r>
    </w:p>
    <w:p w:rsidR="00B05E53" w:rsidRPr="003F0B0C" w:rsidRDefault="00B05E53" w:rsidP="00B05E53">
      <w:pPr>
        <w:rPr>
          <w:rFonts w:ascii="宋体" w:eastAsia="宋体" w:hAnsi="宋体"/>
        </w:rPr>
      </w:pPr>
      <w:r w:rsidRPr="003F0B0C">
        <w:rPr>
          <w:rFonts w:ascii="宋体" w:eastAsia="宋体" w:hAnsi="宋体"/>
        </w:rPr>
        <w:t xml:space="preserve">                for(int i=0;i&lt;cnt/2;i++) printf("/|");</w:t>
      </w:r>
    </w:p>
    <w:p w:rsidR="00B05E53" w:rsidRPr="003F0B0C" w:rsidRDefault="00B05E53" w:rsidP="00B05E53">
      <w:pPr>
        <w:rPr>
          <w:rFonts w:ascii="宋体" w:eastAsia="宋体" w:hAnsi="宋体"/>
        </w:rPr>
      </w:pPr>
      <w:r w:rsidRPr="003F0B0C">
        <w:rPr>
          <w:rFonts w:ascii="宋体" w:eastAsia="宋体" w:hAnsi="宋体"/>
        </w:rPr>
        <w:t xml:space="preserve">                if(backdotnum&gt;0) printf("/");</w:t>
      </w:r>
    </w:p>
    <w:p w:rsidR="00B05E53" w:rsidRPr="003F0B0C" w:rsidRDefault="00B05E53" w:rsidP="00B05E53">
      <w:pPr>
        <w:rPr>
          <w:rFonts w:ascii="宋体" w:eastAsia="宋体" w:hAnsi="宋体"/>
        </w:rPr>
      </w:pPr>
      <w:r w:rsidRPr="003F0B0C">
        <w:rPr>
          <w:rFonts w:ascii="宋体" w:eastAsia="宋体" w:hAnsi="宋体"/>
        </w:rPr>
        <w:t xml:space="preserve">            }</w:t>
      </w:r>
    </w:p>
    <w:p w:rsidR="00B05E53" w:rsidRPr="003F0B0C" w:rsidRDefault="00B05E53" w:rsidP="00B05E53">
      <w:pPr>
        <w:rPr>
          <w:rFonts w:ascii="宋体" w:eastAsia="宋体" w:hAnsi="宋体"/>
        </w:rPr>
      </w:pPr>
      <w:r w:rsidRPr="003F0B0C">
        <w:rPr>
          <w:rFonts w:ascii="宋体" w:eastAsia="宋体" w:hAnsi="宋体"/>
        </w:rPr>
        <w:t xml:space="preserve">            if(backdotnum&gt;0){</w:t>
      </w:r>
    </w:p>
    <w:p w:rsidR="00B05E53" w:rsidRPr="003F0B0C" w:rsidRDefault="00B05E53" w:rsidP="00B05E53">
      <w:pPr>
        <w:rPr>
          <w:rFonts w:ascii="宋体" w:eastAsia="宋体" w:hAnsi="宋体"/>
        </w:rPr>
      </w:pPr>
      <w:r w:rsidRPr="003F0B0C">
        <w:rPr>
          <w:rFonts w:ascii="宋体" w:eastAsia="宋体" w:hAnsi="宋体"/>
        </w:rPr>
        <w:t xml:space="preserve">                for(int i=0;i&lt;backdotnum;i++) printf(".");</w:t>
      </w:r>
    </w:p>
    <w:p w:rsidR="00B05E53" w:rsidRPr="003F0B0C" w:rsidRDefault="00B05E53" w:rsidP="00B05E53">
      <w:pPr>
        <w:rPr>
          <w:rFonts w:ascii="宋体" w:eastAsia="宋体" w:hAnsi="宋体"/>
        </w:rPr>
      </w:pPr>
      <w:r w:rsidRPr="003F0B0C">
        <w:rPr>
          <w:rFonts w:ascii="宋体" w:eastAsia="宋体" w:hAnsi="宋体"/>
        </w:rPr>
        <w:t xml:space="preserve">            }</w:t>
      </w:r>
    </w:p>
    <w:p w:rsidR="00B05E53" w:rsidRPr="003F0B0C" w:rsidRDefault="00B05E53" w:rsidP="00B05E53">
      <w:pPr>
        <w:rPr>
          <w:rFonts w:ascii="宋体" w:eastAsia="宋体" w:hAnsi="宋体"/>
        </w:rPr>
      </w:pPr>
      <w:r w:rsidRPr="003F0B0C">
        <w:rPr>
          <w:rFonts w:ascii="宋体" w:eastAsia="宋体" w:hAnsi="宋体"/>
        </w:rPr>
        <w:t xml:space="preserve">            printf("\n"),rownum++;</w:t>
      </w:r>
    </w:p>
    <w:p w:rsidR="00B05E53" w:rsidRPr="003F0B0C" w:rsidRDefault="00B05E53" w:rsidP="00B05E53">
      <w:pPr>
        <w:rPr>
          <w:rFonts w:ascii="宋体" w:eastAsia="宋体" w:hAnsi="宋体"/>
        </w:rPr>
      </w:pPr>
      <w:r w:rsidRPr="003F0B0C">
        <w:rPr>
          <w:rFonts w:ascii="宋体" w:eastAsia="宋体" w:hAnsi="宋体"/>
        </w:rPr>
        <w:t xml:space="preserve">        }</w:t>
      </w:r>
    </w:p>
    <w:p w:rsidR="00B05E53" w:rsidRPr="003F0B0C" w:rsidRDefault="00B05E53" w:rsidP="00B05E53">
      <w:pPr>
        <w:rPr>
          <w:rFonts w:ascii="宋体" w:eastAsia="宋体" w:hAnsi="宋体"/>
        </w:rPr>
      </w:pPr>
      <w:r w:rsidRPr="003F0B0C">
        <w:rPr>
          <w:rFonts w:ascii="宋体" w:eastAsia="宋体" w:hAnsi="宋体"/>
        </w:rPr>
        <w:t xml:space="preserve">        for(int i=0;i&lt;a;i++) printf("+-");</w:t>
      </w:r>
    </w:p>
    <w:p w:rsidR="00B05E53" w:rsidRPr="003F0B0C" w:rsidRDefault="00B05E53" w:rsidP="00B05E53">
      <w:pPr>
        <w:rPr>
          <w:rFonts w:ascii="宋体" w:eastAsia="宋体" w:hAnsi="宋体"/>
        </w:rPr>
      </w:pPr>
      <w:r w:rsidRPr="003F0B0C">
        <w:rPr>
          <w:rFonts w:ascii="宋体" w:eastAsia="宋体" w:hAnsi="宋体"/>
        </w:rPr>
        <w:t xml:space="preserve">        printf("+");</w:t>
      </w:r>
    </w:p>
    <w:p w:rsidR="00B05E53" w:rsidRPr="003F0B0C" w:rsidRDefault="00B05E53" w:rsidP="00B05E53">
      <w:pPr>
        <w:rPr>
          <w:rFonts w:ascii="宋体" w:eastAsia="宋体" w:hAnsi="宋体"/>
        </w:rPr>
      </w:pPr>
      <w:r w:rsidRPr="003F0B0C">
        <w:rPr>
          <w:rFonts w:ascii="宋体" w:eastAsia="宋体" w:hAnsi="宋体"/>
        </w:rPr>
        <w:t xml:space="preserve">        int dotnum=rowlen-(2*a+1);</w:t>
      </w:r>
    </w:p>
    <w:p w:rsidR="00B05E53" w:rsidRPr="003F0B0C" w:rsidRDefault="00B05E53" w:rsidP="00B05E53">
      <w:pPr>
        <w:rPr>
          <w:rFonts w:ascii="宋体" w:eastAsia="宋体" w:hAnsi="宋体"/>
        </w:rPr>
      </w:pPr>
      <w:r w:rsidRPr="003F0B0C">
        <w:rPr>
          <w:rFonts w:ascii="宋体" w:eastAsia="宋体" w:hAnsi="宋体"/>
        </w:rPr>
        <w:t xml:space="preserve">        for(int i=0;i&lt;dotnum;i++) printf(".");</w:t>
      </w:r>
    </w:p>
    <w:p w:rsidR="00B05E53" w:rsidRPr="003F0B0C" w:rsidRDefault="00B05E53" w:rsidP="00B05E53">
      <w:pPr>
        <w:rPr>
          <w:rFonts w:ascii="宋体" w:eastAsia="宋体" w:hAnsi="宋体"/>
        </w:rPr>
      </w:pPr>
      <w:r w:rsidRPr="003F0B0C">
        <w:rPr>
          <w:rFonts w:ascii="宋体" w:eastAsia="宋体" w:hAnsi="宋体"/>
        </w:rPr>
        <w:t xml:space="preserve">        printf("\n");</w:t>
      </w:r>
    </w:p>
    <w:p w:rsidR="00B05E53" w:rsidRPr="003F0B0C" w:rsidRDefault="00B05E53" w:rsidP="00B05E53">
      <w:pPr>
        <w:rPr>
          <w:rFonts w:ascii="宋体" w:eastAsia="宋体" w:hAnsi="宋体"/>
        </w:rPr>
      </w:pPr>
      <w:r w:rsidRPr="003F0B0C">
        <w:rPr>
          <w:rFonts w:ascii="宋体" w:eastAsia="宋体" w:hAnsi="宋体"/>
        </w:rPr>
        <w:t xml:space="preserve">    }</w:t>
      </w:r>
    </w:p>
    <w:p w:rsidR="00B05E53" w:rsidRPr="003F0B0C" w:rsidRDefault="00B05E53" w:rsidP="00B05E53">
      <w:pPr>
        <w:rPr>
          <w:rFonts w:ascii="宋体" w:eastAsia="宋体" w:hAnsi="宋体"/>
        </w:rPr>
      </w:pPr>
      <w:r w:rsidRPr="003F0B0C">
        <w:rPr>
          <w:rFonts w:ascii="宋体" w:eastAsia="宋体" w:hAnsi="宋体"/>
        </w:rPr>
        <w:t xml:space="preserve">    return 0;</w:t>
      </w:r>
    </w:p>
    <w:p w:rsidR="00B05E53" w:rsidRPr="003F0B0C" w:rsidRDefault="00B05E53" w:rsidP="00B05E53">
      <w:pPr>
        <w:rPr>
          <w:rFonts w:ascii="宋体" w:eastAsia="宋体" w:hAnsi="宋体"/>
        </w:rPr>
      </w:pPr>
      <w:r w:rsidRPr="003F0B0C">
        <w:rPr>
          <w:rFonts w:ascii="宋体" w:eastAsia="宋体" w:hAnsi="宋体"/>
        </w:rPr>
        <w:t>}</w:t>
      </w:r>
    </w:p>
    <w:p w:rsidR="00206510" w:rsidRPr="003F0B0C" w:rsidRDefault="00206510" w:rsidP="00141DCC">
      <w:pPr>
        <w:pStyle w:val="3"/>
        <w:rPr>
          <w:rFonts w:ascii="宋体" w:eastAsia="宋体" w:hAnsi="宋体"/>
          <w:b w:val="0"/>
        </w:rPr>
      </w:pPr>
      <w:bookmarkStart w:id="46" w:name="_Toc521431739"/>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6342</w:t>
      </w:r>
      <w:r w:rsidRPr="003F0B0C">
        <w:rPr>
          <w:rFonts w:ascii="宋体" w:eastAsia="宋体" w:hAnsi="宋体" w:hint="eastAsia"/>
          <w:b w:val="0"/>
        </w:rPr>
        <w:t>-</w:t>
      </w:r>
      <w:r w:rsidRPr="003F0B0C">
        <w:rPr>
          <w:rFonts w:ascii="宋体" w:eastAsia="宋体" w:hAnsi="宋体"/>
          <w:b w:val="0"/>
        </w:rPr>
        <w:t xml:space="preserve"> </w:t>
      </w:r>
      <w:hyperlink r:id="rId22" w:history="1">
        <w:r w:rsidRPr="003F0B0C">
          <w:rPr>
            <w:rFonts w:ascii="宋体" w:eastAsia="宋体" w:hAnsi="宋体"/>
            <w:b w:val="0"/>
          </w:rPr>
          <w:t>Expression in Memories</w:t>
        </w:r>
      </w:hyperlink>
      <w:r w:rsidRPr="003F0B0C">
        <w:rPr>
          <w:rFonts w:ascii="宋体" w:eastAsia="宋体" w:hAnsi="宋体" w:hint="eastAsia"/>
          <w:b w:val="0"/>
        </w:rPr>
        <w:t>-签到题</w:t>
      </w:r>
      <w:bookmarkEnd w:id="46"/>
      <w:r w:rsidR="00141DCC" w:rsidRPr="003F0B0C">
        <w:rPr>
          <w:rFonts w:ascii="宋体" w:eastAsia="宋体" w:hAnsi="宋体"/>
          <w:b w:val="0"/>
        </w:rPr>
        <w:fldChar w:fldCharType="begin"/>
      </w:r>
      <w:r w:rsidR="00141DCC" w:rsidRPr="003F0B0C">
        <w:rPr>
          <w:rFonts w:ascii="宋体" w:eastAsia="宋体" w:hAnsi="宋体"/>
        </w:rPr>
        <w:instrText xml:space="preserve"> XE "</w:instrText>
      </w:r>
      <w:r w:rsidR="00141DCC" w:rsidRPr="003F0B0C">
        <w:rPr>
          <w:rFonts w:ascii="宋体" w:eastAsia="宋体" w:hAnsi="宋体" w:hint="eastAsia"/>
          <w:b w:val="0"/>
        </w:rPr>
        <w:instrText>√-</w:instrText>
      </w:r>
      <w:r w:rsidR="00141DCC" w:rsidRPr="003F0B0C">
        <w:rPr>
          <w:rFonts w:ascii="宋体" w:eastAsia="宋体" w:hAnsi="宋体"/>
          <w:b w:val="0"/>
        </w:rPr>
        <w:instrText>HDU</w:instrText>
      </w:r>
      <w:r w:rsidR="00141DCC" w:rsidRPr="003F0B0C">
        <w:rPr>
          <w:rFonts w:ascii="宋体" w:eastAsia="宋体" w:hAnsi="宋体" w:hint="eastAsia"/>
          <w:b w:val="0"/>
        </w:rPr>
        <w:instrText>-</w:instrText>
      </w:r>
      <w:r w:rsidR="00141DCC" w:rsidRPr="003F0B0C">
        <w:rPr>
          <w:rFonts w:ascii="宋体" w:eastAsia="宋体" w:hAnsi="宋体"/>
          <w:b w:val="0"/>
        </w:rPr>
        <w:instrText>6342</w:instrText>
      </w:r>
      <w:r w:rsidR="00141DCC" w:rsidRPr="003F0B0C">
        <w:rPr>
          <w:rFonts w:ascii="宋体" w:eastAsia="宋体" w:hAnsi="宋体" w:hint="eastAsia"/>
          <w:b w:val="0"/>
        </w:rPr>
        <w:instrText>-</w:instrText>
      </w:r>
      <w:r w:rsidR="00141DCC" w:rsidRPr="003F0B0C">
        <w:rPr>
          <w:rFonts w:ascii="宋体" w:eastAsia="宋体" w:hAnsi="宋体"/>
          <w:b w:val="0"/>
        </w:rPr>
        <w:instrText xml:space="preserve"> Expression in Memories</w:instrText>
      </w:r>
      <w:r w:rsidR="00141DCC" w:rsidRPr="003F0B0C">
        <w:rPr>
          <w:rFonts w:ascii="宋体" w:eastAsia="宋体" w:hAnsi="宋体" w:hint="eastAsia"/>
          <w:b w:val="0"/>
        </w:rPr>
        <w:instrText>-签到题</w:instrText>
      </w:r>
      <w:r w:rsidR="00141DCC" w:rsidRPr="003F0B0C">
        <w:rPr>
          <w:rFonts w:ascii="宋体" w:eastAsia="宋体" w:hAnsi="宋体"/>
          <w:b w:val="0"/>
        </w:rPr>
        <w:instrText>:</w:instrText>
      </w:r>
      <w:r w:rsidR="00141DCC" w:rsidRPr="003F0B0C">
        <w:rPr>
          <w:rFonts w:ascii="宋体" w:eastAsia="宋体" w:hAnsi="宋体"/>
        </w:rPr>
        <w:instrText xml:space="preserve">6342" \y "HDU:6342" </w:instrText>
      </w:r>
      <w:r w:rsidR="00141DCC" w:rsidRPr="003F0B0C">
        <w:rPr>
          <w:rFonts w:ascii="宋体" w:eastAsia="宋体" w:hAnsi="宋体"/>
          <w:b w:val="0"/>
        </w:rPr>
        <w:fldChar w:fldCharType="end"/>
      </w:r>
    </w:p>
    <w:p w:rsidR="00206510" w:rsidRPr="003F0B0C" w:rsidRDefault="00206510" w:rsidP="00B05E53">
      <w:pPr>
        <w:rPr>
          <w:rFonts w:ascii="宋体" w:eastAsia="宋体" w:hAnsi="宋体"/>
        </w:rPr>
      </w:pPr>
      <w:r w:rsidRPr="003F0B0C">
        <w:rPr>
          <w:rFonts w:ascii="宋体" w:eastAsia="宋体" w:hAnsi="宋体" w:hint="eastAsia"/>
        </w:rPr>
        <w:t>【题意】</w:t>
      </w:r>
      <w:r w:rsidR="00141DCC" w:rsidRPr="003F0B0C">
        <w:rPr>
          <w:rFonts w:ascii="宋体" w:eastAsia="宋体" w:hAnsi="宋体" w:hint="eastAsia"/>
        </w:rPr>
        <w:t>给定字符串包含0123456789+-？要求把？替换为其他字符，使得其变为合法表达式（不能有前置0），如果无法做到输出</w:t>
      </w:r>
      <w:r w:rsidR="00141DCC" w:rsidRPr="003F0B0C">
        <w:rPr>
          <w:rFonts w:ascii="宋体" w:eastAsia="宋体" w:hAnsi="宋体"/>
        </w:rPr>
        <w:t>IMPOSSIBLE</w:t>
      </w:r>
    </w:p>
    <w:p w:rsidR="00206510" w:rsidRPr="003F0B0C" w:rsidRDefault="00206510" w:rsidP="00B05E53">
      <w:pPr>
        <w:rPr>
          <w:rFonts w:ascii="宋体" w:eastAsia="宋体" w:hAnsi="宋体"/>
        </w:rPr>
      </w:pPr>
      <w:r w:rsidRPr="003F0B0C">
        <w:rPr>
          <w:rFonts w:ascii="宋体" w:eastAsia="宋体" w:hAnsi="宋体" w:hint="eastAsia"/>
        </w:rPr>
        <w:t>【TAG】模拟 签到题</w:t>
      </w:r>
      <w:r w:rsidR="00141DCC" w:rsidRPr="003F0B0C">
        <w:rPr>
          <w:rFonts w:ascii="宋体" w:eastAsia="宋体" w:hAnsi="宋体" w:hint="eastAsia"/>
        </w:rPr>
        <w:t xml:space="preserve"> S</w:t>
      </w:r>
      <w:r w:rsidR="00141DCC" w:rsidRPr="003F0B0C">
        <w:rPr>
          <w:rFonts w:ascii="宋体" w:eastAsia="宋体" w:hAnsi="宋体"/>
        </w:rPr>
        <w:t>pecialJudge</w:t>
      </w:r>
    </w:p>
    <w:p w:rsidR="00141DCC" w:rsidRPr="003F0B0C" w:rsidRDefault="00206510" w:rsidP="00B05E53">
      <w:pPr>
        <w:rPr>
          <w:rFonts w:ascii="宋体" w:eastAsia="宋体" w:hAnsi="宋体"/>
        </w:rPr>
      </w:pPr>
      <w:r w:rsidRPr="003F0B0C">
        <w:rPr>
          <w:rFonts w:ascii="宋体" w:eastAsia="宋体" w:hAnsi="宋体" w:hint="eastAsia"/>
        </w:rPr>
        <w:t>【题解】</w:t>
      </w:r>
    </w:p>
    <w:p w:rsidR="00206510" w:rsidRPr="003F0B0C" w:rsidRDefault="00141DCC" w:rsidP="00B05E53">
      <w:pPr>
        <w:rPr>
          <w:rFonts w:ascii="宋体" w:eastAsia="宋体" w:hAnsi="宋体"/>
        </w:rPr>
      </w:pPr>
      <w:r w:rsidRPr="003F0B0C">
        <w:rPr>
          <w:rFonts w:ascii="宋体" w:eastAsia="宋体" w:hAnsi="宋体" w:hint="eastAsia"/>
        </w:rPr>
        <w:t>不合法情况：</w:t>
      </w:r>
    </w:p>
    <w:p w:rsidR="00141DCC" w:rsidRPr="003F0B0C" w:rsidRDefault="00141DCC" w:rsidP="00B05E53">
      <w:pPr>
        <w:rPr>
          <w:rFonts w:ascii="宋体" w:eastAsia="宋体" w:hAnsi="宋体"/>
        </w:rPr>
      </w:pPr>
      <w:r w:rsidRPr="003F0B0C">
        <w:rPr>
          <w:rFonts w:ascii="宋体" w:eastAsia="宋体" w:hAnsi="宋体" w:hint="eastAsia"/>
        </w:rPr>
        <w:t>（1）连续2个运算符</w:t>
      </w:r>
    </w:p>
    <w:p w:rsidR="00141DCC" w:rsidRPr="003F0B0C" w:rsidRDefault="00141DCC" w:rsidP="00B05E53">
      <w:pPr>
        <w:rPr>
          <w:rFonts w:ascii="宋体" w:eastAsia="宋体" w:hAnsi="宋体"/>
        </w:rPr>
      </w:pPr>
      <w:r w:rsidRPr="003F0B0C">
        <w:rPr>
          <w:rFonts w:ascii="宋体" w:eastAsia="宋体" w:hAnsi="宋体" w:hint="eastAsia"/>
        </w:rPr>
        <w:t>（2）前置0</w:t>
      </w:r>
    </w:p>
    <w:p w:rsidR="00141DCC" w:rsidRPr="003F0B0C" w:rsidRDefault="00141DCC" w:rsidP="00B05E53">
      <w:pPr>
        <w:rPr>
          <w:rFonts w:ascii="宋体" w:eastAsia="宋体" w:hAnsi="宋体"/>
        </w:rPr>
      </w:pPr>
      <w:r w:rsidRPr="003F0B0C">
        <w:rPr>
          <w:rFonts w:ascii="宋体" w:eastAsia="宋体" w:hAnsi="宋体" w:hint="eastAsia"/>
        </w:rPr>
        <w:t>（3）第1个位置和最后1个位置是运算符</w:t>
      </w:r>
    </w:p>
    <w:p w:rsidR="00141DCC" w:rsidRPr="003F0B0C" w:rsidRDefault="00141DCC" w:rsidP="00B05E53">
      <w:pPr>
        <w:rPr>
          <w:rFonts w:ascii="宋体" w:eastAsia="宋体" w:hAnsi="宋体"/>
        </w:rPr>
      </w:pPr>
      <w:r w:rsidRPr="003F0B0C">
        <w:rPr>
          <w:rFonts w:ascii="宋体" w:eastAsia="宋体" w:hAnsi="宋体" w:hint="eastAsia"/>
        </w:rPr>
        <w:t>问号处：</w:t>
      </w:r>
    </w:p>
    <w:p w:rsidR="00141DCC" w:rsidRPr="003F0B0C" w:rsidRDefault="00141DCC" w:rsidP="00B05E53">
      <w:pPr>
        <w:rPr>
          <w:rFonts w:ascii="宋体" w:eastAsia="宋体" w:hAnsi="宋体"/>
        </w:rPr>
      </w:pPr>
      <w:r w:rsidRPr="003F0B0C">
        <w:rPr>
          <w:rFonts w:ascii="宋体" w:eastAsia="宋体" w:hAnsi="宋体" w:hint="eastAsia"/>
        </w:rPr>
        <w:t>（1）有前置0的时候放运算符（不能在最后一个位置）</w:t>
      </w:r>
    </w:p>
    <w:p w:rsidR="00141DCC" w:rsidRPr="003F0B0C" w:rsidRDefault="00141DCC" w:rsidP="00B05E53">
      <w:pPr>
        <w:rPr>
          <w:rFonts w:ascii="宋体" w:eastAsia="宋体" w:hAnsi="宋体"/>
        </w:rPr>
      </w:pPr>
      <w:r w:rsidRPr="003F0B0C">
        <w:rPr>
          <w:rFonts w:ascii="宋体" w:eastAsia="宋体" w:hAnsi="宋体" w:hint="eastAsia"/>
        </w:rPr>
        <w:t>（2）无前置0的时候放‘1’</w:t>
      </w:r>
    </w:p>
    <w:p w:rsidR="00206510" w:rsidRPr="003F0B0C" w:rsidRDefault="00206510" w:rsidP="00B05E53">
      <w:pPr>
        <w:rPr>
          <w:rFonts w:ascii="宋体" w:eastAsia="宋体" w:hAnsi="宋体"/>
        </w:rPr>
      </w:pPr>
      <w:r w:rsidRPr="003F0B0C">
        <w:rPr>
          <w:rFonts w:ascii="宋体" w:eastAsia="宋体" w:hAnsi="宋体" w:hint="eastAsia"/>
        </w:rPr>
        <w:t>【代码】</w:t>
      </w:r>
    </w:p>
    <w:p w:rsidR="00141DCC" w:rsidRPr="003F0B0C" w:rsidRDefault="00141DCC" w:rsidP="00141DCC">
      <w:pPr>
        <w:rPr>
          <w:rFonts w:ascii="宋体" w:eastAsia="宋体" w:hAnsi="宋体"/>
        </w:rPr>
      </w:pPr>
      <w:r w:rsidRPr="003F0B0C">
        <w:rPr>
          <w:rFonts w:ascii="宋体" w:eastAsia="宋体" w:hAnsi="宋体"/>
        </w:rPr>
        <w:t>#include &lt;bits/stdc++.h&gt;</w:t>
      </w:r>
    </w:p>
    <w:p w:rsidR="00141DCC" w:rsidRPr="003F0B0C" w:rsidRDefault="00141DCC" w:rsidP="00141DCC">
      <w:pPr>
        <w:rPr>
          <w:rFonts w:ascii="宋体" w:eastAsia="宋体" w:hAnsi="宋体"/>
        </w:rPr>
      </w:pPr>
      <w:r w:rsidRPr="003F0B0C">
        <w:rPr>
          <w:rFonts w:ascii="宋体" w:eastAsia="宋体" w:hAnsi="宋体"/>
        </w:rPr>
        <w:t>#define MAXLEN 505</w:t>
      </w:r>
    </w:p>
    <w:p w:rsidR="00141DCC" w:rsidRPr="003F0B0C" w:rsidRDefault="00141DCC" w:rsidP="00141DCC">
      <w:pPr>
        <w:rPr>
          <w:rFonts w:ascii="宋体" w:eastAsia="宋体" w:hAnsi="宋体"/>
        </w:rPr>
      </w:pPr>
    </w:p>
    <w:p w:rsidR="00141DCC" w:rsidRPr="003F0B0C" w:rsidRDefault="00141DCC" w:rsidP="00141DCC">
      <w:pPr>
        <w:rPr>
          <w:rFonts w:ascii="宋体" w:eastAsia="宋体" w:hAnsi="宋体"/>
        </w:rPr>
      </w:pPr>
      <w:r w:rsidRPr="003F0B0C">
        <w:rPr>
          <w:rFonts w:ascii="宋体" w:eastAsia="宋体" w:hAnsi="宋体"/>
        </w:rPr>
        <w:t>using namespace std;</w:t>
      </w:r>
    </w:p>
    <w:p w:rsidR="00141DCC" w:rsidRPr="003F0B0C" w:rsidRDefault="00141DCC" w:rsidP="00141DCC">
      <w:pPr>
        <w:rPr>
          <w:rFonts w:ascii="宋体" w:eastAsia="宋体" w:hAnsi="宋体"/>
        </w:rPr>
      </w:pPr>
    </w:p>
    <w:p w:rsidR="00141DCC" w:rsidRPr="003F0B0C" w:rsidRDefault="00141DCC" w:rsidP="00141DCC">
      <w:pPr>
        <w:rPr>
          <w:rFonts w:ascii="宋体" w:eastAsia="宋体" w:hAnsi="宋体"/>
        </w:rPr>
      </w:pPr>
      <w:r w:rsidRPr="003F0B0C">
        <w:rPr>
          <w:rFonts w:ascii="宋体" w:eastAsia="宋体" w:hAnsi="宋体"/>
        </w:rPr>
        <w:t>bool check(char s[]){</w:t>
      </w:r>
    </w:p>
    <w:p w:rsidR="00141DCC" w:rsidRPr="003F0B0C" w:rsidRDefault="00141DCC" w:rsidP="00141DCC">
      <w:pPr>
        <w:rPr>
          <w:rFonts w:ascii="宋体" w:eastAsia="宋体" w:hAnsi="宋体"/>
        </w:rPr>
      </w:pPr>
      <w:r w:rsidRPr="003F0B0C">
        <w:rPr>
          <w:rFonts w:ascii="宋体" w:eastAsia="宋体" w:hAnsi="宋体"/>
        </w:rPr>
        <w:t xml:space="preserve">    int len=strlen(s);</w:t>
      </w:r>
    </w:p>
    <w:p w:rsidR="00141DCC" w:rsidRPr="003F0B0C" w:rsidRDefault="00141DCC" w:rsidP="00141DCC">
      <w:pPr>
        <w:rPr>
          <w:rFonts w:ascii="宋体" w:eastAsia="宋体" w:hAnsi="宋体"/>
        </w:rPr>
      </w:pPr>
      <w:r w:rsidRPr="003F0B0C">
        <w:rPr>
          <w:rFonts w:ascii="宋体" w:eastAsia="宋体" w:hAnsi="宋体"/>
        </w:rPr>
        <w:t xml:space="preserve">    for(int i=0;i&lt;len;i++){</w:t>
      </w:r>
    </w:p>
    <w:p w:rsidR="00141DCC" w:rsidRPr="003F0B0C" w:rsidRDefault="00141DCC" w:rsidP="00141DCC">
      <w:pPr>
        <w:rPr>
          <w:rFonts w:ascii="宋体" w:eastAsia="宋体" w:hAnsi="宋体"/>
        </w:rPr>
      </w:pP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return true;</w:t>
      </w:r>
    </w:p>
    <w:p w:rsidR="00141DCC" w:rsidRPr="003F0B0C" w:rsidRDefault="00141DCC" w:rsidP="00141DCC">
      <w:pPr>
        <w:rPr>
          <w:rFonts w:ascii="宋体" w:eastAsia="宋体" w:hAnsi="宋体"/>
        </w:rPr>
      </w:pPr>
      <w:r w:rsidRPr="003F0B0C">
        <w:rPr>
          <w:rFonts w:ascii="宋体" w:eastAsia="宋体" w:hAnsi="宋体"/>
        </w:rPr>
        <w:t>}</w:t>
      </w:r>
    </w:p>
    <w:p w:rsidR="00141DCC" w:rsidRPr="003F0B0C" w:rsidRDefault="00141DCC" w:rsidP="00141DCC">
      <w:pPr>
        <w:rPr>
          <w:rFonts w:ascii="宋体" w:eastAsia="宋体" w:hAnsi="宋体"/>
        </w:rPr>
      </w:pPr>
    </w:p>
    <w:p w:rsidR="00141DCC" w:rsidRPr="003F0B0C" w:rsidRDefault="00141DCC" w:rsidP="00141DCC">
      <w:pPr>
        <w:rPr>
          <w:rFonts w:ascii="宋体" w:eastAsia="宋体" w:hAnsi="宋体"/>
        </w:rPr>
      </w:pPr>
      <w:r w:rsidRPr="003F0B0C">
        <w:rPr>
          <w:rFonts w:ascii="宋体" w:eastAsia="宋体" w:hAnsi="宋体"/>
        </w:rPr>
        <w:t>int main()</w:t>
      </w:r>
    </w:p>
    <w:p w:rsidR="00141DCC" w:rsidRPr="003F0B0C" w:rsidRDefault="00141DCC" w:rsidP="00141DCC">
      <w:pPr>
        <w:rPr>
          <w:rFonts w:ascii="宋体" w:eastAsia="宋体" w:hAnsi="宋体"/>
        </w:rPr>
      </w:pPr>
      <w:r w:rsidRPr="003F0B0C">
        <w:rPr>
          <w:rFonts w:ascii="宋体" w:eastAsia="宋体" w:hAnsi="宋体"/>
        </w:rPr>
        <w:t>{</w:t>
      </w:r>
    </w:p>
    <w:p w:rsidR="00141DCC" w:rsidRPr="003F0B0C" w:rsidRDefault="00141DCC" w:rsidP="00141DCC">
      <w:pPr>
        <w:rPr>
          <w:rFonts w:ascii="宋体" w:eastAsia="宋体" w:hAnsi="宋体"/>
        </w:rPr>
      </w:pPr>
      <w:r w:rsidRPr="003F0B0C">
        <w:rPr>
          <w:rFonts w:ascii="宋体" w:eastAsia="宋体" w:hAnsi="宋体"/>
        </w:rPr>
        <w:t xml:space="preserve">    int t;</w:t>
      </w:r>
    </w:p>
    <w:p w:rsidR="00141DCC" w:rsidRPr="003F0B0C" w:rsidRDefault="00141DCC" w:rsidP="00141DCC">
      <w:pPr>
        <w:rPr>
          <w:rFonts w:ascii="宋体" w:eastAsia="宋体" w:hAnsi="宋体"/>
        </w:rPr>
      </w:pPr>
      <w:r w:rsidRPr="003F0B0C">
        <w:rPr>
          <w:rFonts w:ascii="宋体" w:eastAsia="宋体" w:hAnsi="宋体"/>
        </w:rPr>
        <w:t xml:space="preserve">    scanf("%d",&amp;t);</w:t>
      </w:r>
    </w:p>
    <w:p w:rsidR="00141DCC" w:rsidRPr="003F0B0C" w:rsidRDefault="00141DCC" w:rsidP="00141DCC">
      <w:pPr>
        <w:rPr>
          <w:rFonts w:ascii="宋体" w:eastAsia="宋体" w:hAnsi="宋体"/>
        </w:rPr>
      </w:pPr>
      <w:r w:rsidRPr="003F0B0C">
        <w:rPr>
          <w:rFonts w:ascii="宋体" w:eastAsia="宋体" w:hAnsi="宋体"/>
        </w:rPr>
        <w:t xml:space="preserve">    while(t--){</w:t>
      </w:r>
    </w:p>
    <w:p w:rsidR="00141DCC" w:rsidRPr="003F0B0C" w:rsidRDefault="00141DCC" w:rsidP="00141DCC">
      <w:pPr>
        <w:rPr>
          <w:rFonts w:ascii="宋体" w:eastAsia="宋体" w:hAnsi="宋体"/>
        </w:rPr>
      </w:pPr>
      <w:r w:rsidRPr="003F0B0C">
        <w:rPr>
          <w:rFonts w:ascii="宋体" w:eastAsia="宋体" w:hAnsi="宋体"/>
        </w:rPr>
        <w:t xml:space="preserve">        char s[MAXLEN];</w:t>
      </w:r>
    </w:p>
    <w:p w:rsidR="00141DCC" w:rsidRPr="003F0B0C" w:rsidRDefault="00141DCC" w:rsidP="00141DCC">
      <w:pPr>
        <w:rPr>
          <w:rFonts w:ascii="宋体" w:eastAsia="宋体" w:hAnsi="宋体"/>
        </w:rPr>
      </w:pPr>
      <w:r w:rsidRPr="003F0B0C">
        <w:rPr>
          <w:rFonts w:ascii="宋体" w:eastAsia="宋体" w:hAnsi="宋体"/>
        </w:rPr>
        <w:t xml:space="preserve">        scanf("%s",s);</w:t>
      </w:r>
    </w:p>
    <w:p w:rsidR="00141DCC" w:rsidRPr="003F0B0C" w:rsidRDefault="00141DCC" w:rsidP="00141DCC">
      <w:pPr>
        <w:rPr>
          <w:rFonts w:ascii="宋体" w:eastAsia="宋体" w:hAnsi="宋体"/>
        </w:rPr>
      </w:pPr>
      <w:r w:rsidRPr="003F0B0C">
        <w:rPr>
          <w:rFonts w:ascii="宋体" w:eastAsia="宋体" w:hAnsi="宋体"/>
        </w:rPr>
        <w:t xml:space="preserve">        const int OPERATOR=111,NUM_NOT_ZERO=112,ZERO=113,NONE=114;</w:t>
      </w:r>
    </w:p>
    <w:p w:rsidR="00141DCC" w:rsidRPr="003F0B0C" w:rsidRDefault="00141DCC" w:rsidP="00141DCC">
      <w:pPr>
        <w:rPr>
          <w:rFonts w:ascii="宋体" w:eastAsia="宋体" w:hAnsi="宋体"/>
        </w:rPr>
      </w:pPr>
      <w:r w:rsidRPr="003F0B0C">
        <w:rPr>
          <w:rFonts w:ascii="宋体" w:eastAsia="宋体" w:hAnsi="宋体"/>
        </w:rPr>
        <w:t xml:space="preserve">        bool pre_zero=false,valid=true;</w:t>
      </w:r>
    </w:p>
    <w:p w:rsidR="00141DCC" w:rsidRPr="003F0B0C" w:rsidRDefault="00141DCC" w:rsidP="00141DCC">
      <w:pPr>
        <w:rPr>
          <w:rFonts w:ascii="宋体" w:eastAsia="宋体" w:hAnsi="宋体"/>
        </w:rPr>
      </w:pPr>
      <w:r w:rsidRPr="003F0B0C">
        <w:rPr>
          <w:rFonts w:ascii="宋体" w:eastAsia="宋体" w:hAnsi="宋体"/>
        </w:rPr>
        <w:t xml:space="preserve">        int len=strlen(s),last_type=NONE;</w:t>
      </w:r>
    </w:p>
    <w:p w:rsidR="00141DCC" w:rsidRPr="003F0B0C" w:rsidRDefault="00141DCC" w:rsidP="00141DCC">
      <w:pPr>
        <w:rPr>
          <w:rFonts w:ascii="宋体" w:eastAsia="宋体" w:hAnsi="宋体"/>
        </w:rPr>
      </w:pPr>
      <w:r w:rsidRPr="003F0B0C">
        <w:rPr>
          <w:rFonts w:ascii="宋体" w:eastAsia="宋体" w:hAnsi="宋体"/>
        </w:rPr>
        <w:t xml:space="preserve">        for(int i=0;i&lt;len;i++){</w:t>
      </w:r>
    </w:p>
    <w:p w:rsidR="00141DCC" w:rsidRPr="003F0B0C" w:rsidRDefault="00141DCC" w:rsidP="00141DCC">
      <w:pPr>
        <w:rPr>
          <w:rFonts w:ascii="宋体" w:eastAsia="宋体" w:hAnsi="宋体"/>
        </w:rPr>
      </w:pPr>
      <w:r w:rsidRPr="003F0B0C">
        <w:rPr>
          <w:rFonts w:ascii="宋体" w:eastAsia="宋体" w:hAnsi="宋体"/>
        </w:rPr>
        <w:t xml:space="preserve">            if(s[i]=='0'){</w:t>
      </w:r>
    </w:p>
    <w:p w:rsidR="00141DCC" w:rsidRPr="003F0B0C" w:rsidRDefault="00141DCC" w:rsidP="00141DCC">
      <w:pPr>
        <w:rPr>
          <w:rFonts w:ascii="宋体" w:eastAsia="宋体" w:hAnsi="宋体"/>
        </w:rPr>
      </w:pPr>
      <w:r w:rsidRPr="003F0B0C">
        <w:rPr>
          <w:rFonts w:ascii="宋体" w:eastAsia="宋体" w:hAnsi="宋体"/>
        </w:rPr>
        <w:t xml:space="preserve">                if(pre_zero){</w:t>
      </w:r>
    </w:p>
    <w:p w:rsidR="00141DCC" w:rsidRPr="003F0B0C" w:rsidRDefault="00141DCC" w:rsidP="00141DCC">
      <w:pPr>
        <w:rPr>
          <w:rFonts w:ascii="宋体" w:eastAsia="宋体" w:hAnsi="宋体"/>
        </w:rPr>
      </w:pPr>
      <w:r w:rsidRPr="003F0B0C">
        <w:rPr>
          <w:rFonts w:ascii="宋体" w:eastAsia="宋体" w:hAnsi="宋体"/>
        </w:rPr>
        <w:t xml:space="preserve">                    valid=false;</w:t>
      </w:r>
    </w:p>
    <w:p w:rsidR="00141DCC" w:rsidRPr="003F0B0C" w:rsidRDefault="00141DCC" w:rsidP="00141DCC">
      <w:pPr>
        <w:rPr>
          <w:rFonts w:ascii="宋体" w:eastAsia="宋体" w:hAnsi="宋体"/>
        </w:rPr>
      </w:pPr>
      <w:r w:rsidRPr="003F0B0C">
        <w:rPr>
          <w:rFonts w:ascii="宋体" w:eastAsia="宋体" w:hAnsi="宋体"/>
        </w:rPr>
        <w:t xml:space="preserve">                    break;</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if(last_type!=NUM_NOT_ZERO&amp;&amp;last_type!=ZERO){</w:t>
      </w:r>
    </w:p>
    <w:p w:rsidR="00141DCC" w:rsidRPr="003F0B0C" w:rsidRDefault="00141DCC" w:rsidP="00141DCC">
      <w:pPr>
        <w:rPr>
          <w:rFonts w:ascii="宋体" w:eastAsia="宋体" w:hAnsi="宋体"/>
        </w:rPr>
      </w:pPr>
      <w:r w:rsidRPr="003F0B0C">
        <w:rPr>
          <w:rFonts w:ascii="宋体" w:eastAsia="宋体" w:hAnsi="宋体"/>
        </w:rPr>
        <w:t xml:space="preserve">                    pre_zero=true;</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last_type=ZERO;</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else if(s[i]&gt;='1'&amp;&amp;s[i]&lt;='9'){</w:t>
      </w:r>
    </w:p>
    <w:p w:rsidR="00141DCC" w:rsidRPr="003F0B0C" w:rsidRDefault="00141DCC" w:rsidP="00141DCC">
      <w:pPr>
        <w:rPr>
          <w:rFonts w:ascii="宋体" w:eastAsia="宋体" w:hAnsi="宋体"/>
        </w:rPr>
      </w:pPr>
      <w:r w:rsidRPr="003F0B0C">
        <w:rPr>
          <w:rFonts w:ascii="宋体" w:eastAsia="宋体" w:hAnsi="宋体"/>
        </w:rPr>
        <w:t xml:space="preserve">                if(pre_zero){</w:t>
      </w:r>
    </w:p>
    <w:p w:rsidR="00141DCC" w:rsidRPr="003F0B0C" w:rsidRDefault="00141DCC" w:rsidP="00141DCC">
      <w:pPr>
        <w:rPr>
          <w:rFonts w:ascii="宋体" w:eastAsia="宋体" w:hAnsi="宋体"/>
        </w:rPr>
      </w:pPr>
      <w:r w:rsidRPr="003F0B0C">
        <w:rPr>
          <w:rFonts w:ascii="宋体" w:eastAsia="宋体" w:hAnsi="宋体"/>
        </w:rPr>
        <w:t xml:space="preserve">                    valid=false;</w:t>
      </w:r>
    </w:p>
    <w:p w:rsidR="00141DCC" w:rsidRPr="003F0B0C" w:rsidRDefault="00141DCC" w:rsidP="00141DCC">
      <w:pPr>
        <w:rPr>
          <w:rFonts w:ascii="宋体" w:eastAsia="宋体" w:hAnsi="宋体"/>
        </w:rPr>
      </w:pPr>
      <w:r w:rsidRPr="003F0B0C">
        <w:rPr>
          <w:rFonts w:ascii="宋体" w:eastAsia="宋体" w:hAnsi="宋体"/>
        </w:rPr>
        <w:t xml:space="preserve">                    break;</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last_type=NUM_NOT_ZERO;</w:t>
      </w:r>
    </w:p>
    <w:p w:rsidR="00141DCC" w:rsidRPr="003F0B0C" w:rsidRDefault="00141DCC" w:rsidP="00141DCC">
      <w:pPr>
        <w:rPr>
          <w:rFonts w:ascii="宋体" w:eastAsia="宋体" w:hAnsi="宋体"/>
        </w:rPr>
      </w:pPr>
      <w:r w:rsidRPr="003F0B0C">
        <w:rPr>
          <w:rFonts w:ascii="宋体" w:eastAsia="宋体" w:hAnsi="宋体"/>
        </w:rPr>
        <w:t xml:space="preserve">                pre_zero=false;</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else if(s[i]=='+'||s[i]=='*'){</w:t>
      </w:r>
    </w:p>
    <w:p w:rsidR="00141DCC" w:rsidRPr="003F0B0C" w:rsidRDefault="00141DCC" w:rsidP="00141DCC">
      <w:pPr>
        <w:rPr>
          <w:rFonts w:ascii="宋体" w:eastAsia="宋体" w:hAnsi="宋体"/>
        </w:rPr>
      </w:pPr>
      <w:r w:rsidRPr="003F0B0C">
        <w:rPr>
          <w:rFonts w:ascii="宋体" w:eastAsia="宋体" w:hAnsi="宋体"/>
        </w:rPr>
        <w:t xml:space="preserve">                if(last_type==OPERATOR||i==len-1||i==0){</w:t>
      </w:r>
    </w:p>
    <w:p w:rsidR="00141DCC" w:rsidRPr="003F0B0C" w:rsidRDefault="00141DCC" w:rsidP="00141DCC">
      <w:pPr>
        <w:rPr>
          <w:rFonts w:ascii="宋体" w:eastAsia="宋体" w:hAnsi="宋体"/>
        </w:rPr>
      </w:pPr>
      <w:r w:rsidRPr="003F0B0C">
        <w:rPr>
          <w:rFonts w:ascii="宋体" w:eastAsia="宋体" w:hAnsi="宋体"/>
        </w:rPr>
        <w:t xml:space="preserve">                    valid=false;</w:t>
      </w:r>
    </w:p>
    <w:p w:rsidR="00141DCC" w:rsidRPr="003F0B0C" w:rsidRDefault="00141DCC" w:rsidP="00141DCC">
      <w:pPr>
        <w:rPr>
          <w:rFonts w:ascii="宋体" w:eastAsia="宋体" w:hAnsi="宋体"/>
        </w:rPr>
      </w:pPr>
      <w:r w:rsidRPr="003F0B0C">
        <w:rPr>
          <w:rFonts w:ascii="宋体" w:eastAsia="宋体" w:hAnsi="宋体"/>
        </w:rPr>
        <w:t xml:space="preserve">                    break;</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last_type=OPERATOR;</w:t>
      </w:r>
    </w:p>
    <w:p w:rsidR="00141DCC" w:rsidRPr="003F0B0C" w:rsidRDefault="00141DCC" w:rsidP="00141DCC">
      <w:pPr>
        <w:rPr>
          <w:rFonts w:ascii="宋体" w:eastAsia="宋体" w:hAnsi="宋体"/>
        </w:rPr>
      </w:pPr>
      <w:r w:rsidRPr="003F0B0C">
        <w:rPr>
          <w:rFonts w:ascii="宋体" w:eastAsia="宋体" w:hAnsi="宋体"/>
        </w:rPr>
        <w:t xml:space="preserve">                pre_zero=false;</w:t>
      </w:r>
    </w:p>
    <w:p w:rsidR="00141DCC" w:rsidRPr="003F0B0C" w:rsidRDefault="00141DCC" w:rsidP="00141DCC">
      <w:pPr>
        <w:rPr>
          <w:rFonts w:ascii="宋体" w:eastAsia="宋体" w:hAnsi="宋体"/>
        </w:rPr>
      </w:pPr>
      <w:r w:rsidRPr="003F0B0C">
        <w:rPr>
          <w:rFonts w:ascii="宋体" w:eastAsia="宋体" w:hAnsi="宋体"/>
        </w:rPr>
        <w:t xml:space="preserve">            }else if(s[i]=='?'){</w:t>
      </w:r>
    </w:p>
    <w:p w:rsidR="00141DCC" w:rsidRPr="003F0B0C" w:rsidRDefault="00141DCC" w:rsidP="00141DCC">
      <w:pPr>
        <w:rPr>
          <w:rFonts w:ascii="宋体" w:eastAsia="宋体" w:hAnsi="宋体"/>
        </w:rPr>
      </w:pPr>
      <w:r w:rsidRPr="003F0B0C">
        <w:rPr>
          <w:rFonts w:ascii="宋体" w:eastAsia="宋体" w:hAnsi="宋体"/>
        </w:rPr>
        <w:t xml:space="preserve">                if(pre_zero){</w:t>
      </w:r>
    </w:p>
    <w:p w:rsidR="00141DCC" w:rsidRPr="003F0B0C" w:rsidRDefault="00141DCC" w:rsidP="00141DCC">
      <w:pPr>
        <w:rPr>
          <w:rFonts w:ascii="宋体" w:eastAsia="宋体" w:hAnsi="宋体"/>
        </w:rPr>
      </w:pPr>
      <w:r w:rsidRPr="003F0B0C">
        <w:rPr>
          <w:rFonts w:ascii="宋体" w:eastAsia="宋体" w:hAnsi="宋体"/>
        </w:rPr>
        <w:t xml:space="preserve">                    if(i==len-1){</w:t>
      </w:r>
    </w:p>
    <w:p w:rsidR="00141DCC" w:rsidRPr="003F0B0C" w:rsidRDefault="00141DCC" w:rsidP="00141DCC">
      <w:pPr>
        <w:rPr>
          <w:rFonts w:ascii="宋体" w:eastAsia="宋体" w:hAnsi="宋体"/>
        </w:rPr>
      </w:pPr>
      <w:r w:rsidRPr="003F0B0C">
        <w:rPr>
          <w:rFonts w:ascii="宋体" w:eastAsia="宋体" w:hAnsi="宋体"/>
        </w:rPr>
        <w:t xml:space="preserve">                        valid=false;</w:t>
      </w:r>
    </w:p>
    <w:p w:rsidR="00141DCC" w:rsidRPr="003F0B0C" w:rsidRDefault="00141DCC" w:rsidP="00141DCC">
      <w:pPr>
        <w:rPr>
          <w:rFonts w:ascii="宋体" w:eastAsia="宋体" w:hAnsi="宋体"/>
        </w:rPr>
      </w:pPr>
      <w:r w:rsidRPr="003F0B0C">
        <w:rPr>
          <w:rFonts w:ascii="宋体" w:eastAsia="宋体" w:hAnsi="宋体"/>
        </w:rPr>
        <w:t xml:space="preserve">                        break;</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s[i]='+';</w:t>
      </w:r>
    </w:p>
    <w:p w:rsidR="00141DCC" w:rsidRPr="003F0B0C" w:rsidRDefault="00141DCC" w:rsidP="00141DCC">
      <w:pPr>
        <w:rPr>
          <w:rFonts w:ascii="宋体" w:eastAsia="宋体" w:hAnsi="宋体"/>
        </w:rPr>
      </w:pPr>
      <w:r w:rsidRPr="003F0B0C">
        <w:rPr>
          <w:rFonts w:ascii="宋体" w:eastAsia="宋体" w:hAnsi="宋体"/>
        </w:rPr>
        <w:lastRenderedPageBreak/>
        <w:t xml:space="preserve">                    last_type=OPERATOR;</w:t>
      </w:r>
    </w:p>
    <w:p w:rsidR="00141DCC" w:rsidRPr="003F0B0C" w:rsidRDefault="00141DCC" w:rsidP="00141DCC">
      <w:pPr>
        <w:rPr>
          <w:rFonts w:ascii="宋体" w:eastAsia="宋体" w:hAnsi="宋体"/>
        </w:rPr>
      </w:pPr>
      <w:r w:rsidRPr="003F0B0C">
        <w:rPr>
          <w:rFonts w:ascii="宋体" w:eastAsia="宋体" w:hAnsi="宋体"/>
        </w:rPr>
        <w:t xml:space="preserve">                    pre_zero=false;</w:t>
      </w:r>
    </w:p>
    <w:p w:rsidR="00141DCC" w:rsidRPr="003F0B0C" w:rsidRDefault="00141DCC" w:rsidP="00141DCC">
      <w:pPr>
        <w:rPr>
          <w:rFonts w:ascii="宋体" w:eastAsia="宋体" w:hAnsi="宋体"/>
        </w:rPr>
      </w:pPr>
      <w:r w:rsidRPr="003F0B0C">
        <w:rPr>
          <w:rFonts w:ascii="宋体" w:eastAsia="宋体" w:hAnsi="宋体"/>
        </w:rPr>
        <w:t xml:space="preserve">                }else{</w:t>
      </w:r>
    </w:p>
    <w:p w:rsidR="00141DCC" w:rsidRPr="003F0B0C" w:rsidRDefault="00141DCC" w:rsidP="00141DCC">
      <w:pPr>
        <w:rPr>
          <w:rFonts w:ascii="宋体" w:eastAsia="宋体" w:hAnsi="宋体"/>
        </w:rPr>
      </w:pPr>
      <w:r w:rsidRPr="003F0B0C">
        <w:rPr>
          <w:rFonts w:ascii="宋体" w:eastAsia="宋体" w:hAnsi="宋体"/>
        </w:rPr>
        <w:t xml:space="preserve">                    s[i]='1';</w:t>
      </w:r>
    </w:p>
    <w:p w:rsidR="00141DCC" w:rsidRPr="003F0B0C" w:rsidRDefault="00141DCC" w:rsidP="00141DCC">
      <w:pPr>
        <w:rPr>
          <w:rFonts w:ascii="宋体" w:eastAsia="宋体" w:hAnsi="宋体"/>
        </w:rPr>
      </w:pPr>
      <w:r w:rsidRPr="003F0B0C">
        <w:rPr>
          <w:rFonts w:ascii="宋体" w:eastAsia="宋体" w:hAnsi="宋体"/>
        </w:rPr>
        <w:t xml:space="preserve">                    last_type=NUM_NOT_ZERO;</w:t>
      </w:r>
    </w:p>
    <w:p w:rsidR="00141DCC" w:rsidRPr="003F0B0C" w:rsidRDefault="00141DCC" w:rsidP="00141DCC">
      <w:pPr>
        <w:rPr>
          <w:rFonts w:ascii="宋体" w:eastAsia="宋体" w:hAnsi="宋体"/>
        </w:rPr>
      </w:pPr>
      <w:r w:rsidRPr="003F0B0C">
        <w:rPr>
          <w:rFonts w:ascii="宋体" w:eastAsia="宋体" w:hAnsi="宋体"/>
        </w:rPr>
        <w:t xml:space="preserve">                    pre_zero=false;</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if(!valid) printf("IMPOSSIBLE\n");else printf("%s\n",s);</w:t>
      </w:r>
    </w:p>
    <w:p w:rsidR="00141DCC" w:rsidRPr="003F0B0C" w:rsidRDefault="00141DCC" w:rsidP="00141DCC">
      <w:pPr>
        <w:rPr>
          <w:rFonts w:ascii="宋体" w:eastAsia="宋体" w:hAnsi="宋体"/>
        </w:rPr>
      </w:pPr>
      <w:r w:rsidRPr="003F0B0C">
        <w:rPr>
          <w:rFonts w:ascii="宋体" w:eastAsia="宋体" w:hAnsi="宋体"/>
        </w:rPr>
        <w:t xml:space="preserve">    }</w:t>
      </w:r>
    </w:p>
    <w:p w:rsidR="00141DCC" w:rsidRPr="003F0B0C" w:rsidRDefault="00141DCC" w:rsidP="00141DCC">
      <w:pPr>
        <w:rPr>
          <w:rFonts w:ascii="宋体" w:eastAsia="宋体" w:hAnsi="宋体"/>
        </w:rPr>
      </w:pPr>
      <w:r w:rsidRPr="003F0B0C">
        <w:rPr>
          <w:rFonts w:ascii="宋体" w:eastAsia="宋体" w:hAnsi="宋体"/>
        </w:rPr>
        <w:t xml:space="preserve">    return 0;</w:t>
      </w:r>
    </w:p>
    <w:p w:rsidR="00141DCC" w:rsidRPr="003F0B0C" w:rsidRDefault="00141DCC" w:rsidP="00141DCC">
      <w:pPr>
        <w:rPr>
          <w:rFonts w:ascii="宋体" w:eastAsia="宋体" w:hAnsi="宋体"/>
        </w:rPr>
      </w:pPr>
      <w:r w:rsidRPr="003F0B0C">
        <w:rPr>
          <w:rFonts w:ascii="宋体" w:eastAsia="宋体" w:hAnsi="宋体"/>
        </w:rPr>
        <w:t>}</w:t>
      </w:r>
    </w:p>
    <w:p w:rsidR="00B630DD" w:rsidRPr="003F0B0C" w:rsidRDefault="00B630DD" w:rsidP="00B630DD">
      <w:pPr>
        <w:pStyle w:val="2"/>
        <w:rPr>
          <w:rFonts w:ascii="宋体" w:eastAsia="宋体" w:hAnsi="宋体"/>
          <w:b w:val="0"/>
        </w:rPr>
      </w:pPr>
      <w:bookmarkStart w:id="47" w:name="_Toc521431740"/>
      <w:r w:rsidRPr="003F0B0C">
        <w:rPr>
          <w:rFonts w:ascii="宋体" w:eastAsia="宋体" w:hAnsi="宋体" w:hint="eastAsia"/>
          <w:b w:val="0"/>
        </w:rPr>
        <w:t>搜索</w:t>
      </w:r>
      <w:bookmarkEnd w:id="47"/>
    </w:p>
    <w:p w:rsidR="00B630DD" w:rsidRPr="003F0B0C" w:rsidRDefault="00B630DD" w:rsidP="00B630DD">
      <w:pPr>
        <w:pStyle w:val="3"/>
        <w:rPr>
          <w:rFonts w:ascii="宋体" w:eastAsia="宋体" w:hAnsi="宋体"/>
          <w:b w:val="0"/>
        </w:rPr>
      </w:pPr>
      <w:bookmarkStart w:id="48" w:name="_Toc521431741"/>
      <w:r w:rsidRPr="003F0B0C">
        <w:rPr>
          <w:rFonts w:ascii="宋体" w:eastAsia="宋体" w:hAnsi="宋体" w:hint="eastAsia"/>
          <w:b w:val="0"/>
        </w:rPr>
        <w:t>深度优先搜索（DFS）</w:t>
      </w:r>
      <w:bookmarkEnd w:id="48"/>
    </w:p>
    <w:p w:rsidR="00D765B0" w:rsidRPr="003F0B0C" w:rsidRDefault="007A3936" w:rsidP="007A3936">
      <w:pPr>
        <w:pStyle w:val="4"/>
        <w:rPr>
          <w:rFonts w:ascii="宋体" w:eastAsia="宋体" w:hAnsi="宋体"/>
          <w:b w:val="0"/>
        </w:rPr>
      </w:pPr>
      <w:r w:rsidRPr="003F0B0C">
        <w:rPr>
          <w:rFonts w:ascii="宋体" w:eastAsia="宋体" w:hAnsi="宋体" w:hint="eastAsia"/>
          <w:b w:val="0"/>
        </w:rPr>
        <w:t>√-</w:t>
      </w:r>
      <w:r w:rsidR="00D765B0" w:rsidRPr="003F0B0C">
        <w:rPr>
          <w:rFonts w:ascii="宋体" w:eastAsia="宋体" w:hAnsi="宋体" w:hint="eastAsia"/>
          <w:b w:val="0"/>
        </w:rPr>
        <w:t>HDU-</w:t>
      </w:r>
      <w:r w:rsidR="00D765B0" w:rsidRPr="003F0B0C">
        <w:rPr>
          <w:rFonts w:ascii="宋体" w:eastAsia="宋体" w:hAnsi="宋体"/>
          <w:b w:val="0"/>
        </w:rPr>
        <w:t>6351</w:t>
      </w:r>
      <w:r w:rsidR="00D765B0" w:rsidRPr="003F0B0C">
        <w:rPr>
          <w:rFonts w:ascii="宋体" w:eastAsia="宋体" w:hAnsi="宋体" w:hint="eastAsia"/>
          <w:b w:val="0"/>
        </w:rPr>
        <w:t>-</w:t>
      </w:r>
      <w:r w:rsidR="00D765B0" w:rsidRPr="003F0B0C">
        <w:rPr>
          <w:rFonts w:ascii="宋体" w:eastAsia="宋体" w:hAnsi="宋体"/>
          <w:b w:val="0"/>
        </w:rPr>
        <w:t>Beautiful Now</w:t>
      </w:r>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√-HDU-</w:instrText>
      </w:r>
      <w:r w:rsidRPr="003F0B0C">
        <w:rPr>
          <w:rFonts w:ascii="宋体" w:eastAsia="宋体" w:hAnsi="宋体"/>
          <w:b w:val="0"/>
        </w:rPr>
        <w:instrText>6351</w:instrText>
      </w:r>
      <w:r w:rsidRPr="003F0B0C">
        <w:rPr>
          <w:rFonts w:ascii="宋体" w:eastAsia="宋体" w:hAnsi="宋体" w:hint="eastAsia"/>
          <w:b w:val="0"/>
        </w:rPr>
        <w:instrText>-</w:instrText>
      </w:r>
      <w:r w:rsidRPr="003F0B0C">
        <w:rPr>
          <w:rFonts w:ascii="宋体" w:eastAsia="宋体" w:hAnsi="宋体"/>
          <w:b w:val="0"/>
        </w:rPr>
        <w:instrText>Beautiful Now:</w:instrText>
      </w:r>
      <w:r w:rsidRPr="003F0B0C">
        <w:rPr>
          <w:rFonts w:ascii="宋体" w:eastAsia="宋体" w:hAnsi="宋体"/>
        </w:rPr>
        <w:instrText xml:space="preserve">6351" \y "HDU:6351" </w:instrText>
      </w:r>
      <w:r w:rsidRPr="003F0B0C">
        <w:rPr>
          <w:rFonts w:ascii="宋体" w:eastAsia="宋体" w:hAnsi="宋体"/>
          <w:b w:val="0"/>
        </w:rPr>
        <w:fldChar w:fldCharType="end"/>
      </w:r>
    </w:p>
    <w:p w:rsidR="00D64473" w:rsidRPr="003F0B0C" w:rsidRDefault="00D64473" w:rsidP="00D765B0">
      <w:pPr>
        <w:rPr>
          <w:rFonts w:ascii="宋体" w:eastAsia="宋体" w:hAnsi="宋体"/>
        </w:rPr>
      </w:pPr>
      <w:r w:rsidRPr="003F0B0C">
        <w:rPr>
          <w:rFonts w:ascii="宋体" w:eastAsia="宋体" w:hAnsi="宋体" w:hint="eastAsia"/>
        </w:rPr>
        <w:t>【source】2018杭电暑期多校第5场1002-签到题</w:t>
      </w:r>
    </w:p>
    <w:p w:rsidR="00D765B0" w:rsidRPr="003F0B0C" w:rsidRDefault="00D765B0" w:rsidP="00D765B0">
      <w:pPr>
        <w:rPr>
          <w:rFonts w:ascii="宋体" w:eastAsia="宋体" w:hAnsi="宋体"/>
        </w:rPr>
      </w:pPr>
      <w:r w:rsidRPr="003F0B0C">
        <w:rPr>
          <w:rFonts w:ascii="宋体" w:eastAsia="宋体" w:hAnsi="宋体" w:hint="eastAsia"/>
        </w:rPr>
        <w:t>【题意】</w:t>
      </w:r>
      <w:r w:rsidR="007A3936" w:rsidRPr="003F0B0C">
        <w:rPr>
          <w:rFonts w:ascii="宋体" w:eastAsia="宋体" w:hAnsi="宋体" w:hint="eastAsia"/>
        </w:rPr>
        <w:t>给定一个数字和交换次数，你可以交换数字的某2位，在交换过程中不能出现前导0的情况，</w:t>
      </w:r>
      <w:r w:rsidR="0019098B" w:rsidRPr="003F0B0C">
        <w:rPr>
          <w:rFonts w:ascii="宋体" w:eastAsia="宋体" w:hAnsi="宋体" w:hint="eastAsia"/>
        </w:rPr>
        <w:t>问在给定交换次数内可以得到的最小值和最大值是多少</w:t>
      </w:r>
    </w:p>
    <w:p w:rsidR="00B56906" w:rsidRPr="003F0B0C" w:rsidRDefault="00D765B0" w:rsidP="0019098B">
      <w:pPr>
        <w:rPr>
          <w:rFonts w:ascii="宋体" w:eastAsia="宋体" w:hAnsi="宋体" w:hint="eastAsia"/>
        </w:rPr>
      </w:pPr>
      <w:r w:rsidRPr="003F0B0C">
        <w:rPr>
          <w:rFonts w:ascii="宋体" w:eastAsia="宋体" w:hAnsi="宋体" w:hint="eastAsia"/>
        </w:rPr>
        <w:t>【TAG】搜索</w:t>
      </w:r>
      <w:r w:rsidR="00201C0D" w:rsidRPr="003F0B0C">
        <w:rPr>
          <w:rFonts w:ascii="宋体" w:eastAsia="宋体" w:hAnsi="宋体" w:hint="eastAsia"/>
        </w:rPr>
        <w:t xml:space="preserve"> 贪心</w:t>
      </w:r>
    </w:p>
    <w:p w:rsidR="00D765B0" w:rsidRPr="003F0B0C" w:rsidRDefault="00D765B0" w:rsidP="00D765B0">
      <w:pPr>
        <w:rPr>
          <w:rFonts w:ascii="宋体" w:eastAsia="宋体" w:hAnsi="宋体"/>
        </w:rPr>
      </w:pPr>
      <w:r w:rsidRPr="003F0B0C">
        <w:rPr>
          <w:rFonts w:ascii="宋体" w:eastAsia="宋体" w:hAnsi="宋体" w:hint="eastAsia"/>
        </w:rPr>
        <w:t>【题解】</w:t>
      </w:r>
    </w:p>
    <w:p w:rsidR="00D765B0" w:rsidRPr="003F0B0C" w:rsidRDefault="00D765B0" w:rsidP="00D765B0">
      <w:pPr>
        <w:rPr>
          <w:rFonts w:ascii="宋体" w:eastAsia="宋体" w:hAnsi="宋体"/>
        </w:rPr>
      </w:pPr>
      <w:r w:rsidRPr="003F0B0C">
        <w:rPr>
          <w:rFonts w:ascii="宋体" w:eastAsia="宋体" w:hAnsi="宋体" w:hint="eastAsia"/>
        </w:rPr>
        <w:t>9982</w:t>
      </w:r>
      <w:r w:rsidRPr="003F0B0C">
        <w:rPr>
          <w:rFonts w:ascii="宋体" w:eastAsia="宋体" w:hAnsi="宋体"/>
        </w:rPr>
        <w:t>44353 3</w:t>
      </w:r>
    </w:p>
    <w:p w:rsidR="00D765B0" w:rsidRPr="003F0B0C" w:rsidRDefault="00D765B0" w:rsidP="00D765B0">
      <w:pPr>
        <w:rPr>
          <w:rFonts w:ascii="宋体" w:eastAsia="宋体" w:hAnsi="宋体"/>
        </w:rPr>
      </w:pPr>
      <w:r w:rsidRPr="003F0B0C">
        <w:rPr>
          <w:rFonts w:ascii="宋体" w:eastAsia="宋体" w:hAnsi="宋体" w:hint="eastAsia"/>
        </w:rPr>
        <w:t xml:space="preserve">理论最小值 </w:t>
      </w:r>
      <w:r w:rsidRPr="003F0B0C">
        <w:rPr>
          <w:rFonts w:ascii="宋体" w:eastAsia="宋体" w:hAnsi="宋体"/>
        </w:rPr>
        <w:t>233445899</w:t>
      </w:r>
    </w:p>
    <w:p w:rsidR="00D765B0" w:rsidRPr="003F0B0C" w:rsidRDefault="00D765B0" w:rsidP="00D765B0">
      <w:pPr>
        <w:rPr>
          <w:rFonts w:ascii="宋体" w:eastAsia="宋体" w:hAnsi="宋体" w:hint="eastAsia"/>
        </w:rPr>
      </w:pPr>
      <w:r w:rsidRPr="003F0B0C">
        <w:rPr>
          <w:rFonts w:ascii="宋体" w:eastAsia="宋体" w:hAnsi="宋体" w:hint="eastAsia"/>
        </w:rPr>
        <w:t>第1次交换 298944353</w:t>
      </w:r>
    </w:p>
    <w:p w:rsidR="00D765B0" w:rsidRPr="003F0B0C" w:rsidRDefault="00D765B0" w:rsidP="00D765B0">
      <w:pPr>
        <w:rPr>
          <w:rFonts w:ascii="宋体" w:eastAsia="宋体" w:hAnsi="宋体"/>
        </w:rPr>
      </w:pPr>
      <w:r w:rsidRPr="003F0B0C">
        <w:rPr>
          <w:rFonts w:ascii="宋体" w:eastAsia="宋体" w:hAnsi="宋体" w:hint="eastAsia"/>
        </w:rPr>
        <w:t>第2次交换 搜索1 238944953</w:t>
      </w:r>
    </w:p>
    <w:p w:rsidR="00D765B0" w:rsidRPr="003F0B0C" w:rsidRDefault="00D765B0" w:rsidP="00D765B0">
      <w:pPr>
        <w:rPr>
          <w:rFonts w:ascii="宋体" w:eastAsia="宋体" w:hAnsi="宋体" w:hint="eastAsia"/>
        </w:rPr>
      </w:pPr>
      <w:r w:rsidRPr="003F0B0C">
        <w:rPr>
          <w:rFonts w:ascii="宋体" w:eastAsia="宋体" w:hAnsi="宋体" w:hint="eastAsia"/>
        </w:rPr>
        <w:t>第3次交换 搜索1 233944958</w:t>
      </w:r>
    </w:p>
    <w:p w:rsidR="00D765B0" w:rsidRPr="003F0B0C" w:rsidRDefault="00D765B0" w:rsidP="00D765B0">
      <w:pPr>
        <w:rPr>
          <w:rFonts w:ascii="宋体" w:eastAsia="宋体" w:hAnsi="宋体"/>
        </w:rPr>
      </w:pPr>
      <w:r w:rsidRPr="003F0B0C">
        <w:rPr>
          <w:rFonts w:ascii="宋体" w:eastAsia="宋体" w:hAnsi="宋体" w:hint="eastAsia"/>
        </w:rPr>
        <w:t>第2次交换 搜索2 238944359</w:t>
      </w:r>
    </w:p>
    <w:p w:rsidR="00D765B0" w:rsidRPr="003F0B0C" w:rsidRDefault="00D765B0" w:rsidP="00D765B0">
      <w:pPr>
        <w:rPr>
          <w:rFonts w:ascii="宋体" w:eastAsia="宋体" w:hAnsi="宋体" w:hint="eastAsia"/>
        </w:rPr>
      </w:pPr>
      <w:r w:rsidRPr="003F0B0C">
        <w:rPr>
          <w:rFonts w:ascii="宋体" w:eastAsia="宋体" w:hAnsi="宋体" w:hint="eastAsia"/>
        </w:rPr>
        <w:t>第3次交换 搜索2 233944859</w:t>
      </w:r>
    </w:p>
    <w:p w:rsidR="00201C0D" w:rsidRPr="003F0B0C" w:rsidRDefault="00201C0D" w:rsidP="00D765B0">
      <w:pPr>
        <w:rPr>
          <w:rFonts w:ascii="宋体" w:eastAsia="宋体" w:hAnsi="宋体"/>
        </w:rPr>
      </w:pPr>
      <w:r w:rsidRPr="003F0B0C">
        <w:rPr>
          <w:rFonts w:ascii="宋体" w:eastAsia="宋体" w:hAnsi="宋体" w:hint="eastAsia"/>
        </w:rPr>
        <w:t>求出理论最大值和理论最小值，把当前数值比照理论值情况，从不符合的位置继续往下贪心的搜索。往下贪心只贪心之后数值最小的位置，搜索是要把这些位置都搜一遍（如果有多个位置的话），直接贪心和最后一个位置换是不对的</w:t>
      </w:r>
    </w:p>
    <w:p w:rsidR="00201C0D" w:rsidRPr="003F0B0C" w:rsidRDefault="00201C0D" w:rsidP="00D765B0">
      <w:pPr>
        <w:rPr>
          <w:rFonts w:ascii="宋体" w:eastAsia="宋体" w:hAnsi="宋体"/>
        </w:rPr>
      </w:pPr>
      <w:r w:rsidRPr="003F0B0C">
        <w:rPr>
          <w:rFonts w:ascii="宋体" w:eastAsia="宋体" w:hAnsi="宋体" w:hint="eastAsia"/>
        </w:rPr>
        <w:t>比如18900</w:t>
      </w:r>
    </w:p>
    <w:p w:rsidR="00201C0D" w:rsidRPr="003F0B0C" w:rsidRDefault="00201C0D" w:rsidP="00D765B0">
      <w:pPr>
        <w:rPr>
          <w:rFonts w:ascii="宋体" w:eastAsia="宋体" w:hAnsi="宋体" w:hint="eastAsia"/>
        </w:rPr>
      </w:pPr>
      <w:r w:rsidRPr="003F0B0C">
        <w:rPr>
          <w:rFonts w:ascii="宋体" w:eastAsia="宋体" w:hAnsi="宋体" w:hint="eastAsia"/>
        </w:rPr>
        <w:t>如果贪心和最后一个换，是10908</w:t>
      </w:r>
    </w:p>
    <w:p w:rsidR="00201C0D" w:rsidRPr="003F0B0C" w:rsidRDefault="00201C0D" w:rsidP="00D765B0">
      <w:pPr>
        <w:rPr>
          <w:rFonts w:ascii="宋体" w:eastAsia="宋体" w:hAnsi="宋体"/>
        </w:rPr>
      </w:pPr>
      <w:r w:rsidRPr="003F0B0C">
        <w:rPr>
          <w:rFonts w:ascii="宋体" w:eastAsia="宋体" w:hAnsi="宋体" w:hint="eastAsia"/>
        </w:rPr>
        <w:t>对于只要求1次的时候是对的</w:t>
      </w:r>
    </w:p>
    <w:p w:rsidR="00201C0D" w:rsidRPr="003F0B0C" w:rsidRDefault="00201C0D" w:rsidP="00D765B0">
      <w:pPr>
        <w:rPr>
          <w:rFonts w:ascii="宋体" w:eastAsia="宋体" w:hAnsi="宋体"/>
        </w:rPr>
      </w:pPr>
      <w:r w:rsidRPr="003F0B0C">
        <w:rPr>
          <w:rFonts w:ascii="宋体" w:eastAsia="宋体" w:hAnsi="宋体" w:hint="eastAsia"/>
        </w:rPr>
        <w:t>但是如果要求2次的话，这样贪出来是</w:t>
      </w:r>
    </w:p>
    <w:p w:rsidR="00201C0D" w:rsidRPr="003F0B0C" w:rsidRDefault="00201C0D" w:rsidP="00D765B0">
      <w:pPr>
        <w:rPr>
          <w:rFonts w:ascii="宋体" w:eastAsia="宋体" w:hAnsi="宋体"/>
        </w:rPr>
      </w:pPr>
      <w:r w:rsidRPr="003F0B0C">
        <w:rPr>
          <w:rFonts w:ascii="宋体" w:eastAsia="宋体" w:hAnsi="宋体" w:hint="eastAsia"/>
        </w:rPr>
        <w:t>18900-</w:t>
      </w:r>
      <w:r w:rsidRPr="003F0B0C">
        <w:rPr>
          <w:rFonts w:ascii="宋体" w:eastAsia="宋体" w:hAnsi="宋体"/>
        </w:rPr>
        <w:t>&gt;10908</w:t>
      </w:r>
      <w:r w:rsidRPr="003F0B0C">
        <w:rPr>
          <w:rFonts w:ascii="宋体" w:eastAsia="宋体" w:hAnsi="宋体" w:hint="eastAsia"/>
        </w:rPr>
        <w:t>-</w:t>
      </w:r>
      <w:r w:rsidRPr="003F0B0C">
        <w:rPr>
          <w:rFonts w:ascii="宋体" w:eastAsia="宋体" w:hAnsi="宋体"/>
        </w:rPr>
        <w:t>&gt;10098</w:t>
      </w:r>
    </w:p>
    <w:p w:rsidR="00201C0D" w:rsidRPr="003F0B0C" w:rsidRDefault="00201C0D" w:rsidP="00D765B0">
      <w:pPr>
        <w:rPr>
          <w:rFonts w:ascii="宋体" w:eastAsia="宋体" w:hAnsi="宋体"/>
        </w:rPr>
      </w:pPr>
      <w:r w:rsidRPr="003F0B0C">
        <w:rPr>
          <w:rFonts w:ascii="宋体" w:eastAsia="宋体" w:hAnsi="宋体" w:hint="eastAsia"/>
        </w:rPr>
        <w:t>而正确的搜索是</w:t>
      </w:r>
    </w:p>
    <w:p w:rsidR="00201C0D" w:rsidRPr="003F0B0C" w:rsidRDefault="00201C0D" w:rsidP="00D765B0">
      <w:pPr>
        <w:rPr>
          <w:rFonts w:ascii="宋体" w:eastAsia="宋体" w:hAnsi="宋体" w:hint="eastAsia"/>
        </w:rPr>
      </w:pPr>
      <w:r w:rsidRPr="003F0B0C">
        <w:rPr>
          <w:rFonts w:ascii="宋体" w:eastAsia="宋体" w:hAnsi="宋体" w:hint="eastAsia"/>
        </w:rPr>
        <w:t>18900-&gt;10980-&gt;10089</w:t>
      </w:r>
    </w:p>
    <w:p w:rsidR="00D765B0" w:rsidRPr="003F0B0C" w:rsidRDefault="00D765B0" w:rsidP="00D765B0">
      <w:pPr>
        <w:rPr>
          <w:rFonts w:ascii="宋体" w:eastAsia="宋体" w:hAnsi="宋体"/>
        </w:rPr>
      </w:pPr>
      <w:r w:rsidRPr="003F0B0C">
        <w:rPr>
          <w:rFonts w:ascii="宋体" w:eastAsia="宋体" w:hAnsi="宋体" w:hint="eastAsia"/>
        </w:rPr>
        <w:lastRenderedPageBreak/>
        <w:t>【代码】</w:t>
      </w:r>
    </w:p>
    <w:p w:rsidR="00D822CA" w:rsidRPr="003F0B0C" w:rsidRDefault="00D822CA" w:rsidP="00D822CA">
      <w:pPr>
        <w:rPr>
          <w:rFonts w:ascii="宋体" w:eastAsia="宋体" w:hAnsi="宋体"/>
        </w:rPr>
      </w:pPr>
      <w:r w:rsidRPr="003F0B0C">
        <w:rPr>
          <w:rFonts w:ascii="宋体" w:eastAsia="宋体" w:hAnsi="宋体"/>
        </w:rPr>
        <w:t>#include &lt;bits/stdc++.h&gt;</w:t>
      </w:r>
    </w:p>
    <w:p w:rsidR="00D822CA" w:rsidRPr="003F0B0C" w:rsidRDefault="00D822CA" w:rsidP="00D822CA">
      <w:pPr>
        <w:rPr>
          <w:rFonts w:ascii="宋体" w:eastAsia="宋体" w:hAnsi="宋体"/>
        </w:rPr>
      </w:pPr>
      <w:r w:rsidRPr="003F0B0C">
        <w:rPr>
          <w:rFonts w:ascii="宋体" w:eastAsia="宋体" w:hAnsi="宋体"/>
        </w:rPr>
        <w:t>#define MAXLEN 20</w:t>
      </w:r>
    </w:p>
    <w:p w:rsidR="00D822CA" w:rsidRPr="003F0B0C" w:rsidRDefault="00D822CA" w:rsidP="00D822CA">
      <w:pPr>
        <w:rPr>
          <w:rFonts w:ascii="宋体" w:eastAsia="宋体" w:hAnsi="宋体"/>
        </w:rPr>
      </w:pPr>
      <w:r w:rsidRPr="003F0B0C">
        <w:rPr>
          <w:rFonts w:ascii="宋体" w:eastAsia="宋体" w:hAnsi="宋体"/>
        </w:rPr>
        <w:t>#define debugassert true</w:t>
      </w:r>
    </w:p>
    <w:p w:rsidR="00D822CA" w:rsidRPr="003F0B0C" w:rsidRDefault="00D822CA" w:rsidP="00D822CA">
      <w:pPr>
        <w:rPr>
          <w:rFonts w:ascii="宋体" w:eastAsia="宋体" w:hAnsi="宋体"/>
        </w:rPr>
      </w:pPr>
      <w:r w:rsidRPr="003F0B0C">
        <w:rPr>
          <w:rFonts w:ascii="宋体" w:eastAsia="宋体" w:hAnsi="宋体"/>
        </w:rPr>
        <w:t>#define ASSERT(X) if(!(X)) while(true);</w:t>
      </w:r>
    </w:p>
    <w:p w:rsidR="00D822CA" w:rsidRPr="003F0B0C" w:rsidRDefault="00D822CA" w:rsidP="00D822CA">
      <w:pPr>
        <w:rPr>
          <w:rFonts w:ascii="宋体" w:eastAsia="宋体" w:hAnsi="宋体"/>
        </w:rPr>
      </w:pPr>
    </w:p>
    <w:p w:rsidR="00D822CA" w:rsidRPr="003F0B0C" w:rsidRDefault="00D822CA" w:rsidP="00D822CA">
      <w:pPr>
        <w:rPr>
          <w:rFonts w:ascii="宋体" w:eastAsia="宋体" w:hAnsi="宋体"/>
        </w:rPr>
      </w:pPr>
      <w:r w:rsidRPr="003F0B0C">
        <w:rPr>
          <w:rFonts w:ascii="宋体" w:eastAsia="宋体" w:hAnsi="宋体"/>
        </w:rPr>
        <w:t>using namespace std;</w:t>
      </w:r>
    </w:p>
    <w:p w:rsidR="00D822CA" w:rsidRPr="003F0B0C" w:rsidRDefault="00D822CA" w:rsidP="00D822CA">
      <w:pPr>
        <w:rPr>
          <w:rFonts w:ascii="宋体" w:eastAsia="宋体" w:hAnsi="宋体"/>
        </w:rPr>
      </w:pPr>
      <w:r w:rsidRPr="003F0B0C">
        <w:rPr>
          <w:rFonts w:ascii="宋体" w:eastAsia="宋体" w:hAnsi="宋体"/>
        </w:rPr>
        <w:t>bool cmp1(char x,char y){return x&lt;y;}</w:t>
      </w:r>
    </w:p>
    <w:p w:rsidR="00D822CA" w:rsidRPr="003F0B0C" w:rsidRDefault="00D822CA" w:rsidP="00D822CA">
      <w:pPr>
        <w:rPr>
          <w:rFonts w:ascii="宋体" w:eastAsia="宋体" w:hAnsi="宋体"/>
        </w:rPr>
      </w:pPr>
      <w:r w:rsidRPr="003F0B0C">
        <w:rPr>
          <w:rFonts w:ascii="宋体" w:eastAsia="宋体" w:hAnsi="宋体"/>
        </w:rPr>
        <w:t>bool cmp2(char x,char y){return x&gt;y;}</w:t>
      </w:r>
    </w:p>
    <w:p w:rsidR="00D822CA" w:rsidRPr="003F0B0C" w:rsidRDefault="00D822CA" w:rsidP="00D822CA">
      <w:pPr>
        <w:rPr>
          <w:rFonts w:ascii="宋体" w:eastAsia="宋体" w:hAnsi="宋体"/>
        </w:rPr>
      </w:pPr>
      <w:r w:rsidRPr="003F0B0C">
        <w:rPr>
          <w:rFonts w:ascii="宋体" w:eastAsia="宋体" w:hAnsi="宋体"/>
        </w:rPr>
        <w:t>bool find_max,find_min;</w:t>
      </w:r>
    </w:p>
    <w:p w:rsidR="00D822CA" w:rsidRPr="003F0B0C" w:rsidRDefault="00D822CA" w:rsidP="00D822CA">
      <w:pPr>
        <w:rPr>
          <w:rFonts w:ascii="宋体" w:eastAsia="宋体" w:hAnsi="宋体"/>
        </w:rPr>
      </w:pPr>
      <w:r w:rsidRPr="003F0B0C">
        <w:rPr>
          <w:rFonts w:ascii="宋体" w:eastAsia="宋体" w:hAnsi="宋体"/>
        </w:rPr>
        <w:t>int len;</w:t>
      </w:r>
    </w:p>
    <w:p w:rsidR="00D822CA" w:rsidRPr="003F0B0C" w:rsidRDefault="00D822CA" w:rsidP="00D822CA">
      <w:pPr>
        <w:rPr>
          <w:rFonts w:ascii="宋体" w:eastAsia="宋体" w:hAnsi="宋体"/>
        </w:rPr>
      </w:pPr>
      <w:r w:rsidRPr="003F0B0C">
        <w:rPr>
          <w:rFonts w:ascii="宋体" w:eastAsia="宋体" w:hAnsi="宋体"/>
        </w:rPr>
        <w:t>char ansmax[MAXLEN],ansmin[MAXLEN],smax[MAXLEN],smin[MAXLEN];</w:t>
      </w:r>
    </w:p>
    <w:p w:rsidR="00D822CA" w:rsidRPr="003F0B0C" w:rsidRDefault="00D822CA" w:rsidP="00D822CA">
      <w:pPr>
        <w:rPr>
          <w:rFonts w:ascii="宋体" w:eastAsia="宋体" w:hAnsi="宋体"/>
        </w:rPr>
      </w:pPr>
      <w:r w:rsidRPr="003F0B0C">
        <w:rPr>
          <w:rFonts w:ascii="宋体" w:eastAsia="宋体" w:hAnsi="宋体"/>
        </w:rPr>
        <w:t>//得到s的理论最大值,存入smax</w:t>
      </w:r>
    </w:p>
    <w:p w:rsidR="00D822CA" w:rsidRPr="003F0B0C" w:rsidRDefault="00D822CA" w:rsidP="00D822CA">
      <w:pPr>
        <w:rPr>
          <w:rFonts w:ascii="宋体" w:eastAsia="宋体" w:hAnsi="宋体"/>
        </w:rPr>
      </w:pPr>
      <w:r w:rsidRPr="003F0B0C">
        <w:rPr>
          <w:rFonts w:ascii="宋体" w:eastAsia="宋体" w:hAnsi="宋体"/>
        </w:rPr>
        <w:t>void get_max(const char s[]){</w:t>
      </w:r>
    </w:p>
    <w:p w:rsidR="00D822CA" w:rsidRPr="003F0B0C" w:rsidRDefault="00D822CA" w:rsidP="00D822CA">
      <w:pPr>
        <w:rPr>
          <w:rFonts w:ascii="宋体" w:eastAsia="宋体" w:hAnsi="宋体"/>
        </w:rPr>
      </w:pPr>
      <w:r w:rsidRPr="003F0B0C">
        <w:rPr>
          <w:rFonts w:ascii="宋体" w:eastAsia="宋体" w:hAnsi="宋体"/>
        </w:rPr>
        <w:t xml:space="preserve">    strncpy(smax,s,len+1);</w:t>
      </w:r>
    </w:p>
    <w:p w:rsidR="00D822CA" w:rsidRPr="003F0B0C" w:rsidRDefault="00D822CA" w:rsidP="00D822CA">
      <w:pPr>
        <w:rPr>
          <w:rFonts w:ascii="宋体" w:eastAsia="宋体" w:hAnsi="宋体"/>
        </w:rPr>
      </w:pPr>
      <w:r w:rsidRPr="003F0B0C">
        <w:rPr>
          <w:rFonts w:ascii="宋体" w:eastAsia="宋体" w:hAnsi="宋体"/>
        </w:rPr>
        <w:t xml:space="preserve">    sort(smax,smax+len,cmp2);</w:t>
      </w:r>
    </w:p>
    <w:p w:rsidR="00D822CA" w:rsidRPr="003F0B0C" w:rsidRDefault="00D822CA" w:rsidP="00D822CA">
      <w:pPr>
        <w:rPr>
          <w:rFonts w:ascii="宋体" w:eastAsia="宋体" w:hAnsi="宋体"/>
        </w:rPr>
      </w:pPr>
      <w:r w:rsidRPr="003F0B0C">
        <w:rPr>
          <w:rFonts w:ascii="宋体" w:eastAsia="宋体" w:hAnsi="宋体"/>
        </w:rPr>
        <w:t xml:space="preserve">    return;</w:t>
      </w:r>
    </w:p>
    <w:p w:rsidR="00D822CA" w:rsidRPr="003F0B0C" w:rsidRDefault="00D822CA" w:rsidP="00D822CA">
      <w:pPr>
        <w:rPr>
          <w:rFonts w:ascii="宋体" w:eastAsia="宋体" w:hAnsi="宋体"/>
        </w:rPr>
      </w:pPr>
      <w:r w:rsidRPr="003F0B0C">
        <w:rPr>
          <w:rFonts w:ascii="宋体" w:eastAsia="宋体" w:hAnsi="宋体"/>
        </w:rPr>
        <w:t>}</w:t>
      </w:r>
    </w:p>
    <w:p w:rsidR="00D822CA" w:rsidRPr="003F0B0C" w:rsidRDefault="00D822CA" w:rsidP="00D822CA">
      <w:pPr>
        <w:rPr>
          <w:rFonts w:ascii="宋体" w:eastAsia="宋体" w:hAnsi="宋体"/>
        </w:rPr>
      </w:pPr>
      <w:r w:rsidRPr="003F0B0C">
        <w:rPr>
          <w:rFonts w:ascii="宋体" w:eastAsia="宋体" w:hAnsi="宋体"/>
        </w:rPr>
        <w:t>//得到s的理论最小值,存入smin</w:t>
      </w:r>
    </w:p>
    <w:p w:rsidR="00D822CA" w:rsidRPr="003F0B0C" w:rsidRDefault="00D822CA" w:rsidP="00D822CA">
      <w:pPr>
        <w:rPr>
          <w:rFonts w:ascii="宋体" w:eastAsia="宋体" w:hAnsi="宋体"/>
        </w:rPr>
      </w:pPr>
      <w:r w:rsidRPr="003F0B0C">
        <w:rPr>
          <w:rFonts w:ascii="宋体" w:eastAsia="宋体" w:hAnsi="宋体"/>
        </w:rPr>
        <w:t>void get_min(const char s[]){</w:t>
      </w:r>
    </w:p>
    <w:p w:rsidR="00D822CA" w:rsidRPr="003F0B0C" w:rsidRDefault="00D822CA" w:rsidP="00D822CA">
      <w:pPr>
        <w:rPr>
          <w:rFonts w:ascii="宋体" w:eastAsia="宋体" w:hAnsi="宋体"/>
        </w:rPr>
      </w:pPr>
      <w:r w:rsidRPr="003F0B0C">
        <w:rPr>
          <w:rFonts w:ascii="宋体" w:eastAsia="宋体" w:hAnsi="宋体"/>
        </w:rPr>
        <w:t xml:space="preserve">    strncpy(smin,s,len+1);</w:t>
      </w:r>
    </w:p>
    <w:p w:rsidR="00D822CA" w:rsidRPr="003F0B0C" w:rsidRDefault="00D822CA" w:rsidP="00D822CA">
      <w:pPr>
        <w:rPr>
          <w:rFonts w:ascii="宋体" w:eastAsia="宋体" w:hAnsi="宋体"/>
        </w:rPr>
      </w:pPr>
      <w:r w:rsidRPr="003F0B0C">
        <w:rPr>
          <w:rFonts w:ascii="宋体" w:eastAsia="宋体" w:hAnsi="宋体"/>
        </w:rPr>
        <w:t xml:space="preserve">    sort(smin,smin+len,cmp1);</w:t>
      </w:r>
    </w:p>
    <w:p w:rsidR="00D822CA" w:rsidRPr="003F0B0C" w:rsidRDefault="00D822CA" w:rsidP="00D822CA">
      <w:pPr>
        <w:rPr>
          <w:rFonts w:ascii="宋体" w:eastAsia="宋体" w:hAnsi="宋体"/>
        </w:rPr>
      </w:pPr>
      <w:r w:rsidRPr="003F0B0C">
        <w:rPr>
          <w:rFonts w:ascii="宋体" w:eastAsia="宋体" w:hAnsi="宋体"/>
        </w:rPr>
        <w:t xml:space="preserve">    for(int i=0;i&lt;len;i++){</w:t>
      </w:r>
    </w:p>
    <w:p w:rsidR="00D822CA" w:rsidRPr="003F0B0C" w:rsidRDefault="00D822CA" w:rsidP="00D822CA">
      <w:pPr>
        <w:rPr>
          <w:rFonts w:ascii="宋体" w:eastAsia="宋体" w:hAnsi="宋体"/>
        </w:rPr>
      </w:pPr>
      <w:r w:rsidRPr="003F0B0C">
        <w:rPr>
          <w:rFonts w:ascii="宋体" w:eastAsia="宋体" w:hAnsi="宋体"/>
        </w:rPr>
        <w:t xml:space="preserve">        if(smin[i]!='0'){</w:t>
      </w:r>
    </w:p>
    <w:p w:rsidR="00D822CA" w:rsidRPr="003F0B0C" w:rsidRDefault="00D822CA" w:rsidP="00D822CA">
      <w:pPr>
        <w:rPr>
          <w:rFonts w:ascii="宋体" w:eastAsia="宋体" w:hAnsi="宋体"/>
        </w:rPr>
      </w:pPr>
      <w:r w:rsidRPr="003F0B0C">
        <w:rPr>
          <w:rFonts w:ascii="宋体" w:eastAsia="宋体" w:hAnsi="宋体"/>
        </w:rPr>
        <w:t xml:space="preserve">            swap(smin[0],smin[i]);</w:t>
      </w:r>
    </w:p>
    <w:p w:rsidR="00D822CA" w:rsidRPr="003F0B0C" w:rsidRDefault="00D822CA" w:rsidP="00D822CA">
      <w:pPr>
        <w:rPr>
          <w:rFonts w:ascii="宋体" w:eastAsia="宋体" w:hAnsi="宋体"/>
        </w:rPr>
      </w:pPr>
      <w:r w:rsidRPr="003F0B0C">
        <w:rPr>
          <w:rFonts w:ascii="宋体" w:eastAsia="宋体" w:hAnsi="宋体"/>
        </w:rPr>
        <w:t xml:space="preserve">            return;</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return;</w:t>
      </w:r>
    </w:p>
    <w:p w:rsidR="00D822CA" w:rsidRPr="003F0B0C" w:rsidRDefault="00D822CA" w:rsidP="00D822CA">
      <w:pPr>
        <w:rPr>
          <w:rFonts w:ascii="宋体" w:eastAsia="宋体" w:hAnsi="宋体"/>
        </w:rPr>
      </w:pPr>
      <w:r w:rsidRPr="003F0B0C">
        <w:rPr>
          <w:rFonts w:ascii="宋体" w:eastAsia="宋体" w:hAnsi="宋体"/>
        </w:rPr>
        <w:t>}</w:t>
      </w:r>
    </w:p>
    <w:p w:rsidR="00D822CA" w:rsidRPr="003F0B0C" w:rsidRDefault="00D822CA" w:rsidP="00D822CA">
      <w:pPr>
        <w:rPr>
          <w:rFonts w:ascii="宋体" w:eastAsia="宋体" w:hAnsi="宋体"/>
        </w:rPr>
      </w:pPr>
      <w:r w:rsidRPr="003F0B0C">
        <w:rPr>
          <w:rFonts w:ascii="宋体" w:eastAsia="宋体" w:hAnsi="宋体"/>
        </w:rPr>
        <w:t>//返回第1个不相同的位置</w:t>
      </w:r>
    </w:p>
    <w:p w:rsidR="00D822CA" w:rsidRPr="003F0B0C" w:rsidRDefault="00D822CA" w:rsidP="00D822CA">
      <w:pPr>
        <w:rPr>
          <w:rFonts w:ascii="宋体" w:eastAsia="宋体" w:hAnsi="宋体"/>
        </w:rPr>
      </w:pPr>
      <w:r w:rsidRPr="003F0B0C">
        <w:rPr>
          <w:rFonts w:ascii="宋体" w:eastAsia="宋体" w:hAnsi="宋体"/>
        </w:rPr>
        <w:t>int get_diff(const char s1[],const char s2[]){</w:t>
      </w:r>
    </w:p>
    <w:p w:rsidR="00D822CA" w:rsidRPr="003F0B0C" w:rsidRDefault="00D822CA" w:rsidP="00D822CA">
      <w:pPr>
        <w:rPr>
          <w:rFonts w:ascii="宋体" w:eastAsia="宋体" w:hAnsi="宋体"/>
        </w:rPr>
      </w:pPr>
      <w:r w:rsidRPr="003F0B0C">
        <w:rPr>
          <w:rFonts w:ascii="宋体" w:eastAsia="宋体" w:hAnsi="宋体"/>
        </w:rPr>
        <w:t xml:space="preserve">    if(debugassert) ASSERT(strlen(s1)==strlen(s2));</w:t>
      </w:r>
    </w:p>
    <w:p w:rsidR="00D822CA" w:rsidRPr="003F0B0C" w:rsidRDefault="00D822CA" w:rsidP="00D822CA">
      <w:pPr>
        <w:rPr>
          <w:rFonts w:ascii="宋体" w:eastAsia="宋体" w:hAnsi="宋体"/>
        </w:rPr>
      </w:pPr>
      <w:r w:rsidRPr="003F0B0C">
        <w:rPr>
          <w:rFonts w:ascii="宋体" w:eastAsia="宋体" w:hAnsi="宋体"/>
        </w:rPr>
        <w:t xml:space="preserve">    int i=0;</w:t>
      </w:r>
    </w:p>
    <w:p w:rsidR="00D822CA" w:rsidRPr="003F0B0C" w:rsidRDefault="00D822CA" w:rsidP="00D822CA">
      <w:pPr>
        <w:rPr>
          <w:rFonts w:ascii="宋体" w:eastAsia="宋体" w:hAnsi="宋体"/>
        </w:rPr>
      </w:pPr>
      <w:r w:rsidRPr="003F0B0C">
        <w:rPr>
          <w:rFonts w:ascii="宋体" w:eastAsia="宋体" w:hAnsi="宋体"/>
        </w:rPr>
        <w:t xml:space="preserve">    while(i&lt;len&amp;&amp;s1[i]==s2[i]) i++;</w:t>
      </w:r>
    </w:p>
    <w:p w:rsidR="00D822CA" w:rsidRPr="003F0B0C" w:rsidRDefault="00D822CA" w:rsidP="00D822CA">
      <w:pPr>
        <w:rPr>
          <w:rFonts w:ascii="宋体" w:eastAsia="宋体" w:hAnsi="宋体"/>
        </w:rPr>
      </w:pPr>
      <w:r w:rsidRPr="003F0B0C">
        <w:rPr>
          <w:rFonts w:ascii="宋体" w:eastAsia="宋体" w:hAnsi="宋体"/>
        </w:rPr>
        <w:t xml:space="preserve">    return i;</w:t>
      </w:r>
    </w:p>
    <w:p w:rsidR="00D822CA" w:rsidRPr="003F0B0C" w:rsidRDefault="00D822CA" w:rsidP="00D822CA">
      <w:pPr>
        <w:rPr>
          <w:rFonts w:ascii="宋体" w:eastAsia="宋体" w:hAnsi="宋体"/>
        </w:rPr>
      </w:pPr>
      <w:r w:rsidRPr="003F0B0C">
        <w:rPr>
          <w:rFonts w:ascii="宋体" w:eastAsia="宋体" w:hAnsi="宋体"/>
        </w:rPr>
        <w:t>}</w:t>
      </w:r>
    </w:p>
    <w:p w:rsidR="00D822CA" w:rsidRPr="003F0B0C" w:rsidRDefault="00D822CA" w:rsidP="00D822CA">
      <w:pPr>
        <w:rPr>
          <w:rFonts w:ascii="宋体" w:eastAsia="宋体" w:hAnsi="宋体"/>
        </w:rPr>
      </w:pPr>
      <w:r w:rsidRPr="003F0B0C">
        <w:rPr>
          <w:rFonts w:ascii="宋体" w:eastAsia="宋体" w:hAnsi="宋体"/>
        </w:rPr>
        <w:t>const int INCLUDE_ZERO=1,EXCLUDE_ZERO=2;</w:t>
      </w:r>
    </w:p>
    <w:p w:rsidR="00D822CA" w:rsidRPr="003F0B0C" w:rsidRDefault="00D822CA" w:rsidP="00D822CA">
      <w:pPr>
        <w:rPr>
          <w:rFonts w:ascii="宋体" w:eastAsia="宋体" w:hAnsi="宋体"/>
        </w:rPr>
      </w:pPr>
      <w:r w:rsidRPr="003F0B0C">
        <w:rPr>
          <w:rFonts w:ascii="宋体" w:eastAsia="宋体" w:hAnsi="宋体"/>
        </w:rPr>
        <w:t>//从start开始找到其最小的数字(含0/非0)</w:t>
      </w:r>
    </w:p>
    <w:p w:rsidR="00D822CA" w:rsidRPr="003F0B0C" w:rsidRDefault="00D822CA" w:rsidP="00D822CA">
      <w:pPr>
        <w:rPr>
          <w:rFonts w:ascii="宋体" w:eastAsia="宋体" w:hAnsi="宋体"/>
        </w:rPr>
      </w:pPr>
      <w:r w:rsidRPr="003F0B0C">
        <w:rPr>
          <w:rFonts w:ascii="宋体" w:eastAsia="宋体" w:hAnsi="宋体"/>
        </w:rPr>
        <w:t>char minch(const char s[],int start,int flag){</w:t>
      </w:r>
    </w:p>
    <w:p w:rsidR="00D822CA" w:rsidRPr="003F0B0C" w:rsidRDefault="00D822CA" w:rsidP="00D822CA">
      <w:pPr>
        <w:rPr>
          <w:rFonts w:ascii="宋体" w:eastAsia="宋体" w:hAnsi="宋体"/>
        </w:rPr>
      </w:pPr>
      <w:r w:rsidRPr="003F0B0C">
        <w:rPr>
          <w:rFonts w:ascii="宋体" w:eastAsia="宋体" w:hAnsi="宋体"/>
        </w:rPr>
        <w:t xml:space="preserve">    if(debugassert) ASSERT(start&lt;strlen(s));</w:t>
      </w:r>
    </w:p>
    <w:p w:rsidR="00D822CA" w:rsidRPr="003F0B0C" w:rsidRDefault="00D822CA" w:rsidP="00D822CA">
      <w:pPr>
        <w:rPr>
          <w:rFonts w:ascii="宋体" w:eastAsia="宋体" w:hAnsi="宋体"/>
        </w:rPr>
      </w:pPr>
      <w:r w:rsidRPr="003F0B0C">
        <w:rPr>
          <w:rFonts w:ascii="宋体" w:eastAsia="宋体" w:hAnsi="宋体"/>
        </w:rPr>
        <w:t xml:space="preserve">    char ch='9'+1;</w:t>
      </w:r>
    </w:p>
    <w:p w:rsidR="00D822CA" w:rsidRPr="003F0B0C" w:rsidRDefault="00D822CA" w:rsidP="00D822CA">
      <w:pPr>
        <w:rPr>
          <w:rFonts w:ascii="宋体" w:eastAsia="宋体" w:hAnsi="宋体"/>
        </w:rPr>
      </w:pPr>
      <w:r w:rsidRPr="003F0B0C">
        <w:rPr>
          <w:rFonts w:ascii="宋体" w:eastAsia="宋体" w:hAnsi="宋体"/>
        </w:rPr>
        <w:t xml:space="preserve">    for(int i=start;i&lt;len;i++){</w:t>
      </w:r>
    </w:p>
    <w:p w:rsidR="00D822CA" w:rsidRPr="003F0B0C" w:rsidRDefault="00D822CA" w:rsidP="00D822CA">
      <w:pPr>
        <w:rPr>
          <w:rFonts w:ascii="宋体" w:eastAsia="宋体" w:hAnsi="宋体"/>
        </w:rPr>
      </w:pPr>
      <w:r w:rsidRPr="003F0B0C">
        <w:rPr>
          <w:rFonts w:ascii="宋体" w:eastAsia="宋体" w:hAnsi="宋体"/>
        </w:rPr>
        <w:t xml:space="preserve">        if(flag==INCLUDE_ZERO){</w:t>
      </w:r>
    </w:p>
    <w:p w:rsidR="00D822CA" w:rsidRPr="003F0B0C" w:rsidRDefault="00D822CA" w:rsidP="00D822CA">
      <w:pPr>
        <w:rPr>
          <w:rFonts w:ascii="宋体" w:eastAsia="宋体" w:hAnsi="宋体"/>
        </w:rPr>
      </w:pPr>
      <w:r w:rsidRPr="003F0B0C">
        <w:rPr>
          <w:rFonts w:ascii="宋体" w:eastAsia="宋体" w:hAnsi="宋体"/>
        </w:rPr>
        <w:lastRenderedPageBreak/>
        <w:t xml:space="preserve">            ch=min(ch,s[i]);</w:t>
      </w:r>
    </w:p>
    <w:p w:rsidR="00D822CA" w:rsidRPr="003F0B0C" w:rsidRDefault="00D822CA" w:rsidP="00D822CA">
      <w:pPr>
        <w:rPr>
          <w:rFonts w:ascii="宋体" w:eastAsia="宋体" w:hAnsi="宋体"/>
        </w:rPr>
      </w:pPr>
      <w:r w:rsidRPr="003F0B0C">
        <w:rPr>
          <w:rFonts w:ascii="宋体" w:eastAsia="宋体" w:hAnsi="宋体"/>
        </w:rPr>
        <w:t xml:space="preserve">        }else{</w:t>
      </w:r>
    </w:p>
    <w:p w:rsidR="00D822CA" w:rsidRPr="003F0B0C" w:rsidRDefault="00D822CA" w:rsidP="00D822CA">
      <w:pPr>
        <w:rPr>
          <w:rFonts w:ascii="宋体" w:eastAsia="宋体" w:hAnsi="宋体"/>
        </w:rPr>
      </w:pPr>
      <w:r w:rsidRPr="003F0B0C">
        <w:rPr>
          <w:rFonts w:ascii="宋体" w:eastAsia="宋体" w:hAnsi="宋体"/>
        </w:rPr>
        <w:t xml:space="preserve">            if(s[i]=='0') continue;</w:t>
      </w:r>
    </w:p>
    <w:p w:rsidR="00D822CA" w:rsidRPr="003F0B0C" w:rsidRDefault="00D822CA" w:rsidP="00D822CA">
      <w:pPr>
        <w:rPr>
          <w:rFonts w:ascii="宋体" w:eastAsia="宋体" w:hAnsi="宋体"/>
        </w:rPr>
      </w:pPr>
      <w:r w:rsidRPr="003F0B0C">
        <w:rPr>
          <w:rFonts w:ascii="宋体" w:eastAsia="宋体" w:hAnsi="宋体"/>
        </w:rPr>
        <w:t xml:space="preserve">            ch=min(ch,s[i]);</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if(debugassert) ASSERT(ch&lt;='9');</w:t>
      </w:r>
    </w:p>
    <w:p w:rsidR="00D822CA" w:rsidRPr="003F0B0C" w:rsidRDefault="00D822CA" w:rsidP="00D822CA">
      <w:pPr>
        <w:rPr>
          <w:rFonts w:ascii="宋体" w:eastAsia="宋体" w:hAnsi="宋体"/>
        </w:rPr>
      </w:pPr>
      <w:r w:rsidRPr="003F0B0C">
        <w:rPr>
          <w:rFonts w:ascii="宋体" w:eastAsia="宋体" w:hAnsi="宋体"/>
        </w:rPr>
        <w:t xml:space="preserve">    return ch;</w:t>
      </w:r>
    </w:p>
    <w:p w:rsidR="00D822CA" w:rsidRPr="003F0B0C" w:rsidRDefault="00D822CA" w:rsidP="00D822CA">
      <w:pPr>
        <w:rPr>
          <w:rFonts w:ascii="宋体" w:eastAsia="宋体" w:hAnsi="宋体"/>
        </w:rPr>
      </w:pPr>
      <w:r w:rsidRPr="003F0B0C">
        <w:rPr>
          <w:rFonts w:ascii="宋体" w:eastAsia="宋体" w:hAnsi="宋体"/>
        </w:rPr>
        <w:t>}</w:t>
      </w:r>
    </w:p>
    <w:p w:rsidR="00D822CA" w:rsidRPr="003F0B0C" w:rsidRDefault="00D822CA" w:rsidP="00D822CA">
      <w:pPr>
        <w:rPr>
          <w:rFonts w:ascii="宋体" w:eastAsia="宋体" w:hAnsi="宋体"/>
        </w:rPr>
      </w:pPr>
      <w:r w:rsidRPr="003F0B0C">
        <w:rPr>
          <w:rFonts w:ascii="宋体" w:eastAsia="宋体" w:hAnsi="宋体"/>
        </w:rPr>
        <w:t>//从start开始找到其最大的数字</w:t>
      </w:r>
    </w:p>
    <w:p w:rsidR="00D822CA" w:rsidRPr="003F0B0C" w:rsidRDefault="00D822CA" w:rsidP="00D822CA">
      <w:pPr>
        <w:rPr>
          <w:rFonts w:ascii="宋体" w:eastAsia="宋体" w:hAnsi="宋体"/>
        </w:rPr>
      </w:pPr>
      <w:r w:rsidRPr="003F0B0C">
        <w:rPr>
          <w:rFonts w:ascii="宋体" w:eastAsia="宋体" w:hAnsi="宋体"/>
        </w:rPr>
        <w:t>char maxch(const char s[],int start){</w:t>
      </w:r>
    </w:p>
    <w:p w:rsidR="00D822CA" w:rsidRPr="003F0B0C" w:rsidRDefault="00D822CA" w:rsidP="00D822CA">
      <w:pPr>
        <w:rPr>
          <w:rFonts w:ascii="宋体" w:eastAsia="宋体" w:hAnsi="宋体"/>
        </w:rPr>
      </w:pPr>
      <w:r w:rsidRPr="003F0B0C">
        <w:rPr>
          <w:rFonts w:ascii="宋体" w:eastAsia="宋体" w:hAnsi="宋体"/>
        </w:rPr>
        <w:t xml:space="preserve">    if(debugassert) ASSERT(start&lt;strlen(s));</w:t>
      </w:r>
    </w:p>
    <w:p w:rsidR="00D822CA" w:rsidRPr="003F0B0C" w:rsidRDefault="00D822CA" w:rsidP="00D822CA">
      <w:pPr>
        <w:rPr>
          <w:rFonts w:ascii="宋体" w:eastAsia="宋体" w:hAnsi="宋体"/>
        </w:rPr>
      </w:pPr>
      <w:r w:rsidRPr="003F0B0C">
        <w:rPr>
          <w:rFonts w:ascii="宋体" w:eastAsia="宋体" w:hAnsi="宋体"/>
        </w:rPr>
        <w:t xml:space="preserve">    char ch='0'-1;</w:t>
      </w:r>
    </w:p>
    <w:p w:rsidR="00D822CA" w:rsidRPr="003F0B0C" w:rsidRDefault="00D822CA" w:rsidP="00D822CA">
      <w:pPr>
        <w:rPr>
          <w:rFonts w:ascii="宋体" w:eastAsia="宋体" w:hAnsi="宋体"/>
        </w:rPr>
      </w:pPr>
      <w:r w:rsidRPr="003F0B0C">
        <w:rPr>
          <w:rFonts w:ascii="宋体" w:eastAsia="宋体" w:hAnsi="宋体"/>
        </w:rPr>
        <w:t xml:space="preserve">    for(int i=start;i&lt;len;i++){</w:t>
      </w:r>
    </w:p>
    <w:p w:rsidR="00D822CA" w:rsidRPr="003F0B0C" w:rsidRDefault="00D822CA" w:rsidP="00D822CA">
      <w:pPr>
        <w:rPr>
          <w:rFonts w:ascii="宋体" w:eastAsia="宋体" w:hAnsi="宋体"/>
        </w:rPr>
      </w:pPr>
      <w:r w:rsidRPr="003F0B0C">
        <w:rPr>
          <w:rFonts w:ascii="宋体" w:eastAsia="宋体" w:hAnsi="宋体"/>
        </w:rPr>
        <w:t xml:space="preserve">        ch=max(ch,s[i]);</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if(debugassert) ASSERT(ch&gt;='0');</w:t>
      </w:r>
    </w:p>
    <w:p w:rsidR="00D822CA" w:rsidRPr="003F0B0C" w:rsidRDefault="00D822CA" w:rsidP="00D822CA">
      <w:pPr>
        <w:rPr>
          <w:rFonts w:ascii="宋体" w:eastAsia="宋体" w:hAnsi="宋体"/>
        </w:rPr>
      </w:pPr>
      <w:r w:rsidRPr="003F0B0C">
        <w:rPr>
          <w:rFonts w:ascii="宋体" w:eastAsia="宋体" w:hAnsi="宋体"/>
        </w:rPr>
        <w:t xml:space="preserve">    return ch;</w:t>
      </w:r>
    </w:p>
    <w:p w:rsidR="00D822CA" w:rsidRPr="003F0B0C" w:rsidRDefault="00D822CA" w:rsidP="00D822CA">
      <w:pPr>
        <w:rPr>
          <w:rFonts w:ascii="宋体" w:eastAsia="宋体" w:hAnsi="宋体"/>
        </w:rPr>
      </w:pPr>
      <w:r w:rsidRPr="003F0B0C">
        <w:rPr>
          <w:rFonts w:ascii="宋体" w:eastAsia="宋体" w:hAnsi="宋体"/>
        </w:rPr>
        <w:t>}</w:t>
      </w:r>
    </w:p>
    <w:p w:rsidR="00D822CA" w:rsidRPr="003F0B0C" w:rsidRDefault="00D822CA" w:rsidP="00D822CA">
      <w:pPr>
        <w:rPr>
          <w:rFonts w:ascii="宋体" w:eastAsia="宋体" w:hAnsi="宋体"/>
        </w:rPr>
      </w:pPr>
      <w:r w:rsidRPr="003F0B0C">
        <w:rPr>
          <w:rFonts w:ascii="宋体" w:eastAsia="宋体" w:hAnsi="宋体"/>
        </w:rPr>
        <w:t>void dfs_max(char s[],int start,int k,int deep){</w:t>
      </w:r>
    </w:p>
    <w:p w:rsidR="00D822CA" w:rsidRPr="003F0B0C" w:rsidRDefault="00D822CA" w:rsidP="00D822CA">
      <w:pPr>
        <w:rPr>
          <w:rFonts w:ascii="宋体" w:eastAsia="宋体" w:hAnsi="宋体"/>
        </w:rPr>
      </w:pPr>
      <w:r w:rsidRPr="003F0B0C">
        <w:rPr>
          <w:rFonts w:ascii="宋体" w:eastAsia="宋体" w:hAnsi="宋体"/>
        </w:rPr>
        <w:t xml:space="preserve">    if(debugassert) ASSERT(deep&lt;20);</w:t>
      </w:r>
    </w:p>
    <w:p w:rsidR="00D822CA" w:rsidRPr="003F0B0C" w:rsidRDefault="00D822CA" w:rsidP="00D822CA">
      <w:pPr>
        <w:rPr>
          <w:rFonts w:ascii="宋体" w:eastAsia="宋体" w:hAnsi="宋体"/>
        </w:rPr>
      </w:pPr>
      <w:r w:rsidRPr="003F0B0C">
        <w:rPr>
          <w:rFonts w:ascii="宋体" w:eastAsia="宋体" w:hAnsi="宋体"/>
        </w:rPr>
        <w:t xml:space="preserve">    if(find_max) return;//已经达到了理论最大值,直接返回</w:t>
      </w:r>
    </w:p>
    <w:p w:rsidR="00D822CA" w:rsidRPr="003F0B0C" w:rsidRDefault="00D822CA" w:rsidP="00D822CA">
      <w:pPr>
        <w:rPr>
          <w:rFonts w:ascii="宋体" w:eastAsia="宋体" w:hAnsi="宋体"/>
        </w:rPr>
      </w:pPr>
      <w:r w:rsidRPr="003F0B0C">
        <w:rPr>
          <w:rFonts w:ascii="宋体" w:eastAsia="宋体" w:hAnsi="宋体"/>
        </w:rPr>
        <w:t xml:space="preserve">    if(k==0){</w:t>
      </w:r>
    </w:p>
    <w:p w:rsidR="00D822CA" w:rsidRPr="003F0B0C" w:rsidRDefault="00D822CA" w:rsidP="00D822CA">
      <w:pPr>
        <w:rPr>
          <w:rFonts w:ascii="宋体" w:eastAsia="宋体" w:hAnsi="宋体"/>
        </w:rPr>
      </w:pPr>
      <w:r w:rsidRPr="003F0B0C">
        <w:rPr>
          <w:rFonts w:ascii="宋体" w:eastAsia="宋体" w:hAnsi="宋体"/>
        </w:rPr>
        <w:t xml:space="preserve">        //没有交换次数了,更新ans</w:t>
      </w:r>
    </w:p>
    <w:p w:rsidR="00D822CA" w:rsidRPr="003F0B0C" w:rsidRDefault="00D822CA" w:rsidP="00D822CA">
      <w:pPr>
        <w:rPr>
          <w:rFonts w:ascii="宋体" w:eastAsia="宋体" w:hAnsi="宋体"/>
        </w:rPr>
      </w:pPr>
      <w:r w:rsidRPr="003F0B0C">
        <w:rPr>
          <w:rFonts w:ascii="宋体" w:eastAsia="宋体" w:hAnsi="宋体"/>
        </w:rPr>
        <w:t xml:space="preserve">        if(strcmp(ansmax,s)&lt;0) strncpy(ansmax,s,len+1);</w:t>
      </w:r>
    </w:p>
    <w:p w:rsidR="00D822CA" w:rsidRPr="003F0B0C" w:rsidRDefault="00D822CA" w:rsidP="00D822CA">
      <w:pPr>
        <w:rPr>
          <w:rFonts w:ascii="宋体" w:eastAsia="宋体" w:hAnsi="宋体"/>
        </w:rPr>
      </w:pPr>
      <w:r w:rsidRPr="003F0B0C">
        <w:rPr>
          <w:rFonts w:ascii="宋体" w:eastAsia="宋体" w:hAnsi="宋体"/>
        </w:rPr>
        <w:t xml:space="preserve">        return;</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int diff=get_diff(s,smax);</w:t>
      </w:r>
    </w:p>
    <w:p w:rsidR="00D822CA" w:rsidRPr="003F0B0C" w:rsidRDefault="00D822CA" w:rsidP="00D822CA">
      <w:pPr>
        <w:rPr>
          <w:rFonts w:ascii="宋体" w:eastAsia="宋体" w:hAnsi="宋体"/>
        </w:rPr>
      </w:pPr>
      <w:r w:rsidRPr="003F0B0C">
        <w:rPr>
          <w:rFonts w:ascii="宋体" w:eastAsia="宋体" w:hAnsi="宋体"/>
        </w:rPr>
        <w:t xml:space="preserve">    if(diff==len){</w:t>
      </w:r>
    </w:p>
    <w:p w:rsidR="00D822CA" w:rsidRPr="003F0B0C" w:rsidRDefault="00D822CA" w:rsidP="00D822CA">
      <w:pPr>
        <w:rPr>
          <w:rFonts w:ascii="宋体" w:eastAsia="宋体" w:hAnsi="宋体"/>
        </w:rPr>
      </w:pPr>
      <w:r w:rsidRPr="003F0B0C">
        <w:rPr>
          <w:rFonts w:ascii="宋体" w:eastAsia="宋体" w:hAnsi="宋体"/>
        </w:rPr>
        <w:t xml:space="preserve">        //已经达到了理论最大值,将find_max设为true,结束搜素</w:t>
      </w:r>
    </w:p>
    <w:p w:rsidR="00D822CA" w:rsidRPr="003F0B0C" w:rsidRDefault="00D822CA" w:rsidP="00D822CA">
      <w:pPr>
        <w:rPr>
          <w:rFonts w:ascii="宋体" w:eastAsia="宋体" w:hAnsi="宋体"/>
        </w:rPr>
      </w:pPr>
      <w:r w:rsidRPr="003F0B0C">
        <w:rPr>
          <w:rFonts w:ascii="宋体" w:eastAsia="宋体" w:hAnsi="宋体"/>
        </w:rPr>
        <w:t xml:space="preserve">        strncpy(ansmax,s,len+1);</w:t>
      </w:r>
    </w:p>
    <w:p w:rsidR="00D822CA" w:rsidRPr="003F0B0C" w:rsidRDefault="00D822CA" w:rsidP="00D822CA">
      <w:pPr>
        <w:rPr>
          <w:rFonts w:ascii="宋体" w:eastAsia="宋体" w:hAnsi="宋体"/>
        </w:rPr>
      </w:pPr>
      <w:r w:rsidRPr="003F0B0C">
        <w:rPr>
          <w:rFonts w:ascii="宋体" w:eastAsia="宋体" w:hAnsi="宋体"/>
        </w:rPr>
        <w:t xml:space="preserve">        find_max=true;</w:t>
      </w:r>
    </w:p>
    <w:p w:rsidR="00D822CA" w:rsidRPr="003F0B0C" w:rsidRDefault="00D822CA" w:rsidP="00D822CA">
      <w:pPr>
        <w:rPr>
          <w:rFonts w:ascii="宋体" w:eastAsia="宋体" w:hAnsi="宋体"/>
        </w:rPr>
      </w:pPr>
      <w:r w:rsidRPr="003F0B0C">
        <w:rPr>
          <w:rFonts w:ascii="宋体" w:eastAsia="宋体" w:hAnsi="宋体"/>
        </w:rPr>
        <w:t xml:space="preserve">        return;</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//向下搜索swap那些剩余部分的最大值的位置</w:t>
      </w:r>
    </w:p>
    <w:p w:rsidR="00D822CA" w:rsidRPr="003F0B0C" w:rsidRDefault="00D822CA" w:rsidP="00D822CA">
      <w:pPr>
        <w:rPr>
          <w:rFonts w:ascii="宋体" w:eastAsia="宋体" w:hAnsi="宋体"/>
        </w:rPr>
      </w:pPr>
      <w:r w:rsidRPr="003F0B0C">
        <w:rPr>
          <w:rFonts w:ascii="宋体" w:eastAsia="宋体" w:hAnsi="宋体"/>
        </w:rPr>
        <w:t xml:space="preserve">    int newstart=diff;</w:t>
      </w:r>
    </w:p>
    <w:p w:rsidR="00D822CA" w:rsidRPr="003F0B0C" w:rsidRDefault="00D822CA" w:rsidP="00D822CA">
      <w:pPr>
        <w:rPr>
          <w:rFonts w:ascii="宋体" w:eastAsia="宋体" w:hAnsi="宋体"/>
        </w:rPr>
      </w:pPr>
      <w:r w:rsidRPr="003F0B0C">
        <w:rPr>
          <w:rFonts w:ascii="宋体" w:eastAsia="宋体" w:hAnsi="宋体"/>
        </w:rPr>
        <w:t xml:space="preserve">    if(debugassert) ASSERT(newstart&lt;len-1);</w:t>
      </w:r>
    </w:p>
    <w:p w:rsidR="00D822CA" w:rsidRPr="003F0B0C" w:rsidRDefault="00D822CA" w:rsidP="00D822CA">
      <w:pPr>
        <w:rPr>
          <w:rFonts w:ascii="宋体" w:eastAsia="宋体" w:hAnsi="宋体"/>
        </w:rPr>
      </w:pPr>
      <w:r w:rsidRPr="003F0B0C">
        <w:rPr>
          <w:rFonts w:ascii="宋体" w:eastAsia="宋体" w:hAnsi="宋体"/>
        </w:rPr>
        <w:t xml:space="preserve">    char ch=maxch(s,newstart);</w:t>
      </w:r>
    </w:p>
    <w:p w:rsidR="00D822CA" w:rsidRPr="003F0B0C" w:rsidRDefault="00D822CA" w:rsidP="00D822CA">
      <w:pPr>
        <w:rPr>
          <w:rFonts w:ascii="宋体" w:eastAsia="宋体" w:hAnsi="宋体"/>
        </w:rPr>
      </w:pPr>
      <w:r w:rsidRPr="003F0B0C">
        <w:rPr>
          <w:rFonts w:ascii="宋体" w:eastAsia="宋体" w:hAnsi="宋体"/>
        </w:rPr>
        <w:t xml:space="preserve">    for(int i=newstart;i&lt;len;i++){</w:t>
      </w:r>
    </w:p>
    <w:p w:rsidR="00D822CA" w:rsidRPr="003F0B0C" w:rsidRDefault="00D822CA" w:rsidP="00D822CA">
      <w:pPr>
        <w:rPr>
          <w:rFonts w:ascii="宋体" w:eastAsia="宋体" w:hAnsi="宋体"/>
        </w:rPr>
      </w:pPr>
      <w:r w:rsidRPr="003F0B0C">
        <w:rPr>
          <w:rFonts w:ascii="宋体" w:eastAsia="宋体" w:hAnsi="宋体"/>
        </w:rPr>
        <w:t xml:space="preserve">        if(s[i]==ch){</w:t>
      </w:r>
    </w:p>
    <w:p w:rsidR="00D822CA" w:rsidRPr="003F0B0C" w:rsidRDefault="00D822CA" w:rsidP="00D822CA">
      <w:pPr>
        <w:rPr>
          <w:rFonts w:ascii="宋体" w:eastAsia="宋体" w:hAnsi="宋体"/>
        </w:rPr>
      </w:pPr>
      <w:r w:rsidRPr="003F0B0C">
        <w:rPr>
          <w:rFonts w:ascii="宋体" w:eastAsia="宋体" w:hAnsi="宋体"/>
        </w:rPr>
        <w:t xml:space="preserve">            swap(s[newstart],s[i]);</w:t>
      </w:r>
    </w:p>
    <w:p w:rsidR="00D822CA" w:rsidRPr="003F0B0C" w:rsidRDefault="00D822CA" w:rsidP="00D822CA">
      <w:pPr>
        <w:rPr>
          <w:rFonts w:ascii="宋体" w:eastAsia="宋体" w:hAnsi="宋体"/>
        </w:rPr>
      </w:pPr>
      <w:r w:rsidRPr="003F0B0C">
        <w:rPr>
          <w:rFonts w:ascii="宋体" w:eastAsia="宋体" w:hAnsi="宋体"/>
        </w:rPr>
        <w:t xml:space="preserve">            dfs_max(s,newstart,k-1,deep+1);</w:t>
      </w:r>
    </w:p>
    <w:p w:rsidR="00D822CA" w:rsidRPr="003F0B0C" w:rsidRDefault="00D822CA" w:rsidP="00D822CA">
      <w:pPr>
        <w:rPr>
          <w:rFonts w:ascii="宋体" w:eastAsia="宋体" w:hAnsi="宋体"/>
        </w:rPr>
      </w:pPr>
      <w:r w:rsidRPr="003F0B0C">
        <w:rPr>
          <w:rFonts w:ascii="宋体" w:eastAsia="宋体" w:hAnsi="宋体"/>
        </w:rPr>
        <w:t xml:space="preserve">            if(find_max) return;</w:t>
      </w:r>
    </w:p>
    <w:p w:rsidR="00D822CA" w:rsidRPr="003F0B0C" w:rsidRDefault="00D822CA" w:rsidP="00D822CA">
      <w:pPr>
        <w:rPr>
          <w:rFonts w:ascii="宋体" w:eastAsia="宋体" w:hAnsi="宋体"/>
        </w:rPr>
      </w:pPr>
      <w:r w:rsidRPr="003F0B0C">
        <w:rPr>
          <w:rFonts w:ascii="宋体" w:eastAsia="宋体" w:hAnsi="宋体"/>
        </w:rPr>
        <w:t xml:space="preserve">            swap(s[newstart],s[i]);</w:t>
      </w:r>
    </w:p>
    <w:p w:rsidR="00D822CA" w:rsidRPr="003F0B0C" w:rsidRDefault="00D822CA" w:rsidP="00D822CA">
      <w:pPr>
        <w:rPr>
          <w:rFonts w:ascii="宋体" w:eastAsia="宋体" w:hAnsi="宋体"/>
        </w:rPr>
      </w:pPr>
      <w:r w:rsidRPr="003F0B0C">
        <w:rPr>
          <w:rFonts w:ascii="宋体" w:eastAsia="宋体" w:hAnsi="宋体"/>
        </w:rPr>
        <w:lastRenderedPageBreak/>
        <w:t xml:space="preserve">        }</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return;</w:t>
      </w:r>
    </w:p>
    <w:p w:rsidR="00D822CA" w:rsidRPr="003F0B0C" w:rsidRDefault="00D822CA" w:rsidP="00D822CA">
      <w:pPr>
        <w:rPr>
          <w:rFonts w:ascii="宋体" w:eastAsia="宋体" w:hAnsi="宋体"/>
        </w:rPr>
      </w:pPr>
      <w:r w:rsidRPr="003F0B0C">
        <w:rPr>
          <w:rFonts w:ascii="宋体" w:eastAsia="宋体" w:hAnsi="宋体"/>
        </w:rPr>
        <w:t>}</w:t>
      </w:r>
    </w:p>
    <w:p w:rsidR="00D822CA" w:rsidRPr="003F0B0C" w:rsidRDefault="00D822CA" w:rsidP="00D822CA">
      <w:pPr>
        <w:rPr>
          <w:rFonts w:ascii="宋体" w:eastAsia="宋体" w:hAnsi="宋体"/>
        </w:rPr>
      </w:pPr>
      <w:r w:rsidRPr="003F0B0C">
        <w:rPr>
          <w:rFonts w:ascii="宋体" w:eastAsia="宋体" w:hAnsi="宋体"/>
        </w:rPr>
        <w:t>void dfs_min(char s[],int start,int k,int deep){</w:t>
      </w:r>
    </w:p>
    <w:p w:rsidR="00D822CA" w:rsidRPr="003F0B0C" w:rsidRDefault="00D822CA" w:rsidP="00D822CA">
      <w:pPr>
        <w:rPr>
          <w:rFonts w:ascii="宋体" w:eastAsia="宋体" w:hAnsi="宋体"/>
        </w:rPr>
      </w:pPr>
      <w:r w:rsidRPr="003F0B0C">
        <w:rPr>
          <w:rFonts w:ascii="宋体" w:eastAsia="宋体" w:hAnsi="宋体"/>
        </w:rPr>
        <w:t xml:space="preserve">    //if(debugassert) ASSERT(deep&lt;20);</w:t>
      </w:r>
    </w:p>
    <w:p w:rsidR="00D822CA" w:rsidRPr="003F0B0C" w:rsidRDefault="00D822CA" w:rsidP="00D822CA">
      <w:pPr>
        <w:rPr>
          <w:rFonts w:ascii="宋体" w:eastAsia="宋体" w:hAnsi="宋体"/>
        </w:rPr>
      </w:pPr>
      <w:r w:rsidRPr="003F0B0C">
        <w:rPr>
          <w:rFonts w:ascii="宋体" w:eastAsia="宋体" w:hAnsi="宋体"/>
        </w:rPr>
        <w:t xml:space="preserve">    if(find_min) return;</w:t>
      </w:r>
    </w:p>
    <w:p w:rsidR="00D822CA" w:rsidRPr="003F0B0C" w:rsidRDefault="00D822CA" w:rsidP="00D822CA">
      <w:pPr>
        <w:rPr>
          <w:rFonts w:ascii="宋体" w:eastAsia="宋体" w:hAnsi="宋体"/>
        </w:rPr>
      </w:pPr>
      <w:r w:rsidRPr="003F0B0C">
        <w:rPr>
          <w:rFonts w:ascii="宋体" w:eastAsia="宋体" w:hAnsi="宋体"/>
        </w:rPr>
        <w:t xml:space="preserve">    if(k==0){</w:t>
      </w:r>
    </w:p>
    <w:p w:rsidR="00D822CA" w:rsidRPr="003F0B0C" w:rsidRDefault="00D822CA" w:rsidP="00D822CA">
      <w:pPr>
        <w:rPr>
          <w:rFonts w:ascii="宋体" w:eastAsia="宋体" w:hAnsi="宋体"/>
        </w:rPr>
      </w:pPr>
      <w:r w:rsidRPr="003F0B0C">
        <w:rPr>
          <w:rFonts w:ascii="宋体" w:eastAsia="宋体" w:hAnsi="宋体"/>
        </w:rPr>
        <w:t xml:space="preserve">         //没有交换次数了,更新ans</w:t>
      </w:r>
    </w:p>
    <w:p w:rsidR="00D822CA" w:rsidRPr="003F0B0C" w:rsidRDefault="00D822CA" w:rsidP="00D822CA">
      <w:pPr>
        <w:rPr>
          <w:rFonts w:ascii="宋体" w:eastAsia="宋体" w:hAnsi="宋体"/>
        </w:rPr>
      </w:pPr>
      <w:r w:rsidRPr="003F0B0C">
        <w:rPr>
          <w:rFonts w:ascii="宋体" w:eastAsia="宋体" w:hAnsi="宋体"/>
        </w:rPr>
        <w:t xml:space="preserve">        if(strcmp(ansmin,s)&gt;0) strncpy(ansmin,s,len+1);</w:t>
      </w:r>
    </w:p>
    <w:p w:rsidR="00D822CA" w:rsidRPr="003F0B0C" w:rsidRDefault="00D822CA" w:rsidP="00D822CA">
      <w:pPr>
        <w:rPr>
          <w:rFonts w:ascii="宋体" w:eastAsia="宋体" w:hAnsi="宋体"/>
        </w:rPr>
      </w:pPr>
      <w:r w:rsidRPr="003F0B0C">
        <w:rPr>
          <w:rFonts w:ascii="宋体" w:eastAsia="宋体" w:hAnsi="宋体"/>
        </w:rPr>
        <w:t xml:space="preserve">        return;</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int diff=get_diff(s,smin);</w:t>
      </w:r>
    </w:p>
    <w:p w:rsidR="00D822CA" w:rsidRPr="003F0B0C" w:rsidRDefault="00D822CA" w:rsidP="00D822CA">
      <w:pPr>
        <w:rPr>
          <w:rFonts w:ascii="宋体" w:eastAsia="宋体" w:hAnsi="宋体"/>
        </w:rPr>
      </w:pPr>
      <w:r w:rsidRPr="003F0B0C">
        <w:rPr>
          <w:rFonts w:ascii="宋体" w:eastAsia="宋体" w:hAnsi="宋体"/>
        </w:rPr>
        <w:t xml:space="preserve">    if(diff==len){</w:t>
      </w:r>
    </w:p>
    <w:p w:rsidR="00D822CA" w:rsidRPr="003F0B0C" w:rsidRDefault="00D822CA" w:rsidP="00D822CA">
      <w:pPr>
        <w:rPr>
          <w:rFonts w:ascii="宋体" w:eastAsia="宋体" w:hAnsi="宋体"/>
        </w:rPr>
      </w:pPr>
      <w:r w:rsidRPr="003F0B0C">
        <w:rPr>
          <w:rFonts w:ascii="宋体" w:eastAsia="宋体" w:hAnsi="宋体"/>
        </w:rPr>
        <w:t xml:space="preserve">        //已经达到了理论最小值,将find_min设为true,结束搜素</w:t>
      </w:r>
    </w:p>
    <w:p w:rsidR="00D822CA" w:rsidRPr="003F0B0C" w:rsidRDefault="00D822CA" w:rsidP="00D822CA">
      <w:pPr>
        <w:rPr>
          <w:rFonts w:ascii="宋体" w:eastAsia="宋体" w:hAnsi="宋体"/>
        </w:rPr>
      </w:pPr>
      <w:r w:rsidRPr="003F0B0C">
        <w:rPr>
          <w:rFonts w:ascii="宋体" w:eastAsia="宋体" w:hAnsi="宋体"/>
        </w:rPr>
        <w:t xml:space="preserve">        strncpy(ansmin,s,len+1);</w:t>
      </w:r>
    </w:p>
    <w:p w:rsidR="00D822CA" w:rsidRPr="003F0B0C" w:rsidRDefault="00D822CA" w:rsidP="00D822CA">
      <w:pPr>
        <w:rPr>
          <w:rFonts w:ascii="宋体" w:eastAsia="宋体" w:hAnsi="宋体"/>
        </w:rPr>
      </w:pPr>
      <w:r w:rsidRPr="003F0B0C">
        <w:rPr>
          <w:rFonts w:ascii="宋体" w:eastAsia="宋体" w:hAnsi="宋体"/>
        </w:rPr>
        <w:t xml:space="preserve">        find_min=true;</w:t>
      </w:r>
    </w:p>
    <w:p w:rsidR="00D822CA" w:rsidRPr="003F0B0C" w:rsidRDefault="00D822CA" w:rsidP="00D822CA">
      <w:pPr>
        <w:rPr>
          <w:rFonts w:ascii="宋体" w:eastAsia="宋体" w:hAnsi="宋体"/>
        </w:rPr>
      </w:pPr>
      <w:r w:rsidRPr="003F0B0C">
        <w:rPr>
          <w:rFonts w:ascii="宋体" w:eastAsia="宋体" w:hAnsi="宋体"/>
        </w:rPr>
        <w:t xml:space="preserve">        return;</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//向下搜索swap那些剩余部分的最大值的位置,处理一下前导0的情况</w:t>
      </w:r>
    </w:p>
    <w:p w:rsidR="00D822CA" w:rsidRPr="003F0B0C" w:rsidRDefault="00D822CA" w:rsidP="00D822CA">
      <w:pPr>
        <w:rPr>
          <w:rFonts w:ascii="宋体" w:eastAsia="宋体" w:hAnsi="宋体"/>
        </w:rPr>
      </w:pPr>
      <w:r w:rsidRPr="003F0B0C">
        <w:rPr>
          <w:rFonts w:ascii="宋体" w:eastAsia="宋体" w:hAnsi="宋体"/>
        </w:rPr>
        <w:t xml:space="preserve">    int newstart=diff;</w:t>
      </w:r>
    </w:p>
    <w:p w:rsidR="00D822CA" w:rsidRPr="003F0B0C" w:rsidRDefault="00D822CA" w:rsidP="00D822CA">
      <w:pPr>
        <w:rPr>
          <w:rFonts w:ascii="宋体" w:eastAsia="宋体" w:hAnsi="宋体"/>
        </w:rPr>
      </w:pPr>
      <w:r w:rsidRPr="003F0B0C">
        <w:rPr>
          <w:rFonts w:ascii="宋体" w:eastAsia="宋体" w:hAnsi="宋体"/>
        </w:rPr>
        <w:t xml:space="preserve">    if(debugassert) ASSERT(newstart&lt;len-1);</w:t>
      </w:r>
    </w:p>
    <w:p w:rsidR="00D822CA" w:rsidRPr="003F0B0C" w:rsidRDefault="00D822CA" w:rsidP="00D822CA">
      <w:pPr>
        <w:rPr>
          <w:rFonts w:ascii="宋体" w:eastAsia="宋体" w:hAnsi="宋体"/>
        </w:rPr>
      </w:pPr>
      <w:r w:rsidRPr="003F0B0C">
        <w:rPr>
          <w:rFonts w:ascii="宋体" w:eastAsia="宋体" w:hAnsi="宋体"/>
        </w:rPr>
        <w:t xml:space="preserve">    if(debugassert) ASSERT(deep==0||newstart&gt;start);</w:t>
      </w:r>
    </w:p>
    <w:p w:rsidR="00D822CA" w:rsidRPr="003F0B0C" w:rsidRDefault="00D822CA" w:rsidP="00D822CA">
      <w:pPr>
        <w:rPr>
          <w:rFonts w:ascii="宋体" w:eastAsia="宋体" w:hAnsi="宋体"/>
        </w:rPr>
      </w:pPr>
      <w:r w:rsidRPr="003F0B0C">
        <w:rPr>
          <w:rFonts w:ascii="宋体" w:eastAsia="宋体" w:hAnsi="宋体"/>
        </w:rPr>
        <w:t xml:space="preserve">    if(newstart==0){</w:t>
      </w:r>
    </w:p>
    <w:p w:rsidR="00D822CA" w:rsidRPr="003F0B0C" w:rsidRDefault="00D822CA" w:rsidP="00D822CA">
      <w:pPr>
        <w:rPr>
          <w:rFonts w:ascii="宋体" w:eastAsia="宋体" w:hAnsi="宋体"/>
        </w:rPr>
      </w:pPr>
      <w:r w:rsidRPr="003F0B0C">
        <w:rPr>
          <w:rFonts w:ascii="宋体" w:eastAsia="宋体" w:hAnsi="宋体"/>
        </w:rPr>
        <w:t xml:space="preserve">        char ch=minch(s,newstart,EXCLUDE_ZERO);</w:t>
      </w:r>
    </w:p>
    <w:p w:rsidR="00D822CA" w:rsidRPr="003F0B0C" w:rsidRDefault="00D822CA" w:rsidP="00D822CA">
      <w:pPr>
        <w:rPr>
          <w:rFonts w:ascii="宋体" w:eastAsia="宋体" w:hAnsi="宋体"/>
        </w:rPr>
      </w:pPr>
      <w:r w:rsidRPr="003F0B0C">
        <w:rPr>
          <w:rFonts w:ascii="宋体" w:eastAsia="宋体" w:hAnsi="宋体"/>
        </w:rPr>
        <w:t xml:space="preserve">        for(int i=newstart;i&lt;len;i++){</w:t>
      </w:r>
    </w:p>
    <w:p w:rsidR="00D822CA" w:rsidRPr="003F0B0C" w:rsidRDefault="00D822CA" w:rsidP="00D822CA">
      <w:pPr>
        <w:rPr>
          <w:rFonts w:ascii="宋体" w:eastAsia="宋体" w:hAnsi="宋体"/>
        </w:rPr>
      </w:pPr>
      <w:r w:rsidRPr="003F0B0C">
        <w:rPr>
          <w:rFonts w:ascii="宋体" w:eastAsia="宋体" w:hAnsi="宋体"/>
        </w:rPr>
        <w:t xml:space="preserve">            if(s[i]==ch){</w:t>
      </w:r>
    </w:p>
    <w:p w:rsidR="00D822CA" w:rsidRPr="003F0B0C" w:rsidRDefault="00D822CA" w:rsidP="00D822CA">
      <w:pPr>
        <w:rPr>
          <w:rFonts w:ascii="宋体" w:eastAsia="宋体" w:hAnsi="宋体"/>
        </w:rPr>
      </w:pPr>
      <w:r w:rsidRPr="003F0B0C">
        <w:rPr>
          <w:rFonts w:ascii="宋体" w:eastAsia="宋体" w:hAnsi="宋体"/>
        </w:rPr>
        <w:t xml:space="preserve">                swap(s[newstart],s[i]);</w:t>
      </w:r>
    </w:p>
    <w:p w:rsidR="00D822CA" w:rsidRPr="003F0B0C" w:rsidRDefault="00D822CA" w:rsidP="00D822CA">
      <w:pPr>
        <w:rPr>
          <w:rFonts w:ascii="宋体" w:eastAsia="宋体" w:hAnsi="宋体"/>
        </w:rPr>
      </w:pPr>
      <w:r w:rsidRPr="003F0B0C">
        <w:rPr>
          <w:rFonts w:ascii="宋体" w:eastAsia="宋体" w:hAnsi="宋体"/>
        </w:rPr>
        <w:t xml:space="preserve">                dfs_min(s,newstart,k-1,deep+1);</w:t>
      </w:r>
    </w:p>
    <w:p w:rsidR="00D822CA" w:rsidRPr="003F0B0C" w:rsidRDefault="00D822CA" w:rsidP="00D822CA">
      <w:pPr>
        <w:rPr>
          <w:rFonts w:ascii="宋体" w:eastAsia="宋体" w:hAnsi="宋体"/>
        </w:rPr>
      </w:pPr>
      <w:r w:rsidRPr="003F0B0C">
        <w:rPr>
          <w:rFonts w:ascii="宋体" w:eastAsia="宋体" w:hAnsi="宋体"/>
        </w:rPr>
        <w:t xml:space="preserve">                if(find_min) return;</w:t>
      </w:r>
    </w:p>
    <w:p w:rsidR="00D822CA" w:rsidRPr="003F0B0C" w:rsidRDefault="00D822CA" w:rsidP="00D822CA">
      <w:pPr>
        <w:rPr>
          <w:rFonts w:ascii="宋体" w:eastAsia="宋体" w:hAnsi="宋体"/>
        </w:rPr>
      </w:pPr>
      <w:r w:rsidRPr="003F0B0C">
        <w:rPr>
          <w:rFonts w:ascii="宋体" w:eastAsia="宋体" w:hAnsi="宋体"/>
        </w:rPr>
        <w:t xml:space="preserve">                swap(s[newstart],s[i]);</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}else{</w:t>
      </w:r>
    </w:p>
    <w:p w:rsidR="00D822CA" w:rsidRPr="003F0B0C" w:rsidRDefault="00D822CA" w:rsidP="00D822CA">
      <w:pPr>
        <w:rPr>
          <w:rFonts w:ascii="宋体" w:eastAsia="宋体" w:hAnsi="宋体"/>
        </w:rPr>
      </w:pPr>
      <w:r w:rsidRPr="003F0B0C">
        <w:rPr>
          <w:rFonts w:ascii="宋体" w:eastAsia="宋体" w:hAnsi="宋体"/>
        </w:rPr>
        <w:t xml:space="preserve">        char ch=minch(s,newstart,INCLUDE_ZERO);</w:t>
      </w:r>
    </w:p>
    <w:p w:rsidR="00D822CA" w:rsidRPr="003F0B0C" w:rsidRDefault="00D822CA" w:rsidP="00D822CA">
      <w:pPr>
        <w:rPr>
          <w:rFonts w:ascii="宋体" w:eastAsia="宋体" w:hAnsi="宋体"/>
        </w:rPr>
      </w:pPr>
      <w:r w:rsidRPr="003F0B0C">
        <w:rPr>
          <w:rFonts w:ascii="宋体" w:eastAsia="宋体" w:hAnsi="宋体"/>
        </w:rPr>
        <w:t xml:space="preserve">        for(int i=newstart;i&lt;len;i++){</w:t>
      </w:r>
    </w:p>
    <w:p w:rsidR="00D822CA" w:rsidRPr="003F0B0C" w:rsidRDefault="00D822CA" w:rsidP="00D822CA">
      <w:pPr>
        <w:rPr>
          <w:rFonts w:ascii="宋体" w:eastAsia="宋体" w:hAnsi="宋体"/>
        </w:rPr>
      </w:pPr>
      <w:r w:rsidRPr="003F0B0C">
        <w:rPr>
          <w:rFonts w:ascii="宋体" w:eastAsia="宋体" w:hAnsi="宋体"/>
        </w:rPr>
        <w:t xml:space="preserve">            if(s[i]==ch){</w:t>
      </w:r>
    </w:p>
    <w:p w:rsidR="00D822CA" w:rsidRPr="003F0B0C" w:rsidRDefault="00D822CA" w:rsidP="00D822CA">
      <w:pPr>
        <w:rPr>
          <w:rFonts w:ascii="宋体" w:eastAsia="宋体" w:hAnsi="宋体"/>
        </w:rPr>
      </w:pPr>
      <w:r w:rsidRPr="003F0B0C">
        <w:rPr>
          <w:rFonts w:ascii="宋体" w:eastAsia="宋体" w:hAnsi="宋体"/>
        </w:rPr>
        <w:t xml:space="preserve">                swap(s[newstart],s[i]);</w:t>
      </w:r>
    </w:p>
    <w:p w:rsidR="00D822CA" w:rsidRPr="003F0B0C" w:rsidRDefault="00D822CA" w:rsidP="00D822CA">
      <w:pPr>
        <w:rPr>
          <w:rFonts w:ascii="宋体" w:eastAsia="宋体" w:hAnsi="宋体"/>
        </w:rPr>
      </w:pPr>
      <w:r w:rsidRPr="003F0B0C">
        <w:rPr>
          <w:rFonts w:ascii="宋体" w:eastAsia="宋体" w:hAnsi="宋体"/>
        </w:rPr>
        <w:t xml:space="preserve">                dfs_min(s,newstart,k-1,deep+1);</w:t>
      </w:r>
    </w:p>
    <w:p w:rsidR="00D822CA" w:rsidRPr="003F0B0C" w:rsidRDefault="00D822CA" w:rsidP="00D822CA">
      <w:pPr>
        <w:rPr>
          <w:rFonts w:ascii="宋体" w:eastAsia="宋体" w:hAnsi="宋体"/>
        </w:rPr>
      </w:pPr>
      <w:r w:rsidRPr="003F0B0C">
        <w:rPr>
          <w:rFonts w:ascii="宋体" w:eastAsia="宋体" w:hAnsi="宋体"/>
        </w:rPr>
        <w:t xml:space="preserve">                if(find_min) return;</w:t>
      </w:r>
    </w:p>
    <w:p w:rsidR="00D822CA" w:rsidRPr="003F0B0C" w:rsidRDefault="00D822CA" w:rsidP="00D822CA">
      <w:pPr>
        <w:rPr>
          <w:rFonts w:ascii="宋体" w:eastAsia="宋体" w:hAnsi="宋体"/>
        </w:rPr>
      </w:pPr>
      <w:r w:rsidRPr="003F0B0C">
        <w:rPr>
          <w:rFonts w:ascii="宋体" w:eastAsia="宋体" w:hAnsi="宋体"/>
        </w:rPr>
        <w:t xml:space="preserve">                swap(s[newstart],s[i]);</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lastRenderedPageBreak/>
        <w:t xml:space="preserve">    return;</w:t>
      </w:r>
    </w:p>
    <w:p w:rsidR="00D822CA" w:rsidRPr="003F0B0C" w:rsidRDefault="00D822CA" w:rsidP="00D822CA">
      <w:pPr>
        <w:rPr>
          <w:rFonts w:ascii="宋体" w:eastAsia="宋体" w:hAnsi="宋体"/>
        </w:rPr>
      </w:pPr>
      <w:r w:rsidRPr="003F0B0C">
        <w:rPr>
          <w:rFonts w:ascii="宋体" w:eastAsia="宋体" w:hAnsi="宋体"/>
        </w:rPr>
        <w:t>}</w:t>
      </w:r>
    </w:p>
    <w:p w:rsidR="00D822CA" w:rsidRPr="003F0B0C" w:rsidRDefault="00D822CA" w:rsidP="00D822CA">
      <w:pPr>
        <w:rPr>
          <w:rFonts w:ascii="宋体" w:eastAsia="宋体" w:hAnsi="宋体"/>
        </w:rPr>
      </w:pPr>
    </w:p>
    <w:p w:rsidR="00D822CA" w:rsidRPr="003F0B0C" w:rsidRDefault="00D822CA" w:rsidP="00D822CA">
      <w:pPr>
        <w:rPr>
          <w:rFonts w:ascii="宋体" w:eastAsia="宋体" w:hAnsi="宋体"/>
        </w:rPr>
      </w:pPr>
      <w:r w:rsidRPr="003F0B0C">
        <w:rPr>
          <w:rFonts w:ascii="宋体" w:eastAsia="宋体" w:hAnsi="宋体"/>
        </w:rPr>
        <w:t>int main()</w:t>
      </w:r>
    </w:p>
    <w:p w:rsidR="00D822CA" w:rsidRPr="003F0B0C" w:rsidRDefault="00D822CA" w:rsidP="00D822CA">
      <w:pPr>
        <w:rPr>
          <w:rFonts w:ascii="宋体" w:eastAsia="宋体" w:hAnsi="宋体"/>
        </w:rPr>
      </w:pPr>
      <w:r w:rsidRPr="003F0B0C">
        <w:rPr>
          <w:rFonts w:ascii="宋体" w:eastAsia="宋体" w:hAnsi="宋体"/>
        </w:rPr>
        <w:t>{</w:t>
      </w:r>
    </w:p>
    <w:p w:rsidR="00D822CA" w:rsidRPr="003F0B0C" w:rsidRDefault="00D822CA" w:rsidP="00D822CA">
      <w:pPr>
        <w:rPr>
          <w:rFonts w:ascii="宋体" w:eastAsia="宋体" w:hAnsi="宋体"/>
        </w:rPr>
      </w:pPr>
      <w:r w:rsidRPr="003F0B0C">
        <w:rPr>
          <w:rFonts w:ascii="宋体" w:eastAsia="宋体" w:hAnsi="宋体"/>
        </w:rPr>
        <w:t xml:space="preserve">    int t;</w:t>
      </w:r>
    </w:p>
    <w:p w:rsidR="00D822CA" w:rsidRPr="003F0B0C" w:rsidRDefault="00D822CA" w:rsidP="00D822CA">
      <w:pPr>
        <w:rPr>
          <w:rFonts w:ascii="宋体" w:eastAsia="宋体" w:hAnsi="宋体"/>
        </w:rPr>
      </w:pPr>
      <w:r w:rsidRPr="003F0B0C">
        <w:rPr>
          <w:rFonts w:ascii="宋体" w:eastAsia="宋体" w:hAnsi="宋体"/>
        </w:rPr>
        <w:t xml:space="preserve">    scanf("%d",&amp;t);</w:t>
      </w:r>
    </w:p>
    <w:p w:rsidR="00D822CA" w:rsidRPr="003F0B0C" w:rsidRDefault="00D822CA" w:rsidP="00D822CA">
      <w:pPr>
        <w:rPr>
          <w:rFonts w:ascii="宋体" w:eastAsia="宋体" w:hAnsi="宋体"/>
        </w:rPr>
      </w:pPr>
      <w:r w:rsidRPr="003F0B0C">
        <w:rPr>
          <w:rFonts w:ascii="宋体" w:eastAsia="宋体" w:hAnsi="宋体"/>
        </w:rPr>
        <w:t xml:space="preserve">    while(t--){</w:t>
      </w:r>
    </w:p>
    <w:p w:rsidR="00D822CA" w:rsidRPr="003F0B0C" w:rsidRDefault="00D822CA" w:rsidP="00D822CA">
      <w:pPr>
        <w:rPr>
          <w:rFonts w:ascii="宋体" w:eastAsia="宋体" w:hAnsi="宋体"/>
        </w:rPr>
      </w:pPr>
      <w:r w:rsidRPr="003F0B0C">
        <w:rPr>
          <w:rFonts w:ascii="宋体" w:eastAsia="宋体" w:hAnsi="宋体"/>
        </w:rPr>
        <w:t xml:space="preserve">        char oris[MAXLEN],orismin[MAXLEN],orismax[MAXLEN];</w:t>
      </w:r>
    </w:p>
    <w:p w:rsidR="00D822CA" w:rsidRPr="003F0B0C" w:rsidRDefault="00D822CA" w:rsidP="00D822CA">
      <w:pPr>
        <w:rPr>
          <w:rFonts w:ascii="宋体" w:eastAsia="宋体" w:hAnsi="宋体"/>
        </w:rPr>
      </w:pPr>
      <w:r w:rsidRPr="003F0B0C">
        <w:rPr>
          <w:rFonts w:ascii="宋体" w:eastAsia="宋体" w:hAnsi="宋体"/>
        </w:rPr>
        <w:t xml:space="preserve">        int k;</w:t>
      </w:r>
    </w:p>
    <w:p w:rsidR="00D822CA" w:rsidRPr="003F0B0C" w:rsidRDefault="00D822CA" w:rsidP="00D822CA">
      <w:pPr>
        <w:rPr>
          <w:rFonts w:ascii="宋体" w:eastAsia="宋体" w:hAnsi="宋体"/>
        </w:rPr>
      </w:pPr>
      <w:r w:rsidRPr="003F0B0C">
        <w:rPr>
          <w:rFonts w:ascii="宋体" w:eastAsia="宋体" w:hAnsi="宋体"/>
        </w:rPr>
        <w:t xml:space="preserve">        scanf("%s%d",oris,&amp;k);</w:t>
      </w:r>
    </w:p>
    <w:p w:rsidR="00D822CA" w:rsidRPr="003F0B0C" w:rsidRDefault="00D822CA" w:rsidP="00D822CA">
      <w:pPr>
        <w:rPr>
          <w:rFonts w:ascii="宋体" w:eastAsia="宋体" w:hAnsi="宋体"/>
        </w:rPr>
      </w:pPr>
      <w:r w:rsidRPr="003F0B0C">
        <w:rPr>
          <w:rFonts w:ascii="宋体" w:eastAsia="宋体" w:hAnsi="宋体"/>
        </w:rPr>
        <w:t xml:space="preserve">        len=strlen(oris);</w:t>
      </w:r>
    </w:p>
    <w:p w:rsidR="00D822CA" w:rsidRPr="003F0B0C" w:rsidRDefault="00D822CA" w:rsidP="00D822CA">
      <w:pPr>
        <w:rPr>
          <w:rFonts w:ascii="宋体" w:eastAsia="宋体" w:hAnsi="宋体"/>
        </w:rPr>
      </w:pPr>
      <w:r w:rsidRPr="003F0B0C">
        <w:rPr>
          <w:rFonts w:ascii="宋体" w:eastAsia="宋体" w:hAnsi="宋体"/>
        </w:rPr>
        <w:t xml:space="preserve">        get_max(oris),get_min(oris);</w:t>
      </w:r>
    </w:p>
    <w:p w:rsidR="00D822CA" w:rsidRPr="003F0B0C" w:rsidRDefault="00D822CA" w:rsidP="00D822CA">
      <w:pPr>
        <w:rPr>
          <w:rFonts w:ascii="宋体" w:eastAsia="宋体" w:hAnsi="宋体"/>
        </w:rPr>
      </w:pPr>
      <w:r w:rsidRPr="003F0B0C">
        <w:rPr>
          <w:rFonts w:ascii="宋体" w:eastAsia="宋体" w:hAnsi="宋体"/>
        </w:rPr>
        <w:t xml:space="preserve">        strncpy(ansmin,smax,len+1),strncpy(ansmax,smin,len+1);</w:t>
      </w:r>
    </w:p>
    <w:p w:rsidR="00D822CA" w:rsidRPr="003F0B0C" w:rsidRDefault="00D822CA" w:rsidP="00D822CA">
      <w:pPr>
        <w:rPr>
          <w:rFonts w:ascii="宋体" w:eastAsia="宋体" w:hAnsi="宋体"/>
        </w:rPr>
      </w:pPr>
      <w:r w:rsidRPr="003F0B0C">
        <w:rPr>
          <w:rFonts w:ascii="宋体" w:eastAsia="宋体" w:hAnsi="宋体"/>
        </w:rPr>
        <w:t xml:space="preserve">        find_max=find_min=false;</w:t>
      </w:r>
    </w:p>
    <w:p w:rsidR="00D822CA" w:rsidRPr="003F0B0C" w:rsidRDefault="00D822CA" w:rsidP="00D822CA">
      <w:pPr>
        <w:rPr>
          <w:rFonts w:ascii="宋体" w:eastAsia="宋体" w:hAnsi="宋体"/>
        </w:rPr>
      </w:pPr>
      <w:r w:rsidRPr="003F0B0C">
        <w:rPr>
          <w:rFonts w:ascii="宋体" w:eastAsia="宋体" w:hAnsi="宋体"/>
        </w:rPr>
        <w:t xml:space="preserve">        strncpy(orismin,oris,len+1);</w:t>
      </w:r>
    </w:p>
    <w:p w:rsidR="00D822CA" w:rsidRPr="003F0B0C" w:rsidRDefault="00D822CA" w:rsidP="00D822CA">
      <w:pPr>
        <w:rPr>
          <w:rFonts w:ascii="宋体" w:eastAsia="宋体" w:hAnsi="宋体"/>
        </w:rPr>
      </w:pPr>
      <w:r w:rsidRPr="003F0B0C">
        <w:rPr>
          <w:rFonts w:ascii="宋体" w:eastAsia="宋体" w:hAnsi="宋体"/>
        </w:rPr>
        <w:t xml:space="preserve">        dfs_min(orismin,0,k,0);</w:t>
      </w:r>
    </w:p>
    <w:p w:rsidR="00D822CA" w:rsidRPr="003F0B0C" w:rsidRDefault="00D822CA" w:rsidP="00D822CA">
      <w:pPr>
        <w:rPr>
          <w:rFonts w:ascii="宋体" w:eastAsia="宋体" w:hAnsi="宋体"/>
        </w:rPr>
      </w:pPr>
      <w:r w:rsidRPr="003F0B0C">
        <w:rPr>
          <w:rFonts w:ascii="宋体" w:eastAsia="宋体" w:hAnsi="宋体"/>
        </w:rPr>
        <w:t xml:space="preserve">        strncpy(orismax,oris,len+1);</w:t>
      </w:r>
    </w:p>
    <w:p w:rsidR="00D822CA" w:rsidRPr="003F0B0C" w:rsidRDefault="00D822CA" w:rsidP="00D822CA">
      <w:pPr>
        <w:rPr>
          <w:rFonts w:ascii="宋体" w:eastAsia="宋体" w:hAnsi="宋体"/>
        </w:rPr>
      </w:pPr>
      <w:r w:rsidRPr="003F0B0C">
        <w:rPr>
          <w:rFonts w:ascii="宋体" w:eastAsia="宋体" w:hAnsi="宋体"/>
        </w:rPr>
        <w:t xml:space="preserve">        dfs_max(orismax,0,k,0);</w:t>
      </w:r>
    </w:p>
    <w:p w:rsidR="00D822CA" w:rsidRPr="003F0B0C" w:rsidRDefault="00D822CA" w:rsidP="00D822CA">
      <w:pPr>
        <w:rPr>
          <w:rFonts w:ascii="宋体" w:eastAsia="宋体" w:hAnsi="宋体"/>
        </w:rPr>
      </w:pPr>
      <w:r w:rsidRPr="003F0B0C">
        <w:rPr>
          <w:rFonts w:ascii="宋体" w:eastAsia="宋体" w:hAnsi="宋体"/>
        </w:rPr>
        <w:t xml:space="preserve">        printf("%s %s\n",ansmin,ansmax);</w:t>
      </w:r>
    </w:p>
    <w:p w:rsidR="00D822CA" w:rsidRPr="003F0B0C" w:rsidRDefault="00D822CA" w:rsidP="00D822CA">
      <w:pPr>
        <w:rPr>
          <w:rFonts w:ascii="宋体" w:eastAsia="宋体" w:hAnsi="宋体"/>
        </w:rPr>
      </w:pPr>
      <w:r w:rsidRPr="003F0B0C">
        <w:rPr>
          <w:rFonts w:ascii="宋体" w:eastAsia="宋体" w:hAnsi="宋体"/>
        </w:rPr>
        <w:t xml:space="preserve">    }</w:t>
      </w:r>
    </w:p>
    <w:p w:rsidR="00D822CA" w:rsidRPr="003F0B0C" w:rsidRDefault="00D822CA" w:rsidP="00D822CA">
      <w:pPr>
        <w:rPr>
          <w:rFonts w:ascii="宋体" w:eastAsia="宋体" w:hAnsi="宋体"/>
        </w:rPr>
      </w:pPr>
      <w:r w:rsidRPr="003F0B0C">
        <w:rPr>
          <w:rFonts w:ascii="宋体" w:eastAsia="宋体" w:hAnsi="宋体"/>
        </w:rPr>
        <w:t xml:space="preserve">    return 0;</w:t>
      </w:r>
    </w:p>
    <w:p w:rsidR="00D822CA" w:rsidRPr="003F0B0C" w:rsidRDefault="00D822CA" w:rsidP="00D822CA">
      <w:pPr>
        <w:rPr>
          <w:rFonts w:ascii="宋体" w:eastAsia="宋体" w:hAnsi="宋体" w:hint="eastAsia"/>
        </w:rPr>
      </w:pPr>
      <w:r w:rsidRPr="003F0B0C">
        <w:rPr>
          <w:rFonts w:ascii="宋体" w:eastAsia="宋体" w:hAnsi="宋体"/>
        </w:rPr>
        <w:t>}</w:t>
      </w:r>
    </w:p>
    <w:p w:rsidR="00B630DD" w:rsidRPr="003F0B0C" w:rsidRDefault="00B630DD" w:rsidP="00B630DD">
      <w:pPr>
        <w:pStyle w:val="3"/>
        <w:rPr>
          <w:rFonts w:ascii="宋体" w:eastAsia="宋体" w:hAnsi="宋体"/>
          <w:b w:val="0"/>
        </w:rPr>
      </w:pPr>
      <w:bookmarkStart w:id="49" w:name="_Toc521431742"/>
      <w:r w:rsidRPr="003F0B0C">
        <w:rPr>
          <w:rFonts w:ascii="宋体" w:eastAsia="宋体" w:hAnsi="宋体" w:hint="eastAsia"/>
          <w:b w:val="0"/>
        </w:rPr>
        <w:t>广度优先搜索（BFS）</w:t>
      </w:r>
      <w:bookmarkEnd w:id="49"/>
    </w:p>
    <w:p w:rsidR="00217EAA" w:rsidRPr="003F0B0C" w:rsidRDefault="00217EAA" w:rsidP="00217EAA">
      <w:pPr>
        <w:pStyle w:val="2"/>
        <w:rPr>
          <w:rFonts w:ascii="宋体" w:eastAsia="宋体" w:hAnsi="宋体"/>
          <w:b w:val="0"/>
        </w:rPr>
      </w:pPr>
      <w:bookmarkStart w:id="50" w:name="_Toc521431743"/>
      <w:r w:rsidRPr="003F0B0C">
        <w:rPr>
          <w:rFonts w:ascii="宋体" w:eastAsia="宋体" w:hAnsi="宋体" w:hint="eastAsia"/>
          <w:b w:val="0"/>
        </w:rPr>
        <w:t>曼哈顿距离最小生成树</w:t>
      </w:r>
      <w:bookmarkEnd w:id="50"/>
    </w:p>
    <w:p w:rsidR="00217EAA" w:rsidRPr="003F0B0C" w:rsidRDefault="000D10AC" w:rsidP="0033287D">
      <w:pPr>
        <w:rPr>
          <w:rFonts w:ascii="宋体" w:eastAsia="宋体" w:hAnsi="宋体"/>
        </w:rPr>
      </w:pPr>
      <w:hyperlink r:id="rId23" w:history="1">
        <w:r w:rsidR="00217EAA" w:rsidRPr="003F0B0C">
          <w:rPr>
            <w:rStyle w:val="a3"/>
            <w:rFonts w:ascii="宋体" w:eastAsia="宋体" w:hAnsi="宋体"/>
          </w:rPr>
          <w:t>https://blog.csdn.net/huzecong/article/details/8576908</w:t>
        </w:r>
      </w:hyperlink>
    </w:p>
    <w:p w:rsidR="00217EAA" w:rsidRPr="003F0B0C" w:rsidRDefault="00935951" w:rsidP="00935951">
      <w:pPr>
        <w:pStyle w:val="2"/>
        <w:rPr>
          <w:rFonts w:ascii="宋体" w:eastAsia="宋体" w:hAnsi="宋体"/>
          <w:b w:val="0"/>
        </w:rPr>
      </w:pPr>
      <w:bookmarkStart w:id="51" w:name="_Toc521431744"/>
      <w:r w:rsidRPr="003F0B0C">
        <w:rPr>
          <w:rFonts w:ascii="宋体" w:eastAsia="宋体" w:hAnsi="宋体" w:hint="eastAsia"/>
          <w:b w:val="0"/>
        </w:rPr>
        <w:t>输入输出外挂</w:t>
      </w:r>
      <w:bookmarkEnd w:id="51"/>
    </w:p>
    <w:p w:rsidR="00935951" w:rsidRPr="003F0B0C" w:rsidRDefault="000D10AC" w:rsidP="0033287D">
      <w:pPr>
        <w:rPr>
          <w:rFonts w:ascii="宋体" w:eastAsia="宋体" w:hAnsi="宋体"/>
        </w:rPr>
      </w:pPr>
      <w:hyperlink r:id="rId24" w:history="1">
        <w:r w:rsidR="00935951" w:rsidRPr="003F0B0C">
          <w:rPr>
            <w:rStyle w:val="a3"/>
            <w:rFonts w:ascii="宋体" w:eastAsia="宋体" w:hAnsi="宋体"/>
          </w:rPr>
          <w:t>https://blog.csdn.net/acmore_xiong/article/details/52270748</w:t>
        </w:r>
      </w:hyperlink>
    </w:p>
    <w:p w:rsidR="00935951" w:rsidRPr="003F0B0C" w:rsidRDefault="000D10AC" w:rsidP="0033287D">
      <w:pPr>
        <w:rPr>
          <w:rFonts w:ascii="宋体" w:eastAsia="宋体" w:hAnsi="宋体"/>
        </w:rPr>
      </w:pPr>
      <w:hyperlink r:id="rId25" w:history="1">
        <w:r w:rsidR="00935951" w:rsidRPr="003F0B0C">
          <w:rPr>
            <w:rStyle w:val="a3"/>
            <w:rFonts w:ascii="宋体" w:eastAsia="宋体" w:hAnsi="宋体"/>
          </w:rPr>
          <w:t>https://blog.csdn.net/f_zyj/article/details/51473493</w:t>
        </w:r>
      </w:hyperlink>
    </w:p>
    <w:p w:rsidR="00935951" w:rsidRPr="003F0B0C" w:rsidRDefault="000D10AC" w:rsidP="0033287D">
      <w:pPr>
        <w:rPr>
          <w:rFonts w:ascii="宋体" w:eastAsia="宋体" w:hAnsi="宋体"/>
        </w:rPr>
      </w:pPr>
      <w:hyperlink r:id="rId26" w:history="1">
        <w:r w:rsidR="00935951" w:rsidRPr="003F0B0C">
          <w:rPr>
            <w:rStyle w:val="a3"/>
            <w:rFonts w:ascii="宋体" w:eastAsia="宋体" w:hAnsi="宋体"/>
          </w:rPr>
          <w:t>https://www.cnblogs.com/HarryGuo2012/p/4728243.html</w:t>
        </w:r>
      </w:hyperlink>
    </w:p>
    <w:p w:rsidR="00EE5D3F" w:rsidRPr="003F0B0C" w:rsidRDefault="004B1ACF" w:rsidP="009B11BF">
      <w:pPr>
        <w:pStyle w:val="1"/>
        <w:rPr>
          <w:rFonts w:ascii="宋体" w:eastAsia="宋体" w:hAnsi="宋体"/>
        </w:rPr>
      </w:pPr>
      <w:bookmarkStart w:id="52" w:name="_Toc521431745"/>
      <w:r w:rsidRPr="003F0B0C">
        <w:rPr>
          <w:rFonts w:ascii="宋体" w:eastAsia="宋体" w:hAnsi="宋体" w:hint="eastAsia"/>
        </w:rPr>
        <w:lastRenderedPageBreak/>
        <w:t>二、</w:t>
      </w:r>
      <w:r w:rsidR="00B630DD" w:rsidRPr="003F0B0C">
        <w:rPr>
          <w:rFonts w:ascii="宋体" w:eastAsia="宋体" w:hAnsi="宋体" w:hint="eastAsia"/>
        </w:rPr>
        <w:t>综合题</w:t>
      </w:r>
      <w:r w:rsidR="001B3264" w:rsidRPr="003F0B0C">
        <w:rPr>
          <w:rFonts w:ascii="宋体" w:eastAsia="宋体" w:hAnsi="宋体" w:hint="eastAsia"/>
        </w:rPr>
        <w:t>（现场题）</w:t>
      </w:r>
      <w:bookmarkEnd w:id="52"/>
    </w:p>
    <w:p w:rsidR="00B630DD" w:rsidRPr="003F0B0C" w:rsidRDefault="00B630DD" w:rsidP="00B630DD">
      <w:pPr>
        <w:pStyle w:val="2"/>
        <w:rPr>
          <w:rFonts w:ascii="宋体" w:eastAsia="宋体" w:hAnsi="宋体"/>
          <w:b w:val="0"/>
        </w:rPr>
      </w:pPr>
      <w:bookmarkStart w:id="53" w:name="_Toc521431746"/>
      <w:r w:rsidRPr="003F0B0C">
        <w:rPr>
          <w:rFonts w:ascii="宋体" w:eastAsia="宋体" w:hAnsi="宋体" w:hint="eastAsia"/>
          <w:b w:val="0"/>
        </w:rPr>
        <w:t>补题</w:t>
      </w:r>
      <w:bookmarkEnd w:id="53"/>
    </w:p>
    <w:p w:rsidR="00D443D8" w:rsidRPr="003F0B0C" w:rsidRDefault="00D443D8" w:rsidP="00D443D8">
      <w:pPr>
        <w:pStyle w:val="3"/>
        <w:rPr>
          <w:rFonts w:ascii="宋体" w:eastAsia="宋体" w:hAnsi="宋体"/>
          <w:b w:val="0"/>
        </w:rPr>
      </w:pPr>
      <w:bookmarkStart w:id="54" w:name="_Toc521431747"/>
      <w:r w:rsidRPr="003F0B0C">
        <w:rPr>
          <w:rFonts w:ascii="宋体" w:eastAsia="宋体" w:hAnsi="宋体" w:hint="eastAsia"/>
          <w:b w:val="0"/>
        </w:rPr>
        <w:t>铜牌题-前置：01规划/分数规划</w:t>
      </w:r>
      <w:bookmarkEnd w:id="54"/>
    </w:p>
    <w:p w:rsidR="00D443D8" w:rsidRPr="003F0B0C" w:rsidRDefault="00D443D8" w:rsidP="00D443D8">
      <w:pPr>
        <w:rPr>
          <w:rFonts w:ascii="宋体" w:eastAsia="宋体" w:hAnsi="宋体"/>
        </w:rPr>
      </w:pPr>
      <w:r w:rsidRPr="003F0B0C">
        <w:rPr>
          <w:rFonts w:ascii="宋体" w:eastAsia="宋体" w:hAnsi="宋体" w:hint="eastAsia"/>
        </w:rPr>
        <w:t>牛客网2018暑期多校5A-</w:t>
      </w:r>
      <w:r w:rsidRPr="003F0B0C">
        <w:rPr>
          <w:rFonts w:ascii="宋体" w:eastAsia="宋体" w:hAnsi="宋体"/>
        </w:rPr>
        <w:t>gpa</w:t>
      </w:r>
    </w:p>
    <w:p w:rsidR="00D443D8" w:rsidRPr="003F0B0C" w:rsidRDefault="00364D06" w:rsidP="00D443D8">
      <w:pPr>
        <w:pStyle w:val="3"/>
        <w:rPr>
          <w:rFonts w:ascii="宋体" w:eastAsia="宋体" w:hAnsi="宋体"/>
          <w:b w:val="0"/>
        </w:rPr>
      </w:pPr>
      <w:bookmarkStart w:id="55" w:name="_Toc521431748"/>
      <w:r w:rsidRPr="003F0B0C">
        <w:rPr>
          <w:rFonts w:ascii="宋体" w:eastAsia="宋体" w:hAnsi="宋体" w:hint="eastAsia"/>
          <w:b w:val="0"/>
        </w:rPr>
        <w:t>（尝试*</w:t>
      </w:r>
      <w:r w:rsidRPr="003F0B0C">
        <w:rPr>
          <w:rFonts w:ascii="宋体" w:eastAsia="宋体" w:hAnsi="宋体"/>
          <w:b w:val="0"/>
        </w:rPr>
        <w:t>1</w:t>
      </w:r>
      <w:r w:rsidRPr="003F0B0C">
        <w:rPr>
          <w:rFonts w:ascii="宋体" w:eastAsia="宋体" w:hAnsi="宋体" w:hint="eastAsia"/>
          <w:b w:val="0"/>
        </w:rPr>
        <w:t>）</w:t>
      </w:r>
      <w:r w:rsidR="00D443D8" w:rsidRPr="003F0B0C">
        <w:rPr>
          <w:rFonts w:ascii="宋体" w:eastAsia="宋体" w:hAnsi="宋体" w:hint="eastAsia"/>
          <w:b w:val="0"/>
        </w:rPr>
        <w:t>铜牌题-前置：无</w:t>
      </w:r>
      <w:bookmarkEnd w:id="55"/>
    </w:p>
    <w:p w:rsidR="00D443D8" w:rsidRPr="003F0B0C" w:rsidRDefault="00D443D8" w:rsidP="00D443D8">
      <w:pPr>
        <w:rPr>
          <w:rFonts w:ascii="宋体" w:eastAsia="宋体" w:hAnsi="宋体"/>
        </w:rPr>
      </w:pPr>
      <w:r w:rsidRPr="003F0B0C">
        <w:rPr>
          <w:rFonts w:ascii="宋体" w:eastAsia="宋体" w:hAnsi="宋体" w:hint="eastAsia"/>
        </w:rPr>
        <w:t>牛客网2018暑期多校5F-</w:t>
      </w:r>
      <w:r w:rsidRPr="003F0B0C">
        <w:rPr>
          <w:rFonts w:ascii="宋体" w:eastAsia="宋体" w:hAnsi="宋体"/>
        </w:rPr>
        <w:t>take</w:t>
      </w:r>
    </w:p>
    <w:p w:rsidR="00D443D8" w:rsidRPr="003F0B0C" w:rsidRDefault="00D443D8" w:rsidP="00D443D8">
      <w:pPr>
        <w:pStyle w:val="3"/>
        <w:rPr>
          <w:rFonts w:ascii="宋体" w:eastAsia="宋体" w:hAnsi="宋体"/>
          <w:b w:val="0"/>
        </w:rPr>
      </w:pPr>
      <w:bookmarkStart w:id="56" w:name="_Toc521431749"/>
      <w:r w:rsidRPr="003F0B0C">
        <w:rPr>
          <w:rFonts w:ascii="宋体" w:eastAsia="宋体" w:hAnsi="宋体" w:hint="eastAsia"/>
          <w:b w:val="0"/>
        </w:rPr>
        <w:t>（队友AC）签到题-前置：无</w:t>
      </w:r>
      <w:bookmarkEnd w:id="56"/>
    </w:p>
    <w:p w:rsidR="00D443D8" w:rsidRPr="003F0B0C" w:rsidRDefault="00D443D8" w:rsidP="00D443D8">
      <w:pPr>
        <w:rPr>
          <w:rFonts w:ascii="宋体" w:eastAsia="宋体" w:hAnsi="宋体"/>
        </w:rPr>
      </w:pPr>
      <w:r w:rsidRPr="003F0B0C">
        <w:rPr>
          <w:rFonts w:ascii="宋体" w:eastAsia="宋体" w:hAnsi="宋体" w:hint="eastAsia"/>
        </w:rPr>
        <w:t>牛客网20</w:t>
      </w:r>
      <w:r w:rsidRPr="003F0B0C">
        <w:rPr>
          <w:rFonts w:ascii="宋体" w:eastAsia="宋体" w:hAnsi="宋体"/>
        </w:rPr>
        <w:t>18</w:t>
      </w:r>
      <w:r w:rsidRPr="003F0B0C">
        <w:rPr>
          <w:rFonts w:ascii="宋体" w:eastAsia="宋体" w:hAnsi="宋体" w:hint="eastAsia"/>
        </w:rPr>
        <w:t>暑期多校5G-</w:t>
      </w:r>
      <w:r w:rsidRPr="003F0B0C">
        <w:rPr>
          <w:rFonts w:ascii="宋体" w:eastAsia="宋体" w:hAnsi="宋体"/>
        </w:rPr>
        <w:t>max</w:t>
      </w:r>
    </w:p>
    <w:p w:rsidR="00D443D8" w:rsidRPr="003F0B0C" w:rsidRDefault="00D443D8" w:rsidP="00D443D8">
      <w:pPr>
        <w:pStyle w:val="3"/>
        <w:rPr>
          <w:rFonts w:ascii="宋体" w:eastAsia="宋体" w:hAnsi="宋体"/>
          <w:b w:val="0"/>
        </w:rPr>
      </w:pPr>
      <w:bookmarkStart w:id="57" w:name="_Toc521431750"/>
      <w:r w:rsidRPr="003F0B0C">
        <w:rPr>
          <w:rFonts w:ascii="宋体" w:eastAsia="宋体" w:hAnsi="宋体" w:hint="eastAsia"/>
          <w:b w:val="0"/>
        </w:rPr>
        <w:t>（队友AC）签到题-前置：无</w:t>
      </w:r>
      <w:bookmarkEnd w:id="57"/>
    </w:p>
    <w:p w:rsidR="00D443D8" w:rsidRPr="003F0B0C" w:rsidRDefault="00D443D8" w:rsidP="00D443D8">
      <w:pPr>
        <w:rPr>
          <w:rFonts w:ascii="宋体" w:eastAsia="宋体" w:hAnsi="宋体"/>
        </w:rPr>
      </w:pPr>
      <w:r w:rsidRPr="003F0B0C">
        <w:rPr>
          <w:rFonts w:ascii="宋体" w:eastAsia="宋体" w:hAnsi="宋体" w:hint="eastAsia"/>
        </w:rPr>
        <w:t>牛客网2018暑期多校5J-</w:t>
      </w:r>
      <w:r w:rsidRPr="003F0B0C">
        <w:rPr>
          <w:rFonts w:ascii="宋体" w:eastAsia="宋体" w:hAnsi="宋体"/>
        </w:rPr>
        <w:t>plan</w:t>
      </w:r>
    </w:p>
    <w:p w:rsidR="002E35D1" w:rsidRPr="003F0B0C" w:rsidRDefault="002E35D1" w:rsidP="002E35D1">
      <w:pPr>
        <w:pStyle w:val="3"/>
        <w:rPr>
          <w:rFonts w:ascii="宋体" w:eastAsia="宋体" w:hAnsi="宋体"/>
          <w:b w:val="0"/>
        </w:rPr>
      </w:pPr>
      <w:bookmarkStart w:id="58" w:name="_Toc521431751"/>
      <w:r w:rsidRPr="003F0B0C">
        <w:rPr>
          <w:rFonts w:ascii="宋体" w:eastAsia="宋体" w:hAnsi="宋体"/>
          <w:b w:val="0"/>
        </w:rPr>
        <w:t>(</w:t>
      </w:r>
      <w:r w:rsidR="00BD43E0" w:rsidRPr="003F0B0C">
        <w:rPr>
          <w:rFonts w:ascii="宋体" w:eastAsia="宋体" w:hAnsi="宋体" w:hint="eastAsia"/>
          <w:b w:val="0"/>
        </w:rPr>
        <w:t>尝试</w:t>
      </w:r>
      <w:r w:rsidRPr="003F0B0C">
        <w:rPr>
          <w:rFonts w:ascii="宋体" w:eastAsia="宋体" w:hAnsi="宋体" w:hint="eastAsia"/>
          <w:b w:val="0"/>
        </w:rPr>
        <w:t>*1)铜牌题-前置：无</w:t>
      </w:r>
      <w:bookmarkEnd w:id="58"/>
    </w:p>
    <w:p w:rsidR="002E35D1" w:rsidRPr="003F0B0C" w:rsidRDefault="002E35D1" w:rsidP="002E35D1">
      <w:pPr>
        <w:rPr>
          <w:rFonts w:ascii="宋体" w:eastAsia="宋体" w:hAnsi="宋体"/>
        </w:rPr>
      </w:pPr>
      <w:r w:rsidRPr="003F0B0C">
        <w:rPr>
          <w:rFonts w:ascii="宋体" w:eastAsia="宋体" w:hAnsi="宋体" w:hint="eastAsia"/>
        </w:rPr>
        <w:t>2018</w:t>
      </w:r>
      <w:r w:rsidR="001B3264" w:rsidRPr="003F0B0C">
        <w:rPr>
          <w:rFonts w:ascii="宋体" w:eastAsia="宋体" w:hAnsi="宋体" w:hint="eastAsia"/>
        </w:rPr>
        <w:t>杭电</w:t>
      </w:r>
      <w:r w:rsidRPr="003F0B0C">
        <w:rPr>
          <w:rFonts w:ascii="宋体" w:eastAsia="宋体" w:hAnsi="宋体" w:hint="eastAsia"/>
        </w:rPr>
        <w:t>暑期多校4</w:t>
      </w:r>
      <w:r w:rsidRPr="003F0B0C">
        <w:rPr>
          <w:rFonts w:ascii="宋体" w:eastAsia="宋体" w:hAnsi="宋体"/>
        </w:rPr>
        <w:t>E</w:t>
      </w:r>
      <w:r w:rsidRPr="003F0B0C">
        <w:rPr>
          <w:rFonts w:ascii="宋体" w:eastAsia="宋体" w:hAnsi="宋体" w:hint="eastAsia"/>
        </w:rPr>
        <w:t>-</w:t>
      </w:r>
      <w:r w:rsidRPr="003F0B0C">
        <w:rPr>
          <w:rFonts w:ascii="宋体" w:eastAsia="宋体" w:hAnsi="宋体"/>
        </w:rPr>
        <w:t>HDU6336</w:t>
      </w:r>
      <w:r w:rsidRPr="003F0B0C">
        <w:rPr>
          <w:rFonts w:ascii="宋体" w:eastAsia="宋体" w:hAnsi="宋体" w:hint="eastAsia"/>
        </w:rPr>
        <w:t>-</w:t>
      </w:r>
      <w:r w:rsidRPr="003F0B0C">
        <w:rPr>
          <w:rFonts w:ascii="宋体" w:eastAsia="宋体" w:hAnsi="宋体"/>
        </w:rPr>
        <w:t>Matrix From Arrays</w:t>
      </w:r>
    </w:p>
    <w:p w:rsidR="002E35D1" w:rsidRPr="003F0B0C" w:rsidRDefault="002E35D1" w:rsidP="002E35D1">
      <w:pPr>
        <w:rPr>
          <w:rFonts w:ascii="宋体" w:eastAsia="宋体" w:hAnsi="宋体"/>
        </w:rPr>
      </w:pPr>
      <w:r w:rsidRPr="003F0B0C">
        <w:rPr>
          <w:rFonts w:ascii="宋体" w:eastAsia="宋体" w:hAnsi="宋体" w:hint="eastAsia"/>
        </w:rPr>
        <w:t>【题意】</w:t>
      </w:r>
    </w:p>
    <w:p w:rsidR="002E35D1" w:rsidRPr="003F0B0C" w:rsidRDefault="002E35D1" w:rsidP="002E35D1">
      <w:pPr>
        <w:rPr>
          <w:rFonts w:ascii="宋体" w:eastAsia="宋体" w:hAnsi="宋体"/>
        </w:rPr>
      </w:pPr>
      <w:r w:rsidRPr="003F0B0C">
        <w:rPr>
          <w:rFonts w:ascii="宋体" w:eastAsia="宋体" w:hAnsi="宋体" w:hint="eastAsia"/>
        </w:rPr>
        <w:t>【TAG】</w:t>
      </w:r>
    </w:p>
    <w:p w:rsidR="002E35D1" w:rsidRPr="003F0B0C" w:rsidRDefault="002E35D1" w:rsidP="002E35D1">
      <w:pPr>
        <w:rPr>
          <w:rFonts w:ascii="宋体" w:eastAsia="宋体" w:hAnsi="宋体"/>
        </w:rPr>
      </w:pPr>
      <w:r w:rsidRPr="003F0B0C">
        <w:rPr>
          <w:rFonts w:ascii="宋体" w:eastAsia="宋体" w:hAnsi="宋体" w:hint="eastAsia"/>
        </w:rPr>
        <w:t>【题解】</w:t>
      </w:r>
    </w:p>
    <w:p w:rsidR="002E35D1" w:rsidRPr="003F0B0C" w:rsidRDefault="002E35D1" w:rsidP="002E35D1">
      <w:pPr>
        <w:rPr>
          <w:rFonts w:ascii="宋体" w:eastAsia="宋体" w:hAnsi="宋体"/>
        </w:rPr>
      </w:pPr>
      <w:r w:rsidRPr="003F0B0C">
        <w:rPr>
          <w:rFonts w:ascii="宋体" w:eastAsia="宋体" w:hAnsi="宋体" w:hint="eastAsia"/>
        </w:rPr>
        <w:t>【代码】</w:t>
      </w:r>
    </w:p>
    <w:p w:rsidR="001B3264" w:rsidRPr="003F0B0C" w:rsidRDefault="001B3264" w:rsidP="001B3264">
      <w:pPr>
        <w:pStyle w:val="3"/>
        <w:rPr>
          <w:rFonts w:ascii="宋体" w:eastAsia="宋体" w:hAnsi="宋体"/>
          <w:b w:val="0"/>
        </w:rPr>
      </w:pPr>
      <w:bookmarkStart w:id="59" w:name="_Toc521431752"/>
      <w:r w:rsidRPr="003F0B0C">
        <w:rPr>
          <w:rFonts w:ascii="宋体" w:eastAsia="宋体" w:hAnsi="宋体" w:hint="eastAsia"/>
          <w:b w:val="0"/>
        </w:rPr>
        <w:t>（队友AC）铜牌题-前置：无</w:t>
      </w:r>
      <w:bookmarkEnd w:id="59"/>
    </w:p>
    <w:p w:rsidR="001B3264" w:rsidRPr="003F0B0C" w:rsidRDefault="001B3264" w:rsidP="001B3264">
      <w:pPr>
        <w:rPr>
          <w:rFonts w:ascii="宋体" w:eastAsia="宋体" w:hAnsi="宋体"/>
        </w:rPr>
      </w:pPr>
      <w:r w:rsidRPr="003F0B0C">
        <w:rPr>
          <w:rFonts w:ascii="宋体" w:eastAsia="宋体" w:hAnsi="宋体" w:hint="eastAsia"/>
        </w:rPr>
        <w:t>2018杭电暑期多校2</w:t>
      </w:r>
      <w:r w:rsidRPr="003F0B0C">
        <w:rPr>
          <w:rFonts w:ascii="宋体" w:eastAsia="宋体" w:hAnsi="宋体"/>
        </w:rPr>
        <w:t>E</w:t>
      </w:r>
      <w:r w:rsidRPr="003F0B0C">
        <w:rPr>
          <w:rFonts w:ascii="宋体" w:eastAsia="宋体" w:hAnsi="宋体" w:hint="eastAsia"/>
        </w:rPr>
        <w:t>-</w:t>
      </w:r>
      <w:r w:rsidRPr="003F0B0C">
        <w:rPr>
          <w:rFonts w:ascii="宋体" w:eastAsia="宋体" w:hAnsi="宋体"/>
        </w:rPr>
        <w:t>HDU6313</w:t>
      </w:r>
      <w:r w:rsidRPr="003F0B0C">
        <w:rPr>
          <w:rFonts w:ascii="宋体" w:eastAsia="宋体" w:hAnsi="宋体" w:hint="eastAsia"/>
        </w:rPr>
        <w:t>-</w:t>
      </w:r>
      <w:r w:rsidRPr="003F0B0C">
        <w:rPr>
          <w:rFonts w:ascii="宋体" w:eastAsia="宋体" w:hAnsi="宋体"/>
        </w:rPr>
        <w:t>Hack it</w:t>
      </w:r>
    </w:p>
    <w:p w:rsidR="001B3264" w:rsidRPr="003F0B0C" w:rsidRDefault="001B3264" w:rsidP="001B3264">
      <w:pPr>
        <w:rPr>
          <w:rFonts w:ascii="宋体" w:eastAsia="宋体" w:hAnsi="宋体"/>
        </w:rPr>
      </w:pPr>
      <w:r w:rsidRPr="003F0B0C">
        <w:rPr>
          <w:rFonts w:ascii="宋体" w:eastAsia="宋体" w:hAnsi="宋体" w:hint="eastAsia"/>
        </w:rPr>
        <w:t>【题意】</w:t>
      </w:r>
    </w:p>
    <w:p w:rsidR="001B3264" w:rsidRPr="003F0B0C" w:rsidRDefault="001B3264" w:rsidP="001B3264">
      <w:pPr>
        <w:rPr>
          <w:rFonts w:ascii="宋体" w:eastAsia="宋体" w:hAnsi="宋体"/>
        </w:rPr>
      </w:pPr>
      <w:r w:rsidRPr="003F0B0C">
        <w:rPr>
          <w:rFonts w:ascii="宋体" w:eastAsia="宋体" w:hAnsi="宋体" w:hint="eastAsia"/>
        </w:rPr>
        <w:t>【TAG】构造 矩阵</w:t>
      </w:r>
    </w:p>
    <w:p w:rsidR="001B3264" w:rsidRPr="003F0B0C" w:rsidRDefault="001B3264" w:rsidP="001B3264">
      <w:pPr>
        <w:rPr>
          <w:rFonts w:ascii="宋体" w:eastAsia="宋体" w:hAnsi="宋体"/>
        </w:rPr>
      </w:pPr>
      <w:r w:rsidRPr="003F0B0C">
        <w:rPr>
          <w:rFonts w:ascii="宋体" w:eastAsia="宋体" w:hAnsi="宋体" w:hint="eastAsia"/>
        </w:rPr>
        <w:t>【题解】</w:t>
      </w:r>
    </w:p>
    <w:p w:rsidR="001B3264" w:rsidRPr="003F0B0C" w:rsidRDefault="001B3264" w:rsidP="002E35D1">
      <w:pPr>
        <w:rPr>
          <w:rFonts w:ascii="宋体" w:eastAsia="宋体" w:hAnsi="宋体"/>
        </w:rPr>
      </w:pPr>
      <w:r w:rsidRPr="003F0B0C">
        <w:rPr>
          <w:rFonts w:ascii="宋体" w:eastAsia="宋体" w:hAnsi="宋体" w:hint="eastAsia"/>
        </w:rPr>
        <w:t>【代码】</w:t>
      </w:r>
    </w:p>
    <w:p w:rsidR="00572776" w:rsidRPr="003F0B0C" w:rsidRDefault="002E35D1" w:rsidP="00572776">
      <w:pPr>
        <w:pStyle w:val="3"/>
        <w:rPr>
          <w:rFonts w:ascii="宋体" w:eastAsia="宋体" w:hAnsi="宋体"/>
          <w:b w:val="0"/>
        </w:rPr>
      </w:pPr>
      <w:bookmarkStart w:id="60" w:name="_Toc521431753"/>
      <w:r w:rsidRPr="003F0B0C">
        <w:rPr>
          <w:rFonts w:ascii="宋体" w:eastAsia="宋体" w:hAnsi="宋体" w:hint="eastAsia"/>
          <w:b w:val="0"/>
        </w:rPr>
        <w:lastRenderedPageBreak/>
        <w:t>(</w:t>
      </w:r>
      <w:r w:rsidR="00BD43E0" w:rsidRPr="003F0B0C">
        <w:rPr>
          <w:rFonts w:ascii="宋体" w:eastAsia="宋体" w:hAnsi="宋体" w:hint="eastAsia"/>
          <w:b w:val="0"/>
        </w:rPr>
        <w:t>尝试</w:t>
      </w:r>
      <w:r w:rsidRPr="003F0B0C">
        <w:rPr>
          <w:rFonts w:ascii="宋体" w:eastAsia="宋体" w:hAnsi="宋体" w:hint="eastAsia"/>
          <w:b w:val="0"/>
        </w:rPr>
        <w:t>*1)</w:t>
      </w:r>
      <w:r w:rsidR="00572776" w:rsidRPr="003F0B0C">
        <w:rPr>
          <w:rFonts w:ascii="宋体" w:eastAsia="宋体" w:hAnsi="宋体" w:hint="eastAsia"/>
          <w:b w:val="0"/>
        </w:rPr>
        <w:t>银牌题</w:t>
      </w:r>
      <w:r w:rsidR="00572776" w:rsidRPr="003F0B0C">
        <w:rPr>
          <w:rFonts w:ascii="宋体" w:eastAsia="宋体" w:hAnsi="宋体"/>
          <w:b w:val="0"/>
        </w:rPr>
        <w:t>-</w:t>
      </w:r>
      <w:r w:rsidR="00572776" w:rsidRPr="003F0B0C">
        <w:rPr>
          <w:rFonts w:ascii="宋体" w:eastAsia="宋体" w:hAnsi="宋体" w:hint="eastAsia"/>
          <w:b w:val="0"/>
        </w:rPr>
        <w:t>前置：无</w:t>
      </w:r>
      <w:bookmarkEnd w:id="60"/>
    </w:p>
    <w:p w:rsidR="00572776" w:rsidRPr="003F0B0C" w:rsidRDefault="00572776" w:rsidP="00572776">
      <w:pPr>
        <w:rPr>
          <w:rFonts w:ascii="宋体" w:eastAsia="宋体" w:hAnsi="宋体"/>
        </w:rPr>
      </w:pPr>
      <w:r w:rsidRPr="003F0B0C">
        <w:rPr>
          <w:rFonts w:ascii="宋体" w:eastAsia="宋体" w:hAnsi="宋体" w:hint="eastAsia"/>
        </w:rPr>
        <w:t>2</w:t>
      </w:r>
      <w:r w:rsidRPr="003F0B0C">
        <w:rPr>
          <w:rFonts w:ascii="宋体" w:eastAsia="宋体" w:hAnsi="宋体"/>
        </w:rPr>
        <w:t>018</w:t>
      </w:r>
      <w:r w:rsidR="006C474F" w:rsidRPr="003F0B0C">
        <w:rPr>
          <w:rFonts w:ascii="宋体" w:eastAsia="宋体" w:hAnsi="宋体" w:hint="eastAsia"/>
        </w:rPr>
        <w:t>杭电</w:t>
      </w:r>
      <w:r w:rsidRPr="003F0B0C">
        <w:rPr>
          <w:rFonts w:ascii="宋体" w:eastAsia="宋体" w:hAnsi="宋体" w:hint="eastAsia"/>
        </w:rPr>
        <w:t>暑期多校4</w:t>
      </w:r>
      <w:r w:rsidRPr="003F0B0C">
        <w:rPr>
          <w:rFonts w:ascii="宋体" w:eastAsia="宋体" w:hAnsi="宋体"/>
        </w:rPr>
        <w:t>G</w:t>
      </w:r>
      <w:r w:rsidRPr="003F0B0C">
        <w:rPr>
          <w:rFonts w:ascii="宋体" w:eastAsia="宋体" w:hAnsi="宋体" w:hint="eastAsia"/>
        </w:rPr>
        <w:t>-</w:t>
      </w:r>
      <w:r w:rsidRPr="003F0B0C">
        <w:rPr>
          <w:rFonts w:ascii="宋体" w:eastAsia="宋体" w:hAnsi="宋体"/>
        </w:rPr>
        <w:t>HDU6338</w:t>
      </w:r>
      <w:r w:rsidRPr="003F0B0C">
        <w:rPr>
          <w:rFonts w:ascii="宋体" w:eastAsia="宋体" w:hAnsi="宋体" w:hint="eastAsia"/>
        </w:rPr>
        <w:t>-</w:t>
      </w:r>
      <w:r w:rsidRPr="003F0B0C">
        <w:rPr>
          <w:rFonts w:ascii="宋体" w:eastAsia="宋体" w:hAnsi="宋体"/>
        </w:rPr>
        <w:t>Depth First Search</w:t>
      </w:r>
    </w:p>
    <w:p w:rsidR="00572776" w:rsidRPr="003F0B0C" w:rsidRDefault="00572776" w:rsidP="00572776">
      <w:pPr>
        <w:rPr>
          <w:rFonts w:ascii="宋体" w:eastAsia="宋体" w:hAnsi="宋体"/>
        </w:rPr>
      </w:pPr>
      <w:r w:rsidRPr="003F0B0C">
        <w:rPr>
          <w:rFonts w:ascii="宋体" w:eastAsia="宋体" w:hAnsi="宋体" w:hint="eastAsia"/>
        </w:rPr>
        <w:t>【题意】</w:t>
      </w:r>
    </w:p>
    <w:p w:rsidR="00572776" w:rsidRPr="003F0B0C" w:rsidRDefault="00572776" w:rsidP="00572776">
      <w:pPr>
        <w:rPr>
          <w:rFonts w:ascii="宋体" w:eastAsia="宋体" w:hAnsi="宋体"/>
        </w:rPr>
      </w:pPr>
      <w:r w:rsidRPr="003F0B0C">
        <w:rPr>
          <w:rFonts w:ascii="宋体" w:eastAsia="宋体" w:hAnsi="宋体" w:hint="eastAsia"/>
        </w:rPr>
        <w:t>【TAG】深度优先搜索 字典序</w:t>
      </w:r>
    </w:p>
    <w:p w:rsidR="00572776" w:rsidRPr="003F0B0C" w:rsidRDefault="00572776" w:rsidP="00572776">
      <w:pPr>
        <w:rPr>
          <w:rFonts w:ascii="宋体" w:eastAsia="宋体" w:hAnsi="宋体"/>
        </w:rPr>
      </w:pPr>
      <w:r w:rsidRPr="003F0B0C">
        <w:rPr>
          <w:rFonts w:ascii="宋体" w:eastAsia="宋体" w:hAnsi="宋体" w:hint="eastAsia"/>
        </w:rPr>
        <w:t>【题解】</w:t>
      </w:r>
    </w:p>
    <w:p w:rsidR="00E77A6C" w:rsidRPr="003F0B0C" w:rsidRDefault="00572776" w:rsidP="00572776">
      <w:pPr>
        <w:rPr>
          <w:rFonts w:ascii="宋体" w:eastAsia="宋体" w:hAnsi="宋体"/>
        </w:rPr>
      </w:pPr>
      <w:r w:rsidRPr="003F0B0C">
        <w:rPr>
          <w:rFonts w:ascii="宋体" w:eastAsia="宋体" w:hAnsi="宋体" w:hint="eastAsia"/>
        </w:rPr>
        <w:t>【代码】</w:t>
      </w:r>
    </w:p>
    <w:p w:rsidR="006C474F" w:rsidRPr="003F0B0C" w:rsidRDefault="006C474F" w:rsidP="006C474F">
      <w:pPr>
        <w:pStyle w:val="3"/>
        <w:rPr>
          <w:rFonts w:ascii="宋体" w:eastAsia="宋体" w:hAnsi="宋体"/>
          <w:b w:val="0"/>
        </w:rPr>
      </w:pPr>
      <w:bookmarkStart w:id="61" w:name="_Toc521431754"/>
      <w:r w:rsidRPr="003F0B0C">
        <w:rPr>
          <w:rFonts w:ascii="宋体" w:eastAsia="宋体" w:hAnsi="宋体" w:hint="eastAsia"/>
          <w:b w:val="0"/>
        </w:rPr>
        <w:t>银牌题-前置：无</w:t>
      </w:r>
      <w:bookmarkEnd w:id="61"/>
    </w:p>
    <w:p w:rsidR="006C474F" w:rsidRPr="003F0B0C" w:rsidRDefault="006C474F" w:rsidP="00572776">
      <w:pPr>
        <w:rPr>
          <w:rFonts w:ascii="宋体" w:eastAsia="宋体" w:hAnsi="宋体"/>
        </w:rPr>
      </w:pPr>
      <w:r w:rsidRPr="003F0B0C">
        <w:rPr>
          <w:rFonts w:ascii="宋体" w:eastAsia="宋体" w:hAnsi="宋体" w:hint="eastAsia"/>
        </w:rPr>
        <w:t>2018杭电暑期多校3M-</w:t>
      </w:r>
      <w:r w:rsidRPr="003F0B0C">
        <w:rPr>
          <w:rFonts w:ascii="宋体" w:eastAsia="宋体" w:hAnsi="宋体"/>
        </w:rPr>
        <w:t>HDU6331</w:t>
      </w:r>
      <w:r w:rsidRPr="003F0B0C">
        <w:rPr>
          <w:rFonts w:ascii="宋体" w:eastAsia="宋体" w:hAnsi="宋体" w:hint="eastAsia"/>
        </w:rPr>
        <w:t>-</w:t>
      </w:r>
      <w:r w:rsidRPr="003F0B0C">
        <w:rPr>
          <w:rFonts w:ascii="宋体" w:eastAsia="宋体" w:hAnsi="宋体"/>
        </w:rPr>
        <w:t>Walking Plan</w:t>
      </w:r>
    </w:p>
    <w:p w:rsidR="006C474F" w:rsidRPr="003F0B0C" w:rsidRDefault="006C474F" w:rsidP="00572776">
      <w:pPr>
        <w:rPr>
          <w:rFonts w:ascii="宋体" w:eastAsia="宋体" w:hAnsi="宋体"/>
        </w:rPr>
      </w:pPr>
      <w:r w:rsidRPr="003F0B0C">
        <w:rPr>
          <w:rFonts w:ascii="宋体" w:eastAsia="宋体" w:hAnsi="宋体" w:hint="eastAsia"/>
        </w:rPr>
        <w:t>【题意】</w:t>
      </w:r>
    </w:p>
    <w:p w:rsidR="006C474F" w:rsidRPr="003F0B0C" w:rsidRDefault="006C474F" w:rsidP="00572776">
      <w:pPr>
        <w:rPr>
          <w:rFonts w:ascii="宋体" w:eastAsia="宋体" w:hAnsi="宋体"/>
        </w:rPr>
      </w:pPr>
      <w:r w:rsidRPr="003F0B0C">
        <w:rPr>
          <w:rFonts w:ascii="宋体" w:eastAsia="宋体" w:hAnsi="宋体" w:hint="eastAsia"/>
        </w:rPr>
        <w:t>【TAG】最短路 动态规划</w:t>
      </w:r>
    </w:p>
    <w:p w:rsidR="006C474F" w:rsidRPr="003F0B0C" w:rsidRDefault="006C474F" w:rsidP="00572776">
      <w:pPr>
        <w:rPr>
          <w:rFonts w:ascii="宋体" w:eastAsia="宋体" w:hAnsi="宋体"/>
        </w:rPr>
      </w:pPr>
      <w:r w:rsidRPr="003F0B0C">
        <w:rPr>
          <w:rFonts w:ascii="宋体" w:eastAsia="宋体" w:hAnsi="宋体" w:hint="eastAsia"/>
        </w:rPr>
        <w:t>【题解】</w:t>
      </w:r>
    </w:p>
    <w:p w:rsidR="006C474F" w:rsidRPr="003F0B0C" w:rsidRDefault="006C474F" w:rsidP="00572776">
      <w:pPr>
        <w:rPr>
          <w:rFonts w:ascii="宋体" w:eastAsia="宋体" w:hAnsi="宋体"/>
        </w:rPr>
      </w:pPr>
      <w:r w:rsidRPr="003F0B0C">
        <w:rPr>
          <w:rFonts w:ascii="宋体" w:eastAsia="宋体" w:hAnsi="宋体" w:hint="eastAsia"/>
        </w:rPr>
        <w:t>【代码】</w:t>
      </w:r>
    </w:p>
    <w:p w:rsidR="00E77A6C" w:rsidRPr="003F0B0C" w:rsidRDefault="00E77A6C" w:rsidP="00E77A6C">
      <w:pPr>
        <w:pStyle w:val="3"/>
        <w:rPr>
          <w:rFonts w:ascii="宋体" w:eastAsia="宋体" w:hAnsi="宋体"/>
          <w:b w:val="0"/>
        </w:rPr>
      </w:pPr>
      <w:bookmarkStart w:id="62" w:name="_Toc521431755"/>
      <w:r w:rsidRPr="003F0B0C">
        <w:rPr>
          <w:rFonts w:ascii="宋体" w:eastAsia="宋体" w:hAnsi="宋体" w:hint="eastAsia"/>
          <w:b w:val="0"/>
        </w:rPr>
        <w:t>银牌题-前置：无</w:t>
      </w:r>
      <w:bookmarkEnd w:id="62"/>
    </w:p>
    <w:p w:rsidR="00E77A6C" w:rsidRPr="003F0B0C" w:rsidRDefault="00E77A6C" w:rsidP="00572776">
      <w:pPr>
        <w:rPr>
          <w:rFonts w:ascii="宋体" w:eastAsia="宋体" w:hAnsi="宋体"/>
        </w:rPr>
      </w:pPr>
      <w:r w:rsidRPr="003F0B0C">
        <w:rPr>
          <w:rFonts w:ascii="宋体" w:eastAsia="宋体" w:hAnsi="宋体" w:hint="eastAsia"/>
        </w:rPr>
        <w:t>牛客网2018暑期多校2J-</w:t>
      </w:r>
      <w:r w:rsidRPr="003F0B0C">
        <w:rPr>
          <w:rFonts w:ascii="宋体" w:eastAsia="宋体" w:hAnsi="宋体"/>
        </w:rPr>
        <w:t>farm</w:t>
      </w:r>
    </w:p>
    <w:p w:rsidR="00E77A6C" w:rsidRPr="003F0B0C" w:rsidRDefault="00E77A6C" w:rsidP="00572776">
      <w:pPr>
        <w:rPr>
          <w:rFonts w:ascii="宋体" w:eastAsia="宋体" w:hAnsi="宋体"/>
        </w:rPr>
      </w:pPr>
      <w:r w:rsidRPr="003F0B0C">
        <w:rPr>
          <w:rFonts w:ascii="宋体" w:eastAsia="宋体" w:hAnsi="宋体" w:hint="eastAsia"/>
        </w:rPr>
        <w:t>【题意】</w:t>
      </w:r>
    </w:p>
    <w:p w:rsidR="00E77A6C" w:rsidRPr="003F0B0C" w:rsidRDefault="00E77A6C" w:rsidP="00572776">
      <w:pPr>
        <w:rPr>
          <w:rFonts w:ascii="宋体" w:eastAsia="宋体" w:hAnsi="宋体"/>
        </w:rPr>
      </w:pPr>
      <w:r w:rsidRPr="003F0B0C">
        <w:rPr>
          <w:rFonts w:ascii="宋体" w:eastAsia="宋体" w:hAnsi="宋体" w:hint="eastAsia"/>
        </w:rPr>
        <w:t>【TAG】</w:t>
      </w:r>
    </w:p>
    <w:p w:rsidR="00E77A6C" w:rsidRPr="003F0B0C" w:rsidRDefault="00E77A6C" w:rsidP="00572776">
      <w:pPr>
        <w:rPr>
          <w:rFonts w:ascii="宋体" w:eastAsia="宋体" w:hAnsi="宋体"/>
        </w:rPr>
      </w:pPr>
      <w:r w:rsidRPr="003F0B0C">
        <w:rPr>
          <w:rFonts w:ascii="宋体" w:eastAsia="宋体" w:hAnsi="宋体" w:hint="eastAsia"/>
        </w:rPr>
        <w:t>【题解】</w:t>
      </w:r>
    </w:p>
    <w:p w:rsidR="00E77A6C" w:rsidRPr="003F0B0C" w:rsidRDefault="00E77A6C" w:rsidP="00572776">
      <w:pPr>
        <w:rPr>
          <w:rFonts w:ascii="宋体" w:eastAsia="宋体" w:hAnsi="宋体"/>
        </w:rPr>
      </w:pPr>
      <w:r w:rsidRPr="003F0B0C">
        <w:rPr>
          <w:rFonts w:ascii="宋体" w:eastAsia="宋体" w:hAnsi="宋体" w:hint="eastAsia"/>
        </w:rPr>
        <w:t>【代码】</w:t>
      </w:r>
    </w:p>
    <w:p w:rsidR="00FB28F9" w:rsidRPr="003F0B0C" w:rsidRDefault="00FB28F9" w:rsidP="00FB28F9">
      <w:pPr>
        <w:pStyle w:val="3"/>
        <w:rPr>
          <w:rFonts w:ascii="宋体" w:eastAsia="宋体" w:hAnsi="宋体"/>
          <w:b w:val="0"/>
        </w:rPr>
      </w:pPr>
      <w:bookmarkStart w:id="63" w:name="_Toc521431756"/>
      <w:r w:rsidRPr="003F0B0C">
        <w:rPr>
          <w:rFonts w:ascii="宋体" w:eastAsia="宋体" w:hAnsi="宋体" w:hint="eastAsia"/>
          <w:b w:val="0"/>
        </w:rPr>
        <w:t>金牌题-前置：无</w:t>
      </w:r>
      <w:bookmarkEnd w:id="63"/>
    </w:p>
    <w:p w:rsidR="00FB28F9" w:rsidRPr="003F0B0C" w:rsidRDefault="00FB28F9" w:rsidP="00572776">
      <w:pPr>
        <w:rPr>
          <w:rFonts w:ascii="宋体" w:eastAsia="宋体" w:hAnsi="宋体"/>
        </w:rPr>
      </w:pPr>
      <w:r w:rsidRPr="003F0B0C">
        <w:rPr>
          <w:rFonts w:ascii="宋体" w:eastAsia="宋体" w:hAnsi="宋体" w:hint="eastAsia"/>
        </w:rPr>
        <w:t>牛客网2018暑期多校4</w:t>
      </w:r>
      <w:r w:rsidRPr="003F0B0C">
        <w:rPr>
          <w:rFonts w:ascii="宋体" w:eastAsia="宋体" w:hAnsi="宋体"/>
        </w:rPr>
        <w:t>I</w:t>
      </w:r>
      <w:r w:rsidRPr="003F0B0C">
        <w:rPr>
          <w:rFonts w:ascii="宋体" w:eastAsia="宋体" w:hAnsi="宋体" w:hint="eastAsia"/>
        </w:rPr>
        <w:t>-</w:t>
      </w:r>
      <w:r w:rsidRPr="003F0B0C">
        <w:rPr>
          <w:rFonts w:ascii="宋体" w:eastAsia="宋体" w:hAnsi="宋体"/>
        </w:rPr>
        <w:t>Permutation</w:t>
      </w:r>
    </w:p>
    <w:p w:rsidR="00FB28F9" w:rsidRPr="003F0B0C" w:rsidRDefault="00FB28F9" w:rsidP="00572776">
      <w:pPr>
        <w:rPr>
          <w:rFonts w:ascii="宋体" w:eastAsia="宋体" w:hAnsi="宋体"/>
        </w:rPr>
      </w:pPr>
      <w:r w:rsidRPr="003F0B0C">
        <w:rPr>
          <w:rFonts w:ascii="宋体" w:eastAsia="宋体" w:hAnsi="宋体" w:hint="eastAsia"/>
        </w:rPr>
        <w:t>【题意】</w:t>
      </w:r>
    </w:p>
    <w:p w:rsidR="00FB28F9" w:rsidRPr="003F0B0C" w:rsidRDefault="00FB28F9" w:rsidP="00572776">
      <w:pPr>
        <w:rPr>
          <w:rFonts w:ascii="宋体" w:eastAsia="宋体" w:hAnsi="宋体"/>
        </w:rPr>
      </w:pPr>
      <w:r w:rsidRPr="003F0B0C">
        <w:rPr>
          <w:rFonts w:ascii="宋体" w:eastAsia="宋体" w:hAnsi="宋体" w:hint="eastAsia"/>
        </w:rPr>
        <w:t>【TAG】最短路 动态规划</w:t>
      </w:r>
    </w:p>
    <w:p w:rsidR="00FB28F9" w:rsidRPr="003F0B0C" w:rsidRDefault="00FB28F9" w:rsidP="00572776">
      <w:pPr>
        <w:rPr>
          <w:rFonts w:ascii="宋体" w:eastAsia="宋体" w:hAnsi="宋体"/>
        </w:rPr>
      </w:pPr>
      <w:r w:rsidRPr="003F0B0C">
        <w:rPr>
          <w:rFonts w:ascii="宋体" w:eastAsia="宋体" w:hAnsi="宋体" w:hint="eastAsia"/>
        </w:rPr>
        <w:t>【题解】</w:t>
      </w:r>
    </w:p>
    <w:p w:rsidR="00FB28F9" w:rsidRPr="003F0B0C" w:rsidRDefault="00FB28F9" w:rsidP="00572776">
      <w:pPr>
        <w:rPr>
          <w:rFonts w:ascii="宋体" w:eastAsia="宋体" w:hAnsi="宋体"/>
        </w:rPr>
      </w:pPr>
      <w:r w:rsidRPr="003F0B0C">
        <w:rPr>
          <w:rFonts w:ascii="宋体" w:eastAsia="宋体" w:hAnsi="宋体" w:hint="eastAsia"/>
        </w:rPr>
        <w:t>【代码】</w:t>
      </w:r>
    </w:p>
    <w:p w:rsidR="001B3264" w:rsidRPr="003F0B0C" w:rsidRDefault="001B3264" w:rsidP="001B3264">
      <w:pPr>
        <w:pStyle w:val="2"/>
        <w:rPr>
          <w:rFonts w:ascii="宋体" w:eastAsia="宋体" w:hAnsi="宋体"/>
          <w:b w:val="0"/>
        </w:rPr>
      </w:pPr>
      <w:bookmarkStart w:id="64" w:name="_Toc521431757"/>
      <w:r w:rsidRPr="003F0B0C">
        <w:rPr>
          <w:rFonts w:ascii="宋体" w:eastAsia="宋体" w:hAnsi="宋体" w:hint="eastAsia"/>
          <w:b w:val="0"/>
        </w:rPr>
        <w:t>构造</w:t>
      </w:r>
      <w:bookmarkEnd w:id="64"/>
    </w:p>
    <w:p w:rsidR="00201025" w:rsidRPr="003F0B0C" w:rsidRDefault="00201025" w:rsidP="00CD3BB7">
      <w:pPr>
        <w:pStyle w:val="3"/>
        <w:rPr>
          <w:rFonts w:ascii="宋体" w:eastAsia="宋体" w:hAnsi="宋体"/>
          <w:b w:val="0"/>
        </w:rPr>
      </w:pPr>
      <w:bookmarkStart w:id="65" w:name="_Toc521431758"/>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6300</w:t>
      </w:r>
      <w:r w:rsidRPr="003F0B0C">
        <w:rPr>
          <w:rFonts w:ascii="宋体" w:eastAsia="宋体" w:hAnsi="宋体" w:hint="eastAsia"/>
          <w:b w:val="0"/>
        </w:rPr>
        <w:t>-</w:t>
      </w:r>
      <w:r w:rsidRPr="003F0B0C">
        <w:rPr>
          <w:rFonts w:ascii="宋体" w:eastAsia="宋体" w:hAnsi="宋体"/>
          <w:b w:val="0"/>
        </w:rPr>
        <w:t>Triangle Partion</w:t>
      </w:r>
      <w:bookmarkEnd w:id="65"/>
      <w:r w:rsidR="00CD3BB7" w:rsidRPr="003F0B0C">
        <w:rPr>
          <w:rFonts w:ascii="宋体" w:eastAsia="宋体" w:hAnsi="宋体"/>
          <w:b w:val="0"/>
        </w:rPr>
        <w:fldChar w:fldCharType="begin"/>
      </w:r>
      <w:r w:rsidR="00CD3BB7" w:rsidRPr="003F0B0C">
        <w:rPr>
          <w:rFonts w:ascii="宋体" w:eastAsia="宋体" w:hAnsi="宋体"/>
        </w:rPr>
        <w:instrText xml:space="preserve"> XE "</w:instrText>
      </w:r>
      <w:r w:rsidR="00CD3BB7" w:rsidRPr="003F0B0C">
        <w:rPr>
          <w:rFonts w:ascii="宋体" w:eastAsia="宋体" w:hAnsi="宋体" w:hint="eastAsia"/>
          <w:b w:val="0"/>
        </w:rPr>
        <w:instrText>√-</w:instrText>
      </w:r>
      <w:r w:rsidR="00CD3BB7" w:rsidRPr="003F0B0C">
        <w:rPr>
          <w:rFonts w:ascii="宋体" w:eastAsia="宋体" w:hAnsi="宋体"/>
          <w:b w:val="0"/>
        </w:rPr>
        <w:instrText>HDU</w:instrText>
      </w:r>
      <w:r w:rsidR="00CD3BB7" w:rsidRPr="003F0B0C">
        <w:rPr>
          <w:rFonts w:ascii="宋体" w:eastAsia="宋体" w:hAnsi="宋体" w:hint="eastAsia"/>
          <w:b w:val="0"/>
        </w:rPr>
        <w:instrText>-</w:instrText>
      </w:r>
      <w:r w:rsidR="00CD3BB7" w:rsidRPr="003F0B0C">
        <w:rPr>
          <w:rFonts w:ascii="宋体" w:eastAsia="宋体" w:hAnsi="宋体"/>
          <w:b w:val="0"/>
        </w:rPr>
        <w:instrText>6300</w:instrText>
      </w:r>
      <w:r w:rsidR="00CD3BB7" w:rsidRPr="003F0B0C">
        <w:rPr>
          <w:rFonts w:ascii="宋体" w:eastAsia="宋体" w:hAnsi="宋体" w:hint="eastAsia"/>
          <w:b w:val="0"/>
        </w:rPr>
        <w:instrText>-</w:instrText>
      </w:r>
      <w:r w:rsidR="00CD3BB7" w:rsidRPr="003F0B0C">
        <w:rPr>
          <w:rFonts w:ascii="宋体" w:eastAsia="宋体" w:hAnsi="宋体"/>
          <w:b w:val="0"/>
        </w:rPr>
        <w:instrText>Triangle Partion:</w:instrText>
      </w:r>
      <w:r w:rsidR="00CD3BB7" w:rsidRPr="003F0B0C">
        <w:rPr>
          <w:rFonts w:ascii="宋体" w:eastAsia="宋体" w:hAnsi="宋体"/>
        </w:rPr>
        <w:instrText xml:space="preserve">6300" \y "HDU:6300" </w:instrText>
      </w:r>
      <w:r w:rsidR="00CD3BB7" w:rsidRPr="003F0B0C">
        <w:rPr>
          <w:rFonts w:ascii="宋体" w:eastAsia="宋体" w:hAnsi="宋体"/>
          <w:b w:val="0"/>
        </w:rPr>
        <w:fldChar w:fldCharType="end"/>
      </w:r>
    </w:p>
    <w:p w:rsidR="00201025" w:rsidRPr="003F0B0C" w:rsidRDefault="00201025" w:rsidP="00201025">
      <w:pPr>
        <w:rPr>
          <w:rFonts w:ascii="宋体" w:eastAsia="宋体" w:hAnsi="宋体"/>
        </w:rPr>
      </w:pPr>
      <w:r w:rsidRPr="003F0B0C">
        <w:rPr>
          <w:rFonts w:ascii="宋体" w:eastAsia="宋体" w:hAnsi="宋体" w:hint="eastAsia"/>
        </w:rPr>
        <w:t>【Source】2018杭电暑期多校1</w:t>
      </w:r>
    </w:p>
    <w:p w:rsidR="00201025" w:rsidRPr="003F0B0C" w:rsidRDefault="00201025" w:rsidP="00201025">
      <w:pPr>
        <w:rPr>
          <w:rFonts w:ascii="宋体" w:eastAsia="宋体" w:hAnsi="宋体"/>
        </w:rPr>
      </w:pPr>
      <w:r w:rsidRPr="003F0B0C">
        <w:rPr>
          <w:rFonts w:ascii="宋体" w:eastAsia="宋体" w:hAnsi="宋体" w:hint="eastAsia"/>
        </w:rPr>
        <w:t>【题意】</w:t>
      </w:r>
    </w:p>
    <w:p w:rsidR="00201025" w:rsidRPr="003F0B0C" w:rsidRDefault="00201025" w:rsidP="00201025">
      <w:pPr>
        <w:rPr>
          <w:rFonts w:ascii="宋体" w:eastAsia="宋体" w:hAnsi="宋体"/>
        </w:rPr>
      </w:pPr>
      <w:r w:rsidRPr="003F0B0C">
        <w:rPr>
          <w:rFonts w:ascii="宋体" w:eastAsia="宋体" w:hAnsi="宋体" w:hint="eastAsia"/>
        </w:rPr>
        <w:t>【TAG】签到题</w:t>
      </w:r>
    </w:p>
    <w:p w:rsidR="00201025" w:rsidRPr="003F0B0C" w:rsidRDefault="00201025" w:rsidP="00201025">
      <w:pPr>
        <w:rPr>
          <w:rFonts w:ascii="宋体" w:eastAsia="宋体" w:hAnsi="宋体"/>
        </w:rPr>
      </w:pPr>
      <w:r w:rsidRPr="003F0B0C">
        <w:rPr>
          <w:rFonts w:ascii="宋体" w:eastAsia="宋体" w:hAnsi="宋体" w:hint="eastAsia"/>
        </w:rPr>
        <w:t>【题解】按照x坐标排个序，按顺序输出即可</w:t>
      </w:r>
    </w:p>
    <w:p w:rsidR="00CD3BB7" w:rsidRPr="003F0B0C" w:rsidRDefault="00CD3BB7" w:rsidP="00201025">
      <w:pPr>
        <w:rPr>
          <w:rFonts w:ascii="宋体" w:eastAsia="宋体" w:hAnsi="宋体"/>
        </w:rPr>
      </w:pPr>
      <w:r w:rsidRPr="003F0B0C">
        <w:rPr>
          <w:rFonts w:ascii="宋体" w:eastAsia="宋体" w:hAnsi="宋体" w:hint="eastAsia"/>
        </w:rPr>
        <w:lastRenderedPageBreak/>
        <w:t>【自测数据】</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1</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1</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1 2</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2 3</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3 5</w:t>
      </w:r>
    </w:p>
    <w:p w:rsidR="00CD3BB7" w:rsidRPr="003F0B0C" w:rsidRDefault="00CD3BB7" w:rsidP="00CD3BB7">
      <w:pPr>
        <w:pStyle w:val="HTML"/>
        <w:shd w:val="clear" w:color="auto" w:fill="F4FBFF"/>
        <w:rPr>
          <w:rFonts w:cstheme="minorBidi"/>
          <w:kern w:val="2"/>
          <w:sz w:val="21"/>
          <w:szCs w:val="22"/>
        </w:rPr>
      </w:pP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1</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2</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1 1</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2 2</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3 3</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3 1</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1 3</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4 -5</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w:t>
      </w:r>
    </w:p>
    <w:p w:rsidR="00201025" w:rsidRPr="003F0B0C" w:rsidRDefault="00201025" w:rsidP="00201025">
      <w:pPr>
        <w:rPr>
          <w:rFonts w:ascii="宋体" w:eastAsia="宋体" w:hAnsi="宋体"/>
        </w:rPr>
      </w:pPr>
      <w:r w:rsidRPr="003F0B0C">
        <w:rPr>
          <w:rFonts w:ascii="宋体" w:eastAsia="宋体" w:hAnsi="宋体" w:hint="eastAsia"/>
        </w:rPr>
        <w:t>【代码】</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#include &lt;bits/stdc++.h&gt;</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#define MAXN 1010</w:t>
      </w:r>
    </w:p>
    <w:p w:rsidR="00CD3BB7" w:rsidRPr="003F0B0C" w:rsidRDefault="00CD3BB7" w:rsidP="00CD3BB7">
      <w:pPr>
        <w:pStyle w:val="HTML"/>
        <w:shd w:val="clear" w:color="auto" w:fill="F4FBFF"/>
        <w:rPr>
          <w:rFonts w:cstheme="minorBidi"/>
          <w:kern w:val="2"/>
          <w:sz w:val="21"/>
          <w:szCs w:val="22"/>
        </w:rPr>
      </w:pP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using namespace std;</w:t>
      </w:r>
    </w:p>
    <w:p w:rsidR="00CD3BB7" w:rsidRPr="003F0B0C" w:rsidRDefault="00CD3BB7" w:rsidP="00CD3BB7">
      <w:pPr>
        <w:pStyle w:val="HTML"/>
        <w:shd w:val="clear" w:color="auto" w:fill="F4FBFF"/>
        <w:rPr>
          <w:rFonts w:cstheme="minorBidi"/>
          <w:kern w:val="2"/>
          <w:sz w:val="21"/>
          <w:szCs w:val="22"/>
        </w:rPr>
      </w:pP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struct node{</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int id,x,y;</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}point[MAXN&lt;&lt;2];</w:t>
      </w:r>
    </w:p>
    <w:p w:rsidR="00CD3BB7" w:rsidRPr="003F0B0C" w:rsidRDefault="00CD3BB7" w:rsidP="00CD3BB7">
      <w:pPr>
        <w:pStyle w:val="HTML"/>
        <w:shd w:val="clear" w:color="auto" w:fill="F4FBFF"/>
        <w:rPr>
          <w:rFonts w:cstheme="minorBidi"/>
          <w:kern w:val="2"/>
          <w:sz w:val="21"/>
          <w:szCs w:val="22"/>
        </w:rPr>
      </w:pP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bool cmp(node x,node y){</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return x.x&lt;y.x;</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w:t>
      </w:r>
    </w:p>
    <w:p w:rsidR="00CD3BB7" w:rsidRPr="003F0B0C" w:rsidRDefault="00CD3BB7" w:rsidP="00CD3BB7">
      <w:pPr>
        <w:pStyle w:val="HTML"/>
        <w:shd w:val="clear" w:color="auto" w:fill="F4FBFF"/>
        <w:rPr>
          <w:rFonts w:cstheme="minorBidi"/>
          <w:kern w:val="2"/>
          <w:sz w:val="21"/>
          <w:szCs w:val="22"/>
        </w:rPr>
      </w:pP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int main()</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int t;</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scanf("%d",&amp;t);</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while(t--){</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int n;</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scanf("%d",&amp;n);</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for (int i=1;i&lt;=3*n;i++){</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scanf("%d%d",&amp;point[i].x,&amp;point[i].y);</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point[i].id=i;</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sort(point+1,point+1+3*n,cmp);</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for (int i=1;i&lt;=n;i++){</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lastRenderedPageBreak/>
        <w:t xml:space="preserve">            printf("%d %d %d\n",point[3*i-2].id,point[3*i-1].id,point[3*i].id);</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 xml:space="preserve">    return 0;</w:t>
      </w:r>
    </w:p>
    <w:p w:rsidR="00CD3BB7" w:rsidRPr="003F0B0C" w:rsidRDefault="00CD3BB7" w:rsidP="00CD3BB7">
      <w:pPr>
        <w:pStyle w:val="HTML"/>
        <w:shd w:val="clear" w:color="auto" w:fill="F4FBFF"/>
        <w:rPr>
          <w:rFonts w:cstheme="minorBidi"/>
          <w:kern w:val="2"/>
          <w:sz w:val="21"/>
          <w:szCs w:val="22"/>
        </w:rPr>
      </w:pPr>
      <w:r w:rsidRPr="003F0B0C">
        <w:rPr>
          <w:rFonts w:cstheme="minorBidi"/>
          <w:kern w:val="2"/>
          <w:sz w:val="21"/>
          <w:szCs w:val="22"/>
        </w:rPr>
        <w:t>}</w:t>
      </w:r>
    </w:p>
    <w:p w:rsidR="00EE5D3F" w:rsidRPr="003F0B0C" w:rsidRDefault="004B1ACF" w:rsidP="009B11BF">
      <w:pPr>
        <w:pStyle w:val="1"/>
        <w:rPr>
          <w:rFonts w:ascii="宋体" w:eastAsia="宋体" w:hAnsi="宋体"/>
        </w:rPr>
      </w:pPr>
      <w:bookmarkStart w:id="66" w:name="_Toc521431759"/>
      <w:r w:rsidRPr="003F0B0C">
        <w:rPr>
          <w:rFonts w:ascii="宋体" w:eastAsia="宋体" w:hAnsi="宋体" w:hint="eastAsia"/>
        </w:rPr>
        <w:t>三、动态规划</w:t>
      </w:r>
      <w:bookmarkEnd w:id="66"/>
    </w:p>
    <w:p w:rsidR="00DB54DA" w:rsidRPr="003F0B0C" w:rsidRDefault="00DB54DA" w:rsidP="00DB54DA">
      <w:pPr>
        <w:pStyle w:val="2"/>
        <w:rPr>
          <w:rFonts w:ascii="宋体" w:eastAsia="宋体" w:hAnsi="宋体"/>
          <w:b w:val="0"/>
        </w:rPr>
      </w:pPr>
      <w:bookmarkStart w:id="67" w:name="_Toc521431760"/>
      <w:r w:rsidRPr="003F0B0C">
        <w:rPr>
          <w:rFonts w:ascii="宋体" w:eastAsia="宋体" w:hAnsi="宋体" w:hint="eastAsia"/>
          <w:b w:val="0"/>
        </w:rPr>
        <w:t>补题</w:t>
      </w:r>
      <w:bookmarkEnd w:id="67"/>
    </w:p>
    <w:p w:rsidR="00245D51" w:rsidRPr="003F0B0C" w:rsidRDefault="00245D51" w:rsidP="00245D51">
      <w:pPr>
        <w:pStyle w:val="3"/>
        <w:rPr>
          <w:rFonts w:ascii="宋体" w:eastAsia="宋体" w:hAnsi="宋体"/>
          <w:b w:val="0"/>
        </w:rPr>
      </w:pPr>
      <w:bookmarkStart w:id="68" w:name="_Toc521431761"/>
      <w:r w:rsidRPr="003F0B0C">
        <w:rPr>
          <w:rFonts w:ascii="宋体" w:eastAsia="宋体" w:hAnsi="宋体" w:hint="eastAsia"/>
          <w:b w:val="0"/>
        </w:rPr>
        <w:t>（队友AC）签到题</w:t>
      </w:r>
      <w:r w:rsidRPr="003F0B0C">
        <w:rPr>
          <w:rFonts w:ascii="宋体" w:eastAsia="宋体" w:hAnsi="宋体"/>
          <w:b w:val="0"/>
        </w:rPr>
        <w:t>-前置：背包</w:t>
      </w:r>
      <w:r w:rsidRPr="003F0B0C">
        <w:rPr>
          <w:rFonts w:ascii="宋体" w:eastAsia="宋体" w:hAnsi="宋体" w:hint="eastAsia"/>
          <w:b w:val="0"/>
        </w:rPr>
        <w:t>DP</w:t>
      </w:r>
      <w:bookmarkEnd w:id="68"/>
    </w:p>
    <w:p w:rsidR="00245D51" w:rsidRPr="003F0B0C" w:rsidRDefault="00245D51" w:rsidP="00245D51">
      <w:pPr>
        <w:rPr>
          <w:rFonts w:ascii="宋体" w:eastAsia="宋体" w:hAnsi="宋体"/>
        </w:rPr>
      </w:pPr>
      <w:r w:rsidRPr="003F0B0C">
        <w:rPr>
          <w:rFonts w:ascii="宋体" w:eastAsia="宋体" w:hAnsi="宋体" w:hint="eastAsia"/>
        </w:rPr>
        <w:t>牛客网2018暑期多校3A</w:t>
      </w:r>
      <w:r w:rsidRPr="003F0B0C">
        <w:rPr>
          <w:rFonts w:ascii="宋体" w:eastAsia="宋体" w:hAnsi="宋体"/>
        </w:rPr>
        <w:t>-PACM Team</w:t>
      </w:r>
    </w:p>
    <w:p w:rsidR="00245D51" w:rsidRPr="003F0B0C" w:rsidRDefault="00245D51" w:rsidP="00245D51">
      <w:pPr>
        <w:rPr>
          <w:rFonts w:ascii="宋体" w:eastAsia="宋体" w:hAnsi="宋体"/>
        </w:rPr>
      </w:pPr>
      <w:r w:rsidRPr="003F0B0C">
        <w:rPr>
          <w:rFonts w:ascii="宋体" w:eastAsia="宋体" w:hAnsi="宋体" w:hint="eastAsia"/>
        </w:rPr>
        <w:t>【题意】</w:t>
      </w:r>
    </w:p>
    <w:p w:rsidR="00245D51" w:rsidRPr="003F0B0C" w:rsidRDefault="00245D51" w:rsidP="00245D51">
      <w:pPr>
        <w:rPr>
          <w:rFonts w:ascii="宋体" w:eastAsia="宋体" w:hAnsi="宋体"/>
        </w:rPr>
      </w:pPr>
      <w:r w:rsidRPr="003F0B0C">
        <w:rPr>
          <w:rFonts w:ascii="宋体" w:eastAsia="宋体" w:hAnsi="宋体" w:hint="eastAsia"/>
        </w:rPr>
        <w:t>【TAG】背包</w:t>
      </w:r>
    </w:p>
    <w:p w:rsidR="00245D51" w:rsidRPr="003F0B0C" w:rsidRDefault="00245D51" w:rsidP="00245D51">
      <w:pPr>
        <w:rPr>
          <w:rFonts w:ascii="宋体" w:eastAsia="宋体" w:hAnsi="宋体"/>
        </w:rPr>
      </w:pPr>
      <w:r w:rsidRPr="003F0B0C">
        <w:rPr>
          <w:rFonts w:ascii="宋体" w:eastAsia="宋体" w:hAnsi="宋体" w:hint="eastAsia"/>
        </w:rPr>
        <w:t>【题解】</w:t>
      </w:r>
    </w:p>
    <w:p w:rsidR="00245D51" w:rsidRPr="003F0B0C" w:rsidRDefault="00245D51" w:rsidP="00245D51">
      <w:pPr>
        <w:rPr>
          <w:rFonts w:ascii="宋体" w:eastAsia="宋体" w:hAnsi="宋体"/>
        </w:rPr>
      </w:pPr>
      <w:r w:rsidRPr="003F0B0C">
        <w:rPr>
          <w:rFonts w:ascii="宋体" w:eastAsia="宋体" w:hAnsi="宋体" w:hint="eastAsia"/>
        </w:rPr>
        <w:t>【代码】</w:t>
      </w:r>
    </w:p>
    <w:p w:rsidR="00DB54DA" w:rsidRPr="003F0B0C" w:rsidRDefault="00DB54DA" w:rsidP="00DB54DA">
      <w:pPr>
        <w:pStyle w:val="3"/>
        <w:rPr>
          <w:rFonts w:ascii="宋体" w:eastAsia="宋体" w:hAnsi="宋体"/>
          <w:b w:val="0"/>
        </w:rPr>
      </w:pPr>
      <w:bookmarkStart w:id="69" w:name="_Toc521431762"/>
      <w:r w:rsidRPr="003F0B0C">
        <w:rPr>
          <w:rFonts w:ascii="宋体" w:eastAsia="宋体" w:hAnsi="宋体" w:hint="eastAsia"/>
          <w:b w:val="0"/>
        </w:rPr>
        <w:t>铜牌题-前置：状压DP</w:t>
      </w:r>
      <w:bookmarkEnd w:id="69"/>
    </w:p>
    <w:p w:rsidR="00DB54DA" w:rsidRPr="003F0B0C" w:rsidRDefault="00DB54DA" w:rsidP="00DB54DA">
      <w:pPr>
        <w:rPr>
          <w:rFonts w:ascii="宋体" w:eastAsia="宋体" w:hAnsi="宋体"/>
        </w:rPr>
      </w:pPr>
      <w:r w:rsidRPr="003F0B0C">
        <w:rPr>
          <w:rFonts w:ascii="宋体" w:eastAsia="宋体" w:hAnsi="宋体"/>
        </w:rPr>
        <w:t>2018</w:t>
      </w:r>
      <w:r w:rsidRPr="003F0B0C">
        <w:rPr>
          <w:rFonts w:ascii="宋体" w:eastAsia="宋体" w:hAnsi="宋体" w:hint="eastAsia"/>
        </w:rPr>
        <w:t>杭电暑期多校3C-</w:t>
      </w:r>
      <w:r w:rsidRPr="003F0B0C">
        <w:rPr>
          <w:rFonts w:ascii="宋体" w:eastAsia="宋体" w:hAnsi="宋体"/>
        </w:rPr>
        <w:t>HDU6321</w:t>
      </w:r>
      <w:r w:rsidRPr="003F0B0C">
        <w:rPr>
          <w:rFonts w:ascii="宋体" w:eastAsia="宋体" w:hAnsi="宋体" w:hint="eastAsia"/>
        </w:rPr>
        <w:t>-</w:t>
      </w:r>
      <w:r w:rsidRPr="003F0B0C">
        <w:rPr>
          <w:rFonts w:ascii="宋体" w:eastAsia="宋体" w:hAnsi="宋体"/>
        </w:rPr>
        <w:t>Dynamic Graph Matching</w:t>
      </w:r>
    </w:p>
    <w:p w:rsidR="00DB54DA" w:rsidRPr="003F0B0C" w:rsidRDefault="00DB54DA" w:rsidP="00DB54DA">
      <w:pPr>
        <w:rPr>
          <w:rFonts w:ascii="宋体" w:eastAsia="宋体" w:hAnsi="宋体"/>
        </w:rPr>
      </w:pPr>
      <w:r w:rsidRPr="003F0B0C">
        <w:rPr>
          <w:rFonts w:ascii="宋体" w:eastAsia="宋体" w:hAnsi="宋体" w:hint="eastAsia"/>
        </w:rPr>
        <w:t>【题意】</w:t>
      </w:r>
    </w:p>
    <w:p w:rsidR="002E7142" w:rsidRPr="003F0B0C" w:rsidRDefault="002E7142" w:rsidP="00DB54DA">
      <w:pPr>
        <w:rPr>
          <w:rFonts w:ascii="宋体" w:eastAsia="宋体" w:hAnsi="宋体"/>
        </w:rPr>
      </w:pPr>
      <w:r w:rsidRPr="003F0B0C">
        <w:rPr>
          <w:rFonts w:ascii="宋体" w:eastAsia="宋体" w:hAnsi="宋体" w:hint="eastAsia"/>
        </w:rPr>
        <w:t>【TAG】状态压缩</w:t>
      </w:r>
    </w:p>
    <w:p w:rsidR="00DB54DA" w:rsidRPr="003F0B0C" w:rsidRDefault="00DB54DA" w:rsidP="00DB54DA">
      <w:pPr>
        <w:rPr>
          <w:rFonts w:ascii="宋体" w:eastAsia="宋体" w:hAnsi="宋体"/>
        </w:rPr>
      </w:pPr>
      <w:r w:rsidRPr="003F0B0C">
        <w:rPr>
          <w:rFonts w:ascii="宋体" w:eastAsia="宋体" w:hAnsi="宋体" w:hint="eastAsia"/>
        </w:rPr>
        <w:t>【题解】</w:t>
      </w:r>
    </w:p>
    <w:p w:rsidR="00DB54DA" w:rsidRPr="003F0B0C" w:rsidRDefault="00DB54DA" w:rsidP="00DB54DA">
      <w:pPr>
        <w:rPr>
          <w:rFonts w:ascii="宋体" w:eastAsia="宋体" w:hAnsi="宋体"/>
        </w:rPr>
      </w:pPr>
      <w:r w:rsidRPr="003F0B0C">
        <w:rPr>
          <w:rFonts w:ascii="宋体" w:eastAsia="宋体" w:hAnsi="宋体" w:hint="eastAsia"/>
        </w:rPr>
        <w:t>【代码】</w:t>
      </w:r>
    </w:p>
    <w:p w:rsidR="00FB28F9" w:rsidRPr="003F0B0C" w:rsidRDefault="00FB28F9" w:rsidP="00FB28F9">
      <w:pPr>
        <w:pStyle w:val="3"/>
        <w:rPr>
          <w:rFonts w:ascii="宋体" w:eastAsia="宋体" w:hAnsi="宋体"/>
          <w:b w:val="0"/>
        </w:rPr>
      </w:pPr>
      <w:bookmarkStart w:id="70" w:name="_Toc521431763"/>
      <w:r w:rsidRPr="003F0B0C">
        <w:rPr>
          <w:rFonts w:ascii="宋体" w:eastAsia="宋体" w:hAnsi="宋体" w:hint="eastAsia"/>
          <w:b w:val="0"/>
        </w:rPr>
        <w:t>银牌题-前置：数位DP</w:t>
      </w:r>
      <w:bookmarkEnd w:id="70"/>
    </w:p>
    <w:p w:rsidR="00FB28F9" w:rsidRPr="003F0B0C" w:rsidRDefault="00FB28F9" w:rsidP="00DB54DA">
      <w:pPr>
        <w:rPr>
          <w:rFonts w:ascii="宋体" w:eastAsia="宋体" w:hAnsi="宋体"/>
        </w:rPr>
      </w:pPr>
      <w:r w:rsidRPr="003F0B0C">
        <w:rPr>
          <w:rFonts w:ascii="宋体" w:eastAsia="宋体" w:hAnsi="宋体" w:hint="eastAsia"/>
        </w:rPr>
        <w:t>牛客网2018暑期多校4C-</w:t>
      </w:r>
      <w:r w:rsidRPr="003F0B0C">
        <w:rPr>
          <w:rFonts w:ascii="宋体" w:eastAsia="宋体" w:hAnsi="宋体"/>
        </w:rPr>
        <w:t>Chiaki Sequence Reloaded</w:t>
      </w:r>
    </w:p>
    <w:p w:rsidR="00FB28F9" w:rsidRPr="003F0B0C" w:rsidRDefault="00FB28F9" w:rsidP="00DB54DA">
      <w:pPr>
        <w:rPr>
          <w:rFonts w:ascii="宋体" w:eastAsia="宋体" w:hAnsi="宋体"/>
        </w:rPr>
      </w:pPr>
      <w:r w:rsidRPr="003F0B0C">
        <w:rPr>
          <w:rFonts w:ascii="宋体" w:eastAsia="宋体" w:hAnsi="宋体" w:hint="eastAsia"/>
        </w:rPr>
        <w:t>【题意】</w:t>
      </w:r>
    </w:p>
    <w:p w:rsidR="00FB28F9" w:rsidRPr="003F0B0C" w:rsidRDefault="00FB28F9" w:rsidP="00DB54DA">
      <w:pPr>
        <w:rPr>
          <w:rFonts w:ascii="宋体" w:eastAsia="宋体" w:hAnsi="宋体"/>
        </w:rPr>
      </w:pPr>
      <w:r w:rsidRPr="003F0B0C">
        <w:rPr>
          <w:rFonts w:ascii="宋体" w:eastAsia="宋体" w:hAnsi="宋体" w:hint="eastAsia"/>
        </w:rPr>
        <w:t>【TAG】数学 递推式 数位DP</w:t>
      </w:r>
      <w:r w:rsidRPr="003F0B0C">
        <w:rPr>
          <w:rFonts w:ascii="宋体" w:eastAsia="宋体" w:hAnsi="宋体"/>
        </w:rPr>
        <w:t xml:space="preserve"> </w:t>
      </w:r>
      <w:r w:rsidRPr="003F0B0C">
        <w:rPr>
          <w:rFonts w:ascii="宋体" w:eastAsia="宋体" w:hAnsi="宋体" w:hint="eastAsia"/>
        </w:rPr>
        <w:t>找规律</w:t>
      </w:r>
    </w:p>
    <w:p w:rsidR="00FB28F9" w:rsidRPr="003F0B0C" w:rsidRDefault="00FB28F9" w:rsidP="00DB54DA">
      <w:pPr>
        <w:rPr>
          <w:rFonts w:ascii="宋体" w:eastAsia="宋体" w:hAnsi="宋体"/>
        </w:rPr>
      </w:pPr>
      <w:r w:rsidRPr="003F0B0C">
        <w:rPr>
          <w:rFonts w:ascii="宋体" w:eastAsia="宋体" w:hAnsi="宋体" w:hint="eastAsia"/>
        </w:rPr>
        <w:t>【题解】</w:t>
      </w:r>
    </w:p>
    <w:p w:rsidR="00FB28F9" w:rsidRPr="003F0B0C" w:rsidRDefault="00FB28F9" w:rsidP="00DB54DA">
      <w:pPr>
        <w:rPr>
          <w:rFonts w:ascii="宋体" w:eastAsia="宋体" w:hAnsi="宋体"/>
        </w:rPr>
      </w:pPr>
      <w:r w:rsidRPr="003F0B0C">
        <w:rPr>
          <w:rFonts w:ascii="宋体" w:eastAsia="宋体" w:hAnsi="宋体" w:hint="eastAsia"/>
        </w:rPr>
        <w:t>【代码】</w:t>
      </w:r>
    </w:p>
    <w:p w:rsidR="00BA4CBC" w:rsidRPr="003F0B0C" w:rsidRDefault="00BA4CBC" w:rsidP="00E77A6C">
      <w:pPr>
        <w:pStyle w:val="3"/>
        <w:rPr>
          <w:rFonts w:ascii="宋体" w:eastAsia="宋体" w:hAnsi="宋体"/>
          <w:b w:val="0"/>
        </w:rPr>
      </w:pPr>
      <w:bookmarkStart w:id="71" w:name="_Toc521431764"/>
      <w:r w:rsidRPr="003F0B0C">
        <w:rPr>
          <w:rFonts w:ascii="宋体" w:eastAsia="宋体" w:hAnsi="宋体" w:hint="eastAsia"/>
          <w:b w:val="0"/>
        </w:rPr>
        <w:t>银牌题-前置：树型DP</w:t>
      </w:r>
      <w:bookmarkEnd w:id="71"/>
    </w:p>
    <w:p w:rsidR="00BA4CBC" w:rsidRPr="003F0B0C" w:rsidRDefault="00BA4CBC" w:rsidP="00DB54DA">
      <w:pPr>
        <w:rPr>
          <w:rFonts w:ascii="宋体" w:eastAsia="宋体" w:hAnsi="宋体"/>
        </w:rPr>
      </w:pPr>
      <w:r w:rsidRPr="003F0B0C">
        <w:rPr>
          <w:rFonts w:ascii="宋体" w:eastAsia="宋体" w:hAnsi="宋体" w:hint="eastAsia"/>
        </w:rPr>
        <w:t>牛客网2018暑期多校2</w:t>
      </w:r>
      <w:r w:rsidRPr="003F0B0C">
        <w:rPr>
          <w:rFonts w:ascii="宋体" w:eastAsia="宋体" w:hAnsi="宋体"/>
        </w:rPr>
        <w:t>H</w:t>
      </w:r>
    </w:p>
    <w:p w:rsidR="00E77A6C" w:rsidRPr="003F0B0C" w:rsidRDefault="00E77A6C" w:rsidP="00DB54DA">
      <w:pPr>
        <w:rPr>
          <w:rFonts w:ascii="宋体" w:eastAsia="宋体" w:hAnsi="宋体"/>
        </w:rPr>
      </w:pPr>
      <w:r w:rsidRPr="003F0B0C">
        <w:rPr>
          <w:rFonts w:ascii="宋体" w:eastAsia="宋体" w:hAnsi="宋体" w:hint="eastAsia"/>
        </w:rPr>
        <w:t>【题意】</w:t>
      </w:r>
    </w:p>
    <w:p w:rsidR="00E77A6C" w:rsidRPr="003F0B0C" w:rsidRDefault="00E77A6C" w:rsidP="00DB54DA">
      <w:pPr>
        <w:rPr>
          <w:rFonts w:ascii="宋体" w:eastAsia="宋体" w:hAnsi="宋体"/>
        </w:rPr>
      </w:pPr>
      <w:r w:rsidRPr="003F0B0C">
        <w:rPr>
          <w:rFonts w:ascii="宋体" w:eastAsia="宋体" w:hAnsi="宋体" w:hint="eastAsia"/>
        </w:rPr>
        <w:t>【TAG】树型DP 动态规划</w:t>
      </w:r>
    </w:p>
    <w:p w:rsidR="00E77A6C" w:rsidRPr="003F0B0C" w:rsidRDefault="00E77A6C" w:rsidP="00DB54DA">
      <w:pPr>
        <w:rPr>
          <w:rFonts w:ascii="宋体" w:eastAsia="宋体" w:hAnsi="宋体"/>
        </w:rPr>
      </w:pPr>
      <w:r w:rsidRPr="003F0B0C">
        <w:rPr>
          <w:rFonts w:ascii="宋体" w:eastAsia="宋体" w:hAnsi="宋体" w:hint="eastAsia"/>
        </w:rPr>
        <w:lastRenderedPageBreak/>
        <w:t>【题解】</w:t>
      </w:r>
    </w:p>
    <w:p w:rsidR="00E77A6C" w:rsidRPr="003F0B0C" w:rsidRDefault="00E77A6C" w:rsidP="00DB54DA">
      <w:pPr>
        <w:rPr>
          <w:rFonts w:ascii="宋体" w:eastAsia="宋体" w:hAnsi="宋体"/>
        </w:rPr>
      </w:pPr>
      <w:r w:rsidRPr="003F0B0C">
        <w:rPr>
          <w:rFonts w:ascii="宋体" w:eastAsia="宋体" w:hAnsi="宋体" w:hint="eastAsia"/>
        </w:rPr>
        <w:t>【代码】</w:t>
      </w:r>
    </w:p>
    <w:p w:rsidR="002E7142" w:rsidRPr="003F0B0C" w:rsidRDefault="002E7142" w:rsidP="002E7142">
      <w:pPr>
        <w:pStyle w:val="3"/>
        <w:rPr>
          <w:rFonts w:ascii="宋体" w:eastAsia="宋体" w:hAnsi="宋体"/>
          <w:b w:val="0"/>
        </w:rPr>
      </w:pPr>
      <w:bookmarkStart w:id="72" w:name="_Toc521431765"/>
      <w:r w:rsidRPr="003F0B0C">
        <w:rPr>
          <w:rFonts w:ascii="宋体" w:eastAsia="宋体" w:hAnsi="宋体" w:hint="eastAsia"/>
          <w:b w:val="0"/>
        </w:rPr>
        <w:t>银牌题-前置：无</w:t>
      </w:r>
      <w:bookmarkEnd w:id="72"/>
    </w:p>
    <w:p w:rsidR="002E7142" w:rsidRPr="003F0B0C" w:rsidRDefault="002E7142" w:rsidP="00DB54DA">
      <w:pPr>
        <w:rPr>
          <w:rFonts w:ascii="宋体" w:eastAsia="宋体" w:hAnsi="宋体"/>
        </w:rPr>
      </w:pPr>
      <w:r w:rsidRPr="003F0B0C">
        <w:rPr>
          <w:rFonts w:ascii="宋体" w:eastAsia="宋体" w:hAnsi="宋体" w:hint="eastAsia"/>
        </w:rPr>
        <w:t>2018杭电暑期多校3I-</w:t>
      </w:r>
      <w:r w:rsidRPr="003F0B0C">
        <w:rPr>
          <w:rFonts w:ascii="宋体" w:eastAsia="宋体" w:hAnsi="宋体"/>
        </w:rPr>
        <w:t>HDU6327</w:t>
      </w:r>
      <w:r w:rsidRPr="003F0B0C">
        <w:rPr>
          <w:rFonts w:ascii="宋体" w:eastAsia="宋体" w:hAnsi="宋体" w:hint="eastAsia"/>
        </w:rPr>
        <w:t>-</w:t>
      </w:r>
      <w:r w:rsidRPr="003F0B0C">
        <w:rPr>
          <w:rFonts w:ascii="宋体" w:eastAsia="宋体" w:hAnsi="宋体"/>
        </w:rPr>
        <w:t>Random Sequence</w:t>
      </w:r>
    </w:p>
    <w:p w:rsidR="002E7142" w:rsidRPr="003F0B0C" w:rsidRDefault="002E7142" w:rsidP="00DB54DA">
      <w:pPr>
        <w:rPr>
          <w:rFonts w:ascii="宋体" w:eastAsia="宋体" w:hAnsi="宋体"/>
        </w:rPr>
      </w:pPr>
      <w:r w:rsidRPr="003F0B0C">
        <w:rPr>
          <w:rFonts w:ascii="宋体" w:eastAsia="宋体" w:hAnsi="宋体" w:hint="eastAsia"/>
        </w:rPr>
        <w:t>【题意】</w:t>
      </w:r>
    </w:p>
    <w:p w:rsidR="002E7142" w:rsidRPr="003F0B0C" w:rsidRDefault="002E7142" w:rsidP="00DB54DA">
      <w:pPr>
        <w:rPr>
          <w:rFonts w:ascii="宋体" w:eastAsia="宋体" w:hAnsi="宋体"/>
        </w:rPr>
      </w:pPr>
      <w:r w:rsidRPr="003F0B0C">
        <w:rPr>
          <w:rFonts w:ascii="宋体" w:eastAsia="宋体" w:hAnsi="宋体" w:hint="eastAsia"/>
        </w:rPr>
        <w:t>【TAG】GCD 数论</w:t>
      </w:r>
    </w:p>
    <w:p w:rsidR="002E7142" w:rsidRPr="003F0B0C" w:rsidRDefault="002E7142" w:rsidP="00DB54DA">
      <w:pPr>
        <w:rPr>
          <w:rFonts w:ascii="宋体" w:eastAsia="宋体" w:hAnsi="宋体"/>
        </w:rPr>
      </w:pPr>
      <w:r w:rsidRPr="003F0B0C">
        <w:rPr>
          <w:rFonts w:ascii="宋体" w:eastAsia="宋体" w:hAnsi="宋体" w:hint="eastAsia"/>
        </w:rPr>
        <w:t>【题解】</w:t>
      </w:r>
    </w:p>
    <w:p w:rsidR="002E7142" w:rsidRPr="003F0B0C" w:rsidRDefault="002E7142" w:rsidP="00DB54DA">
      <w:pPr>
        <w:rPr>
          <w:rFonts w:ascii="宋体" w:eastAsia="宋体" w:hAnsi="宋体"/>
        </w:rPr>
      </w:pPr>
      <w:r w:rsidRPr="003F0B0C">
        <w:rPr>
          <w:rFonts w:ascii="宋体" w:eastAsia="宋体" w:hAnsi="宋体" w:hint="eastAsia"/>
        </w:rPr>
        <w:t>【代码】</w:t>
      </w:r>
    </w:p>
    <w:p w:rsidR="00BA4CBC" w:rsidRPr="003F0B0C" w:rsidRDefault="00BA4CBC" w:rsidP="00BA4CBC">
      <w:pPr>
        <w:pStyle w:val="3"/>
        <w:rPr>
          <w:rFonts w:ascii="宋体" w:eastAsia="宋体" w:hAnsi="宋体"/>
          <w:b w:val="0"/>
        </w:rPr>
      </w:pPr>
      <w:bookmarkStart w:id="73" w:name="_Toc521431766"/>
      <w:r w:rsidRPr="003F0B0C">
        <w:rPr>
          <w:rFonts w:ascii="宋体" w:eastAsia="宋体" w:hAnsi="宋体" w:hint="eastAsia"/>
          <w:b w:val="0"/>
        </w:rPr>
        <w:t>银牌题-前置：无</w:t>
      </w:r>
      <w:bookmarkEnd w:id="73"/>
    </w:p>
    <w:p w:rsidR="00BA4CBC" w:rsidRPr="003F0B0C" w:rsidRDefault="00BA4CBC" w:rsidP="00DB54DA">
      <w:pPr>
        <w:rPr>
          <w:rFonts w:ascii="宋体" w:eastAsia="宋体" w:hAnsi="宋体"/>
        </w:rPr>
      </w:pPr>
      <w:r w:rsidRPr="003F0B0C">
        <w:rPr>
          <w:rFonts w:ascii="宋体" w:eastAsia="宋体" w:hAnsi="宋体" w:hint="eastAsia"/>
        </w:rPr>
        <w:t>牛客网2018暑期多校2B-</w:t>
      </w:r>
      <w:r w:rsidRPr="003F0B0C">
        <w:rPr>
          <w:rFonts w:ascii="宋体" w:eastAsia="宋体" w:hAnsi="宋体"/>
        </w:rPr>
        <w:t>discount</w:t>
      </w:r>
    </w:p>
    <w:p w:rsidR="00BA4CBC" w:rsidRPr="003F0B0C" w:rsidRDefault="00BA4CBC" w:rsidP="00DB54DA">
      <w:pPr>
        <w:rPr>
          <w:rFonts w:ascii="宋体" w:eastAsia="宋体" w:hAnsi="宋体"/>
        </w:rPr>
      </w:pPr>
      <w:r w:rsidRPr="003F0B0C">
        <w:rPr>
          <w:rFonts w:ascii="宋体" w:eastAsia="宋体" w:hAnsi="宋体" w:hint="eastAsia"/>
        </w:rPr>
        <w:t>【题意】</w:t>
      </w:r>
    </w:p>
    <w:p w:rsidR="00BA4CBC" w:rsidRPr="003F0B0C" w:rsidRDefault="00BA4CBC" w:rsidP="00DB54DA">
      <w:pPr>
        <w:rPr>
          <w:rFonts w:ascii="宋体" w:eastAsia="宋体" w:hAnsi="宋体"/>
        </w:rPr>
      </w:pPr>
      <w:r w:rsidRPr="003F0B0C">
        <w:rPr>
          <w:rFonts w:ascii="宋体" w:eastAsia="宋体" w:hAnsi="宋体" w:hint="eastAsia"/>
        </w:rPr>
        <w:t>【TAG】</w:t>
      </w:r>
    </w:p>
    <w:p w:rsidR="00BA4CBC" w:rsidRPr="003F0B0C" w:rsidRDefault="00BA4CBC" w:rsidP="00DB54DA">
      <w:pPr>
        <w:rPr>
          <w:rFonts w:ascii="宋体" w:eastAsia="宋体" w:hAnsi="宋体"/>
        </w:rPr>
      </w:pPr>
      <w:r w:rsidRPr="003F0B0C">
        <w:rPr>
          <w:rFonts w:ascii="宋体" w:eastAsia="宋体" w:hAnsi="宋体" w:hint="eastAsia"/>
        </w:rPr>
        <w:t>【题解】</w:t>
      </w:r>
    </w:p>
    <w:p w:rsidR="00BA4CBC" w:rsidRPr="003F0B0C" w:rsidRDefault="00BA4CBC" w:rsidP="00DB54DA">
      <w:pPr>
        <w:rPr>
          <w:rFonts w:ascii="宋体" w:eastAsia="宋体" w:hAnsi="宋体"/>
        </w:rPr>
      </w:pPr>
      <w:r w:rsidRPr="003F0B0C">
        <w:rPr>
          <w:rFonts w:ascii="宋体" w:eastAsia="宋体" w:hAnsi="宋体" w:hint="eastAsia"/>
        </w:rPr>
        <w:t>【代码】</w:t>
      </w:r>
    </w:p>
    <w:p w:rsidR="00AF2A14" w:rsidRPr="003F0B0C" w:rsidRDefault="00AF2A14" w:rsidP="00AF2A14">
      <w:pPr>
        <w:pStyle w:val="3"/>
        <w:rPr>
          <w:rFonts w:ascii="宋体" w:eastAsia="宋体" w:hAnsi="宋体"/>
          <w:b w:val="0"/>
        </w:rPr>
      </w:pPr>
      <w:bookmarkStart w:id="74" w:name="_Toc521431767"/>
      <w:r w:rsidRPr="003F0B0C">
        <w:rPr>
          <w:rFonts w:ascii="宋体" w:eastAsia="宋体" w:hAnsi="宋体" w:hint="eastAsia"/>
          <w:b w:val="0"/>
        </w:rPr>
        <w:t>银牌题-前置：无</w:t>
      </w:r>
      <w:bookmarkEnd w:id="74"/>
    </w:p>
    <w:p w:rsidR="00AF2A14" w:rsidRPr="003F0B0C" w:rsidRDefault="00AF2A14" w:rsidP="00AF2A14">
      <w:pPr>
        <w:rPr>
          <w:rFonts w:ascii="宋体" w:eastAsia="宋体" w:hAnsi="宋体"/>
        </w:rPr>
      </w:pPr>
      <w:r w:rsidRPr="003F0B0C">
        <w:rPr>
          <w:rFonts w:ascii="宋体" w:eastAsia="宋体" w:hAnsi="宋体" w:hint="eastAsia"/>
        </w:rPr>
        <w:t>牛客网2018暑期多校1B-</w:t>
      </w:r>
      <w:r w:rsidRPr="003F0B0C">
        <w:rPr>
          <w:rFonts w:ascii="宋体" w:eastAsia="宋体" w:hAnsi="宋体"/>
        </w:rPr>
        <w:t>Symmetric Matrix</w:t>
      </w:r>
    </w:p>
    <w:p w:rsidR="00BA4CBC" w:rsidRPr="003F0B0C" w:rsidRDefault="00AF2A14" w:rsidP="00DB54DA">
      <w:pPr>
        <w:rPr>
          <w:rFonts w:ascii="宋体" w:eastAsia="宋体" w:hAnsi="宋体"/>
        </w:rPr>
      </w:pPr>
      <w:r w:rsidRPr="003F0B0C">
        <w:rPr>
          <w:rFonts w:ascii="宋体" w:eastAsia="宋体" w:hAnsi="宋体" w:hint="eastAsia"/>
        </w:rPr>
        <w:t>【TAG】动态规划 图论</w:t>
      </w:r>
    </w:p>
    <w:p w:rsidR="007732F6" w:rsidRPr="003F0B0C" w:rsidRDefault="007732F6" w:rsidP="00A40E77">
      <w:pPr>
        <w:pStyle w:val="2"/>
        <w:rPr>
          <w:rFonts w:ascii="宋体" w:eastAsia="宋体" w:hAnsi="宋体"/>
          <w:b w:val="0"/>
        </w:rPr>
      </w:pPr>
      <w:bookmarkStart w:id="75" w:name="_Toc521431768"/>
      <w:r w:rsidRPr="003F0B0C">
        <w:rPr>
          <w:rFonts w:ascii="宋体" w:eastAsia="宋体" w:hAnsi="宋体" w:hint="eastAsia"/>
          <w:b w:val="0"/>
        </w:rPr>
        <w:t>递推</w:t>
      </w:r>
      <w:bookmarkEnd w:id="75"/>
    </w:p>
    <w:p w:rsidR="007732F6" w:rsidRPr="003F0B0C" w:rsidRDefault="007732F6" w:rsidP="00A40E77">
      <w:pPr>
        <w:pStyle w:val="3"/>
        <w:rPr>
          <w:rFonts w:ascii="宋体" w:eastAsia="宋体" w:hAnsi="宋体"/>
          <w:b w:val="0"/>
        </w:rPr>
      </w:pPr>
      <w:bookmarkStart w:id="76" w:name="_Toc521431769"/>
      <w:r w:rsidRPr="003F0B0C">
        <w:rPr>
          <w:rFonts w:ascii="宋体" w:eastAsia="宋体" w:hAnsi="宋体" w:hint="eastAsia"/>
          <w:b w:val="0"/>
        </w:rPr>
        <w:t>√-HDU-2050</w:t>
      </w:r>
      <w:r w:rsidR="00A40E77" w:rsidRPr="003F0B0C">
        <w:rPr>
          <w:rFonts w:ascii="宋体" w:eastAsia="宋体" w:hAnsi="宋体" w:hint="eastAsia"/>
          <w:b w:val="0"/>
        </w:rPr>
        <w:t>-折线分割平面</w:t>
      </w:r>
      <w:bookmarkEnd w:id="76"/>
      <w:r w:rsidR="00CC0F69" w:rsidRPr="003F0B0C">
        <w:rPr>
          <w:rFonts w:ascii="宋体" w:eastAsia="宋体" w:hAnsi="宋体"/>
          <w:b w:val="0"/>
        </w:rPr>
        <w:fldChar w:fldCharType="begin"/>
      </w:r>
      <w:r w:rsidR="00CC0F69" w:rsidRPr="003F0B0C">
        <w:rPr>
          <w:rFonts w:ascii="宋体" w:eastAsia="宋体" w:hAnsi="宋体"/>
        </w:rPr>
        <w:instrText xml:space="preserve"> XE "</w:instrText>
      </w:r>
      <w:r w:rsidR="00CC0F69" w:rsidRPr="003F0B0C">
        <w:rPr>
          <w:rFonts w:ascii="宋体" w:eastAsia="宋体" w:hAnsi="宋体" w:hint="eastAsia"/>
          <w:b w:val="0"/>
        </w:rPr>
        <w:instrText>√-HDU-2050-折线分割平面</w:instrText>
      </w:r>
      <w:r w:rsidR="00CC0F69" w:rsidRPr="003F0B0C">
        <w:rPr>
          <w:rFonts w:ascii="宋体" w:eastAsia="宋体" w:hAnsi="宋体"/>
        </w:rPr>
        <w:instrText>:</w:instrText>
      </w:r>
      <w:r w:rsidR="00CC0F69" w:rsidRPr="003F0B0C">
        <w:rPr>
          <w:rFonts w:ascii="宋体" w:eastAsia="宋体" w:hAnsi="宋体" w:hint="eastAsia"/>
        </w:rPr>
        <w:instrText>2</w:instrText>
      </w:r>
      <w:r w:rsidR="00CC0F69" w:rsidRPr="003F0B0C">
        <w:rPr>
          <w:rFonts w:ascii="宋体" w:eastAsia="宋体" w:hAnsi="宋体"/>
        </w:rPr>
        <w:instrText xml:space="preserve">050" \y "HDU:2050" </w:instrText>
      </w:r>
      <w:r w:rsidR="00CC0F69" w:rsidRPr="003F0B0C">
        <w:rPr>
          <w:rFonts w:ascii="宋体" w:eastAsia="宋体" w:hAnsi="宋体"/>
          <w:b w:val="0"/>
        </w:rPr>
        <w:fldChar w:fldCharType="end"/>
      </w:r>
    </w:p>
    <w:p w:rsidR="007732F6" w:rsidRPr="003F0B0C" w:rsidRDefault="007732F6" w:rsidP="007732F6">
      <w:pPr>
        <w:rPr>
          <w:rFonts w:ascii="宋体" w:eastAsia="宋体" w:hAnsi="宋体"/>
        </w:rPr>
      </w:pPr>
      <w:r w:rsidRPr="003F0B0C">
        <w:rPr>
          <w:rFonts w:ascii="宋体" w:eastAsia="宋体" w:hAnsi="宋体" w:hint="eastAsia"/>
        </w:rPr>
        <w:t>【题意】求解n个折线能把平面分为几个区域</w:t>
      </w:r>
    </w:p>
    <w:p w:rsidR="007732F6" w:rsidRPr="003F0B0C" w:rsidRDefault="007732F6" w:rsidP="007732F6">
      <w:pPr>
        <w:rPr>
          <w:rFonts w:ascii="宋体" w:eastAsia="宋体" w:hAnsi="宋体"/>
        </w:rPr>
      </w:pPr>
      <w:r w:rsidRPr="003F0B0C">
        <w:rPr>
          <w:rFonts w:ascii="宋体" w:eastAsia="宋体" w:hAnsi="宋体" w:hint="eastAsia"/>
        </w:rPr>
        <w:t>【题解】递推式f(n)=f(n-1)+4(n-1)+1=f(n-1)+4n-3,f(1)=2</w:t>
      </w:r>
    </w:p>
    <w:p w:rsidR="007732F6" w:rsidRPr="003F0B0C" w:rsidRDefault="007732F6" w:rsidP="007732F6">
      <w:pPr>
        <w:rPr>
          <w:rFonts w:ascii="宋体" w:eastAsia="宋体" w:hAnsi="宋体"/>
        </w:rPr>
      </w:pPr>
      <w:r w:rsidRPr="003F0B0C">
        <w:rPr>
          <w:rFonts w:ascii="宋体" w:eastAsia="宋体" w:hAnsi="宋体" w:hint="eastAsia"/>
        </w:rPr>
        <w:t>具体的推导思路大概是考虑前面已经有n-</w:t>
      </w:r>
      <w:r w:rsidRPr="003F0B0C">
        <w:rPr>
          <w:rFonts w:ascii="宋体" w:eastAsia="宋体" w:hAnsi="宋体"/>
        </w:rPr>
        <w:t>1</w:t>
      </w:r>
      <w:r w:rsidRPr="003F0B0C">
        <w:rPr>
          <w:rFonts w:ascii="宋体" w:eastAsia="宋体" w:hAnsi="宋体" w:hint="eastAsia"/>
        </w:rPr>
        <w:t>个折线了，然后现在又来一个折线，看成一个起点的2条射线，这样一交（尽可能往密集了交），按照新的射线大概可以分为3个区域，左射线左增加的区域数，右射线右增加的区域数，两射线之间增加的区域数，左边是n-1，右边是n-1，中间是2(n-1)，再加1个自带的。反正是看着n=1,n=2,n=3的情况连蒙带猜的，n=4再网上画也不好画了，这题也没法打表，还没有想到比较严谨的思路。</w:t>
      </w:r>
    </w:p>
    <w:p w:rsidR="000E6D1D" w:rsidRPr="003F0B0C" w:rsidRDefault="000E6D1D" w:rsidP="00306D21">
      <w:pPr>
        <w:pStyle w:val="2"/>
        <w:rPr>
          <w:rFonts w:ascii="宋体" w:eastAsia="宋体" w:hAnsi="宋体"/>
          <w:b w:val="0"/>
        </w:rPr>
      </w:pPr>
      <w:bookmarkStart w:id="77" w:name="_Toc521431770"/>
      <w:r w:rsidRPr="003F0B0C">
        <w:rPr>
          <w:rFonts w:ascii="宋体" w:eastAsia="宋体" w:hAnsi="宋体" w:hint="eastAsia"/>
          <w:b w:val="0"/>
        </w:rPr>
        <w:lastRenderedPageBreak/>
        <w:t>基础动态规划</w:t>
      </w:r>
      <w:bookmarkEnd w:id="77"/>
    </w:p>
    <w:p w:rsidR="000E6D1D" w:rsidRPr="003F0B0C" w:rsidRDefault="000E6D1D" w:rsidP="00056D87">
      <w:pPr>
        <w:pStyle w:val="3"/>
        <w:rPr>
          <w:rFonts w:ascii="宋体" w:eastAsia="宋体" w:hAnsi="宋体"/>
          <w:b w:val="0"/>
        </w:rPr>
      </w:pPr>
      <w:bookmarkStart w:id="78" w:name="_Toc521431771"/>
      <w:r w:rsidRPr="003F0B0C">
        <w:rPr>
          <w:rFonts w:ascii="宋体" w:eastAsia="宋体" w:hAnsi="宋体" w:hint="eastAsia"/>
          <w:b w:val="0"/>
        </w:rPr>
        <w:t>最大连续子段和</w:t>
      </w:r>
      <w:bookmarkEnd w:id="78"/>
    </w:p>
    <w:p w:rsidR="000E6D1D" w:rsidRPr="003F0B0C" w:rsidRDefault="000E6D1D" w:rsidP="00056D87">
      <w:pPr>
        <w:pStyle w:val="4"/>
        <w:rPr>
          <w:rFonts w:ascii="宋体" w:eastAsia="宋体" w:hAnsi="宋体"/>
          <w:b w:val="0"/>
        </w:rPr>
      </w:pPr>
      <w:r w:rsidRPr="003F0B0C">
        <w:rPr>
          <w:rFonts w:ascii="宋体" w:eastAsia="宋体" w:hAnsi="宋体" w:hint="eastAsia"/>
          <w:b w:val="0"/>
        </w:rPr>
        <w:t>√-</w:t>
      </w:r>
      <w:r w:rsidR="00056D87" w:rsidRPr="003F0B0C">
        <w:rPr>
          <w:rFonts w:ascii="宋体" w:eastAsia="宋体" w:hAnsi="宋体"/>
          <w:b w:val="0"/>
        </w:rPr>
        <w:t>HDU</w:t>
      </w:r>
      <w:r w:rsidR="00056D87" w:rsidRPr="003F0B0C">
        <w:rPr>
          <w:rFonts w:ascii="宋体" w:eastAsia="宋体" w:hAnsi="宋体" w:hint="eastAsia"/>
          <w:b w:val="0"/>
        </w:rPr>
        <w:t>-</w:t>
      </w:r>
      <w:r w:rsidR="00056D87" w:rsidRPr="003F0B0C">
        <w:rPr>
          <w:rFonts w:ascii="宋体" w:eastAsia="宋体" w:hAnsi="宋体"/>
          <w:b w:val="0"/>
        </w:rPr>
        <w:t>1003</w:t>
      </w:r>
      <w:r w:rsidR="00CC0F69" w:rsidRPr="003F0B0C">
        <w:rPr>
          <w:rFonts w:ascii="宋体" w:eastAsia="宋体" w:hAnsi="宋体"/>
          <w:b w:val="0"/>
        </w:rPr>
        <w:fldChar w:fldCharType="begin"/>
      </w:r>
      <w:r w:rsidR="00CC0F69" w:rsidRPr="003F0B0C">
        <w:rPr>
          <w:rFonts w:ascii="宋体" w:eastAsia="宋体" w:hAnsi="宋体"/>
        </w:rPr>
        <w:instrText xml:space="preserve"> XE "</w:instrText>
      </w:r>
      <w:r w:rsidR="00CC0F69" w:rsidRPr="003F0B0C">
        <w:rPr>
          <w:rFonts w:ascii="宋体" w:eastAsia="宋体" w:hAnsi="宋体" w:hint="eastAsia"/>
          <w:b w:val="0"/>
        </w:rPr>
        <w:instrText>√-</w:instrText>
      </w:r>
      <w:r w:rsidR="00CC0F69" w:rsidRPr="003F0B0C">
        <w:rPr>
          <w:rFonts w:ascii="宋体" w:eastAsia="宋体" w:hAnsi="宋体"/>
          <w:b w:val="0"/>
        </w:rPr>
        <w:instrText>HDU</w:instrText>
      </w:r>
      <w:r w:rsidR="00CC0F69" w:rsidRPr="003F0B0C">
        <w:rPr>
          <w:rFonts w:ascii="宋体" w:eastAsia="宋体" w:hAnsi="宋体" w:hint="eastAsia"/>
          <w:b w:val="0"/>
        </w:rPr>
        <w:instrText>-</w:instrText>
      </w:r>
      <w:r w:rsidR="00CC0F69" w:rsidRPr="003F0B0C">
        <w:rPr>
          <w:rFonts w:ascii="宋体" w:eastAsia="宋体" w:hAnsi="宋体"/>
          <w:b w:val="0"/>
        </w:rPr>
        <w:instrText>1003</w:instrText>
      </w:r>
      <w:r w:rsidR="00CC0F69" w:rsidRPr="003F0B0C">
        <w:rPr>
          <w:rFonts w:ascii="宋体" w:eastAsia="宋体" w:hAnsi="宋体"/>
        </w:rPr>
        <w:instrText>:</w:instrText>
      </w:r>
      <w:r w:rsidR="00CC0F69" w:rsidRPr="003F0B0C">
        <w:rPr>
          <w:rFonts w:ascii="宋体" w:eastAsia="宋体" w:hAnsi="宋体" w:hint="eastAsia"/>
        </w:rPr>
        <w:instrText>1</w:instrText>
      </w:r>
      <w:r w:rsidR="00CC0F69" w:rsidRPr="003F0B0C">
        <w:rPr>
          <w:rFonts w:ascii="宋体" w:eastAsia="宋体" w:hAnsi="宋体"/>
        </w:rPr>
        <w:instrText xml:space="preserve">003" \y "HDU:1003" </w:instrText>
      </w:r>
      <w:r w:rsidR="00CC0F69" w:rsidRPr="003F0B0C">
        <w:rPr>
          <w:rFonts w:ascii="宋体" w:eastAsia="宋体" w:hAnsi="宋体"/>
          <w:b w:val="0"/>
        </w:rPr>
        <w:fldChar w:fldCharType="end"/>
      </w:r>
    </w:p>
    <w:p w:rsidR="000E6D1D" w:rsidRPr="003F0B0C" w:rsidRDefault="000E6D1D" w:rsidP="000E6D1D">
      <w:pPr>
        <w:rPr>
          <w:rFonts w:ascii="宋体" w:eastAsia="宋体" w:hAnsi="宋体"/>
        </w:rPr>
      </w:pPr>
      <w:r w:rsidRPr="003F0B0C">
        <w:rPr>
          <w:rFonts w:ascii="宋体" w:eastAsia="宋体" w:hAnsi="宋体" w:hint="eastAsia"/>
        </w:rPr>
        <w:t>【题意】n个数求最大连续子段和，同时输出子段的起始终止点（存在多个按照起始点顺序输出第1个，起始点相同的终止点尽可能小）</w:t>
      </w:r>
    </w:p>
    <w:p w:rsidR="000E6D1D" w:rsidRPr="003F0B0C" w:rsidRDefault="000E6D1D" w:rsidP="000E6D1D">
      <w:pPr>
        <w:rPr>
          <w:rFonts w:ascii="宋体" w:eastAsia="宋体" w:hAnsi="宋体"/>
        </w:rPr>
      </w:pPr>
      <w:r w:rsidRPr="003F0B0C">
        <w:rPr>
          <w:rFonts w:ascii="宋体" w:eastAsia="宋体" w:hAnsi="宋体" w:hint="eastAsia"/>
        </w:rPr>
        <w:t>【题解】最大连续子段和模板题</w:t>
      </w:r>
    </w:p>
    <w:p w:rsidR="000E6D1D" w:rsidRPr="003F0B0C" w:rsidRDefault="000E6D1D" w:rsidP="000E6D1D">
      <w:pPr>
        <w:rPr>
          <w:rFonts w:ascii="宋体" w:eastAsia="宋体" w:hAnsi="宋体"/>
        </w:rPr>
      </w:pPr>
      <w:r w:rsidRPr="003F0B0C">
        <w:rPr>
          <w:rFonts w:ascii="宋体" w:eastAsia="宋体" w:hAnsi="宋体" w:hint="eastAsia"/>
        </w:rPr>
        <w:t>【代码】</w:t>
      </w:r>
    </w:p>
    <w:p w:rsidR="000E6D1D" w:rsidRPr="003F0B0C" w:rsidRDefault="000E6D1D" w:rsidP="000E6D1D">
      <w:pPr>
        <w:rPr>
          <w:rFonts w:ascii="宋体" w:eastAsia="宋体" w:hAnsi="宋体"/>
        </w:rPr>
      </w:pPr>
      <w:r w:rsidRPr="003F0B0C">
        <w:rPr>
          <w:rFonts w:ascii="宋体" w:eastAsia="宋体" w:hAnsi="宋体"/>
        </w:rPr>
        <w:t>#include &lt;bits/stdc++.h&gt;</w:t>
      </w:r>
    </w:p>
    <w:p w:rsidR="000E6D1D" w:rsidRPr="003F0B0C" w:rsidRDefault="000E6D1D" w:rsidP="000E6D1D">
      <w:pPr>
        <w:rPr>
          <w:rFonts w:ascii="宋体" w:eastAsia="宋体" w:hAnsi="宋体"/>
        </w:rPr>
      </w:pPr>
      <w:r w:rsidRPr="003F0B0C">
        <w:rPr>
          <w:rFonts w:ascii="宋体" w:eastAsia="宋体" w:hAnsi="宋体"/>
        </w:rPr>
        <w:t>#define MAXN 100010</w:t>
      </w:r>
    </w:p>
    <w:p w:rsidR="000E6D1D" w:rsidRPr="003F0B0C" w:rsidRDefault="000E6D1D" w:rsidP="000E6D1D">
      <w:pPr>
        <w:rPr>
          <w:rFonts w:ascii="宋体" w:eastAsia="宋体" w:hAnsi="宋体"/>
        </w:rPr>
      </w:pPr>
    </w:p>
    <w:p w:rsidR="000E6D1D" w:rsidRPr="003F0B0C" w:rsidRDefault="000E6D1D" w:rsidP="000E6D1D">
      <w:pPr>
        <w:rPr>
          <w:rFonts w:ascii="宋体" w:eastAsia="宋体" w:hAnsi="宋体"/>
        </w:rPr>
      </w:pPr>
      <w:r w:rsidRPr="003F0B0C">
        <w:rPr>
          <w:rFonts w:ascii="宋体" w:eastAsia="宋体" w:hAnsi="宋体"/>
        </w:rPr>
        <w:t>using namespace std;</w:t>
      </w:r>
    </w:p>
    <w:p w:rsidR="000E6D1D" w:rsidRPr="003F0B0C" w:rsidRDefault="000E6D1D" w:rsidP="000E6D1D">
      <w:pPr>
        <w:rPr>
          <w:rFonts w:ascii="宋体" w:eastAsia="宋体" w:hAnsi="宋体"/>
        </w:rPr>
      </w:pPr>
    </w:p>
    <w:p w:rsidR="000E6D1D" w:rsidRPr="003F0B0C" w:rsidRDefault="000E6D1D" w:rsidP="000E6D1D">
      <w:pPr>
        <w:rPr>
          <w:rFonts w:ascii="宋体" w:eastAsia="宋体" w:hAnsi="宋体"/>
        </w:rPr>
      </w:pPr>
      <w:r w:rsidRPr="003F0B0C">
        <w:rPr>
          <w:rFonts w:ascii="宋体" w:eastAsia="宋体" w:hAnsi="宋体"/>
        </w:rPr>
        <w:t>int main()</w:t>
      </w:r>
    </w:p>
    <w:p w:rsidR="000E6D1D" w:rsidRPr="003F0B0C" w:rsidRDefault="000E6D1D" w:rsidP="000E6D1D">
      <w:pPr>
        <w:rPr>
          <w:rFonts w:ascii="宋体" w:eastAsia="宋体" w:hAnsi="宋体"/>
        </w:rPr>
      </w:pPr>
      <w:r w:rsidRPr="003F0B0C">
        <w:rPr>
          <w:rFonts w:ascii="宋体" w:eastAsia="宋体" w:hAnsi="宋体"/>
        </w:rPr>
        <w:t>{</w:t>
      </w:r>
    </w:p>
    <w:p w:rsidR="000E6D1D" w:rsidRPr="003F0B0C" w:rsidRDefault="000E6D1D" w:rsidP="000E6D1D">
      <w:pPr>
        <w:rPr>
          <w:rFonts w:ascii="宋体" w:eastAsia="宋体" w:hAnsi="宋体"/>
        </w:rPr>
      </w:pPr>
      <w:r w:rsidRPr="003F0B0C">
        <w:rPr>
          <w:rFonts w:ascii="宋体" w:eastAsia="宋体" w:hAnsi="宋体"/>
        </w:rPr>
        <w:t xml:space="preserve">    int t;</w:t>
      </w:r>
    </w:p>
    <w:p w:rsidR="000E6D1D" w:rsidRPr="003F0B0C" w:rsidRDefault="000E6D1D" w:rsidP="000E6D1D">
      <w:pPr>
        <w:rPr>
          <w:rFonts w:ascii="宋体" w:eastAsia="宋体" w:hAnsi="宋体"/>
        </w:rPr>
      </w:pPr>
      <w:r w:rsidRPr="003F0B0C">
        <w:rPr>
          <w:rFonts w:ascii="宋体" w:eastAsia="宋体" w:hAnsi="宋体"/>
        </w:rPr>
        <w:t xml:space="preserve">    scanf("%d",&amp;t);</w:t>
      </w:r>
    </w:p>
    <w:p w:rsidR="000E6D1D" w:rsidRPr="003F0B0C" w:rsidRDefault="000E6D1D" w:rsidP="000E6D1D">
      <w:pPr>
        <w:rPr>
          <w:rFonts w:ascii="宋体" w:eastAsia="宋体" w:hAnsi="宋体"/>
        </w:rPr>
      </w:pPr>
      <w:r w:rsidRPr="003F0B0C">
        <w:rPr>
          <w:rFonts w:ascii="宋体" w:eastAsia="宋体" w:hAnsi="宋体"/>
        </w:rPr>
        <w:t xml:space="preserve">    for(int casenum=1;casenum&lt;=t;casenum++){</w:t>
      </w:r>
    </w:p>
    <w:p w:rsidR="000E6D1D" w:rsidRPr="003F0B0C" w:rsidRDefault="000E6D1D" w:rsidP="000E6D1D">
      <w:pPr>
        <w:rPr>
          <w:rFonts w:ascii="宋体" w:eastAsia="宋体" w:hAnsi="宋体"/>
        </w:rPr>
      </w:pPr>
      <w:r w:rsidRPr="003F0B0C">
        <w:rPr>
          <w:rFonts w:ascii="宋体" w:eastAsia="宋体" w:hAnsi="宋体"/>
        </w:rPr>
        <w:t xml:space="preserve">        int n,maxsum=INT_MIN,nowsum=-1,maxfirst=0,maxlast=0,nowfirst=1,nownum;</w:t>
      </w:r>
    </w:p>
    <w:p w:rsidR="000E6D1D" w:rsidRPr="003F0B0C" w:rsidRDefault="000E6D1D" w:rsidP="000E6D1D">
      <w:pPr>
        <w:rPr>
          <w:rFonts w:ascii="宋体" w:eastAsia="宋体" w:hAnsi="宋体"/>
        </w:rPr>
      </w:pPr>
      <w:r w:rsidRPr="003F0B0C">
        <w:rPr>
          <w:rFonts w:ascii="宋体" w:eastAsia="宋体" w:hAnsi="宋体"/>
        </w:rPr>
        <w:t xml:space="preserve">        scanf("%d",&amp;n);</w:t>
      </w:r>
    </w:p>
    <w:p w:rsidR="000E6D1D" w:rsidRPr="003F0B0C" w:rsidRDefault="000E6D1D" w:rsidP="000E6D1D">
      <w:pPr>
        <w:rPr>
          <w:rFonts w:ascii="宋体" w:eastAsia="宋体" w:hAnsi="宋体"/>
        </w:rPr>
      </w:pPr>
      <w:r w:rsidRPr="003F0B0C">
        <w:rPr>
          <w:rFonts w:ascii="宋体" w:eastAsia="宋体" w:hAnsi="宋体"/>
        </w:rPr>
        <w:t xml:space="preserve">        for (int i=1;i&lt;=n;i++){</w:t>
      </w:r>
    </w:p>
    <w:p w:rsidR="000E6D1D" w:rsidRPr="003F0B0C" w:rsidRDefault="000E6D1D" w:rsidP="000E6D1D">
      <w:pPr>
        <w:rPr>
          <w:rFonts w:ascii="宋体" w:eastAsia="宋体" w:hAnsi="宋体"/>
        </w:rPr>
      </w:pPr>
      <w:r w:rsidRPr="003F0B0C">
        <w:rPr>
          <w:rFonts w:ascii="宋体" w:eastAsia="宋体" w:hAnsi="宋体"/>
        </w:rPr>
        <w:t xml:space="preserve">            scanf("%d",&amp;nownum);</w:t>
      </w:r>
    </w:p>
    <w:p w:rsidR="000E6D1D" w:rsidRPr="003F0B0C" w:rsidRDefault="000E6D1D" w:rsidP="000E6D1D">
      <w:pPr>
        <w:rPr>
          <w:rFonts w:ascii="宋体" w:eastAsia="宋体" w:hAnsi="宋体"/>
        </w:rPr>
      </w:pPr>
      <w:r w:rsidRPr="003F0B0C">
        <w:rPr>
          <w:rFonts w:ascii="宋体" w:eastAsia="宋体" w:hAnsi="宋体"/>
        </w:rPr>
        <w:t xml:space="preserve">            if(nowsum&lt;0) nowsum=nownum,nowfirst=i;else nowsum+=nownum;</w:t>
      </w:r>
    </w:p>
    <w:p w:rsidR="000E6D1D" w:rsidRPr="003F0B0C" w:rsidRDefault="000E6D1D" w:rsidP="000E6D1D">
      <w:pPr>
        <w:rPr>
          <w:rFonts w:ascii="宋体" w:eastAsia="宋体" w:hAnsi="宋体"/>
        </w:rPr>
      </w:pPr>
      <w:r w:rsidRPr="003F0B0C">
        <w:rPr>
          <w:rFonts w:ascii="宋体" w:eastAsia="宋体" w:hAnsi="宋体"/>
        </w:rPr>
        <w:t xml:space="preserve">            if(nowsum&gt;maxsum) maxsum=nowsum,maxfirst=nowfirst,maxlast=i;</w:t>
      </w:r>
    </w:p>
    <w:p w:rsidR="000E6D1D" w:rsidRPr="003F0B0C" w:rsidRDefault="000E6D1D" w:rsidP="000E6D1D">
      <w:pPr>
        <w:rPr>
          <w:rFonts w:ascii="宋体" w:eastAsia="宋体" w:hAnsi="宋体"/>
        </w:rPr>
      </w:pPr>
      <w:r w:rsidRPr="003F0B0C">
        <w:rPr>
          <w:rFonts w:ascii="宋体" w:eastAsia="宋体" w:hAnsi="宋体"/>
        </w:rPr>
        <w:t xml:space="preserve">        }</w:t>
      </w:r>
    </w:p>
    <w:p w:rsidR="000E6D1D" w:rsidRPr="003F0B0C" w:rsidRDefault="000E6D1D" w:rsidP="000E6D1D">
      <w:pPr>
        <w:rPr>
          <w:rFonts w:ascii="宋体" w:eastAsia="宋体" w:hAnsi="宋体"/>
        </w:rPr>
      </w:pPr>
      <w:r w:rsidRPr="003F0B0C">
        <w:rPr>
          <w:rFonts w:ascii="宋体" w:eastAsia="宋体" w:hAnsi="宋体"/>
        </w:rPr>
        <w:t xml:space="preserve">        printf("Case %d:\n%d %d %d\n",casenum,maxsum,maxfirst,maxlast);</w:t>
      </w:r>
    </w:p>
    <w:p w:rsidR="000E6D1D" w:rsidRPr="003F0B0C" w:rsidRDefault="000E6D1D" w:rsidP="000E6D1D">
      <w:pPr>
        <w:rPr>
          <w:rFonts w:ascii="宋体" w:eastAsia="宋体" w:hAnsi="宋体"/>
        </w:rPr>
      </w:pPr>
      <w:r w:rsidRPr="003F0B0C">
        <w:rPr>
          <w:rFonts w:ascii="宋体" w:eastAsia="宋体" w:hAnsi="宋体"/>
        </w:rPr>
        <w:t xml:space="preserve">        if(casenum!=t) printf("\n");</w:t>
      </w:r>
    </w:p>
    <w:p w:rsidR="000E6D1D" w:rsidRPr="003F0B0C" w:rsidRDefault="000E6D1D" w:rsidP="000E6D1D">
      <w:pPr>
        <w:rPr>
          <w:rFonts w:ascii="宋体" w:eastAsia="宋体" w:hAnsi="宋体"/>
        </w:rPr>
      </w:pPr>
      <w:r w:rsidRPr="003F0B0C">
        <w:rPr>
          <w:rFonts w:ascii="宋体" w:eastAsia="宋体" w:hAnsi="宋体"/>
        </w:rPr>
        <w:t xml:space="preserve">    }</w:t>
      </w:r>
    </w:p>
    <w:p w:rsidR="000E6D1D" w:rsidRPr="003F0B0C" w:rsidRDefault="000E6D1D" w:rsidP="000E6D1D">
      <w:pPr>
        <w:rPr>
          <w:rFonts w:ascii="宋体" w:eastAsia="宋体" w:hAnsi="宋体"/>
        </w:rPr>
      </w:pPr>
      <w:r w:rsidRPr="003F0B0C">
        <w:rPr>
          <w:rFonts w:ascii="宋体" w:eastAsia="宋体" w:hAnsi="宋体"/>
        </w:rPr>
        <w:t xml:space="preserve">    return 0;</w:t>
      </w:r>
    </w:p>
    <w:p w:rsidR="000E6D1D" w:rsidRPr="003F0B0C" w:rsidRDefault="000E6D1D" w:rsidP="000E6D1D">
      <w:pPr>
        <w:rPr>
          <w:rFonts w:ascii="宋体" w:eastAsia="宋体" w:hAnsi="宋体"/>
        </w:rPr>
      </w:pPr>
      <w:r w:rsidRPr="003F0B0C">
        <w:rPr>
          <w:rFonts w:ascii="宋体" w:eastAsia="宋体" w:hAnsi="宋体"/>
        </w:rPr>
        <w:t>}</w:t>
      </w:r>
    </w:p>
    <w:p w:rsidR="000747AE" w:rsidRPr="003F0B0C" w:rsidRDefault="000747AE" w:rsidP="000747AE">
      <w:pPr>
        <w:pStyle w:val="3"/>
        <w:rPr>
          <w:rFonts w:ascii="宋体" w:eastAsia="宋体" w:hAnsi="宋体"/>
          <w:b w:val="0"/>
        </w:rPr>
      </w:pPr>
      <w:bookmarkStart w:id="79" w:name="_Toc521431772"/>
      <w:r w:rsidRPr="003F0B0C">
        <w:rPr>
          <w:rFonts w:ascii="宋体" w:eastAsia="宋体" w:hAnsi="宋体"/>
          <w:b w:val="0"/>
        </w:rPr>
        <w:lastRenderedPageBreak/>
        <w:t>LIS</w:t>
      </w:r>
      <w:r w:rsidRPr="003F0B0C">
        <w:rPr>
          <w:rFonts w:ascii="宋体" w:eastAsia="宋体" w:hAnsi="宋体" w:hint="eastAsia"/>
          <w:b w:val="0"/>
        </w:rPr>
        <w:t>（最长上升子序列）</w:t>
      </w:r>
      <w:bookmarkEnd w:id="79"/>
    </w:p>
    <w:p w:rsidR="001903A7" w:rsidRPr="003F0B0C" w:rsidRDefault="001903A7" w:rsidP="001903A7">
      <w:pPr>
        <w:pStyle w:val="4"/>
        <w:rPr>
          <w:rFonts w:ascii="宋体" w:eastAsia="宋体" w:hAnsi="宋体"/>
          <w:b w:val="0"/>
        </w:rPr>
      </w:pPr>
      <w:r w:rsidRPr="003F0B0C">
        <w:rPr>
          <w:rFonts w:ascii="宋体" w:eastAsia="宋体" w:hAnsi="宋体" w:hint="eastAsia"/>
          <w:b w:val="0"/>
        </w:rPr>
        <w:t>单调栈优化</w:t>
      </w:r>
    </w:p>
    <w:p w:rsidR="000747AE" w:rsidRPr="003F0B0C" w:rsidRDefault="000747AE" w:rsidP="000747AE">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1087</w:t>
      </w:r>
      <w:r w:rsidR="00CC0F69" w:rsidRPr="003F0B0C">
        <w:rPr>
          <w:rFonts w:ascii="宋体" w:eastAsia="宋体" w:hAnsi="宋体"/>
          <w:b w:val="0"/>
        </w:rPr>
        <w:fldChar w:fldCharType="begin"/>
      </w:r>
      <w:r w:rsidR="00CC0F69" w:rsidRPr="003F0B0C">
        <w:rPr>
          <w:rFonts w:ascii="宋体" w:eastAsia="宋体" w:hAnsi="宋体"/>
        </w:rPr>
        <w:instrText xml:space="preserve"> XE "</w:instrText>
      </w:r>
      <w:r w:rsidR="00CC0F69" w:rsidRPr="003F0B0C">
        <w:rPr>
          <w:rFonts w:ascii="宋体" w:eastAsia="宋体" w:hAnsi="宋体" w:hint="eastAsia"/>
          <w:b w:val="0"/>
        </w:rPr>
        <w:instrText>√-</w:instrText>
      </w:r>
      <w:r w:rsidR="00CC0F69" w:rsidRPr="003F0B0C">
        <w:rPr>
          <w:rFonts w:ascii="宋体" w:eastAsia="宋体" w:hAnsi="宋体"/>
          <w:b w:val="0"/>
        </w:rPr>
        <w:instrText>HDU</w:instrText>
      </w:r>
      <w:r w:rsidR="00CC0F69" w:rsidRPr="003F0B0C">
        <w:rPr>
          <w:rFonts w:ascii="宋体" w:eastAsia="宋体" w:hAnsi="宋体" w:hint="eastAsia"/>
          <w:b w:val="0"/>
        </w:rPr>
        <w:instrText>-</w:instrText>
      </w:r>
      <w:r w:rsidR="00CC0F69" w:rsidRPr="003F0B0C">
        <w:rPr>
          <w:rFonts w:ascii="宋体" w:eastAsia="宋体" w:hAnsi="宋体"/>
          <w:b w:val="0"/>
        </w:rPr>
        <w:instrText>1087</w:instrText>
      </w:r>
      <w:r w:rsidR="00CC0F69" w:rsidRPr="003F0B0C">
        <w:rPr>
          <w:rFonts w:ascii="宋体" w:eastAsia="宋体" w:hAnsi="宋体"/>
        </w:rPr>
        <w:instrText>:</w:instrText>
      </w:r>
      <w:r w:rsidR="00CC0F69" w:rsidRPr="003F0B0C">
        <w:rPr>
          <w:rFonts w:ascii="宋体" w:eastAsia="宋体" w:hAnsi="宋体" w:hint="eastAsia"/>
        </w:rPr>
        <w:instrText>1</w:instrText>
      </w:r>
      <w:r w:rsidR="00CC0F69" w:rsidRPr="003F0B0C">
        <w:rPr>
          <w:rFonts w:ascii="宋体" w:eastAsia="宋体" w:hAnsi="宋体"/>
        </w:rPr>
        <w:instrText xml:space="preserve">087" \y "HDU:1087" </w:instrText>
      </w:r>
      <w:r w:rsidR="00CC0F69" w:rsidRPr="003F0B0C">
        <w:rPr>
          <w:rFonts w:ascii="宋体" w:eastAsia="宋体" w:hAnsi="宋体"/>
          <w:b w:val="0"/>
        </w:rPr>
        <w:fldChar w:fldCharType="end"/>
      </w:r>
    </w:p>
    <w:p w:rsidR="000747AE" w:rsidRPr="003F0B0C" w:rsidRDefault="000747AE" w:rsidP="000E6D1D">
      <w:pPr>
        <w:rPr>
          <w:rFonts w:ascii="宋体" w:eastAsia="宋体" w:hAnsi="宋体"/>
        </w:rPr>
      </w:pPr>
      <w:r w:rsidRPr="003F0B0C">
        <w:rPr>
          <w:rFonts w:ascii="宋体" w:eastAsia="宋体" w:hAnsi="宋体" w:hint="eastAsia"/>
        </w:rPr>
        <w:t>【题意】n个正数，找到一个上升子序列，使得和最大，输出这个最大值，n规模1000</w:t>
      </w:r>
    </w:p>
    <w:p w:rsidR="000747AE" w:rsidRPr="003F0B0C" w:rsidRDefault="000747AE" w:rsidP="000E6D1D">
      <w:pPr>
        <w:rPr>
          <w:rFonts w:ascii="宋体" w:eastAsia="宋体" w:hAnsi="宋体"/>
        </w:rPr>
      </w:pPr>
      <w:r w:rsidRPr="003F0B0C">
        <w:rPr>
          <w:rFonts w:ascii="宋体" w:eastAsia="宋体" w:hAnsi="宋体" w:hint="eastAsia"/>
        </w:rPr>
        <w:t>【题解】dp[i]=max(</w:t>
      </w:r>
      <w:r w:rsidRPr="003F0B0C">
        <w:rPr>
          <w:rFonts w:ascii="宋体" w:eastAsia="宋体" w:hAnsi="宋体"/>
        </w:rPr>
        <w:t>dp[j]</w:t>
      </w:r>
      <w:r w:rsidRPr="003F0B0C">
        <w:rPr>
          <w:rFonts w:ascii="宋体" w:eastAsia="宋体" w:hAnsi="宋体" w:hint="eastAsia"/>
        </w:rPr>
        <w:t>)</w:t>
      </w:r>
      <w:r w:rsidRPr="003F0B0C">
        <w:rPr>
          <w:rFonts w:ascii="宋体" w:eastAsia="宋体" w:hAnsi="宋体"/>
        </w:rPr>
        <w:t>+num[i](num[j]&lt;num[i]&amp;&amp;j&lt;i)</w:t>
      </w:r>
      <w:r w:rsidRPr="003F0B0C">
        <w:rPr>
          <w:rFonts w:ascii="宋体" w:eastAsia="宋体" w:hAnsi="宋体" w:hint="eastAsia"/>
        </w:rPr>
        <w:t>，复杂度</w:t>
      </w:r>
      <w:r w:rsidRPr="003F0B0C">
        <w:rPr>
          <w:rFonts w:ascii="宋体" w:eastAsia="宋体" w:hAnsi="宋体"/>
          <w:position w:val="-10"/>
        </w:rPr>
        <w:object w:dxaOrig="639" w:dyaOrig="360">
          <v:shape id="_x0000_i1026" type="#_x0000_t75" style="width:32.25pt;height:18pt" o:ole="">
            <v:imagedata r:id="rId27" o:title=""/>
          </v:shape>
          <o:OLEObject Type="Embed" ProgID="Equation.DSMT4" ShapeID="_x0000_i1026" DrawAspect="Content" ObjectID="_1595176136" r:id="rId28"/>
        </w:object>
      </w:r>
    </w:p>
    <w:p w:rsidR="000747AE" w:rsidRPr="003F0B0C" w:rsidRDefault="000747AE" w:rsidP="000E6D1D">
      <w:pPr>
        <w:rPr>
          <w:rFonts w:ascii="宋体" w:eastAsia="宋体" w:hAnsi="宋体"/>
        </w:rPr>
      </w:pPr>
      <w:r w:rsidRPr="003F0B0C">
        <w:rPr>
          <w:rFonts w:ascii="宋体" w:eastAsia="宋体" w:hAnsi="宋体" w:hint="eastAsia"/>
        </w:rPr>
        <w:t>【代码】</w:t>
      </w:r>
    </w:p>
    <w:p w:rsidR="000747AE" w:rsidRPr="003F0B0C" w:rsidRDefault="000747AE" w:rsidP="000747AE">
      <w:pPr>
        <w:rPr>
          <w:rFonts w:ascii="宋体" w:eastAsia="宋体" w:hAnsi="宋体"/>
        </w:rPr>
      </w:pPr>
      <w:r w:rsidRPr="003F0B0C">
        <w:rPr>
          <w:rFonts w:ascii="宋体" w:eastAsia="宋体" w:hAnsi="宋体"/>
        </w:rPr>
        <w:t>#include &lt;bits/stdc++.h&gt;</w:t>
      </w:r>
    </w:p>
    <w:p w:rsidR="000747AE" w:rsidRPr="003F0B0C" w:rsidRDefault="000747AE" w:rsidP="000747AE">
      <w:pPr>
        <w:rPr>
          <w:rFonts w:ascii="宋体" w:eastAsia="宋体" w:hAnsi="宋体"/>
        </w:rPr>
      </w:pPr>
      <w:r w:rsidRPr="003F0B0C">
        <w:rPr>
          <w:rFonts w:ascii="宋体" w:eastAsia="宋体" w:hAnsi="宋体"/>
        </w:rPr>
        <w:t>#define MAXN 1010</w:t>
      </w:r>
    </w:p>
    <w:p w:rsidR="000747AE" w:rsidRPr="003F0B0C" w:rsidRDefault="000747AE" w:rsidP="000747AE">
      <w:pPr>
        <w:rPr>
          <w:rFonts w:ascii="宋体" w:eastAsia="宋体" w:hAnsi="宋体"/>
        </w:rPr>
      </w:pPr>
    </w:p>
    <w:p w:rsidR="000747AE" w:rsidRPr="003F0B0C" w:rsidRDefault="000747AE" w:rsidP="000747AE">
      <w:pPr>
        <w:rPr>
          <w:rFonts w:ascii="宋体" w:eastAsia="宋体" w:hAnsi="宋体"/>
        </w:rPr>
      </w:pPr>
      <w:r w:rsidRPr="003F0B0C">
        <w:rPr>
          <w:rFonts w:ascii="宋体" w:eastAsia="宋体" w:hAnsi="宋体"/>
        </w:rPr>
        <w:t>using namespace std;</w:t>
      </w:r>
    </w:p>
    <w:p w:rsidR="000747AE" w:rsidRPr="003F0B0C" w:rsidRDefault="000747AE" w:rsidP="000747AE">
      <w:pPr>
        <w:rPr>
          <w:rFonts w:ascii="宋体" w:eastAsia="宋体" w:hAnsi="宋体"/>
        </w:rPr>
      </w:pPr>
    </w:p>
    <w:p w:rsidR="000747AE" w:rsidRPr="003F0B0C" w:rsidRDefault="000747AE" w:rsidP="000747AE">
      <w:pPr>
        <w:rPr>
          <w:rFonts w:ascii="宋体" w:eastAsia="宋体" w:hAnsi="宋体"/>
        </w:rPr>
      </w:pPr>
      <w:r w:rsidRPr="003F0B0C">
        <w:rPr>
          <w:rFonts w:ascii="宋体" w:eastAsia="宋体" w:hAnsi="宋体"/>
        </w:rPr>
        <w:t>int main()</w:t>
      </w:r>
    </w:p>
    <w:p w:rsidR="000747AE" w:rsidRPr="003F0B0C" w:rsidRDefault="000747AE" w:rsidP="000747AE">
      <w:pPr>
        <w:rPr>
          <w:rFonts w:ascii="宋体" w:eastAsia="宋体" w:hAnsi="宋体"/>
        </w:rPr>
      </w:pPr>
      <w:r w:rsidRPr="003F0B0C">
        <w:rPr>
          <w:rFonts w:ascii="宋体" w:eastAsia="宋体" w:hAnsi="宋体"/>
        </w:rPr>
        <w:t>{</w:t>
      </w:r>
    </w:p>
    <w:p w:rsidR="000747AE" w:rsidRPr="003F0B0C" w:rsidRDefault="000747AE" w:rsidP="000747AE">
      <w:pPr>
        <w:rPr>
          <w:rFonts w:ascii="宋体" w:eastAsia="宋体" w:hAnsi="宋体"/>
        </w:rPr>
      </w:pPr>
      <w:r w:rsidRPr="003F0B0C">
        <w:rPr>
          <w:rFonts w:ascii="宋体" w:eastAsia="宋体" w:hAnsi="宋体"/>
        </w:rPr>
        <w:t xml:space="preserve">    int n,num[MAXN],dp[MAXN],maxans;</w:t>
      </w:r>
    </w:p>
    <w:p w:rsidR="000747AE" w:rsidRPr="003F0B0C" w:rsidRDefault="000747AE" w:rsidP="000747AE">
      <w:pPr>
        <w:rPr>
          <w:rFonts w:ascii="宋体" w:eastAsia="宋体" w:hAnsi="宋体"/>
        </w:rPr>
      </w:pPr>
      <w:r w:rsidRPr="003F0B0C">
        <w:rPr>
          <w:rFonts w:ascii="宋体" w:eastAsia="宋体" w:hAnsi="宋体"/>
        </w:rPr>
        <w:t xml:space="preserve">    while(cin&gt;&gt;n&amp;&amp;n){</w:t>
      </w:r>
    </w:p>
    <w:p w:rsidR="000747AE" w:rsidRPr="003F0B0C" w:rsidRDefault="000747AE" w:rsidP="000747AE">
      <w:pPr>
        <w:rPr>
          <w:rFonts w:ascii="宋体" w:eastAsia="宋体" w:hAnsi="宋体"/>
        </w:rPr>
      </w:pPr>
      <w:r w:rsidRPr="003F0B0C">
        <w:rPr>
          <w:rFonts w:ascii="宋体" w:eastAsia="宋体" w:hAnsi="宋体"/>
        </w:rPr>
        <w:t xml:space="preserve">        memset(dp,0,sizeof(dp)),maxans=0;</w:t>
      </w:r>
    </w:p>
    <w:p w:rsidR="000747AE" w:rsidRPr="003F0B0C" w:rsidRDefault="000747AE" w:rsidP="000747AE">
      <w:pPr>
        <w:rPr>
          <w:rFonts w:ascii="宋体" w:eastAsia="宋体" w:hAnsi="宋体"/>
        </w:rPr>
      </w:pPr>
      <w:r w:rsidRPr="003F0B0C">
        <w:rPr>
          <w:rFonts w:ascii="宋体" w:eastAsia="宋体" w:hAnsi="宋体"/>
        </w:rPr>
        <w:t xml:space="preserve">        for (int i=0;i&lt;n;i++){</w:t>
      </w:r>
    </w:p>
    <w:p w:rsidR="000747AE" w:rsidRPr="003F0B0C" w:rsidRDefault="000747AE" w:rsidP="000747AE">
      <w:pPr>
        <w:rPr>
          <w:rFonts w:ascii="宋体" w:eastAsia="宋体" w:hAnsi="宋体"/>
        </w:rPr>
      </w:pPr>
      <w:r w:rsidRPr="003F0B0C">
        <w:rPr>
          <w:rFonts w:ascii="宋体" w:eastAsia="宋体" w:hAnsi="宋体"/>
        </w:rPr>
        <w:t xml:space="preserve">            cin&gt;&gt;num[i];</w:t>
      </w:r>
    </w:p>
    <w:p w:rsidR="000747AE" w:rsidRPr="003F0B0C" w:rsidRDefault="000747AE" w:rsidP="000747AE">
      <w:pPr>
        <w:rPr>
          <w:rFonts w:ascii="宋体" w:eastAsia="宋体" w:hAnsi="宋体"/>
        </w:rPr>
      </w:pPr>
      <w:r w:rsidRPr="003F0B0C">
        <w:rPr>
          <w:rFonts w:ascii="宋体" w:eastAsia="宋体" w:hAnsi="宋体"/>
        </w:rPr>
        <w:t xml:space="preserve">            for (int j=i-1;j&gt;=0;j--) if(num[j]&lt;num[i]&amp;&amp;dp[j]&gt;dp[i]) dp[i]=dp[j];</w:t>
      </w:r>
    </w:p>
    <w:p w:rsidR="000747AE" w:rsidRPr="003F0B0C" w:rsidRDefault="000747AE" w:rsidP="000747AE">
      <w:pPr>
        <w:rPr>
          <w:rFonts w:ascii="宋体" w:eastAsia="宋体" w:hAnsi="宋体"/>
        </w:rPr>
      </w:pPr>
      <w:r w:rsidRPr="003F0B0C">
        <w:rPr>
          <w:rFonts w:ascii="宋体" w:eastAsia="宋体" w:hAnsi="宋体"/>
        </w:rPr>
        <w:t xml:space="preserve">            dp[i]+=num[i],maxans=max(maxans,dp[i]);</w:t>
      </w:r>
    </w:p>
    <w:p w:rsidR="000747AE" w:rsidRPr="003F0B0C" w:rsidRDefault="000747AE" w:rsidP="000747AE">
      <w:pPr>
        <w:rPr>
          <w:rFonts w:ascii="宋体" w:eastAsia="宋体" w:hAnsi="宋体"/>
        </w:rPr>
      </w:pPr>
      <w:r w:rsidRPr="003F0B0C">
        <w:rPr>
          <w:rFonts w:ascii="宋体" w:eastAsia="宋体" w:hAnsi="宋体"/>
        </w:rPr>
        <w:t xml:space="preserve">        }</w:t>
      </w:r>
    </w:p>
    <w:p w:rsidR="000747AE" w:rsidRPr="003F0B0C" w:rsidRDefault="000747AE" w:rsidP="000747AE">
      <w:pPr>
        <w:rPr>
          <w:rFonts w:ascii="宋体" w:eastAsia="宋体" w:hAnsi="宋体"/>
        </w:rPr>
      </w:pPr>
      <w:r w:rsidRPr="003F0B0C">
        <w:rPr>
          <w:rFonts w:ascii="宋体" w:eastAsia="宋体" w:hAnsi="宋体"/>
        </w:rPr>
        <w:t xml:space="preserve">        cout&lt;&lt;maxans&lt;&lt;endl;</w:t>
      </w:r>
    </w:p>
    <w:p w:rsidR="000747AE" w:rsidRPr="003F0B0C" w:rsidRDefault="000747AE" w:rsidP="000747AE">
      <w:pPr>
        <w:rPr>
          <w:rFonts w:ascii="宋体" w:eastAsia="宋体" w:hAnsi="宋体"/>
        </w:rPr>
      </w:pPr>
      <w:r w:rsidRPr="003F0B0C">
        <w:rPr>
          <w:rFonts w:ascii="宋体" w:eastAsia="宋体" w:hAnsi="宋体"/>
        </w:rPr>
        <w:t xml:space="preserve">    }</w:t>
      </w:r>
    </w:p>
    <w:p w:rsidR="000747AE" w:rsidRPr="003F0B0C" w:rsidRDefault="000747AE" w:rsidP="000747AE">
      <w:pPr>
        <w:rPr>
          <w:rFonts w:ascii="宋体" w:eastAsia="宋体" w:hAnsi="宋体"/>
        </w:rPr>
      </w:pPr>
      <w:r w:rsidRPr="003F0B0C">
        <w:rPr>
          <w:rFonts w:ascii="宋体" w:eastAsia="宋体" w:hAnsi="宋体"/>
        </w:rPr>
        <w:t xml:space="preserve">    return 0;</w:t>
      </w:r>
    </w:p>
    <w:p w:rsidR="000747AE" w:rsidRPr="003F0B0C" w:rsidRDefault="000747AE" w:rsidP="000747AE">
      <w:pPr>
        <w:rPr>
          <w:rFonts w:ascii="宋体" w:eastAsia="宋体" w:hAnsi="宋体"/>
        </w:rPr>
      </w:pPr>
      <w:r w:rsidRPr="003F0B0C">
        <w:rPr>
          <w:rFonts w:ascii="宋体" w:eastAsia="宋体" w:hAnsi="宋体"/>
        </w:rPr>
        <w:t>}</w:t>
      </w:r>
    </w:p>
    <w:p w:rsidR="00B170F9" w:rsidRPr="003F0B0C" w:rsidRDefault="00B170F9" w:rsidP="00B170F9">
      <w:pPr>
        <w:pStyle w:val="3"/>
        <w:rPr>
          <w:rFonts w:ascii="宋体" w:eastAsia="宋体" w:hAnsi="宋体"/>
          <w:b w:val="0"/>
        </w:rPr>
      </w:pPr>
      <w:bookmarkStart w:id="80" w:name="_Toc521431773"/>
      <w:r w:rsidRPr="003F0B0C">
        <w:rPr>
          <w:rFonts w:ascii="宋体" w:eastAsia="宋体" w:hAnsi="宋体" w:hint="eastAsia"/>
          <w:b w:val="0"/>
        </w:rPr>
        <w:t>LCIS（最长上升公共子序列）</w:t>
      </w:r>
      <w:bookmarkEnd w:id="80"/>
    </w:p>
    <w:p w:rsidR="00B170F9" w:rsidRPr="003F0B0C" w:rsidRDefault="00B170F9" w:rsidP="00B170F9">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HDU-1503-Advanced Fruits</w:t>
      </w:r>
      <w:r w:rsidR="00CC0F69" w:rsidRPr="003F0B0C">
        <w:rPr>
          <w:rFonts w:ascii="宋体" w:eastAsia="宋体" w:hAnsi="宋体"/>
          <w:b w:val="0"/>
        </w:rPr>
        <w:fldChar w:fldCharType="begin"/>
      </w:r>
      <w:r w:rsidR="00CC0F69" w:rsidRPr="003F0B0C">
        <w:rPr>
          <w:rFonts w:ascii="宋体" w:eastAsia="宋体" w:hAnsi="宋体"/>
        </w:rPr>
        <w:instrText xml:space="preserve"> XE "</w:instrText>
      </w:r>
      <w:r w:rsidR="00CC0F69" w:rsidRPr="003F0B0C">
        <w:rPr>
          <w:rFonts w:ascii="宋体" w:eastAsia="宋体" w:hAnsi="宋体" w:hint="eastAsia"/>
          <w:b w:val="0"/>
        </w:rPr>
        <w:instrText>√-</w:instrText>
      </w:r>
      <w:r w:rsidR="00CC0F69" w:rsidRPr="003F0B0C">
        <w:rPr>
          <w:rFonts w:ascii="宋体" w:eastAsia="宋体" w:hAnsi="宋体"/>
          <w:b w:val="0"/>
        </w:rPr>
        <w:instrText>HDU-1503-Advanced Fruits</w:instrText>
      </w:r>
      <w:r w:rsidR="00CC0F69" w:rsidRPr="003F0B0C">
        <w:rPr>
          <w:rFonts w:ascii="宋体" w:eastAsia="宋体" w:hAnsi="宋体"/>
        </w:rPr>
        <w:instrText>:</w:instrText>
      </w:r>
      <w:r w:rsidR="00CC0F69" w:rsidRPr="003F0B0C">
        <w:rPr>
          <w:rFonts w:ascii="宋体" w:eastAsia="宋体" w:hAnsi="宋体" w:hint="eastAsia"/>
        </w:rPr>
        <w:instrText>1</w:instrText>
      </w:r>
      <w:r w:rsidR="00CC0F69" w:rsidRPr="003F0B0C">
        <w:rPr>
          <w:rFonts w:ascii="宋体" w:eastAsia="宋体" w:hAnsi="宋体"/>
        </w:rPr>
        <w:instrText xml:space="preserve">503" \y "HDU:1503" </w:instrText>
      </w:r>
      <w:r w:rsidR="00CC0F69" w:rsidRPr="003F0B0C">
        <w:rPr>
          <w:rFonts w:ascii="宋体" w:eastAsia="宋体" w:hAnsi="宋体"/>
          <w:b w:val="0"/>
        </w:rPr>
        <w:fldChar w:fldCharType="end"/>
      </w:r>
    </w:p>
    <w:p w:rsidR="00B170F9" w:rsidRPr="003F0B0C" w:rsidRDefault="00B170F9" w:rsidP="00B170F9">
      <w:pPr>
        <w:rPr>
          <w:rFonts w:ascii="宋体" w:eastAsia="宋体" w:hAnsi="宋体"/>
        </w:rPr>
      </w:pPr>
      <w:r w:rsidRPr="003F0B0C">
        <w:rPr>
          <w:rFonts w:ascii="宋体" w:eastAsia="宋体" w:hAnsi="宋体" w:hint="eastAsia"/>
        </w:rPr>
        <w:t>【题意】给定2个字符串；要求1个最短的字符串，使得给定的2个字符串都是所求字符串的子序列。S</w:t>
      </w:r>
      <w:r w:rsidRPr="003F0B0C">
        <w:rPr>
          <w:rFonts w:ascii="宋体" w:eastAsia="宋体" w:hAnsi="宋体"/>
        </w:rPr>
        <w:t>pecial Judge</w:t>
      </w:r>
      <w:r w:rsidRPr="003F0B0C">
        <w:rPr>
          <w:rFonts w:ascii="宋体" w:eastAsia="宋体" w:hAnsi="宋体" w:hint="eastAsia"/>
        </w:rPr>
        <w:t>。字符串长度范围1-100.</w:t>
      </w:r>
    </w:p>
    <w:p w:rsidR="00B170F9" w:rsidRPr="003F0B0C" w:rsidRDefault="00B170F9" w:rsidP="00B170F9">
      <w:pPr>
        <w:rPr>
          <w:rFonts w:ascii="宋体" w:eastAsia="宋体" w:hAnsi="宋体"/>
        </w:rPr>
      </w:pPr>
      <w:r w:rsidRPr="003F0B0C">
        <w:rPr>
          <w:rFonts w:ascii="宋体" w:eastAsia="宋体" w:hAnsi="宋体" w:hint="eastAsia"/>
        </w:rPr>
        <w:t>【题解】LCIS问题，对于非LCIS的部分，2个字符串的字母都要写。</w:t>
      </w:r>
    </w:p>
    <w:p w:rsidR="00B170F9" w:rsidRPr="003F0B0C" w:rsidRDefault="00B170F9" w:rsidP="00B170F9">
      <w:pPr>
        <w:rPr>
          <w:rFonts w:ascii="宋体" w:eastAsia="宋体" w:hAnsi="宋体"/>
        </w:rPr>
      </w:pPr>
      <w:r w:rsidRPr="003F0B0C">
        <w:rPr>
          <w:rFonts w:ascii="宋体" w:eastAsia="宋体" w:hAnsi="宋体" w:hint="eastAsia"/>
        </w:rPr>
        <w:t>dp[i][j]表示第1个字符串考虑前i个字符，第2个字符串考虑前j个字符时的最大上升公共子序列长度</w:t>
      </w:r>
    </w:p>
    <w:p w:rsidR="00B170F9" w:rsidRPr="003F0B0C" w:rsidRDefault="00B170F9" w:rsidP="00B170F9">
      <w:pPr>
        <w:rPr>
          <w:rFonts w:ascii="宋体" w:eastAsia="宋体" w:hAnsi="宋体"/>
        </w:rPr>
      </w:pPr>
      <w:r w:rsidRPr="003F0B0C">
        <w:rPr>
          <w:rFonts w:ascii="宋体" w:eastAsia="宋体" w:hAnsi="宋体" w:hint="eastAsia"/>
        </w:rPr>
        <w:t>s[i][j]表示考虑第1个字符串前i个字符和第2个字符串前j个字符时的题目所求字符串</w:t>
      </w:r>
      <w:r w:rsidRPr="003F0B0C">
        <w:rPr>
          <w:rFonts w:ascii="宋体" w:eastAsia="宋体" w:hAnsi="宋体" w:hint="eastAsia"/>
        </w:rPr>
        <w:lastRenderedPageBreak/>
        <w:t>（也就是最大公共子串，还要加上非公共子串的部分）</w:t>
      </w:r>
    </w:p>
    <w:p w:rsidR="00B170F9" w:rsidRPr="003F0B0C" w:rsidRDefault="00B170F9" w:rsidP="00B170F9">
      <w:pPr>
        <w:rPr>
          <w:rFonts w:ascii="宋体" w:eastAsia="宋体" w:hAnsi="宋体"/>
        </w:rPr>
      </w:pPr>
      <w:r w:rsidRPr="003F0B0C">
        <w:rPr>
          <w:rFonts w:ascii="宋体" w:eastAsia="宋体" w:hAnsi="宋体" w:hint="eastAsia"/>
        </w:rPr>
        <w:t>当a</w:t>
      </w:r>
      <w:r w:rsidRPr="003F0B0C">
        <w:rPr>
          <w:rFonts w:ascii="宋体" w:eastAsia="宋体" w:hAnsi="宋体"/>
        </w:rPr>
        <w:t>[i]==b[j]</w:t>
      </w:r>
      <w:r w:rsidRPr="003F0B0C">
        <w:rPr>
          <w:rFonts w:ascii="宋体" w:eastAsia="宋体" w:hAnsi="宋体" w:hint="eastAsia"/>
        </w:rPr>
        <w:t>时</w:t>
      </w:r>
    </w:p>
    <w:p w:rsidR="00B170F9" w:rsidRPr="003F0B0C" w:rsidRDefault="00B170F9" w:rsidP="00B170F9">
      <w:pPr>
        <w:rPr>
          <w:rFonts w:ascii="宋体" w:eastAsia="宋体" w:hAnsi="宋体"/>
        </w:rPr>
      </w:pPr>
      <w:r w:rsidRPr="003F0B0C">
        <w:rPr>
          <w:rFonts w:ascii="宋体" w:eastAsia="宋体" w:hAnsi="宋体" w:hint="eastAsia"/>
        </w:rPr>
        <w:t>dp[i][j]=dp[i-1][j-1]+1,s[i][j]=s[i-1][j-1]+a[i]或b[j]</w:t>
      </w:r>
    </w:p>
    <w:p w:rsidR="00B170F9" w:rsidRPr="003F0B0C" w:rsidRDefault="00B170F9" w:rsidP="00B170F9">
      <w:pPr>
        <w:rPr>
          <w:rFonts w:ascii="宋体" w:eastAsia="宋体" w:hAnsi="宋体"/>
        </w:rPr>
      </w:pPr>
      <w:r w:rsidRPr="003F0B0C">
        <w:rPr>
          <w:rFonts w:ascii="宋体" w:eastAsia="宋体" w:hAnsi="宋体" w:hint="eastAsia"/>
        </w:rPr>
        <w:t>当a[i]!=b[j]时</w:t>
      </w:r>
    </w:p>
    <w:p w:rsidR="00B170F9" w:rsidRPr="003F0B0C" w:rsidRDefault="00B170F9" w:rsidP="00B170F9">
      <w:pPr>
        <w:rPr>
          <w:rFonts w:ascii="宋体" w:eastAsia="宋体" w:hAnsi="宋体"/>
        </w:rPr>
      </w:pPr>
      <w:r w:rsidRPr="003F0B0C">
        <w:rPr>
          <w:rFonts w:ascii="宋体" w:eastAsia="宋体" w:hAnsi="宋体" w:hint="eastAsia"/>
        </w:rPr>
        <w:t>dp[i][j]=max(dp[i-1][j],dp[i][j-1])</w:t>
      </w:r>
    </w:p>
    <w:p w:rsidR="00B170F9" w:rsidRPr="003F0B0C" w:rsidRDefault="00B170F9" w:rsidP="00B170F9">
      <w:pPr>
        <w:rPr>
          <w:rFonts w:ascii="宋体" w:eastAsia="宋体" w:hAnsi="宋体"/>
        </w:rPr>
      </w:pPr>
      <w:r w:rsidRPr="003F0B0C">
        <w:rPr>
          <w:rFonts w:ascii="宋体" w:eastAsia="宋体" w:hAnsi="宋体" w:hint="eastAsia"/>
        </w:rPr>
        <w:t>若选取dp[i-1][j]则s</w:t>
      </w:r>
      <w:r w:rsidRPr="003F0B0C">
        <w:rPr>
          <w:rFonts w:ascii="宋体" w:eastAsia="宋体" w:hAnsi="宋体"/>
        </w:rPr>
        <w:t>[i][j]=s[i-1][j]+a[i]</w:t>
      </w:r>
    </w:p>
    <w:p w:rsidR="00B170F9" w:rsidRPr="003F0B0C" w:rsidRDefault="00B170F9" w:rsidP="00B170F9">
      <w:pPr>
        <w:rPr>
          <w:rFonts w:ascii="宋体" w:eastAsia="宋体" w:hAnsi="宋体"/>
        </w:rPr>
      </w:pPr>
      <w:r w:rsidRPr="003F0B0C">
        <w:rPr>
          <w:rFonts w:ascii="宋体" w:eastAsia="宋体" w:hAnsi="宋体" w:hint="eastAsia"/>
        </w:rPr>
        <w:t>若选取dp[i][j-1]则s[i][j]=s[i][j-1]+b[j]</w:t>
      </w:r>
    </w:p>
    <w:p w:rsidR="00B170F9" w:rsidRPr="003F0B0C" w:rsidRDefault="00B170F9" w:rsidP="00B170F9">
      <w:pPr>
        <w:rPr>
          <w:rFonts w:ascii="宋体" w:eastAsia="宋体" w:hAnsi="宋体"/>
        </w:rPr>
      </w:pPr>
      <w:r w:rsidRPr="003F0B0C">
        <w:rPr>
          <w:rFonts w:ascii="宋体" w:eastAsia="宋体" w:hAnsi="宋体" w:hint="eastAsia"/>
        </w:rPr>
        <w:t>初始时dp[0][j]和dp[</w:t>
      </w:r>
      <w:r w:rsidRPr="003F0B0C">
        <w:rPr>
          <w:rFonts w:ascii="宋体" w:eastAsia="宋体" w:hAnsi="宋体"/>
        </w:rPr>
        <w:t>i][0]</w:t>
      </w:r>
      <w:r w:rsidRPr="003F0B0C">
        <w:rPr>
          <w:rFonts w:ascii="宋体" w:eastAsia="宋体" w:hAnsi="宋体" w:hint="eastAsia"/>
        </w:rPr>
        <w:t>均为0</w:t>
      </w:r>
    </w:p>
    <w:p w:rsidR="00B170F9" w:rsidRPr="003F0B0C" w:rsidRDefault="00B170F9" w:rsidP="00B170F9">
      <w:pPr>
        <w:rPr>
          <w:rFonts w:ascii="宋体" w:eastAsia="宋体" w:hAnsi="宋体"/>
        </w:rPr>
      </w:pPr>
      <w:r w:rsidRPr="003F0B0C">
        <w:rPr>
          <w:rFonts w:ascii="宋体" w:eastAsia="宋体" w:hAnsi="宋体" w:hint="eastAsia"/>
        </w:rPr>
        <w:t>s[0][0]=</w:t>
      </w:r>
      <w:r w:rsidRPr="003F0B0C">
        <w:rPr>
          <w:rFonts w:ascii="宋体" w:eastAsia="宋体" w:hAnsi="宋体"/>
        </w:rPr>
        <w:t>””,s[0][j]</w:t>
      </w:r>
      <w:r w:rsidRPr="003F0B0C">
        <w:rPr>
          <w:rFonts w:ascii="宋体" w:eastAsia="宋体" w:hAnsi="宋体" w:hint="eastAsia"/>
        </w:rPr>
        <w:t>为b串的前j个字符，a[i][0]为a串的前i个字符</w:t>
      </w:r>
    </w:p>
    <w:p w:rsidR="00B170F9" w:rsidRPr="003F0B0C" w:rsidRDefault="00B170F9" w:rsidP="00B170F9">
      <w:pPr>
        <w:rPr>
          <w:rFonts w:ascii="宋体" w:eastAsia="宋体" w:hAnsi="宋体"/>
        </w:rPr>
      </w:pPr>
      <w:r w:rsidRPr="003F0B0C">
        <w:rPr>
          <w:rFonts w:ascii="宋体" w:eastAsia="宋体" w:hAnsi="宋体" w:hint="eastAsia"/>
        </w:rPr>
        <w:t>【自测数据】</w:t>
      </w:r>
    </w:p>
    <w:p w:rsidR="0091072F" w:rsidRPr="003F0B0C" w:rsidRDefault="0091072F" w:rsidP="00B170F9">
      <w:pPr>
        <w:rPr>
          <w:rFonts w:ascii="宋体" w:eastAsia="宋体" w:hAnsi="宋体"/>
        </w:rPr>
      </w:pPr>
    </w:p>
    <w:p w:rsidR="00B170F9" w:rsidRPr="003F0B0C" w:rsidRDefault="00B170F9" w:rsidP="00B170F9">
      <w:pPr>
        <w:rPr>
          <w:rFonts w:ascii="宋体" w:eastAsia="宋体" w:hAnsi="宋体"/>
        </w:rPr>
      </w:pPr>
      <w:r w:rsidRPr="003F0B0C">
        <w:rPr>
          <w:rFonts w:ascii="宋体" w:eastAsia="宋体" w:hAnsi="宋体" w:hint="eastAsia"/>
        </w:rPr>
        <w:t>【代码】</w:t>
      </w:r>
    </w:p>
    <w:p w:rsidR="0091072F" w:rsidRPr="003F0B0C" w:rsidRDefault="0091072F" w:rsidP="0091072F">
      <w:pPr>
        <w:rPr>
          <w:rFonts w:ascii="宋体" w:eastAsia="宋体" w:hAnsi="宋体"/>
        </w:rPr>
      </w:pPr>
      <w:r w:rsidRPr="003F0B0C">
        <w:rPr>
          <w:rFonts w:ascii="宋体" w:eastAsia="宋体" w:hAnsi="宋体"/>
        </w:rPr>
        <w:t>#include &lt;bits/stdc++.h&gt;</w:t>
      </w:r>
    </w:p>
    <w:p w:rsidR="0091072F" w:rsidRPr="003F0B0C" w:rsidRDefault="0091072F" w:rsidP="0091072F">
      <w:pPr>
        <w:rPr>
          <w:rFonts w:ascii="宋体" w:eastAsia="宋体" w:hAnsi="宋体"/>
        </w:rPr>
      </w:pPr>
      <w:r w:rsidRPr="003F0B0C">
        <w:rPr>
          <w:rFonts w:ascii="宋体" w:eastAsia="宋体" w:hAnsi="宋体"/>
        </w:rPr>
        <w:t>#define MAXN 110</w:t>
      </w:r>
    </w:p>
    <w:p w:rsidR="0091072F" w:rsidRPr="003F0B0C" w:rsidRDefault="0091072F" w:rsidP="0091072F">
      <w:pPr>
        <w:rPr>
          <w:rFonts w:ascii="宋体" w:eastAsia="宋体" w:hAnsi="宋体"/>
        </w:rPr>
      </w:pPr>
    </w:p>
    <w:p w:rsidR="0091072F" w:rsidRPr="003F0B0C" w:rsidRDefault="0091072F" w:rsidP="0091072F">
      <w:pPr>
        <w:rPr>
          <w:rFonts w:ascii="宋体" w:eastAsia="宋体" w:hAnsi="宋体"/>
        </w:rPr>
      </w:pPr>
      <w:r w:rsidRPr="003F0B0C">
        <w:rPr>
          <w:rFonts w:ascii="宋体" w:eastAsia="宋体" w:hAnsi="宋体"/>
        </w:rPr>
        <w:t>using namespace std;</w:t>
      </w:r>
    </w:p>
    <w:p w:rsidR="0091072F" w:rsidRPr="003F0B0C" w:rsidRDefault="0091072F" w:rsidP="0091072F">
      <w:pPr>
        <w:rPr>
          <w:rFonts w:ascii="宋体" w:eastAsia="宋体" w:hAnsi="宋体"/>
        </w:rPr>
      </w:pPr>
    </w:p>
    <w:p w:rsidR="0091072F" w:rsidRPr="003F0B0C" w:rsidRDefault="0091072F" w:rsidP="0091072F">
      <w:pPr>
        <w:rPr>
          <w:rFonts w:ascii="宋体" w:eastAsia="宋体" w:hAnsi="宋体"/>
        </w:rPr>
      </w:pPr>
      <w:r w:rsidRPr="003F0B0C">
        <w:rPr>
          <w:rFonts w:ascii="宋体" w:eastAsia="宋体" w:hAnsi="宋体"/>
        </w:rPr>
        <w:t>int main()</w:t>
      </w:r>
    </w:p>
    <w:p w:rsidR="0091072F" w:rsidRPr="003F0B0C" w:rsidRDefault="0091072F" w:rsidP="0091072F">
      <w:pPr>
        <w:rPr>
          <w:rFonts w:ascii="宋体" w:eastAsia="宋体" w:hAnsi="宋体"/>
        </w:rPr>
      </w:pPr>
      <w:r w:rsidRPr="003F0B0C">
        <w:rPr>
          <w:rFonts w:ascii="宋体" w:eastAsia="宋体" w:hAnsi="宋体"/>
        </w:rPr>
        <w:t>{</w:t>
      </w:r>
    </w:p>
    <w:p w:rsidR="0091072F" w:rsidRPr="003F0B0C" w:rsidRDefault="0091072F" w:rsidP="0091072F">
      <w:pPr>
        <w:rPr>
          <w:rFonts w:ascii="宋体" w:eastAsia="宋体" w:hAnsi="宋体"/>
        </w:rPr>
      </w:pPr>
      <w:r w:rsidRPr="003F0B0C">
        <w:rPr>
          <w:rFonts w:ascii="宋体" w:eastAsia="宋体" w:hAnsi="宋体"/>
        </w:rPr>
        <w:t xml:space="preserve">    int dp[MAXN][MAXN],n,m;</w:t>
      </w:r>
    </w:p>
    <w:p w:rsidR="0091072F" w:rsidRPr="003F0B0C" w:rsidRDefault="0091072F" w:rsidP="0091072F">
      <w:pPr>
        <w:rPr>
          <w:rFonts w:ascii="宋体" w:eastAsia="宋体" w:hAnsi="宋体"/>
        </w:rPr>
      </w:pPr>
      <w:r w:rsidRPr="003F0B0C">
        <w:rPr>
          <w:rFonts w:ascii="宋体" w:eastAsia="宋体" w:hAnsi="宋体"/>
        </w:rPr>
        <w:t xml:space="preserve">    string s[MAXN][MAXN],a,b;</w:t>
      </w:r>
    </w:p>
    <w:p w:rsidR="0091072F" w:rsidRPr="003F0B0C" w:rsidRDefault="0091072F" w:rsidP="0091072F">
      <w:pPr>
        <w:rPr>
          <w:rFonts w:ascii="宋体" w:eastAsia="宋体" w:hAnsi="宋体"/>
        </w:rPr>
      </w:pPr>
      <w:r w:rsidRPr="003F0B0C">
        <w:rPr>
          <w:rFonts w:ascii="宋体" w:eastAsia="宋体" w:hAnsi="宋体"/>
        </w:rPr>
        <w:t xml:space="preserve">    while(cin&gt;&gt;a&gt;&gt;b){</w:t>
      </w:r>
    </w:p>
    <w:p w:rsidR="0091072F" w:rsidRPr="003F0B0C" w:rsidRDefault="0091072F" w:rsidP="0091072F">
      <w:pPr>
        <w:rPr>
          <w:rFonts w:ascii="宋体" w:eastAsia="宋体" w:hAnsi="宋体"/>
        </w:rPr>
      </w:pPr>
      <w:r w:rsidRPr="003F0B0C">
        <w:rPr>
          <w:rFonts w:ascii="宋体" w:eastAsia="宋体" w:hAnsi="宋体"/>
        </w:rPr>
        <w:t xml:space="preserve">        n=a.size(),m=b.size();</w:t>
      </w:r>
    </w:p>
    <w:p w:rsidR="0091072F" w:rsidRPr="003F0B0C" w:rsidRDefault="0091072F" w:rsidP="0091072F">
      <w:pPr>
        <w:rPr>
          <w:rFonts w:ascii="宋体" w:eastAsia="宋体" w:hAnsi="宋体"/>
        </w:rPr>
      </w:pPr>
      <w:r w:rsidRPr="003F0B0C">
        <w:rPr>
          <w:rFonts w:ascii="宋体" w:eastAsia="宋体" w:hAnsi="宋体"/>
        </w:rPr>
        <w:t xml:space="preserve">        memset(dp,0,sizeof(dp));</w:t>
      </w:r>
    </w:p>
    <w:p w:rsidR="0091072F" w:rsidRPr="003F0B0C" w:rsidRDefault="0091072F" w:rsidP="0091072F">
      <w:pPr>
        <w:rPr>
          <w:rFonts w:ascii="宋体" w:eastAsia="宋体" w:hAnsi="宋体"/>
        </w:rPr>
      </w:pPr>
      <w:r w:rsidRPr="003F0B0C">
        <w:rPr>
          <w:rFonts w:ascii="宋体" w:eastAsia="宋体" w:hAnsi="宋体"/>
        </w:rPr>
        <w:t xml:space="preserve">        s[0][0]="";</w:t>
      </w:r>
    </w:p>
    <w:p w:rsidR="0091072F" w:rsidRPr="003F0B0C" w:rsidRDefault="0091072F" w:rsidP="0091072F">
      <w:pPr>
        <w:rPr>
          <w:rFonts w:ascii="宋体" w:eastAsia="宋体" w:hAnsi="宋体"/>
        </w:rPr>
      </w:pPr>
      <w:r w:rsidRPr="003F0B0C">
        <w:rPr>
          <w:rFonts w:ascii="宋体" w:eastAsia="宋体" w:hAnsi="宋体"/>
        </w:rPr>
        <w:t xml:space="preserve">        for (int i=1;i&lt;=n;i++) s[i][0]=s[i-1][0]+a[i-1];</w:t>
      </w:r>
    </w:p>
    <w:p w:rsidR="0091072F" w:rsidRPr="003F0B0C" w:rsidRDefault="0091072F" w:rsidP="0091072F">
      <w:pPr>
        <w:rPr>
          <w:rFonts w:ascii="宋体" w:eastAsia="宋体" w:hAnsi="宋体"/>
        </w:rPr>
      </w:pPr>
      <w:r w:rsidRPr="003F0B0C">
        <w:rPr>
          <w:rFonts w:ascii="宋体" w:eastAsia="宋体" w:hAnsi="宋体"/>
        </w:rPr>
        <w:t xml:space="preserve">        for (int j=1;j&lt;=m;j++) s[0][j]=s[0][j-1]+b[j-1];</w:t>
      </w:r>
    </w:p>
    <w:p w:rsidR="0091072F" w:rsidRPr="003F0B0C" w:rsidRDefault="0091072F" w:rsidP="0091072F">
      <w:pPr>
        <w:rPr>
          <w:rFonts w:ascii="宋体" w:eastAsia="宋体" w:hAnsi="宋体"/>
        </w:rPr>
      </w:pPr>
      <w:r w:rsidRPr="003F0B0C">
        <w:rPr>
          <w:rFonts w:ascii="宋体" w:eastAsia="宋体" w:hAnsi="宋体"/>
        </w:rPr>
        <w:t xml:space="preserve">        for (int i=1;i&lt;=n;i++){</w:t>
      </w:r>
    </w:p>
    <w:p w:rsidR="0091072F" w:rsidRPr="003F0B0C" w:rsidRDefault="0091072F" w:rsidP="0091072F">
      <w:pPr>
        <w:rPr>
          <w:rFonts w:ascii="宋体" w:eastAsia="宋体" w:hAnsi="宋体"/>
        </w:rPr>
      </w:pPr>
      <w:r w:rsidRPr="003F0B0C">
        <w:rPr>
          <w:rFonts w:ascii="宋体" w:eastAsia="宋体" w:hAnsi="宋体"/>
        </w:rPr>
        <w:t xml:space="preserve">            for (int j=1;j&lt;=m;j++){</w:t>
      </w:r>
    </w:p>
    <w:p w:rsidR="0091072F" w:rsidRPr="003F0B0C" w:rsidRDefault="0091072F" w:rsidP="0091072F">
      <w:pPr>
        <w:rPr>
          <w:rFonts w:ascii="宋体" w:eastAsia="宋体" w:hAnsi="宋体"/>
        </w:rPr>
      </w:pPr>
      <w:r w:rsidRPr="003F0B0C">
        <w:rPr>
          <w:rFonts w:ascii="宋体" w:eastAsia="宋体" w:hAnsi="宋体"/>
        </w:rPr>
        <w:t xml:space="preserve">                char cha=a[i-1],chb=b[j-1];</w:t>
      </w:r>
    </w:p>
    <w:p w:rsidR="0091072F" w:rsidRPr="003F0B0C" w:rsidRDefault="0091072F" w:rsidP="0091072F">
      <w:pPr>
        <w:rPr>
          <w:rFonts w:ascii="宋体" w:eastAsia="宋体" w:hAnsi="宋体"/>
        </w:rPr>
      </w:pPr>
      <w:r w:rsidRPr="003F0B0C">
        <w:rPr>
          <w:rFonts w:ascii="宋体" w:eastAsia="宋体" w:hAnsi="宋体"/>
        </w:rPr>
        <w:t xml:space="preserve">                if(cha==chb){</w:t>
      </w:r>
    </w:p>
    <w:p w:rsidR="0091072F" w:rsidRPr="003F0B0C" w:rsidRDefault="0091072F" w:rsidP="0091072F">
      <w:pPr>
        <w:rPr>
          <w:rFonts w:ascii="宋体" w:eastAsia="宋体" w:hAnsi="宋体"/>
        </w:rPr>
      </w:pPr>
      <w:r w:rsidRPr="003F0B0C">
        <w:rPr>
          <w:rFonts w:ascii="宋体" w:eastAsia="宋体" w:hAnsi="宋体"/>
        </w:rPr>
        <w:t xml:space="preserve">                    dp[i][j]=dp[i-1][j-1]+1;</w:t>
      </w:r>
    </w:p>
    <w:p w:rsidR="0091072F" w:rsidRPr="003F0B0C" w:rsidRDefault="0091072F" w:rsidP="0091072F">
      <w:pPr>
        <w:rPr>
          <w:rFonts w:ascii="宋体" w:eastAsia="宋体" w:hAnsi="宋体"/>
        </w:rPr>
      </w:pPr>
      <w:r w:rsidRPr="003F0B0C">
        <w:rPr>
          <w:rFonts w:ascii="宋体" w:eastAsia="宋体" w:hAnsi="宋体"/>
        </w:rPr>
        <w:t xml:space="preserve">                    s[i][j]=s[i-1][j-1]+cha;</w:t>
      </w:r>
    </w:p>
    <w:p w:rsidR="0091072F" w:rsidRPr="003F0B0C" w:rsidRDefault="0091072F" w:rsidP="0091072F">
      <w:pPr>
        <w:rPr>
          <w:rFonts w:ascii="宋体" w:eastAsia="宋体" w:hAnsi="宋体"/>
        </w:rPr>
      </w:pPr>
      <w:r w:rsidRPr="003F0B0C">
        <w:rPr>
          <w:rFonts w:ascii="宋体" w:eastAsia="宋体" w:hAnsi="宋体"/>
        </w:rPr>
        <w:t xml:space="preserve">                }else{</w:t>
      </w:r>
    </w:p>
    <w:p w:rsidR="0091072F" w:rsidRPr="003F0B0C" w:rsidRDefault="0091072F" w:rsidP="0091072F">
      <w:pPr>
        <w:rPr>
          <w:rFonts w:ascii="宋体" w:eastAsia="宋体" w:hAnsi="宋体"/>
        </w:rPr>
      </w:pPr>
      <w:r w:rsidRPr="003F0B0C">
        <w:rPr>
          <w:rFonts w:ascii="宋体" w:eastAsia="宋体" w:hAnsi="宋体"/>
        </w:rPr>
        <w:t xml:space="preserve">                    if(dp[i-1][j]&gt;dp[i][j-1]){</w:t>
      </w:r>
    </w:p>
    <w:p w:rsidR="0091072F" w:rsidRPr="003F0B0C" w:rsidRDefault="0091072F" w:rsidP="0091072F">
      <w:pPr>
        <w:rPr>
          <w:rFonts w:ascii="宋体" w:eastAsia="宋体" w:hAnsi="宋体"/>
        </w:rPr>
      </w:pPr>
      <w:r w:rsidRPr="003F0B0C">
        <w:rPr>
          <w:rFonts w:ascii="宋体" w:eastAsia="宋体" w:hAnsi="宋体"/>
        </w:rPr>
        <w:t xml:space="preserve">                        dp[i][j]=dp[i-1][j];</w:t>
      </w:r>
    </w:p>
    <w:p w:rsidR="0091072F" w:rsidRPr="003F0B0C" w:rsidRDefault="0091072F" w:rsidP="0091072F">
      <w:pPr>
        <w:rPr>
          <w:rFonts w:ascii="宋体" w:eastAsia="宋体" w:hAnsi="宋体"/>
        </w:rPr>
      </w:pPr>
      <w:r w:rsidRPr="003F0B0C">
        <w:rPr>
          <w:rFonts w:ascii="宋体" w:eastAsia="宋体" w:hAnsi="宋体"/>
        </w:rPr>
        <w:t xml:space="preserve">                        s[i][j]=s[i-1][j]+cha;</w:t>
      </w:r>
    </w:p>
    <w:p w:rsidR="0091072F" w:rsidRPr="003F0B0C" w:rsidRDefault="0091072F" w:rsidP="0091072F">
      <w:pPr>
        <w:rPr>
          <w:rFonts w:ascii="宋体" w:eastAsia="宋体" w:hAnsi="宋体"/>
        </w:rPr>
      </w:pPr>
      <w:r w:rsidRPr="003F0B0C">
        <w:rPr>
          <w:rFonts w:ascii="宋体" w:eastAsia="宋体" w:hAnsi="宋体"/>
        </w:rPr>
        <w:t xml:space="preserve">                    }else{</w:t>
      </w:r>
    </w:p>
    <w:p w:rsidR="0091072F" w:rsidRPr="003F0B0C" w:rsidRDefault="0091072F" w:rsidP="0091072F">
      <w:pPr>
        <w:rPr>
          <w:rFonts w:ascii="宋体" w:eastAsia="宋体" w:hAnsi="宋体"/>
        </w:rPr>
      </w:pPr>
      <w:r w:rsidRPr="003F0B0C">
        <w:rPr>
          <w:rFonts w:ascii="宋体" w:eastAsia="宋体" w:hAnsi="宋体"/>
        </w:rPr>
        <w:t xml:space="preserve">                        dp[i][j]=dp[i][j-1];</w:t>
      </w:r>
    </w:p>
    <w:p w:rsidR="0091072F" w:rsidRPr="003F0B0C" w:rsidRDefault="0091072F" w:rsidP="0091072F">
      <w:pPr>
        <w:rPr>
          <w:rFonts w:ascii="宋体" w:eastAsia="宋体" w:hAnsi="宋体"/>
        </w:rPr>
      </w:pPr>
      <w:r w:rsidRPr="003F0B0C">
        <w:rPr>
          <w:rFonts w:ascii="宋体" w:eastAsia="宋体" w:hAnsi="宋体"/>
        </w:rPr>
        <w:t xml:space="preserve">                        s[i][j]=s[i][j-1]+chb;</w:t>
      </w:r>
    </w:p>
    <w:p w:rsidR="0091072F" w:rsidRPr="003F0B0C" w:rsidRDefault="0091072F" w:rsidP="0091072F">
      <w:pPr>
        <w:rPr>
          <w:rFonts w:ascii="宋体" w:eastAsia="宋体" w:hAnsi="宋体"/>
        </w:rPr>
      </w:pPr>
      <w:r w:rsidRPr="003F0B0C">
        <w:rPr>
          <w:rFonts w:ascii="宋体" w:eastAsia="宋体" w:hAnsi="宋体"/>
        </w:rPr>
        <w:t xml:space="preserve">                    }</w:t>
      </w:r>
    </w:p>
    <w:p w:rsidR="0091072F" w:rsidRPr="003F0B0C" w:rsidRDefault="0091072F" w:rsidP="0091072F">
      <w:pPr>
        <w:rPr>
          <w:rFonts w:ascii="宋体" w:eastAsia="宋体" w:hAnsi="宋体"/>
        </w:rPr>
      </w:pPr>
      <w:r w:rsidRPr="003F0B0C">
        <w:rPr>
          <w:rFonts w:ascii="宋体" w:eastAsia="宋体" w:hAnsi="宋体"/>
        </w:rPr>
        <w:t xml:space="preserve">                }</w:t>
      </w:r>
    </w:p>
    <w:p w:rsidR="0091072F" w:rsidRPr="003F0B0C" w:rsidRDefault="0091072F" w:rsidP="0091072F">
      <w:pPr>
        <w:rPr>
          <w:rFonts w:ascii="宋体" w:eastAsia="宋体" w:hAnsi="宋体"/>
        </w:rPr>
      </w:pPr>
      <w:r w:rsidRPr="003F0B0C">
        <w:rPr>
          <w:rFonts w:ascii="宋体" w:eastAsia="宋体" w:hAnsi="宋体"/>
        </w:rPr>
        <w:t xml:space="preserve">            }</w:t>
      </w:r>
    </w:p>
    <w:p w:rsidR="0091072F" w:rsidRPr="003F0B0C" w:rsidRDefault="0091072F" w:rsidP="0091072F">
      <w:pPr>
        <w:rPr>
          <w:rFonts w:ascii="宋体" w:eastAsia="宋体" w:hAnsi="宋体"/>
        </w:rPr>
      </w:pPr>
      <w:r w:rsidRPr="003F0B0C">
        <w:rPr>
          <w:rFonts w:ascii="宋体" w:eastAsia="宋体" w:hAnsi="宋体"/>
        </w:rPr>
        <w:t xml:space="preserve">        }</w:t>
      </w:r>
    </w:p>
    <w:p w:rsidR="0091072F" w:rsidRPr="003F0B0C" w:rsidRDefault="0091072F" w:rsidP="0091072F">
      <w:pPr>
        <w:rPr>
          <w:rFonts w:ascii="宋体" w:eastAsia="宋体" w:hAnsi="宋体"/>
        </w:rPr>
      </w:pPr>
      <w:r w:rsidRPr="003F0B0C">
        <w:rPr>
          <w:rFonts w:ascii="宋体" w:eastAsia="宋体" w:hAnsi="宋体"/>
        </w:rPr>
        <w:lastRenderedPageBreak/>
        <w:t xml:space="preserve">        cout&lt;&lt;s[n][m]&lt;&lt;endl;</w:t>
      </w:r>
    </w:p>
    <w:p w:rsidR="0091072F" w:rsidRPr="003F0B0C" w:rsidRDefault="0091072F" w:rsidP="0091072F">
      <w:pPr>
        <w:rPr>
          <w:rFonts w:ascii="宋体" w:eastAsia="宋体" w:hAnsi="宋体"/>
        </w:rPr>
      </w:pPr>
      <w:r w:rsidRPr="003F0B0C">
        <w:rPr>
          <w:rFonts w:ascii="宋体" w:eastAsia="宋体" w:hAnsi="宋体"/>
        </w:rPr>
        <w:t xml:space="preserve">    }</w:t>
      </w:r>
    </w:p>
    <w:p w:rsidR="0091072F" w:rsidRPr="003F0B0C" w:rsidRDefault="0091072F" w:rsidP="0091072F">
      <w:pPr>
        <w:rPr>
          <w:rFonts w:ascii="宋体" w:eastAsia="宋体" w:hAnsi="宋体"/>
        </w:rPr>
      </w:pPr>
      <w:r w:rsidRPr="003F0B0C">
        <w:rPr>
          <w:rFonts w:ascii="宋体" w:eastAsia="宋体" w:hAnsi="宋体"/>
        </w:rPr>
        <w:t xml:space="preserve">    return 0;</w:t>
      </w:r>
    </w:p>
    <w:p w:rsidR="0091072F" w:rsidRPr="003F0B0C" w:rsidRDefault="0091072F" w:rsidP="0091072F">
      <w:pPr>
        <w:rPr>
          <w:rFonts w:ascii="宋体" w:eastAsia="宋体" w:hAnsi="宋体"/>
        </w:rPr>
      </w:pPr>
      <w:r w:rsidRPr="003F0B0C">
        <w:rPr>
          <w:rFonts w:ascii="宋体" w:eastAsia="宋体" w:hAnsi="宋体"/>
        </w:rPr>
        <w:t>}</w:t>
      </w:r>
    </w:p>
    <w:p w:rsidR="00B170F9" w:rsidRPr="003F0B0C" w:rsidRDefault="001260F1" w:rsidP="001260F1">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1159</w:t>
      </w:r>
      <w:r w:rsidR="00B21167" w:rsidRPr="003F0B0C">
        <w:rPr>
          <w:rFonts w:ascii="宋体" w:eastAsia="宋体" w:hAnsi="宋体" w:hint="eastAsia"/>
          <w:b w:val="0"/>
        </w:rPr>
        <w:t>-</w:t>
      </w:r>
      <w:r w:rsidR="00B21167" w:rsidRPr="003F0B0C">
        <w:rPr>
          <w:rFonts w:ascii="宋体" w:eastAsia="宋体" w:hAnsi="宋体"/>
          <w:b w:val="0"/>
        </w:rPr>
        <w:t>LCIS</w:t>
      </w:r>
      <w:r w:rsidR="00B21167" w:rsidRPr="003F0B0C">
        <w:rPr>
          <w:rFonts w:ascii="宋体" w:eastAsia="宋体" w:hAnsi="宋体" w:hint="eastAsia"/>
          <w:b w:val="0"/>
        </w:rPr>
        <w:t>模板题</w:t>
      </w:r>
      <w:r w:rsidR="00B21167" w:rsidRPr="003F0B0C">
        <w:rPr>
          <w:rFonts w:ascii="宋体" w:eastAsia="宋体" w:hAnsi="宋体"/>
          <w:b w:val="0"/>
        </w:rPr>
        <w:fldChar w:fldCharType="begin"/>
      </w:r>
      <w:r w:rsidR="00B21167" w:rsidRPr="003F0B0C">
        <w:rPr>
          <w:rFonts w:ascii="宋体" w:eastAsia="宋体" w:hAnsi="宋体"/>
        </w:rPr>
        <w:instrText xml:space="preserve"> XE "</w:instrText>
      </w:r>
      <w:r w:rsidR="00B21167" w:rsidRPr="003F0B0C">
        <w:rPr>
          <w:rFonts w:ascii="宋体" w:eastAsia="宋体" w:hAnsi="宋体" w:hint="eastAsia"/>
          <w:b w:val="0"/>
        </w:rPr>
        <w:instrText>√-</w:instrText>
      </w:r>
      <w:r w:rsidR="00B21167" w:rsidRPr="003F0B0C">
        <w:rPr>
          <w:rFonts w:ascii="宋体" w:eastAsia="宋体" w:hAnsi="宋体"/>
          <w:b w:val="0"/>
        </w:rPr>
        <w:instrText>HDU</w:instrText>
      </w:r>
      <w:r w:rsidR="00B21167" w:rsidRPr="003F0B0C">
        <w:rPr>
          <w:rFonts w:ascii="宋体" w:eastAsia="宋体" w:hAnsi="宋体" w:hint="eastAsia"/>
          <w:b w:val="0"/>
        </w:rPr>
        <w:instrText>-</w:instrText>
      </w:r>
      <w:r w:rsidR="00B21167" w:rsidRPr="003F0B0C">
        <w:rPr>
          <w:rFonts w:ascii="宋体" w:eastAsia="宋体" w:hAnsi="宋体"/>
          <w:b w:val="0"/>
        </w:rPr>
        <w:instrText>1159</w:instrText>
      </w:r>
      <w:r w:rsidR="00B21167" w:rsidRPr="003F0B0C">
        <w:rPr>
          <w:rFonts w:ascii="宋体" w:eastAsia="宋体" w:hAnsi="宋体" w:hint="eastAsia"/>
          <w:b w:val="0"/>
        </w:rPr>
        <w:instrText>-</w:instrText>
      </w:r>
      <w:r w:rsidR="00B21167" w:rsidRPr="003F0B0C">
        <w:rPr>
          <w:rFonts w:ascii="宋体" w:eastAsia="宋体" w:hAnsi="宋体"/>
          <w:b w:val="0"/>
        </w:rPr>
        <w:instrText>LCIS</w:instrText>
      </w:r>
      <w:r w:rsidR="00B21167" w:rsidRPr="003F0B0C">
        <w:rPr>
          <w:rFonts w:ascii="宋体" w:eastAsia="宋体" w:hAnsi="宋体" w:hint="eastAsia"/>
          <w:b w:val="0"/>
        </w:rPr>
        <w:instrText>模板题</w:instrText>
      </w:r>
      <w:r w:rsidR="00B21167" w:rsidRPr="003F0B0C">
        <w:rPr>
          <w:rFonts w:ascii="宋体" w:eastAsia="宋体" w:hAnsi="宋体"/>
          <w:b w:val="0"/>
        </w:rPr>
        <w:instrText>:</w:instrText>
      </w:r>
      <w:r w:rsidR="00B21167" w:rsidRPr="003F0B0C">
        <w:rPr>
          <w:rFonts w:ascii="宋体" w:eastAsia="宋体" w:hAnsi="宋体" w:hint="eastAsia"/>
        </w:rPr>
        <w:instrText>1</w:instrText>
      </w:r>
      <w:r w:rsidR="00B21167" w:rsidRPr="003F0B0C">
        <w:rPr>
          <w:rFonts w:ascii="宋体" w:eastAsia="宋体" w:hAnsi="宋体"/>
        </w:rPr>
        <w:instrText xml:space="preserve">159" \y "HDU:1159" </w:instrText>
      </w:r>
      <w:r w:rsidR="00B21167" w:rsidRPr="003F0B0C">
        <w:rPr>
          <w:rFonts w:ascii="宋体" w:eastAsia="宋体" w:hAnsi="宋体"/>
          <w:b w:val="0"/>
        </w:rPr>
        <w:fldChar w:fldCharType="end"/>
      </w:r>
    </w:p>
    <w:p w:rsidR="001260F1" w:rsidRPr="003F0B0C" w:rsidRDefault="001260F1" w:rsidP="000747AE">
      <w:pPr>
        <w:rPr>
          <w:rFonts w:ascii="宋体" w:eastAsia="宋体" w:hAnsi="宋体"/>
        </w:rPr>
      </w:pPr>
      <w:r w:rsidRPr="003F0B0C">
        <w:rPr>
          <w:rFonts w:ascii="宋体" w:eastAsia="宋体" w:hAnsi="宋体" w:hint="eastAsia"/>
        </w:rPr>
        <w:t>【题意】求最长上升公共子序列</w:t>
      </w:r>
    </w:p>
    <w:p w:rsidR="001260F1" w:rsidRPr="003F0B0C" w:rsidRDefault="001260F1" w:rsidP="000747AE">
      <w:pPr>
        <w:rPr>
          <w:rFonts w:ascii="宋体" w:eastAsia="宋体" w:hAnsi="宋体"/>
        </w:rPr>
      </w:pPr>
      <w:r w:rsidRPr="003F0B0C">
        <w:rPr>
          <w:rFonts w:ascii="宋体" w:eastAsia="宋体" w:hAnsi="宋体" w:hint="eastAsia"/>
        </w:rPr>
        <w:t>【题解】模板题</w:t>
      </w:r>
    </w:p>
    <w:p w:rsidR="001260F1" w:rsidRPr="003F0B0C" w:rsidRDefault="001260F1" w:rsidP="000747AE">
      <w:pPr>
        <w:rPr>
          <w:rFonts w:ascii="宋体" w:eastAsia="宋体" w:hAnsi="宋体"/>
        </w:rPr>
      </w:pPr>
      <w:r w:rsidRPr="003F0B0C">
        <w:rPr>
          <w:rFonts w:ascii="宋体" w:eastAsia="宋体" w:hAnsi="宋体" w:hint="eastAsia"/>
        </w:rPr>
        <w:t>【代码】</w:t>
      </w:r>
    </w:p>
    <w:p w:rsidR="001260F1" w:rsidRPr="003F0B0C" w:rsidRDefault="001260F1" w:rsidP="001260F1">
      <w:pPr>
        <w:rPr>
          <w:rFonts w:ascii="宋体" w:eastAsia="宋体" w:hAnsi="宋体"/>
        </w:rPr>
      </w:pPr>
      <w:r w:rsidRPr="003F0B0C">
        <w:rPr>
          <w:rFonts w:ascii="宋体" w:eastAsia="宋体" w:hAnsi="宋体"/>
        </w:rPr>
        <w:t>#include &lt;bits/stdc++.h&gt;</w:t>
      </w:r>
    </w:p>
    <w:p w:rsidR="001260F1" w:rsidRPr="003F0B0C" w:rsidRDefault="001260F1" w:rsidP="001260F1">
      <w:pPr>
        <w:rPr>
          <w:rFonts w:ascii="宋体" w:eastAsia="宋体" w:hAnsi="宋体"/>
        </w:rPr>
      </w:pPr>
      <w:r w:rsidRPr="003F0B0C">
        <w:rPr>
          <w:rFonts w:ascii="宋体" w:eastAsia="宋体" w:hAnsi="宋体"/>
        </w:rPr>
        <w:t>#define MAXN 1010</w:t>
      </w:r>
    </w:p>
    <w:p w:rsidR="001260F1" w:rsidRPr="003F0B0C" w:rsidRDefault="001260F1" w:rsidP="001260F1">
      <w:pPr>
        <w:rPr>
          <w:rFonts w:ascii="宋体" w:eastAsia="宋体" w:hAnsi="宋体"/>
        </w:rPr>
      </w:pPr>
    </w:p>
    <w:p w:rsidR="001260F1" w:rsidRPr="003F0B0C" w:rsidRDefault="001260F1" w:rsidP="001260F1">
      <w:pPr>
        <w:rPr>
          <w:rFonts w:ascii="宋体" w:eastAsia="宋体" w:hAnsi="宋体"/>
        </w:rPr>
      </w:pPr>
      <w:r w:rsidRPr="003F0B0C">
        <w:rPr>
          <w:rFonts w:ascii="宋体" w:eastAsia="宋体" w:hAnsi="宋体"/>
        </w:rPr>
        <w:t>using namespace std;</w:t>
      </w:r>
    </w:p>
    <w:p w:rsidR="001260F1" w:rsidRPr="003F0B0C" w:rsidRDefault="001260F1" w:rsidP="001260F1">
      <w:pPr>
        <w:rPr>
          <w:rFonts w:ascii="宋体" w:eastAsia="宋体" w:hAnsi="宋体"/>
        </w:rPr>
      </w:pPr>
    </w:p>
    <w:p w:rsidR="001260F1" w:rsidRPr="003F0B0C" w:rsidRDefault="001260F1" w:rsidP="001260F1">
      <w:pPr>
        <w:rPr>
          <w:rFonts w:ascii="宋体" w:eastAsia="宋体" w:hAnsi="宋体"/>
        </w:rPr>
      </w:pPr>
      <w:r w:rsidRPr="003F0B0C">
        <w:rPr>
          <w:rFonts w:ascii="宋体" w:eastAsia="宋体" w:hAnsi="宋体"/>
        </w:rPr>
        <w:t>int main()</w:t>
      </w:r>
    </w:p>
    <w:p w:rsidR="001260F1" w:rsidRPr="003F0B0C" w:rsidRDefault="001260F1" w:rsidP="001260F1">
      <w:pPr>
        <w:rPr>
          <w:rFonts w:ascii="宋体" w:eastAsia="宋体" w:hAnsi="宋体"/>
        </w:rPr>
      </w:pPr>
      <w:r w:rsidRPr="003F0B0C">
        <w:rPr>
          <w:rFonts w:ascii="宋体" w:eastAsia="宋体" w:hAnsi="宋体"/>
        </w:rPr>
        <w:t>{</w:t>
      </w:r>
    </w:p>
    <w:p w:rsidR="001260F1" w:rsidRPr="003F0B0C" w:rsidRDefault="001260F1" w:rsidP="001260F1">
      <w:pPr>
        <w:rPr>
          <w:rFonts w:ascii="宋体" w:eastAsia="宋体" w:hAnsi="宋体"/>
        </w:rPr>
      </w:pPr>
      <w:r w:rsidRPr="003F0B0C">
        <w:rPr>
          <w:rFonts w:ascii="宋体" w:eastAsia="宋体" w:hAnsi="宋体"/>
        </w:rPr>
        <w:t xml:space="preserve">    string sa,sb;</w:t>
      </w:r>
    </w:p>
    <w:p w:rsidR="001260F1" w:rsidRPr="003F0B0C" w:rsidRDefault="001260F1" w:rsidP="001260F1">
      <w:pPr>
        <w:rPr>
          <w:rFonts w:ascii="宋体" w:eastAsia="宋体" w:hAnsi="宋体"/>
        </w:rPr>
      </w:pPr>
      <w:r w:rsidRPr="003F0B0C">
        <w:rPr>
          <w:rFonts w:ascii="宋体" w:eastAsia="宋体" w:hAnsi="宋体"/>
        </w:rPr>
        <w:t xml:space="preserve">    int n,m,dp[MAXN][MAXN];</w:t>
      </w:r>
    </w:p>
    <w:p w:rsidR="001260F1" w:rsidRPr="003F0B0C" w:rsidRDefault="001260F1" w:rsidP="001260F1">
      <w:pPr>
        <w:rPr>
          <w:rFonts w:ascii="宋体" w:eastAsia="宋体" w:hAnsi="宋体"/>
        </w:rPr>
      </w:pPr>
      <w:r w:rsidRPr="003F0B0C">
        <w:rPr>
          <w:rFonts w:ascii="宋体" w:eastAsia="宋体" w:hAnsi="宋体"/>
        </w:rPr>
        <w:t xml:space="preserve">    while(cin&gt;&gt;sa&gt;&gt;sb){</w:t>
      </w:r>
    </w:p>
    <w:p w:rsidR="001260F1" w:rsidRPr="003F0B0C" w:rsidRDefault="001260F1" w:rsidP="001260F1">
      <w:pPr>
        <w:rPr>
          <w:rFonts w:ascii="宋体" w:eastAsia="宋体" w:hAnsi="宋体"/>
        </w:rPr>
      </w:pPr>
      <w:r w:rsidRPr="003F0B0C">
        <w:rPr>
          <w:rFonts w:ascii="宋体" w:eastAsia="宋体" w:hAnsi="宋体"/>
        </w:rPr>
        <w:t xml:space="preserve">        n=sa.size(),m=sb.size(),memset(dp,0,sizeof(dp));</w:t>
      </w:r>
    </w:p>
    <w:p w:rsidR="001260F1" w:rsidRPr="003F0B0C" w:rsidRDefault="001260F1" w:rsidP="001260F1">
      <w:pPr>
        <w:rPr>
          <w:rFonts w:ascii="宋体" w:eastAsia="宋体" w:hAnsi="宋体"/>
        </w:rPr>
      </w:pPr>
      <w:r w:rsidRPr="003F0B0C">
        <w:rPr>
          <w:rFonts w:ascii="宋体" w:eastAsia="宋体" w:hAnsi="宋体"/>
        </w:rPr>
        <w:t xml:space="preserve">        for(int i=1;i&lt;=n;i++){</w:t>
      </w:r>
    </w:p>
    <w:p w:rsidR="001260F1" w:rsidRPr="003F0B0C" w:rsidRDefault="001260F1" w:rsidP="001260F1">
      <w:pPr>
        <w:rPr>
          <w:rFonts w:ascii="宋体" w:eastAsia="宋体" w:hAnsi="宋体"/>
        </w:rPr>
      </w:pPr>
      <w:r w:rsidRPr="003F0B0C">
        <w:rPr>
          <w:rFonts w:ascii="宋体" w:eastAsia="宋体" w:hAnsi="宋体"/>
        </w:rPr>
        <w:t xml:space="preserve">            for (int j=1;j&lt;=m;j++){</w:t>
      </w:r>
    </w:p>
    <w:p w:rsidR="001260F1" w:rsidRPr="003F0B0C" w:rsidRDefault="001260F1" w:rsidP="001260F1">
      <w:pPr>
        <w:rPr>
          <w:rFonts w:ascii="宋体" w:eastAsia="宋体" w:hAnsi="宋体"/>
        </w:rPr>
      </w:pPr>
      <w:r w:rsidRPr="003F0B0C">
        <w:rPr>
          <w:rFonts w:ascii="宋体" w:eastAsia="宋体" w:hAnsi="宋体"/>
        </w:rPr>
        <w:t xml:space="preserve">                char a=sa[i-1],b=sb[j-1];</w:t>
      </w:r>
    </w:p>
    <w:p w:rsidR="001260F1" w:rsidRPr="003F0B0C" w:rsidRDefault="001260F1" w:rsidP="001260F1">
      <w:pPr>
        <w:rPr>
          <w:rFonts w:ascii="宋体" w:eastAsia="宋体" w:hAnsi="宋体"/>
        </w:rPr>
      </w:pPr>
      <w:r w:rsidRPr="003F0B0C">
        <w:rPr>
          <w:rFonts w:ascii="宋体" w:eastAsia="宋体" w:hAnsi="宋体"/>
        </w:rPr>
        <w:t xml:space="preserve">                if(a==b) dp[i][j]=dp[i-1][j-1]+1;</w:t>
      </w:r>
    </w:p>
    <w:p w:rsidR="001260F1" w:rsidRPr="003F0B0C" w:rsidRDefault="001260F1" w:rsidP="001260F1">
      <w:pPr>
        <w:ind w:left="1260" w:firstLine="420"/>
        <w:rPr>
          <w:rFonts w:ascii="宋体" w:eastAsia="宋体" w:hAnsi="宋体"/>
        </w:rPr>
      </w:pPr>
      <w:r w:rsidRPr="003F0B0C">
        <w:rPr>
          <w:rFonts w:ascii="宋体" w:eastAsia="宋体" w:hAnsi="宋体"/>
        </w:rPr>
        <w:t>else dp[i][j]=max(dp[i-1][j],dp[i][j-1]);</w:t>
      </w:r>
    </w:p>
    <w:p w:rsidR="001260F1" w:rsidRPr="003F0B0C" w:rsidRDefault="001260F1" w:rsidP="001260F1">
      <w:pPr>
        <w:rPr>
          <w:rFonts w:ascii="宋体" w:eastAsia="宋体" w:hAnsi="宋体"/>
        </w:rPr>
      </w:pPr>
      <w:r w:rsidRPr="003F0B0C">
        <w:rPr>
          <w:rFonts w:ascii="宋体" w:eastAsia="宋体" w:hAnsi="宋体"/>
        </w:rPr>
        <w:t xml:space="preserve">            }</w:t>
      </w:r>
    </w:p>
    <w:p w:rsidR="001260F1" w:rsidRPr="003F0B0C" w:rsidRDefault="001260F1" w:rsidP="001260F1">
      <w:pPr>
        <w:rPr>
          <w:rFonts w:ascii="宋体" w:eastAsia="宋体" w:hAnsi="宋体"/>
        </w:rPr>
      </w:pPr>
      <w:r w:rsidRPr="003F0B0C">
        <w:rPr>
          <w:rFonts w:ascii="宋体" w:eastAsia="宋体" w:hAnsi="宋体"/>
        </w:rPr>
        <w:t xml:space="preserve">        }</w:t>
      </w:r>
    </w:p>
    <w:p w:rsidR="001260F1" w:rsidRPr="003F0B0C" w:rsidRDefault="001260F1" w:rsidP="001260F1">
      <w:pPr>
        <w:rPr>
          <w:rFonts w:ascii="宋体" w:eastAsia="宋体" w:hAnsi="宋体"/>
        </w:rPr>
      </w:pPr>
      <w:r w:rsidRPr="003F0B0C">
        <w:rPr>
          <w:rFonts w:ascii="宋体" w:eastAsia="宋体" w:hAnsi="宋体"/>
        </w:rPr>
        <w:t xml:space="preserve">        printf("%d\n",dp[n][m]);</w:t>
      </w:r>
    </w:p>
    <w:p w:rsidR="001260F1" w:rsidRPr="003F0B0C" w:rsidRDefault="001260F1" w:rsidP="001260F1">
      <w:pPr>
        <w:rPr>
          <w:rFonts w:ascii="宋体" w:eastAsia="宋体" w:hAnsi="宋体"/>
        </w:rPr>
      </w:pPr>
      <w:r w:rsidRPr="003F0B0C">
        <w:rPr>
          <w:rFonts w:ascii="宋体" w:eastAsia="宋体" w:hAnsi="宋体"/>
        </w:rPr>
        <w:t xml:space="preserve">    }</w:t>
      </w:r>
    </w:p>
    <w:p w:rsidR="001260F1" w:rsidRPr="003F0B0C" w:rsidRDefault="001260F1" w:rsidP="001260F1">
      <w:pPr>
        <w:rPr>
          <w:rFonts w:ascii="宋体" w:eastAsia="宋体" w:hAnsi="宋体"/>
        </w:rPr>
      </w:pPr>
      <w:r w:rsidRPr="003F0B0C">
        <w:rPr>
          <w:rFonts w:ascii="宋体" w:eastAsia="宋体" w:hAnsi="宋体"/>
        </w:rPr>
        <w:t xml:space="preserve">    return 0;</w:t>
      </w:r>
    </w:p>
    <w:p w:rsidR="001260F1" w:rsidRPr="003F0B0C" w:rsidRDefault="001260F1" w:rsidP="001260F1">
      <w:pPr>
        <w:rPr>
          <w:rFonts w:ascii="宋体" w:eastAsia="宋体" w:hAnsi="宋体"/>
        </w:rPr>
      </w:pPr>
      <w:r w:rsidRPr="003F0B0C">
        <w:rPr>
          <w:rFonts w:ascii="宋体" w:eastAsia="宋体" w:hAnsi="宋体"/>
        </w:rPr>
        <w:t>}</w:t>
      </w:r>
    </w:p>
    <w:p w:rsidR="00306D21" w:rsidRPr="003F0B0C" w:rsidRDefault="007732F6" w:rsidP="00306D21">
      <w:pPr>
        <w:pStyle w:val="2"/>
        <w:rPr>
          <w:rFonts w:ascii="宋体" w:eastAsia="宋体" w:hAnsi="宋体"/>
          <w:b w:val="0"/>
        </w:rPr>
      </w:pPr>
      <w:bookmarkStart w:id="81" w:name="_Toc521431774"/>
      <w:r w:rsidRPr="003F0B0C">
        <w:rPr>
          <w:rFonts w:ascii="宋体" w:eastAsia="宋体" w:hAnsi="宋体" w:hint="eastAsia"/>
          <w:b w:val="0"/>
        </w:rPr>
        <w:t>背包问题</w:t>
      </w:r>
      <w:bookmarkEnd w:id="81"/>
    </w:p>
    <w:p w:rsidR="001667F1" w:rsidRPr="003F0B0C" w:rsidRDefault="000D10AC" w:rsidP="001667F1">
      <w:pPr>
        <w:rPr>
          <w:rFonts w:ascii="宋体" w:eastAsia="宋体" w:hAnsi="宋体"/>
        </w:rPr>
      </w:pPr>
      <w:hyperlink r:id="rId29" w:history="1">
        <w:r w:rsidR="001667F1" w:rsidRPr="003F0B0C">
          <w:rPr>
            <w:rStyle w:val="a3"/>
            <w:rFonts w:ascii="宋体" w:eastAsia="宋体" w:hAnsi="宋体"/>
          </w:rPr>
          <w:t>https://blog.csdn.net/yoer77/article/details/70943462</w:t>
        </w:r>
      </w:hyperlink>
    </w:p>
    <w:p w:rsidR="001667F1" w:rsidRPr="003F0B0C" w:rsidRDefault="000B4922" w:rsidP="001E1512">
      <w:pPr>
        <w:pStyle w:val="3"/>
        <w:rPr>
          <w:rFonts w:ascii="宋体" w:eastAsia="宋体" w:hAnsi="宋体"/>
          <w:b w:val="0"/>
        </w:rPr>
      </w:pPr>
      <w:bookmarkStart w:id="82" w:name="_Toc521431775"/>
      <w:r w:rsidRPr="003F0B0C">
        <w:rPr>
          <w:rFonts w:ascii="宋体" w:eastAsia="宋体" w:hAnsi="宋体"/>
          <w:b w:val="0"/>
        </w:rPr>
        <w:lastRenderedPageBreak/>
        <w:t>0</w:t>
      </w:r>
      <w:r w:rsidRPr="003F0B0C">
        <w:rPr>
          <w:rFonts w:ascii="宋体" w:eastAsia="宋体" w:hAnsi="宋体" w:hint="eastAsia"/>
          <w:b w:val="0"/>
        </w:rPr>
        <w:t>-</w:t>
      </w:r>
      <w:r w:rsidRPr="003F0B0C">
        <w:rPr>
          <w:rFonts w:ascii="宋体" w:eastAsia="宋体" w:hAnsi="宋体"/>
          <w:b w:val="0"/>
        </w:rPr>
        <w:t>1</w:t>
      </w:r>
      <w:r w:rsidRPr="003F0B0C">
        <w:rPr>
          <w:rFonts w:ascii="宋体" w:eastAsia="宋体" w:hAnsi="宋体" w:hint="eastAsia"/>
          <w:b w:val="0"/>
        </w:rPr>
        <w:t>背包</w:t>
      </w:r>
      <w:bookmarkEnd w:id="82"/>
    </w:p>
    <w:p w:rsidR="00A211A0" w:rsidRPr="003F0B0C" w:rsidRDefault="00A211A0" w:rsidP="00A211A0">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2602</w:t>
      </w:r>
      <w:r w:rsidRPr="003F0B0C">
        <w:rPr>
          <w:rFonts w:ascii="宋体" w:eastAsia="宋体" w:hAnsi="宋体" w:hint="eastAsia"/>
          <w:b w:val="0"/>
        </w:rPr>
        <w:t>-</w:t>
      </w:r>
      <w:r w:rsidRPr="003F0B0C">
        <w:rPr>
          <w:rFonts w:ascii="宋体" w:eastAsia="宋体" w:hAnsi="宋体"/>
          <w:b w:val="0"/>
        </w:rPr>
        <w:t>Bone Collector</w:t>
      </w:r>
      <w:r w:rsidR="00CC0F69" w:rsidRPr="003F0B0C">
        <w:rPr>
          <w:rFonts w:ascii="宋体" w:eastAsia="宋体" w:hAnsi="宋体"/>
          <w:b w:val="0"/>
        </w:rPr>
        <w:fldChar w:fldCharType="begin"/>
      </w:r>
      <w:r w:rsidR="00CC0F69" w:rsidRPr="003F0B0C">
        <w:rPr>
          <w:rFonts w:ascii="宋体" w:eastAsia="宋体" w:hAnsi="宋体"/>
        </w:rPr>
        <w:instrText xml:space="preserve"> XE "</w:instrText>
      </w:r>
      <w:r w:rsidR="00CC0F69" w:rsidRPr="003F0B0C">
        <w:rPr>
          <w:rFonts w:ascii="宋体" w:eastAsia="宋体" w:hAnsi="宋体" w:hint="eastAsia"/>
          <w:b w:val="0"/>
        </w:rPr>
        <w:instrText>√-</w:instrText>
      </w:r>
      <w:r w:rsidR="00CC0F69" w:rsidRPr="003F0B0C">
        <w:rPr>
          <w:rFonts w:ascii="宋体" w:eastAsia="宋体" w:hAnsi="宋体"/>
          <w:b w:val="0"/>
        </w:rPr>
        <w:instrText>HDU</w:instrText>
      </w:r>
      <w:r w:rsidR="00CC0F69" w:rsidRPr="003F0B0C">
        <w:rPr>
          <w:rFonts w:ascii="宋体" w:eastAsia="宋体" w:hAnsi="宋体" w:hint="eastAsia"/>
          <w:b w:val="0"/>
        </w:rPr>
        <w:instrText>-</w:instrText>
      </w:r>
      <w:r w:rsidR="00CC0F69" w:rsidRPr="003F0B0C">
        <w:rPr>
          <w:rFonts w:ascii="宋体" w:eastAsia="宋体" w:hAnsi="宋体"/>
          <w:b w:val="0"/>
        </w:rPr>
        <w:instrText>2602</w:instrText>
      </w:r>
      <w:r w:rsidR="00CC0F69" w:rsidRPr="003F0B0C">
        <w:rPr>
          <w:rFonts w:ascii="宋体" w:eastAsia="宋体" w:hAnsi="宋体" w:hint="eastAsia"/>
          <w:b w:val="0"/>
        </w:rPr>
        <w:instrText>-</w:instrText>
      </w:r>
      <w:r w:rsidR="00CC0F69" w:rsidRPr="003F0B0C">
        <w:rPr>
          <w:rFonts w:ascii="宋体" w:eastAsia="宋体" w:hAnsi="宋体"/>
          <w:b w:val="0"/>
        </w:rPr>
        <w:instrText>Bone Collector</w:instrText>
      </w:r>
      <w:r w:rsidR="00CC0F69" w:rsidRPr="003F0B0C">
        <w:rPr>
          <w:rFonts w:ascii="宋体" w:eastAsia="宋体" w:hAnsi="宋体"/>
        </w:rPr>
        <w:instrText>:</w:instrText>
      </w:r>
      <w:r w:rsidR="00CC0F69" w:rsidRPr="003F0B0C">
        <w:rPr>
          <w:rFonts w:ascii="宋体" w:eastAsia="宋体" w:hAnsi="宋体" w:hint="eastAsia"/>
        </w:rPr>
        <w:instrText>2</w:instrText>
      </w:r>
      <w:r w:rsidR="00CC0F69" w:rsidRPr="003F0B0C">
        <w:rPr>
          <w:rFonts w:ascii="宋体" w:eastAsia="宋体" w:hAnsi="宋体"/>
        </w:rPr>
        <w:instrText xml:space="preserve">602" \y "HDU:2602" </w:instrText>
      </w:r>
      <w:r w:rsidR="00CC0F69" w:rsidRPr="003F0B0C">
        <w:rPr>
          <w:rFonts w:ascii="宋体" w:eastAsia="宋体" w:hAnsi="宋体"/>
          <w:b w:val="0"/>
        </w:rPr>
        <w:fldChar w:fldCharType="end"/>
      </w:r>
    </w:p>
    <w:p w:rsidR="00A211A0" w:rsidRPr="003F0B0C" w:rsidRDefault="00A211A0" w:rsidP="00A211A0">
      <w:pPr>
        <w:rPr>
          <w:rFonts w:ascii="宋体" w:eastAsia="宋体" w:hAnsi="宋体"/>
        </w:rPr>
      </w:pPr>
      <w:r w:rsidRPr="003F0B0C">
        <w:rPr>
          <w:rFonts w:ascii="宋体" w:eastAsia="宋体" w:hAnsi="宋体" w:hint="eastAsia"/>
        </w:rPr>
        <w:t>【题意】n个物品，告知n个物品价值、体积，给定背包容量，求解最大存放价值</w:t>
      </w:r>
    </w:p>
    <w:p w:rsidR="00A211A0" w:rsidRPr="003F0B0C" w:rsidRDefault="00A211A0" w:rsidP="00A211A0">
      <w:pPr>
        <w:rPr>
          <w:rFonts w:ascii="宋体" w:eastAsia="宋体" w:hAnsi="宋体"/>
        </w:rPr>
      </w:pPr>
      <w:r w:rsidRPr="003F0B0C">
        <w:rPr>
          <w:rFonts w:ascii="宋体" w:eastAsia="宋体" w:hAnsi="宋体" w:hint="eastAsia"/>
        </w:rPr>
        <w:t>【题解】0-</w:t>
      </w:r>
      <w:r w:rsidRPr="003F0B0C">
        <w:rPr>
          <w:rFonts w:ascii="宋体" w:eastAsia="宋体" w:hAnsi="宋体"/>
        </w:rPr>
        <w:t>1</w:t>
      </w:r>
      <w:r w:rsidRPr="003F0B0C">
        <w:rPr>
          <w:rFonts w:ascii="宋体" w:eastAsia="宋体" w:hAnsi="宋体" w:hint="eastAsia"/>
        </w:rPr>
        <w:t>背包裸题，题目要求背包不必放满（初始化全0）</w:t>
      </w:r>
    </w:p>
    <w:p w:rsidR="00A211A0" w:rsidRPr="003F0B0C" w:rsidRDefault="00A211A0" w:rsidP="00A211A0">
      <w:pPr>
        <w:rPr>
          <w:rFonts w:ascii="宋体" w:eastAsia="宋体" w:hAnsi="宋体"/>
        </w:rPr>
      </w:pPr>
      <w:r w:rsidRPr="003F0B0C">
        <w:rPr>
          <w:rFonts w:ascii="宋体" w:eastAsia="宋体" w:hAnsi="宋体" w:hint="eastAsia"/>
        </w:rPr>
        <w:t>【代码】</w:t>
      </w:r>
    </w:p>
    <w:p w:rsidR="00A211A0" w:rsidRPr="003F0B0C" w:rsidRDefault="00A211A0" w:rsidP="00A211A0">
      <w:pPr>
        <w:rPr>
          <w:rFonts w:ascii="宋体" w:eastAsia="宋体" w:hAnsi="宋体"/>
        </w:rPr>
      </w:pPr>
      <w:r w:rsidRPr="003F0B0C">
        <w:rPr>
          <w:rFonts w:ascii="宋体" w:eastAsia="宋体" w:hAnsi="宋体"/>
        </w:rPr>
        <w:t>#include &lt;cstdio&gt;</w:t>
      </w:r>
    </w:p>
    <w:p w:rsidR="00A211A0" w:rsidRPr="003F0B0C" w:rsidRDefault="00A211A0" w:rsidP="00A211A0">
      <w:pPr>
        <w:rPr>
          <w:rFonts w:ascii="宋体" w:eastAsia="宋体" w:hAnsi="宋体"/>
        </w:rPr>
      </w:pPr>
      <w:r w:rsidRPr="003F0B0C">
        <w:rPr>
          <w:rFonts w:ascii="宋体" w:eastAsia="宋体" w:hAnsi="宋体"/>
        </w:rPr>
        <w:t>#include &lt;cstring&gt;</w:t>
      </w:r>
    </w:p>
    <w:p w:rsidR="00A211A0" w:rsidRPr="003F0B0C" w:rsidRDefault="00A211A0" w:rsidP="00A211A0">
      <w:pPr>
        <w:rPr>
          <w:rFonts w:ascii="宋体" w:eastAsia="宋体" w:hAnsi="宋体"/>
        </w:rPr>
      </w:pPr>
      <w:r w:rsidRPr="003F0B0C">
        <w:rPr>
          <w:rFonts w:ascii="宋体" w:eastAsia="宋体" w:hAnsi="宋体"/>
        </w:rPr>
        <w:t>#include &lt;algorithm&gt;</w:t>
      </w:r>
    </w:p>
    <w:p w:rsidR="00A211A0" w:rsidRPr="003F0B0C" w:rsidRDefault="00A211A0" w:rsidP="00A211A0">
      <w:pPr>
        <w:rPr>
          <w:rFonts w:ascii="宋体" w:eastAsia="宋体" w:hAnsi="宋体"/>
        </w:rPr>
      </w:pPr>
      <w:r w:rsidRPr="003F0B0C">
        <w:rPr>
          <w:rFonts w:ascii="宋体" w:eastAsia="宋体" w:hAnsi="宋体"/>
        </w:rPr>
        <w:t>#define MAXN 1010</w:t>
      </w:r>
    </w:p>
    <w:p w:rsidR="00A211A0" w:rsidRPr="003F0B0C" w:rsidRDefault="00A211A0" w:rsidP="00A211A0">
      <w:pPr>
        <w:rPr>
          <w:rFonts w:ascii="宋体" w:eastAsia="宋体" w:hAnsi="宋体"/>
        </w:rPr>
      </w:pPr>
      <w:r w:rsidRPr="003F0B0C">
        <w:rPr>
          <w:rFonts w:ascii="宋体" w:eastAsia="宋体" w:hAnsi="宋体"/>
        </w:rPr>
        <w:t>#define MAXV 1010</w:t>
      </w:r>
    </w:p>
    <w:p w:rsidR="00A211A0" w:rsidRPr="003F0B0C" w:rsidRDefault="00A211A0" w:rsidP="00A211A0">
      <w:pPr>
        <w:rPr>
          <w:rFonts w:ascii="宋体" w:eastAsia="宋体" w:hAnsi="宋体"/>
        </w:rPr>
      </w:pPr>
    </w:p>
    <w:p w:rsidR="00A211A0" w:rsidRPr="003F0B0C" w:rsidRDefault="00A211A0" w:rsidP="00A211A0">
      <w:pPr>
        <w:rPr>
          <w:rFonts w:ascii="宋体" w:eastAsia="宋体" w:hAnsi="宋体"/>
        </w:rPr>
      </w:pPr>
      <w:r w:rsidRPr="003F0B0C">
        <w:rPr>
          <w:rFonts w:ascii="宋体" w:eastAsia="宋体" w:hAnsi="宋体"/>
        </w:rPr>
        <w:t>using namespace std;</w:t>
      </w:r>
    </w:p>
    <w:p w:rsidR="00A211A0" w:rsidRPr="003F0B0C" w:rsidRDefault="00A211A0" w:rsidP="00A211A0">
      <w:pPr>
        <w:rPr>
          <w:rFonts w:ascii="宋体" w:eastAsia="宋体" w:hAnsi="宋体"/>
        </w:rPr>
      </w:pPr>
    </w:p>
    <w:p w:rsidR="00A211A0" w:rsidRPr="003F0B0C" w:rsidRDefault="00A211A0" w:rsidP="00A211A0">
      <w:pPr>
        <w:rPr>
          <w:rFonts w:ascii="宋体" w:eastAsia="宋体" w:hAnsi="宋体"/>
        </w:rPr>
      </w:pPr>
      <w:r w:rsidRPr="003F0B0C">
        <w:rPr>
          <w:rFonts w:ascii="宋体" w:eastAsia="宋体" w:hAnsi="宋体"/>
        </w:rPr>
        <w:t>int main()</w:t>
      </w:r>
    </w:p>
    <w:p w:rsidR="00A211A0" w:rsidRPr="003F0B0C" w:rsidRDefault="00A211A0" w:rsidP="00A211A0">
      <w:pPr>
        <w:rPr>
          <w:rFonts w:ascii="宋体" w:eastAsia="宋体" w:hAnsi="宋体"/>
        </w:rPr>
      </w:pPr>
      <w:r w:rsidRPr="003F0B0C">
        <w:rPr>
          <w:rFonts w:ascii="宋体" w:eastAsia="宋体" w:hAnsi="宋体"/>
        </w:rPr>
        <w:t>{</w:t>
      </w:r>
    </w:p>
    <w:p w:rsidR="00A211A0" w:rsidRPr="003F0B0C" w:rsidRDefault="00A211A0" w:rsidP="00A211A0">
      <w:pPr>
        <w:rPr>
          <w:rFonts w:ascii="宋体" w:eastAsia="宋体" w:hAnsi="宋体"/>
        </w:rPr>
      </w:pPr>
      <w:r w:rsidRPr="003F0B0C">
        <w:rPr>
          <w:rFonts w:ascii="宋体" w:eastAsia="宋体" w:hAnsi="宋体"/>
        </w:rPr>
        <w:t xml:space="preserve">    int t,N,V,dp[MAXV],w[MAXN],v[MAXN];</w:t>
      </w:r>
    </w:p>
    <w:p w:rsidR="00A211A0" w:rsidRPr="003F0B0C" w:rsidRDefault="00A211A0" w:rsidP="00A211A0">
      <w:pPr>
        <w:rPr>
          <w:rFonts w:ascii="宋体" w:eastAsia="宋体" w:hAnsi="宋体"/>
        </w:rPr>
      </w:pPr>
      <w:r w:rsidRPr="003F0B0C">
        <w:rPr>
          <w:rFonts w:ascii="宋体" w:eastAsia="宋体" w:hAnsi="宋体"/>
        </w:rPr>
        <w:t xml:space="preserve">    scanf("%d",&amp;t);</w:t>
      </w:r>
    </w:p>
    <w:p w:rsidR="00A211A0" w:rsidRPr="003F0B0C" w:rsidRDefault="00A211A0" w:rsidP="00A211A0">
      <w:pPr>
        <w:rPr>
          <w:rFonts w:ascii="宋体" w:eastAsia="宋体" w:hAnsi="宋体"/>
        </w:rPr>
      </w:pPr>
      <w:r w:rsidRPr="003F0B0C">
        <w:rPr>
          <w:rFonts w:ascii="宋体" w:eastAsia="宋体" w:hAnsi="宋体"/>
        </w:rPr>
        <w:t xml:space="preserve">    while(t--){</w:t>
      </w:r>
    </w:p>
    <w:p w:rsidR="00A211A0" w:rsidRPr="003F0B0C" w:rsidRDefault="00A211A0" w:rsidP="00A211A0">
      <w:pPr>
        <w:rPr>
          <w:rFonts w:ascii="宋体" w:eastAsia="宋体" w:hAnsi="宋体"/>
        </w:rPr>
      </w:pPr>
      <w:r w:rsidRPr="003F0B0C">
        <w:rPr>
          <w:rFonts w:ascii="宋体" w:eastAsia="宋体" w:hAnsi="宋体"/>
        </w:rPr>
        <w:t xml:space="preserve">        scanf("%d%d",&amp;N,&amp;V);</w:t>
      </w:r>
    </w:p>
    <w:p w:rsidR="00A211A0" w:rsidRPr="003F0B0C" w:rsidRDefault="00A211A0" w:rsidP="00A211A0">
      <w:pPr>
        <w:rPr>
          <w:rFonts w:ascii="宋体" w:eastAsia="宋体" w:hAnsi="宋体"/>
        </w:rPr>
      </w:pPr>
      <w:r w:rsidRPr="003F0B0C">
        <w:rPr>
          <w:rFonts w:ascii="宋体" w:eastAsia="宋体" w:hAnsi="宋体"/>
        </w:rPr>
        <w:t xml:space="preserve">        memset(dp,0,sizeof(dp));</w:t>
      </w:r>
    </w:p>
    <w:p w:rsidR="00A211A0" w:rsidRPr="003F0B0C" w:rsidRDefault="00A211A0" w:rsidP="00A211A0">
      <w:pPr>
        <w:rPr>
          <w:rFonts w:ascii="宋体" w:eastAsia="宋体" w:hAnsi="宋体"/>
        </w:rPr>
      </w:pPr>
      <w:r w:rsidRPr="003F0B0C">
        <w:rPr>
          <w:rFonts w:ascii="宋体" w:eastAsia="宋体" w:hAnsi="宋体"/>
        </w:rPr>
        <w:t xml:space="preserve">        for (int i=0;i&lt;N;i++) scanf("%d",&amp;w[i]);</w:t>
      </w:r>
    </w:p>
    <w:p w:rsidR="00A211A0" w:rsidRPr="003F0B0C" w:rsidRDefault="00A211A0" w:rsidP="00A211A0">
      <w:pPr>
        <w:rPr>
          <w:rFonts w:ascii="宋体" w:eastAsia="宋体" w:hAnsi="宋体"/>
        </w:rPr>
      </w:pPr>
      <w:r w:rsidRPr="003F0B0C">
        <w:rPr>
          <w:rFonts w:ascii="宋体" w:eastAsia="宋体" w:hAnsi="宋体"/>
        </w:rPr>
        <w:t xml:space="preserve">        for (int i=0;i&lt;N;i++) scanf("%d",&amp;v[i]);</w:t>
      </w:r>
    </w:p>
    <w:p w:rsidR="00A211A0" w:rsidRPr="003F0B0C" w:rsidRDefault="00A211A0" w:rsidP="00A211A0">
      <w:pPr>
        <w:rPr>
          <w:rFonts w:ascii="宋体" w:eastAsia="宋体" w:hAnsi="宋体"/>
        </w:rPr>
      </w:pPr>
      <w:r w:rsidRPr="003F0B0C">
        <w:rPr>
          <w:rFonts w:ascii="宋体" w:eastAsia="宋体" w:hAnsi="宋体"/>
        </w:rPr>
        <w:t xml:space="preserve">        for (int i=0;i&lt;N;i++){</w:t>
      </w:r>
    </w:p>
    <w:p w:rsidR="00A211A0" w:rsidRPr="003F0B0C" w:rsidRDefault="00A211A0" w:rsidP="00A211A0">
      <w:pPr>
        <w:rPr>
          <w:rFonts w:ascii="宋体" w:eastAsia="宋体" w:hAnsi="宋体"/>
        </w:rPr>
      </w:pPr>
      <w:r w:rsidRPr="003F0B0C">
        <w:rPr>
          <w:rFonts w:ascii="宋体" w:eastAsia="宋体" w:hAnsi="宋体"/>
        </w:rPr>
        <w:t xml:space="preserve">            for (int j=V;j&gt;=0;j--){</w:t>
      </w:r>
    </w:p>
    <w:p w:rsidR="00A211A0" w:rsidRPr="003F0B0C" w:rsidRDefault="00A211A0" w:rsidP="00A211A0">
      <w:pPr>
        <w:rPr>
          <w:rFonts w:ascii="宋体" w:eastAsia="宋体" w:hAnsi="宋体"/>
        </w:rPr>
      </w:pPr>
      <w:r w:rsidRPr="003F0B0C">
        <w:rPr>
          <w:rFonts w:ascii="宋体" w:eastAsia="宋体" w:hAnsi="宋体"/>
        </w:rPr>
        <w:t xml:space="preserve">                if (j&lt;v[i]) continue;</w:t>
      </w:r>
    </w:p>
    <w:p w:rsidR="00A211A0" w:rsidRPr="003F0B0C" w:rsidRDefault="00A211A0" w:rsidP="00A211A0">
      <w:pPr>
        <w:rPr>
          <w:rFonts w:ascii="宋体" w:eastAsia="宋体" w:hAnsi="宋体"/>
        </w:rPr>
      </w:pPr>
      <w:r w:rsidRPr="003F0B0C">
        <w:rPr>
          <w:rFonts w:ascii="宋体" w:eastAsia="宋体" w:hAnsi="宋体"/>
        </w:rPr>
        <w:t xml:space="preserve">                dp[j]=max(dp[j],dp[j-v[i]]+w[i]);</w:t>
      </w:r>
    </w:p>
    <w:p w:rsidR="00A211A0" w:rsidRPr="003F0B0C" w:rsidRDefault="00A211A0" w:rsidP="00A211A0">
      <w:pPr>
        <w:rPr>
          <w:rFonts w:ascii="宋体" w:eastAsia="宋体" w:hAnsi="宋体"/>
        </w:rPr>
      </w:pPr>
      <w:r w:rsidRPr="003F0B0C">
        <w:rPr>
          <w:rFonts w:ascii="宋体" w:eastAsia="宋体" w:hAnsi="宋体"/>
        </w:rPr>
        <w:t xml:space="preserve">            }</w:t>
      </w:r>
    </w:p>
    <w:p w:rsidR="00A211A0" w:rsidRPr="003F0B0C" w:rsidRDefault="00A211A0" w:rsidP="00A211A0">
      <w:pPr>
        <w:rPr>
          <w:rFonts w:ascii="宋体" w:eastAsia="宋体" w:hAnsi="宋体"/>
        </w:rPr>
      </w:pPr>
      <w:r w:rsidRPr="003F0B0C">
        <w:rPr>
          <w:rFonts w:ascii="宋体" w:eastAsia="宋体" w:hAnsi="宋体"/>
        </w:rPr>
        <w:t xml:space="preserve">        }</w:t>
      </w:r>
    </w:p>
    <w:p w:rsidR="00A211A0" w:rsidRPr="003F0B0C" w:rsidRDefault="00A211A0" w:rsidP="00A211A0">
      <w:pPr>
        <w:rPr>
          <w:rFonts w:ascii="宋体" w:eastAsia="宋体" w:hAnsi="宋体"/>
        </w:rPr>
      </w:pPr>
      <w:r w:rsidRPr="003F0B0C">
        <w:rPr>
          <w:rFonts w:ascii="宋体" w:eastAsia="宋体" w:hAnsi="宋体"/>
        </w:rPr>
        <w:t xml:space="preserve">        printf("%d\n",dp[V]);</w:t>
      </w:r>
    </w:p>
    <w:p w:rsidR="00A211A0" w:rsidRPr="003F0B0C" w:rsidRDefault="00A211A0" w:rsidP="00A211A0">
      <w:pPr>
        <w:rPr>
          <w:rFonts w:ascii="宋体" w:eastAsia="宋体" w:hAnsi="宋体"/>
        </w:rPr>
      </w:pPr>
      <w:r w:rsidRPr="003F0B0C">
        <w:rPr>
          <w:rFonts w:ascii="宋体" w:eastAsia="宋体" w:hAnsi="宋体"/>
        </w:rPr>
        <w:t xml:space="preserve">    }</w:t>
      </w:r>
    </w:p>
    <w:p w:rsidR="00A211A0" w:rsidRPr="003F0B0C" w:rsidRDefault="00A211A0" w:rsidP="00A211A0">
      <w:pPr>
        <w:rPr>
          <w:rFonts w:ascii="宋体" w:eastAsia="宋体" w:hAnsi="宋体"/>
        </w:rPr>
      </w:pPr>
      <w:r w:rsidRPr="003F0B0C">
        <w:rPr>
          <w:rFonts w:ascii="宋体" w:eastAsia="宋体" w:hAnsi="宋体"/>
        </w:rPr>
        <w:t xml:space="preserve">    return 0;</w:t>
      </w:r>
    </w:p>
    <w:p w:rsidR="00A211A0" w:rsidRPr="003F0B0C" w:rsidRDefault="00A211A0" w:rsidP="00A211A0">
      <w:pPr>
        <w:rPr>
          <w:rFonts w:ascii="宋体" w:eastAsia="宋体" w:hAnsi="宋体"/>
        </w:rPr>
      </w:pPr>
      <w:r w:rsidRPr="003F0B0C">
        <w:rPr>
          <w:rFonts w:ascii="宋体" w:eastAsia="宋体" w:hAnsi="宋体"/>
        </w:rPr>
        <w:t>}</w:t>
      </w:r>
    </w:p>
    <w:p w:rsidR="000B4922" w:rsidRPr="003F0B0C" w:rsidRDefault="000B4922" w:rsidP="001E1512">
      <w:pPr>
        <w:pStyle w:val="3"/>
        <w:rPr>
          <w:rFonts w:ascii="宋体" w:eastAsia="宋体" w:hAnsi="宋体"/>
          <w:b w:val="0"/>
        </w:rPr>
      </w:pPr>
      <w:bookmarkStart w:id="83" w:name="_Toc521431776"/>
      <w:r w:rsidRPr="003F0B0C">
        <w:rPr>
          <w:rFonts w:ascii="宋体" w:eastAsia="宋体" w:hAnsi="宋体" w:hint="eastAsia"/>
          <w:b w:val="0"/>
        </w:rPr>
        <w:t>完全背包</w:t>
      </w:r>
      <w:bookmarkEnd w:id="83"/>
    </w:p>
    <w:p w:rsidR="002F1F8C" w:rsidRPr="003F0B0C" w:rsidRDefault="002F1F8C" w:rsidP="002F1F8C">
      <w:pPr>
        <w:pStyle w:val="4"/>
        <w:rPr>
          <w:rFonts w:ascii="宋体" w:eastAsia="宋体" w:hAnsi="宋体"/>
          <w:b w:val="0"/>
        </w:rPr>
      </w:pPr>
      <w:r w:rsidRPr="003F0B0C">
        <w:rPr>
          <w:rFonts w:ascii="宋体" w:eastAsia="宋体" w:hAnsi="宋体" w:hint="eastAsia"/>
          <w:b w:val="0"/>
        </w:rPr>
        <w:t>HDU-</w:t>
      </w:r>
      <w:r w:rsidRPr="003F0B0C">
        <w:rPr>
          <w:rFonts w:ascii="宋体" w:eastAsia="宋体" w:hAnsi="宋体"/>
          <w:b w:val="0"/>
        </w:rPr>
        <w:t>1114</w:t>
      </w:r>
      <w:r w:rsidRPr="003F0B0C">
        <w:rPr>
          <w:rFonts w:ascii="宋体" w:eastAsia="宋体" w:hAnsi="宋体" w:hint="eastAsia"/>
          <w:b w:val="0"/>
        </w:rPr>
        <w:t>-</w:t>
      </w:r>
      <w:r w:rsidRPr="003F0B0C">
        <w:rPr>
          <w:rFonts w:ascii="宋体" w:eastAsia="宋体" w:hAnsi="宋体"/>
          <w:b w:val="0"/>
        </w:rPr>
        <w:t>Piggy Bank</w:t>
      </w:r>
    </w:p>
    <w:p w:rsidR="002F1F8C" w:rsidRPr="003F0B0C" w:rsidRDefault="002F1F8C" w:rsidP="002F1F8C">
      <w:pPr>
        <w:rPr>
          <w:rFonts w:ascii="宋体" w:eastAsia="宋体" w:hAnsi="宋体"/>
        </w:rPr>
      </w:pPr>
      <w:r w:rsidRPr="003F0B0C">
        <w:rPr>
          <w:rFonts w:ascii="宋体" w:eastAsia="宋体" w:hAnsi="宋体" w:hint="eastAsia"/>
        </w:rPr>
        <w:t>【题意】</w:t>
      </w:r>
      <w:r w:rsidR="00C92A24" w:rsidRPr="003F0B0C">
        <w:rPr>
          <w:rFonts w:ascii="宋体" w:eastAsia="宋体" w:hAnsi="宋体" w:hint="eastAsia"/>
        </w:rPr>
        <w:t>给定背包容量，n个物品的体积和价值，要求背包刚好装满的最小价值</w:t>
      </w:r>
    </w:p>
    <w:p w:rsidR="002F1F8C" w:rsidRPr="003F0B0C" w:rsidRDefault="002F1F8C" w:rsidP="002F1F8C">
      <w:pPr>
        <w:rPr>
          <w:rFonts w:ascii="宋体" w:eastAsia="宋体" w:hAnsi="宋体"/>
        </w:rPr>
      </w:pPr>
      <w:r w:rsidRPr="003F0B0C">
        <w:rPr>
          <w:rFonts w:ascii="宋体" w:eastAsia="宋体" w:hAnsi="宋体" w:hint="eastAsia"/>
        </w:rPr>
        <w:t>【题解】</w:t>
      </w:r>
      <w:r w:rsidR="00C92A24" w:rsidRPr="003F0B0C">
        <w:rPr>
          <w:rFonts w:ascii="宋体" w:eastAsia="宋体" w:hAnsi="宋体" w:hint="eastAsia"/>
        </w:rPr>
        <w:t>完全背包</w:t>
      </w:r>
      <w:r w:rsidR="00584FEA" w:rsidRPr="003F0B0C">
        <w:rPr>
          <w:rFonts w:ascii="宋体" w:eastAsia="宋体" w:hAnsi="宋体" w:hint="eastAsia"/>
        </w:rPr>
        <w:t>，</w:t>
      </w:r>
      <w:r w:rsidR="00C92A24" w:rsidRPr="003F0B0C">
        <w:rPr>
          <w:rFonts w:ascii="宋体" w:eastAsia="宋体" w:hAnsi="宋体" w:hint="eastAsia"/>
        </w:rPr>
        <w:t>修改状态转移方程为min，恰好装满，初始化</w:t>
      </w:r>
      <w:r w:rsidR="00584FEA" w:rsidRPr="003F0B0C">
        <w:rPr>
          <w:rFonts w:ascii="宋体" w:eastAsia="宋体" w:hAnsi="宋体" w:hint="eastAsia"/>
        </w:rPr>
        <w:t>除</w:t>
      </w:r>
      <w:r w:rsidR="00C92A24" w:rsidRPr="003F0B0C">
        <w:rPr>
          <w:rFonts w:ascii="宋体" w:eastAsia="宋体" w:hAnsi="宋体" w:hint="eastAsia"/>
        </w:rPr>
        <w:t>容量为0之外为非法</w:t>
      </w:r>
    </w:p>
    <w:p w:rsidR="002F1F8C" w:rsidRPr="003F0B0C" w:rsidRDefault="002F1F8C" w:rsidP="002F1F8C">
      <w:pPr>
        <w:rPr>
          <w:rFonts w:ascii="宋体" w:eastAsia="宋体" w:hAnsi="宋体"/>
        </w:rPr>
      </w:pPr>
      <w:r w:rsidRPr="003F0B0C">
        <w:rPr>
          <w:rFonts w:ascii="宋体" w:eastAsia="宋体" w:hAnsi="宋体" w:hint="eastAsia"/>
        </w:rPr>
        <w:lastRenderedPageBreak/>
        <w:t>【代码】</w:t>
      </w:r>
    </w:p>
    <w:p w:rsidR="00C92A24" w:rsidRPr="003F0B0C" w:rsidRDefault="00C92A24" w:rsidP="00C92A24">
      <w:pPr>
        <w:rPr>
          <w:rFonts w:ascii="宋体" w:eastAsia="宋体" w:hAnsi="宋体"/>
        </w:rPr>
      </w:pPr>
      <w:r w:rsidRPr="003F0B0C">
        <w:rPr>
          <w:rFonts w:ascii="宋体" w:eastAsia="宋体" w:hAnsi="宋体"/>
        </w:rPr>
        <w:t>#include &lt;bits/stdc++.h&gt;</w:t>
      </w:r>
    </w:p>
    <w:p w:rsidR="00C92A24" w:rsidRPr="003F0B0C" w:rsidRDefault="00C92A24" w:rsidP="00C92A24">
      <w:pPr>
        <w:rPr>
          <w:rFonts w:ascii="宋体" w:eastAsia="宋体" w:hAnsi="宋体"/>
        </w:rPr>
      </w:pPr>
      <w:r w:rsidRPr="003F0B0C">
        <w:rPr>
          <w:rFonts w:ascii="宋体" w:eastAsia="宋体" w:hAnsi="宋体"/>
        </w:rPr>
        <w:t>#define MAXV 10010</w:t>
      </w:r>
    </w:p>
    <w:p w:rsidR="00C92A24" w:rsidRPr="003F0B0C" w:rsidRDefault="00C92A24" w:rsidP="00C92A24">
      <w:pPr>
        <w:rPr>
          <w:rFonts w:ascii="宋体" w:eastAsia="宋体" w:hAnsi="宋体"/>
        </w:rPr>
      </w:pPr>
    </w:p>
    <w:p w:rsidR="00C92A24" w:rsidRPr="003F0B0C" w:rsidRDefault="00C92A24" w:rsidP="00C92A24">
      <w:pPr>
        <w:rPr>
          <w:rFonts w:ascii="宋体" w:eastAsia="宋体" w:hAnsi="宋体"/>
        </w:rPr>
      </w:pPr>
      <w:r w:rsidRPr="003F0B0C">
        <w:rPr>
          <w:rFonts w:ascii="宋体" w:eastAsia="宋体" w:hAnsi="宋体"/>
        </w:rPr>
        <w:t>using namespace std;</w:t>
      </w:r>
    </w:p>
    <w:p w:rsidR="00C92A24" w:rsidRPr="003F0B0C" w:rsidRDefault="00C92A24" w:rsidP="00C92A24">
      <w:pPr>
        <w:rPr>
          <w:rFonts w:ascii="宋体" w:eastAsia="宋体" w:hAnsi="宋体"/>
        </w:rPr>
      </w:pPr>
    </w:p>
    <w:p w:rsidR="00C92A24" w:rsidRPr="003F0B0C" w:rsidRDefault="00C92A24" w:rsidP="00C92A24">
      <w:pPr>
        <w:rPr>
          <w:rFonts w:ascii="宋体" w:eastAsia="宋体" w:hAnsi="宋体"/>
        </w:rPr>
      </w:pPr>
      <w:r w:rsidRPr="003F0B0C">
        <w:rPr>
          <w:rFonts w:ascii="宋体" w:eastAsia="宋体" w:hAnsi="宋体"/>
        </w:rPr>
        <w:t>int main(){</w:t>
      </w:r>
    </w:p>
    <w:p w:rsidR="00C92A24" w:rsidRPr="003F0B0C" w:rsidRDefault="00C92A24" w:rsidP="00C92A24">
      <w:pPr>
        <w:rPr>
          <w:rFonts w:ascii="宋体" w:eastAsia="宋体" w:hAnsi="宋体"/>
        </w:rPr>
      </w:pPr>
      <w:r w:rsidRPr="003F0B0C">
        <w:rPr>
          <w:rFonts w:ascii="宋体" w:eastAsia="宋体" w:hAnsi="宋体"/>
        </w:rPr>
        <w:t xml:space="preserve">    int t,dp[MAXV],empty_v,full_v,N,V,w,v;</w:t>
      </w:r>
    </w:p>
    <w:p w:rsidR="00C92A24" w:rsidRPr="003F0B0C" w:rsidRDefault="00C92A24" w:rsidP="00C92A24">
      <w:pPr>
        <w:rPr>
          <w:rFonts w:ascii="宋体" w:eastAsia="宋体" w:hAnsi="宋体"/>
        </w:rPr>
      </w:pPr>
      <w:r w:rsidRPr="003F0B0C">
        <w:rPr>
          <w:rFonts w:ascii="宋体" w:eastAsia="宋体" w:hAnsi="宋体"/>
        </w:rPr>
        <w:t xml:space="preserve">    scanf("%d",&amp;t);</w:t>
      </w:r>
    </w:p>
    <w:p w:rsidR="00C92A24" w:rsidRPr="003F0B0C" w:rsidRDefault="00C92A24" w:rsidP="00C92A24">
      <w:pPr>
        <w:rPr>
          <w:rFonts w:ascii="宋体" w:eastAsia="宋体" w:hAnsi="宋体"/>
        </w:rPr>
      </w:pPr>
      <w:r w:rsidRPr="003F0B0C">
        <w:rPr>
          <w:rFonts w:ascii="宋体" w:eastAsia="宋体" w:hAnsi="宋体"/>
        </w:rPr>
        <w:t xml:space="preserve">    while(t--){</w:t>
      </w:r>
    </w:p>
    <w:p w:rsidR="00C92A24" w:rsidRPr="003F0B0C" w:rsidRDefault="00C92A24" w:rsidP="00C92A24">
      <w:pPr>
        <w:rPr>
          <w:rFonts w:ascii="宋体" w:eastAsia="宋体" w:hAnsi="宋体"/>
        </w:rPr>
      </w:pPr>
      <w:r w:rsidRPr="003F0B0C">
        <w:rPr>
          <w:rFonts w:ascii="宋体" w:eastAsia="宋体" w:hAnsi="宋体"/>
        </w:rPr>
        <w:t xml:space="preserve">        scanf("%d%d%d",&amp;empty_v,&amp;full_v,&amp;N);</w:t>
      </w:r>
    </w:p>
    <w:p w:rsidR="00C92A24" w:rsidRPr="003F0B0C" w:rsidRDefault="00C92A24" w:rsidP="00C92A24">
      <w:pPr>
        <w:rPr>
          <w:rFonts w:ascii="宋体" w:eastAsia="宋体" w:hAnsi="宋体"/>
        </w:rPr>
      </w:pPr>
      <w:r w:rsidRPr="003F0B0C">
        <w:rPr>
          <w:rFonts w:ascii="宋体" w:eastAsia="宋体" w:hAnsi="宋体"/>
        </w:rPr>
        <w:t xml:space="preserve">        V=full_v-empty_v,memset(dp,-1,sizeof(dp)),dp[0]=0;</w:t>
      </w:r>
    </w:p>
    <w:p w:rsidR="00C92A24" w:rsidRPr="003F0B0C" w:rsidRDefault="00C92A24" w:rsidP="00C92A24">
      <w:pPr>
        <w:rPr>
          <w:rFonts w:ascii="宋体" w:eastAsia="宋体" w:hAnsi="宋体"/>
        </w:rPr>
      </w:pPr>
      <w:r w:rsidRPr="003F0B0C">
        <w:rPr>
          <w:rFonts w:ascii="宋体" w:eastAsia="宋体" w:hAnsi="宋体"/>
        </w:rPr>
        <w:t xml:space="preserve">        for (int i=1;i&lt;=N;i++){</w:t>
      </w:r>
    </w:p>
    <w:p w:rsidR="00C92A24" w:rsidRPr="003F0B0C" w:rsidRDefault="00C92A24" w:rsidP="00C92A24">
      <w:pPr>
        <w:rPr>
          <w:rFonts w:ascii="宋体" w:eastAsia="宋体" w:hAnsi="宋体"/>
        </w:rPr>
      </w:pPr>
      <w:r w:rsidRPr="003F0B0C">
        <w:rPr>
          <w:rFonts w:ascii="宋体" w:eastAsia="宋体" w:hAnsi="宋体"/>
        </w:rPr>
        <w:t xml:space="preserve">            scanf("%d%d",&amp;w,&amp;v);</w:t>
      </w:r>
    </w:p>
    <w:p w:rsidR="00C92A24" w:rsidRPr="003F0B0C" w:rsidRDefault="00C92A24" w:rsidP="00C92A24">
      <w:pPr>
        <w:rPr>
          <w:rFonts w:ascii="宋体" w:eastAsia="宋体" w:hAnsi="宋体"/>
        </w:rPr>
      </w:pPr>
      <w:r w:rsidRPr="003F0B0C">
        <w:rPr>
          <w:rFonts w:ascii="宋体" w:eastAsia="宋体" w:hAnsi="宋体"/>
        </w:rPr>
        <w:t xml:space="preserve">            for (int j=0;j&lt;=V;j++){</w:t>
      </w:r>
    </w:p>
    <w:p w:rsidR="00C92A24" w:rsidRPr="003F0B0C" w:rsidRDefault="00C92A24" w:rsidP="00C92A24">
      <w:pPr>
        <w:rPr>
          <w:rFonts w:ascii="宋体" w:eastAsia="宋体" w:hAnsi="宋体"/>
        </w:rPr>
      </w:pPr>
      <w:r w:rsidRPr="003F0B0C">
        <w:rPr>
          <w:rFonts w:ascii="宋体" w:eastAsia="宋体" w:hAnsi="宋体"/>
        </w:rPr>
        <w:t xml:space="preserve">                if(j&lt;v||dp[j-v]&lt;0) continue;</w:t>
      </w:r>
    </w:p>
    <w:p w:rsidR="00C92A24" w:rsidRPr="003F0B0C" w:rsidRDefault="00C92A24" w:rsidP="00C92A24">
      <w:pPr>
        <w:rPr>
          <w:rFonts w:ascii="宋体" w:eastAsia="宋体" w:hAnsi="宋体"/>
        </w:rPr>
      </w:pPr>
      <w:r w:rsidRPr="003F0B0C">
        <w:rPr>
          <w:rFonts w:ascii="宋体" w:eastAsia="宋体" w:hAnsi="宋体"/>
        </w:rPr>
        <w:t xml:space="preserve">                if(dp[j]&gt;=0) dp[j]=min(dp[j],dp[j-v]+w);else dp[j]=dp[j-v]+w;</w:t>
      </w:r>
    </w:p>
    <w:p w:rsidR="00C92A24" w:rsidRPr="003F0B0C" w:rsidRDefault="00C92A24" w:rsidP="00C92A24">
      <w:pPr>
        <w:rPr>
          <w:rFonts w:ascii="宋体" w:eastAsia="宋体" w:hAnsi="宋体"/>
        </w:rPr>
      </w:pPr>
      <w:r w:rsidRPr="003F0B0C">
        <w:rPr>
          <w:rFonts w:ascii="宋体" w:eastAsia="宋体" w:hAnsi="宋体"/>
        </w:rPr>
        <w:t xml:space="preserve">            }</w:t>
      </w:r>
    </w:p>
    <w:p w:rsidR="00C92A24" w:rsidRPr="003F0B0C" w:rsidRDefault="00C92A24" w:rsidP="00C92A24">
      <w:pPr>
        <w:rPr>
          <w:rFonts w:ascii="宋体" w:eastAsia="宋体" w:hAnsi="宋体"/>
        </w:rPr>
      </w:pPr>
      <w:r w:rsidRPr="003F0B0C">
        <w:rPr>
          <w:rFonts w:ascii="宋体" w:eastAsia="宋体" w:hAnsi="宋体"/>
        </w:rPr>
        <w:t xml:space="preserve">        }</w:t>
      </w:r>
    </w:p>
    <w:p w:rsidR="00C92A24" w:rsidRPr="003F0B0C" w:rsidRDefault="00C92A24" w:rsidP="00C92A24">
      <w:pPr>
        <w:rPr>
          <w:rFonts w:ascii="宋体" w:eastAsia="宋体" w:hAnsi="宋体"/>
        </w:rPr>
      </w:pPr>
      <w:r w:rsidRPr="003F0B0C">
        <w:rPr>
          <w:rFonts w:ascii="宋体" w:eastAsia="宋体" w:hAnsi="宋体"/>
        </w:rPr>
        <w:t xml:space="preserve">        if(dp[V]==-1) printf("This is impossible.\n");</w:t>
      </w:r>
    </w:p>
    <w:p w:rsidR="00C92A24" w:rsidRPr="003F0B0C" w:rsidRDefault="00C92A24" w:rsidP="00C92A24">
      <w:pPr>
        <w:rPr>
          <w:rFonts w:ascii="宋体" w:eastAsia="宋体" w:hAnsi="宋体"/>
        </w:rPr>
      </w:pPr>
      <w:r w:rsidRPr="003F0B0C">
        <w:rPr>
          <w:rFonts w:ascii="宋体" w:eastAsia="宋体" w:hAnsi="宋体"/>
        </w:rPr>
        <w:t xml:space="preserve">        else printf("The minimum amount of money in the piggy-bank is %d.\n",dp[V]);</w:t>
      </w:r>
    </w:p>
    <w:p w:rsidR="00C92A24" w:rsidRPr="003F0B0C" w:rsidRDefault="00C92A24" w:rsidP="00C92A24">
      <w:pPr>
        <w:rPr>
          <w:rFonts w:ascii="宋体" w:eastAsia="宋体" w:hAnsi="宋体"/>
        </w:rPr>
      </w:pPr>
      <w:r w:rsidRPr="003F0B0C">
        <w:rPr>
          <w:rFonts w:ascii="宋体" w:eastAsia="宋体" w:hAnsi="宋体"/>
        </w:rPr>
        <w:t xml:space="preserve">    }</w:t>
      </w:r>
    </w:p>
    <w:p w:rsidR="00C92A24" w:rsidRPr="003F0B0C" w:rsidRDefault="00C92A24" w:rsidP="00C92A24">
      <w:pPr>
        <w:rPr>
          <w:rFonts w:ascii="宋体" w:eastAsia="宋体" w:hAnsi="宋体"/>
        </w:rPr>
      </w:pPr>
      <w:r w:rsidRPr="003F0B0C">
        <w:rPr>
          <w:rFonts w:ascii="宋体" w:eastAsia="宋体" w:hAnsi="宋体"/>
        </w:rPr>
        <w:t xml:space="preserve">    return 0;</w:t>
      </w:r>
    </w:p>
    <w:p w:rsidR="00C92A24" w:rsidRPr="003F0B0C" w:rsidRDefault="00C92A24" w:rsidP="00C92A24">
      <w:pPr>
        <w:rPr>
          <w:rFonts w:ascii="宋体" w:eastAsia="宋体" w:hAnsi="宋体"/>
        </w:rPr>
      </w:pPr>
      <w:r w:rsidRPr="003F0B0C">
        <w:rPr>
          <w:rFonts w:ascii="宋体" w:eastAsia="宋体" w:hAnsi="宋体"/>
        </w:rPr>
        <w:t>}</w:t>
      </w:r>
    </w:p>
    <w:p w:rsidR="000B4922" w:rsidRPr="003F0B0C" w:rsidRDefault="000B4922" w:rsidP="001E1512">
      <w:pPr>
        <w:pStyle w:val="3"/>
        <w:rPr>
          <w:rFonts w:ascii="宋体" w:eastAsia="宋体" w:hAnsi="宋体"/>
          <w:b w:val="0"/>
        </w:rPr>
      </w:pPr>
      <w:bookmarkStart w:id="84" w:name="_Toc521431777"/>
      <w:r w:rsidRPr="003F0B0C">
        <w:rPr>
          <w:rFonts w:ascii="宋体" w:eastAsia="宋体" w:hAnsi="宋体" w:hint="eastAsia"/>
          <w:b w:val="0"/>
        </w:rPr>
        <w:t>多重背包</w:t>
      </w:r>
      <w:bookmarkEnd w:id="84"/>
    </w:p>
    <w:p w:rsidR="0039139D" w:rsidRPr="003F0B0C" w:rsidRDefault="0039139D" w:rsidP="0039139D">
      <w:pPr>
        <w:pStyle w:val="2"/>
        <w:rPr>
          <w:rFonts w:ascii="宋体" w:eastAsia="宋体" w:hAnsi="宋体"/>
          <w:b w:val="0"/>
        </w:rPr>
      </w:pPr>
      <w:bookmarkStart w:id="85" w:name="_Toc521431778"/>
      <w:r w:rsidRPr="003F0B0C">
        <w:rPr>
          <w:rFonts w:ascii="宋体" w:eastAsia="宋体" w:hAnsi="宋体" w:hint="eastAsia"/>
          <w:b w:val="0"/>
        </w:rPr>
        <w:t>数位DP</w:t>
      </w:r>
      <w:bookmarkEnd w:id="85"/>
    </w:p>
    <w:p w:rsidR="0039139D" w:rsidRPr="003F0B0C" w:rsidRDefault="009452E3" w:rsidP="00735798">
      <w:pPr>
        <w:pStyle w:val="3"/>
        <w:rPr>
          <w:rFonts w:ascii="宋体" w:eastAsia="宋体" w:hAnsi="宋体"/>
        </w:rPr>
      </w:pPr>
      <w:bookmarkStart w:id="86" w:name="_Toc521431779"/>
      <w:r w:rsidRPr="003F0B0C">
        <w:rPr>
          <w:rFonts w:ascii="宋体" w:eastAsia="宋体" w:hAnsi="宋体" w:hint="eastAsia"/>
        </w:rPr>
        <w:t>√</w:t>
      </w:r>
      <w:r w:rsidRPr="003F0B0C">
        <w:rPr>
          <w:rFonts w:ascii="宋体" w:eastAsia="宋体" w:hAnsi="宋体" w:hint="eastAsia"/>
          <w:b w:val="0"/>
        </w:rPr>
        <w:t>-HDU-</w:t>
      </w:r>
      <w:r w:rsidRPr="003F0B0C">
        <w:rPr>
          <w:rFonts w:ascii="宋体" w:eastAsia="宋体" w:hAnsi="宋体"/>
          <w:b w:val="0"/>
        </w:rPr>
        <w:t>2089</w:t>
      </w:r>
      <w:r w:rsidRPr="003F0B0C">
        <w:rPr>
          <w:rFonts w:ascii="宋体" w:eastAsia="宋体" w:hAnsi="宋体" w:hint="eastAsia"/>
          <w:b w:val="0"/>
        </w:rPr>
        <w:t>-不要</w:t>
      </w:r>
      <w:r w:rsidR="00735798" w:rsidRPr="003F0B0C">
        <w:rPr>
          <w:rFonts w:ascii="宋体" w:eastAsia="宋体" w:hAnsi="宋体" w:hint="eastAsia"/>
          <w:b w:val="0"/>
        </w:rPr>
        <w:t>62</w:t>
      </w:r>
      <w:bookmarkEnd w:id="86"/>
      <w:r w:rsidR="00735798" w:rsidRPr="003F0B0C">
        <w:rPr>
          <w:rFonts w:ascii="宋体" w:eastAsia="宋体" w:hAnsi="宋体"/>
          <w:b w:val="0"/>
        </w:rPr>
        <w:fldChar w:fldCharType="begin"/>
      </w:r>
      <w:r w:rsidR="00735798" w:rsidRPr="003F0B0C">
        <w:rPr>
          <w:rFonts w:ascii="宋体" w:eastAsia="宋体" w:hAnsi="宋体"/>
        </w:rPr>
        <w:instrText xml:space="preserve"> XE "</w:instrText>
      </w:r>
      <w:r w:rsidR="00735798" w:rsidRPr="003F0B0C">
        <w:rPr>
          <w:rFonts w:ascii="宋体" w:eastAsia="宋体" w:hAnsi="宋体" w:hint="eastAsia"/>
        </w:rPr>
        <w:instrText>√</w:instrText>
      </w:r>
      <w:r w:rsidR="00735798" w:rsidRPr="003F0B0C">
        <w:rPr>
          <w:rFonts w:ascii="宋体" w:eastAsia="宋体" w:hAnsi="宋体" w:hint="eastAsia"/>
          <w:b w:val="0"/>
        </w:rPr>
        <w:instrText>-HDU-</w:instrText>
      </w:r>
      <w:r w:rsidR="00735798" w:rsidRPr="003F0B0C">
        <w:rPr>
          <w:rFonts w:ascii="宋体" w:eastAsia="宋体" w:hAnsi="宋体"/>
          <w:b w:val="0"/>
        </w:rPr>
        <w:instrText>2089</w:instrText>
      </w:r>
      <w:r w:rsidR="00735798" w:rsidRPr="003F0B0C">
        <w:rPr>
          <w:rFonts w:ascii="宋体" w:eastAsia="宋体" w:hAnsi="宋体" w:hint="eastAsia"/>
          <w:b w:val="0"/>
        </w:rPr>
        <w:instrText>-不要62</w:instrText>
      </w:r>
      <w:r w:rsidR="00735798" w:rsidRPr="003F0B0C">
        <w:rPr>
          <w:rFonts w:ascii="宋体" w:eastAsia="宋体" w:hAnsi="宋体"/>
          <w:b w:val="0"/>
        </w:rPr>
        <w:instrText>:</w:instrText>
      </w:r>
      <w:r w:rsidR="00735798" w:rsidRPr="003F0B0C">
        <w:rPr>
          <w:rFonts w:ascii="宋体" w:eastAsia="宋体" w:hAnsi="宋体"/>
        </w:rPr>
        <w:instrText xml:space="preserve">2089" \y "HDU:2089" </w:instrText>
      </w:r>
      <w:r w:rsidR="00735798" w:rsidRPr="003F0B0C">
        <w:rPr>
          <w:rFonts w:ascii="宋体" w:eastAsia="宋体" w:hAnsi="宋体"/>
          <w:b w:val="0"/>
        </w:rPr>
        <w:fldChar w:fldCharType="end"/>
      </w:r>
    </w:p>
    <w:p w:rsidR="009452E3" w:rsidRPr="003F0B0C" w:rsidRDefault="009452E3" w:rsidP="0039139D">
      <w:pPr>
        <w:rPr>
          <w:rFonts w:ascii="宋体" w:eastAsia="宋体" w:hAnsi="宋体"/>
        </w:rPr>
      </w:pPr>
      <w:r w:rsidRPr="003F0B0C">
        <w:rPr>
          <w:rFonts w:ascii="宋体" w:eastAsia="宋体" w:hAnsi="宋体" w:hint="eastAsia"/>
        </w:rPr>
        <w:t>【题意】求[n,m]区间中不含‘4’和‘62’的数字</w:t>
      </w:r>
    </w:p>
    <w:p w:rsidR="009452E3" w:rsidRPr="003F0B0C" w:rsidRDefault="009452E3" w:rsidP="0039139D">
      <w:pPr>
        <w:rPr>
          <w:rFonts w:ascii="宋体" w:eastAsia="宋体" w:hAnsi="宋体"/>
        </w:rPr>
      </w:pPr>
      <w:r w:rsidRPr="003F0B0C">
        <w:rPr>
          <w:rFonts w:ascii="宋体" w:eastAsia="宋体" w:hAnsi="宋体" w:hint="eastAsia"/>
        </w:rPr>
        <w:t>【题解】数位DP经典入门题，dp[i][j]表示长度为i开头填j这个数字的方案数</w:t>
      </w:r>
    </w:p>
    <w:p w:rsidR="009452E3" w:rsidRPr="003F0B0C" w:rsidRDefault="009452E3" w:rsidP="0039139D">
      <w:pPr>
        <w:rPr>
          <w:rFonts w:ascii="宋体" w:eastAsia="宋体" w:hAnsi="宋体"/>
        </w:rPr>
      </w:pPr>
      <w:r w:rsidRPr="003F0B0C">
        <w:rPr>
          <w:rFonts w:ascii="宋体" w:eastAsia="宋体" w:hAnsi="宋体"/>
          <w:position w:val="-102"/>
        </w:rPr>
        <w:object w:dxaOrig="3760" w:dyaOrig="2160">
          <v:shape id="_x0000_i1027" type="#_x0000_t75" style="width:246.75pt;height:141.75pt" o:ole="">
            <v:imagedata r:id="rId30" o:title=""/>
          </v:shape>
          <o:OLEObject Type="Embed" ProgID="Equation.DSMT4" ShapeID="_x0000_i1027" DrawAspect="Content" ObjectID="_1595176137" r:id="rId31"/>
        </w:object>
      </w:r>
    </w:p>
    <w:p w:rsidR="009452E3" w:rsidRPr="003F0B0C" w:rsidRDefault="009452E3" w:rsidP="0039139D">
      <w:pPr>
        <w:rPr>
          <w:rFonts w:ascii="宋体" w:eastAsia="宋体" w:hAnsi="宋体"/>
        </w:rPr>
      </w:pPr>
      <w:r w:rsidRPr="003F0B0C">
        <w:rPr>
          <w:rFonts w:ascii="宋体" w:eastAsia="宋体" w:hAnsi="宋体" w:hint="eastAsia"/>
        </w:rPr>
        <w:t>初始化dp[0][j]为1(dp[0][4]为0)</w:t>
      </w:r>
    </w:p>
    <w:p w:rsidR="009452E3" w:rsidRPr="003F0B0C" w:rsidRDefault="009452E3" w:rsidP="0039139D">
      <w:pPr>
        <w:rPr>
          <w:rFonts w:ascii="宋体" w:eastAsia="宋体" w:hAnsi="宋体"/>
        </w:rPr>
      </w:pPr>
      <w:r w:rsidRPr="003F0B0C">
        <w:rPr>
          <w:rFonts w:ascii="宋体" w:eastAsia="宋体" w:hAnsi="宋体"/>
        </w:rPr>
        <w:t>WA</w:t>
      </w:r>
      <w:r w:rsidRPr="003F0B0C">
        <w:rPr>
          <w:rFonts w:ascii="宋体" w:eastAsia="宋体" w:hAnsi="宋体" w:hint="eastAsia"/>
        </w:rPr>
        <w:t>了1发之后写了个测试函数，暴力答案对照，随机试了很多组数据都对之后又交了WA了一发，</w:t>
      </w:r>
      <w:r w:rsidR="00D71711" w:rsidRPr="003F0B0C">
        <w:rPr>
          <w:rFonts w:ascii="宋体" w:eastAsia="宋体" w:hAnsi="宋体" w:hint="eastAsia"/>
        </w:rPr>
        <w:t>于是写了个遍历n以内所有的对照debug程序，只要有错就跳出来，果然又找到了一些隐藏的错误。</w:t>
      </w:r>
    </w:p>
    <w:p w:rsidR="009452E3" w:rsidRPr="003F0B0C" w:rsidRDefault="009452E3" w:rsidP="0039139D">
      <w:pPr>
        <w:rPr>
          <w:rFonts w:ascii="宋体" w:eastAsia="宋体" w:hAnsi="宋体"/>
        </w:rPr>
      </w:pPr>
      <w:r w:rsidRPr="003F0B0C">
        <w:rPr>
          <w:rFonts w:ascii="宋体" w:eastAsia="宋体" w:hAnsi="宋体" w:hint="eastAsia"/>
        </w:rPr>
        <w:t>【代码】</w:t>
      </w:r>
    </w:p>
    <w:p w:rsidR="009452E3" w:rsidRPr="003F0B0C" w:rsidRDefault="009452E3" w:rsidP="009452E3">
      <w:pPr>
        <w:rPr>
          <w:rFonts w:ascii="宋体" w:eastAsia="宋体" w:hAnsi="宋体"/>
        </w:rPr>
      </w:pPr>
      <w:r w:rsidRPr="003F0B0C">
        <w:rPr>
          <w:rFonts w:ascii="宋体" w:eastAsia="宋体" w:hAnsi="宋体"/>
        </w:rPr>
        <w:t>#include &lt;bits/stdc++.h&gt;</w:t>
      </w:r>
    </w:p>
    <w:p w:rsidR="009452E3" w:rsidRPr="003F0B0C" w:rsidRDefault="009452E3" w:rsidP="009452E3">
      <w:pPr>
        <w:rPr>
          <w:rFonts w:ascii="宋体" w:eastAsia="宋体" w:hAnsi="宋体"/>
        </w:rPr>
      </w:pPr>
      <w:r w:rsidRPr="003F0B0C">
        <w:rPr>
          <w:rFonts w:ascii="宋体" w:eastAsia="宋体" w:hAnsi="宋体"/>
        </w:rPr>
        <w:t>#define MAXN 20</w:t>
      </w:r>
    </w:p>
    <w:p w:rsidR="009452E3" w:rsidRPr="003F0B0C" w:rsidRDefault="009452E3" w:rsidP="009452E3">
      <w:pPr>
        <w:rPr>
          <w:rFonts w:ascii="宋体" w:eastAsia="宋体" w:hAnsi="宋体"/>
        </w:rPr>
      </w:pPr>
      <w:r w:rsidRPr="003F0B0C">
        <w:rPr>
          <w:rFonts w:ascii="宋体" w:eastAsia="宋体" w:hAnsi="宋体"/>
        </w:rPr>
        <w:t>#define debug false</w:t>
      </w:r>
    </w:p>
    <w:p w:rsidR="009452E3" w:rsidRPr="003F0B0C" w:rsidRDefault="009452E3" w:rsidP="009452E3">
      <w:pPr>
        <w:rPr>
          <w:rFonts w:ascii="宋体" w:eastAsia="宋体" w:hAnsi="宋体"/>
        </w:rPr>
      </w:pPr>
      <w:r w:rsidRPr="003F0B0C">
        <w:rPr>
          <w:rFonts w:ascii="宋体" w:eastAsia="宋体" w:hAnsi="宋体"/>
        </w:rPr>
        <w:t>#define hugedebug false</w:t>
      </w:r>
    </w:p>
    <w:p w:rsidR="009452E3" w:rsidRPr="003F0B0C" w:rsidRDefault="009452E3" w:rsidP="009452E3">
      <w:pPr>
        <w:rPr>
          <w:rFonts w:ascii="宋体" w:eastAsia="宋体" w:hAnsi="宋体"/>
        </w:rPr>
      </w:pPr>
    </w:p>
    <w:p w:rsidR="009452E3" w:rsidRPr="003F0B0C" w:rsidRDefault="009452E3" w:rsidP="009452E3">
      <w:pPr>
        <w:rPr>
          <w:rFonts w:ascii="宋体" w:eastAsia="宋体" w:hAnsi="宋体"/>
        </w:rPr>
      </w:pPr>
      <w:r w:rsidRPr="003F0B0C">
        <w:rPr>
          <w:rFonts w:ascii="宋体" w:eastAsia="宋体" w:hAnsi="宋体"/>
        </w:rPr>
        <w:t>using namespace std;</w:t>
      </w:r>
    </w:p>
    <w:p w:rsidR="009452E3" w:rsidRPr="003F0B0C" w:rsidRDefault="009452E3" w:rsidP="009452E3">
      <w:pPr>
        <w:rPr>
          <w:rFonts w:ascii="宋体" w:eastAsia="宋体" w:hAnsi="宋体"/>
        </w:rPr>
      </w:pPr>
    </w:p>
    <w:p w:rsidR="009452E3" w:rsidRPr="003F0B0C" w:rsidRDefault="009452E3" w:rsidP="009452E3">
      <w:pPr>
        <w:rPr>
          <w:rFonts w:ascii="宋体" w:eastAsia="宋体" w:hAnsi="宋体"/>
        </w:rPr>
      </w:pPr>
      <w:r w:rsidRPr="003F0B0C">
        <w:rPr>
          <w:rFonts w:ascii="宋体" w:eastAsia="宋体" w:hAnsi="宋体"/>
        </w:rPr>
        <w:t>int dp[MAXN][10],digit[MAXN];</w:t>
      </w:r>
    </w:p>
    <w:p w:rsidR="009452E3" w:rsidRPr="003F0B0C" w:rsidRDefault="009452E3" w:rsidP="009452E3">
      <w:pPr>
        <w:rPr>
          <w:rFonts w:ascii="宋体" w:eastAsia="宋体" w:hAnsi="宋体"/>
        </w:rPr>
      </w:pPr>
      <w:r w:rsidRPr="003F0B0C">
        <w:rPr>
          <w:rFonts w:ascii="宋体" w:eastAsia="宋体" w:hAnsi="宋体"/>
        </w:rPr>
        <w:t>int solve(int x){</w:t>
      </w:r>
    </w:p>
    <w:p w:rsidR="009452E3" w:rsidRPr="003F0B0C" w:rsidRDefault="009452E3" w:rsidP="009452E3">
      <w:pPr>
        <w:rPr>
          <w:rFonts w:ascii="宋体" w:eastAsia="宋体" w:hAnsi="宋体"/>
        </w:rPr>
      </w:pPr>
      <w:r w:rsidRPr="003F0B0C">
        <w:rPr>
          <w:rFonts w:ascii="宋体" w:eastAsia="宋体" w:hAnsi="宋体"/>
        </w:rPr>
        <w:t xml:space="preserve">    memset(digit,0,sizeof(digit));</w:t>
      </w:r>
    </w:p>
    <w:p w:rsidR="009452E3" w:rsidRPr="003F0B0C" w:rsidRDefault="009452E3" w:rsidP="009452E3">
      <w:pPr>
        <w:rPr>
          <w:rFonts w:ascii="宋体" w:eastAsia="宋体" w:hAnsi="宋体"/>
        </w:rPr>
      </w:pPr>
      <w:r w:rsidRPr="003F0B0C">
        <w:rPr>
          <w:rFonts w:ascii="宋体" w:eastAsia="宋体" w:hAnsi="宋体"/>
        </w:rPr>
        <w:t xml:space="preserve">    int len=0,ans=0;</w:t>
      </w:r>
    </w:p>
    <w:p w:rsidR="009452E3" w:rsidRPr="003F0B0C" w:rsidRDefault="009452E3" w:rsidP="009452E3">
      <w:pPr>
        <w:rPr>
          <w:rFonts w:ascii="宋体" w:eastAsia="宋体" w:hAnsi="宋体"/>
        </w:rPr>
      </w:pPr>
      <w:r w:rsidRPr="003F0B0C">
        <w:rPr>
          <w:rFonts w:ascii="宋体" w:eastAsia="宋体" w:hAnsi="宋体"/>
        </w:rPr>
        <w:t xml:space="preserve">    while(x){</w:t>
      </w:r>
    </w:p>
    <w:p w:rsidR="009452E3" w:rsidRPr="003F0B0C" w:rsidRDefault="009452E3" w:rsidP="009452E3">
      <w:pPr>
        <w:rPr>
          <w:rFonts w:ascii="宋体" w:eastAsia="宋体" w:hAnsi="宋体"/>
        </w:rPr>
      </w:pPr>
      <w:r w:rsidRPr="003F0B0C">
        <w:rPr>
          <w:rFonts w:ascii="宋体" w:eastAsia="宋体" w:hAnsi="宋体"/>
        </w:rPr>
        <w:t xml:space="preserve">        digit[len++]=x%10;</w:t>
      </w:r>
    </w:p>
    <w:p w:rsidR="009452E3" w:rsidRPr="003F0B0C" w:rsidRDefault="009452E3" w:rsidP="009452E3">
      <w:pPr>
        <w:rPr>
          <w:rFonts w:ascii="宋体" w:eastAsia="宋体" w:hAnsi="宋体"/>
        </w:rPr>
      </w:pPr>
      <w:r w:rsidRPr="003F0B0C">
        <w:rPr>
          <w:rFonts w:ascii="宋体" w:eastAsia="宋体" w:hAnsi="宋体"/>
        </w:rPr>
        <w:t xml:space="preserve">        x/=10;</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for(int i=len-1;i&gt;=0;i--){</w:t>
      </w:r>
    </w:p>
    <w:p w:rsidR="009452E3" w:rsidRPr="003F0B0C" w:rsidRDefault="009452E3" w:rsidP="009452E3">
      <w:pPr>
        <w:rPr>
          <w:rFonts w:ascii="宋体" w:eastAsia="宋体" w:hAnsi="宋体"/>
        </w:rPr>
      </w:pPr>
      <w:r w:rsidRPr="003F0B0C">
        <w:rPr>
          <w:rFonts w:ascii="宋体" w:eastAsia="宋体" w:hAnsi="宋体"/>
        </w:rPr>
        <w:t xml:space="preserve">        for (int j=0;j&lt;digit[i];j++){</w:t>
      </w:r>
    </w:p>
    <w:p w:rsidR="009452E3" w:rsidRPr="003F0B0C" w:rsidRDefault="009452E3" w:rsidP="009452E3">
      <w:pPr>
        <w:rPr>
          <w:rFonts w:ascii="宋体" w:eastAsia="宋体" w:hAnsi="宋体"/>
        </w:rPr>
      </w:pPr>
      <w:r w:rsidRPr="003F0B0C">
        <w:rPr>
          <w:rFonts w:ascii="宋体" w:eastAsia="宋体" w:hAnsi="宋体"/>
        </w:rPr>
        <w:t xml:space="preserve">            if(!(digit[i+1]==6&amp;&amp;j==2)) ans+=dp[i][j];</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if(digit[i]==4) break;</w:t>
      </w:r>
    </w:p>
    <w:p w:rsidR="009452E3" w:rsidRPr="003F0B0C" w:rsidRDefault="009452E3" w:rsidP="009452E3">
      <w:pPr>
        <w:rPr>
          <w:rFonts w:ascii="宋体" w:eastAsia="宋体" w:hAnsi="宋体"/>
        </w:rPr>
      </w:pPr>
      <w:r w:rsidRPr="003F0B0C">
        <w:rPr>
          <w:rFonts w:ascii="宋体" w:eastAsia="宋体" w:hAnsi="宋体"/>
        </w:rPr>
        <w:t xml:space="preserve">        if(digit[i+1]==6&amp;&amp;digit[i]==2) break;</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return ans;</w:t>
      </w:r>
    </w:p>
    <w:p w:rsidR="009452E3" w:rsidRPr="003F0B0C" w:rsidRDefault="009452E3" w:rsidP="009452E3">
      <w:pPr>
        <w:rPr>
          <w:rFonts w:ascii="宋体" w:eastAsia="宋体" w:hAnsi="宋体"/>
        </w:rPr>
      </w:pPr>
      <w:r w:rsidRPr="003F0B0C">
        <w:rPr>
          <w:rFonts w:ascii="宋体" w:eastAsia="宋体" w:hAnsi="宋体"/>
        </w:rPr>
        <w:t>}</w:t>
      </w:r>
    </w:p>
    <w:p w:rsidR="009452E3" w:rsidRPr="003F0B0C" w:rsidRDefault="009452E3" w:rsidP="009452E3">
      <w:pPr>
        <w:rPr>
          <w:rFonts w:ascii="宋体" w:eastAsia="宋体" w:hAnsi="宋体"/>
        </w:rPr>
      </w:pPr>
    </w:p>
    <w:p w:rsidR="009452E3" w:rsidRPr="003F0B0C" w:rsidRDefault="009452E3" w:rsidP="009452E3">
      <w:pPr>
        <w:rPr>
          <w:rFonts w:ascii="宋体" w:eastAsia="宋体" w:hAnsi="宋体"/>
        </w:rPr>
      </w:pPr>
      <w:r w:rsidRPr="003F0B0C">
        <w:rPr>
          <w:rFonts w:ascii="宋体" w:eastAsia="宋体" w:hAnsi="宋体"/>
        </w:rPr>
        <w:t>int debug_print(int n,int m){</w:t>
      </w:r>
    </w:p>
    <w:p w:rsidR="009452E3" w:rsidRPr="003F0B0C" w:rsidRDefault="009452E3" w:rsidP="009452E3">
      <w:pPr>
        <w:rPr>
          <w:rFonts w:ascii="宋体" w:eastAsia="宋体" w:hAnsi="宋体"/>
        </w:rPr>
      </w:pPr>
      <w:r w:rsidRPr="003F0B0C">
        <w:rPr>
          <w:rFonts w:ascii="宋体" w:eastAsia="宋体" w:hAnsi="宋体"/>
        </w:rPr>
        <w:t xml:space="preserve">    int cnt=0;</w:t>
      </w:r>
    </w:p>
    <w:p w:rsidR="009452E3" w:rsidRPr="003F0B0C" w:rsidRDefault="009452E3" w:rsidP="009452E3">
      <w:pPr>
        <w:rPr>
          <w:rFonts w:ascii="宋体" w:eastAsia="宋体" w:hAnsi="宋体"/>
        </w:rPr>
      </w:pPr>
      <w:r w:rsidRPr="003F0B0C">
        <w:rPr>
          <w:rFonts w:ascii="宋体" w:eastAsia="宋体" w:hAnsi="宋体"/>
        </w:rPr>
        <w:t xml:space="preserve">    for (int i=n;i&lt;=m;i++){</w:t>
      </w:r>
    </w:p>
    <w:p w:rsidR="009452E3" w:rsidRPr="003F0B0C" w:rsidRDefault="009452E3" w:rsidP="009452E3">
      <w:pPr>
        <w:rPr>
          <w:rFonts w:ascii="宋体" w:eastAsia="宋体" w:hAnsi="宋体"/>
        </w:rPr>
      </w:pPr>
      <w:r w:rsidRPr="003F0B0C">
        <w:rPr>
          <w:rFonts w:ascii="宋体" w:eastAsia="宋体" w:hAnsi="宋体"/>
        </w:rPr>
        <w:t xml:space="preserve">        char temp[20];</w:t>
      </w:r>
    </w:p>
    <w:p w:rsidR="009452E3" w:rsidRPr="003F0B0C" w:rsidRDefault="009452E3" w:rsidP="009452E3">
      <w:pPr>
        <w:rPr>
          <w:rFonts w:ascii="宋体" w:eastAsia="宋体" w:hAnsi="宋体"/>
        </w:rPr>
      </w:pPr>
      <w:r w:rsidRPr="003F0B0C">
        <w:rPr>
          <w:rFonts w:ascii="宋体" w:eastAsia="宋体" w:hAnsi="宋体"/>
        </w:rPr>
        <w:lastRenderedPageBreak/>
        <w:t xml:space="preserve">        sprintf(temp,"%d",i);</w:t>
      </w:r>
    </w:p>
    <w:p w:rsidR="009452E3" w:rsidRPr="003F0B0C" w:rsidRDefault="009452E3" w:rsidP="009452E3">
      <w:pPr>
        <w:rPr>
          <w:rFonts w:ascii="宋体" w:eastAsia="宋体" w:hAnsi="宋体"/>
        </w:rPr>
      </w:pPr>
      <w:r w:rsidRPr="003F0B0C">
        <w:rPr>
          <w:rFonts w:ascii="宋体" w:eastAsia="宋体" w:hAnsi="宋体"/>
        </w:rPr>
        <w:t xml:space="preserve">        bool check=true;</w:t>
      </w:r>
    </w:p>
    <w:p w:rsidR="009452E3" w:rsidRPr="003F0B0C" w:rsidRDefault="009452E3" w:rsidP="009452E3">
      <w:pPr>
        <w:rPr>
          <w:rFonts w:ascii="宋体" w:eastAsia="宋体" w:hAnsi="宋体"/>
        </w:rPr>
      </w:pPr>
      <w:r w:rsidRPr="003F0B0C">
        <w:rPr>
          <w:rFonts w:ascii="宋体" w:eastAsia="宋体" w:hAnsi="宋体"/>
        </w:rPr>
        <w:t xml:space="preserve">        for (int j=0;j&lt;(int)strlen(temp);j++){</w:t>
      </w:r>
    </w:p>
    <w:p w:rsidR="009452E3" w:rsidRPr="003F0B0C" w:rsidRDefault="009452E3" w:rsidP="009452E3">
      <w:pPr>
        <w:rPr>
          <w:rFonts w:ascii="宋体" w:eastAsia="宋体" w:hAnsi="宋体"/>
        </w:rPr>
      </w:pPr>
      <w:r w:rsidRPr="003F0B0C">
        <w:rPr>
          <w:rFonts w:ascii="宋体" w:eastAsia="宋体" w:hAnsi="宋体"/>
        </w:rPr>
        <w:t xml:space="preserve">            if(temp[j]=='4'||((j+1&lt;(int)strlen(temp))&amp;&amp;(temp[j]=='6'&amp;&amp;temp[j+1]=='2'))){</w:t>
      </w:r>
    </w:p>
    <w:p w:rsidR="009452E3" w:rsidRPr="003F0B0C" w:rsidRDefault="009452E3" w:rsidP="009452E3">
      <w:pPr>
        <w:rPr>
          <w:rFonts w:ascii="宋体" w:eastAsia="宋体" w:hAnsi="宋体"/>
        </w:rPr>
      </w:pPr>
      <w:r w:rsidRPr="003F0B0C">
        <w:rPr>
          <w:rFonts w:ascii="宋体" w:eastAsia="宋体" w:hAnsi="宋体"/>
        </w:rPr>
        <w:t xml:space="preserve">                check=false;</w:t>
      </w:r>
    </w:p>
    <w:p w:rsidR="009452E3" w:rsidRPr="003F0B0C" w:rsidRDefault="009452E3" w:rsidP="009452E3">
      <w:pPr>
        <w:rPr>
          <w:rFonts w:ascii="宋体" w:eastAsia="宋体" w:hAnsi="宋体"/>
        </w:rPr>
      </w:pPr>
      <w:r w:rsidRPr="003F0B0C">
        <w:rPr>
          <w:rFonts w:ascii="宋体" w:eastAsia="宋体" w:hAnsi="宋体"/>
        </w:rPr>
        <w:t xml:space="preserve">                break;</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if(check) cnt++;</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if(!hugedebug) cout&lt;&lt;"ans="&lt;&lt;cnt&lt;&lt;endl;</w:t>
      </w:r>
    </w:p>
    <w:p w:rsidR="009452E3" w:rsidRPr="003F0B0C" w:rsidRDefault="009452E3" w:rsidP="009452E3">
      <w:pPr>
        <w:rPr>
          <w:rFonts w:ascii="宋体" w:eastAsia="宋体" w:hAnsi="宋体"/>
        </w:rPr>
      </w:pPr>
      <w:r w:rsidRPr="003F0B0C">
        <w:rPr>
          <w:rFonts w:ascii="宋体" w:eastAsia="宋体" w:hAnsi="宋体"/>
        </w:rPr>
        <w:t xml:space="preserve">    return cnt;</w:t>
      </w:r>
    </w:p>
    <w:p w:rsidR="009452E3" w:rsidRPr="003F0B0C" w:rsidRDefault="009452E3" w:rsidP="009452E3">
      <w:pPr>
        <w:rPr>
          <w:rFonts w:ascii="宋体" w:eastAsia="宋体" w:hAnsi="宋体"/>
        </w:rPr>
      </w:pPr>
      <w:r w:rsidRPr="003F0B0C">
        <w:rPr>
          <w:rFonts w:ascii="宋体" w:eastAsia="宋体" w:hAnsi="宋体"/>
        </w:rPr>
        <w:t>}</w:t>
      </w:r>
    </w:p>
    <w:p w:rsidR="009452E3" w:rsidRPr="003F0B0C" w:rsidRDefault="009452E3" w:rsidP="009452E3">
      <w:pPr>
        <w:rPr>
          <w:rFonts w:ascii="宋体" w:eastAsia="宋体" w:hAnsi="宋体"/>
        </w:rPr>
      </w:pPr>
    </w:p>
    <w:p w:rsidR="009452E3" w:rsidRPr="003F0B0C" w:rsidRDefault="009452E3" w:rsidP="009452E3">
      <w:pPr>
        <w:rPr>
          <w:rFonts w:ascii="宋体" w:eastAsia="宋体" w:hAnsi="宋体"/>
        </w:rPr>
      </w:pPr>
      <w:r w:rsidRPr="003F0B0C">
        <w:rPr>
          <w:rFonts w:ascii="宋体" w:eastAsia="宋体" w:hAnsi="宋体"/>
        </w:rPr>
        <w:t>int main(){</w:t>
      </w:r>
    </w:p>
    <w:p w:rsidR="009452E3" w:rsidRPr="003F0B0C" w:rsidRDefault="009452E3" w:rsidP="009452E3">
      <w:pPr>
        <w:rPr>
          <w:rFonts w:ascii="宋体" w:eastAsia="宋体" w:hAnsi="宋体"/>
        </w:rPr>
      </w:pPr>
      <w:r w:rsidRPr="003F0B0C">
        <w:rPr>
          <w:rFonts w:ascii="宋体" w:eastAsia="宋体" w:hAnsi="宋体"/>
        </w:rPr>
        <w:t xml:space="preserve">    memset(dp,0,sizeof(dp));</w:t>
      </w:r>
    </w:p>
    <w:p w:rsidR="009452E3" w:rsidRPr="003F0B0C" w:rsidRDefault="009452E3" w:rsidP="009452E3">
      <w:pPr>
        <w:rPr>
          <w:rFonts w:ascii="宋体" w:eastAsia="宋体" w:hAnsi="宋体"/>
        </w:rPr>
      </w:pPr>
      <w:r w:rsidRPr="003F0B0C">
        <w:rPr>
          <w:rFonts w:ascii="宋体" w:eastAsia="宋体" w:hAnsi="宋体"/>
        </w:rPr>
        <w:t xml:space="preserve">    int lastsum,sum;</w:t>
      </w:r>
    </w:p>
    <w:p w:rsidR="009452E3" w:rsidRPr="003F0B0C" w:rsidRDefault="009452E3" w:rsidP="009452E3">
      <w:pPr>
        <w:rPr>
          <w:rFonts w:ascii="宋体" w:eastAsia="宋体" w:hAnsi="宋体"/>
        </w:rPr>
      </w:pPr>
      <w:r w:rsidRPr="003F0B0C">
        <w:rPr>
          <w:rFonts w:ascii="宋体" w:eastAsia="宋体" w:hAnsi="宋体"/>
        </w:rPr>
        <w:t xml:space="preserve">    for(int i=0;i&lt;MAXN;i++){</w:t>
      </w:r>
    </w:p>
    <w:p w:rsidR="009452E3" w:rsidRPr="003F0B0C" w:rsidRDefault="009452E3" w:rsidP="009452E3">
      <w:pPr>
        <w:rPr>
          <w:rFonts w:ascii="宋体" w:eastAsia="宋体" w:hAnsi="宋体"/>
        </w:rPr>
      </w:pPr>
      <w:r w:rsidRPr="003F0B0C">
        <w:rPr>
          <w:rFonts w:ascii="宋体" w:eastAsia="宋体" w:hAnsi="宋体"/>
        </w:rPr>
        <w:t xml:space="preserve">        sum=0;</w:t>
      </w:r>
    </w:p>
    <w:p w:rsidR="009452E3" w:rsidRPr="003F0B0C" w:rsidRDefault="009452E3" w:rsidP="009452E3">
      <w:pPr>
        <w:rPr>
          <w:rFonts w:ascii="宋体" w:eastAsia="宋体" w:hAnsi="宋体"/>
        </w:rPr>
      </w:pPr>
      <w:r w:rsidRPr="003F0B0C">
        <w:rPr>
          <w:rFonts w:ascii="宋体" w:eastAsia="宋体" w:hAnsi="宋体"/>
        </w:rPr>
        <w:t xml:space="preserve">        for (int j=0;j&lt;10;j++){</w:t>
      </w:r>
    </w:p>
    <w:p w:rsidR="009452E3" w:rsidRPr="003F0B0C" w:rsidRDefault="009452E3" w:rsidP="009452E3">
      <w:pPr>
        <w:rPr>
          <w:rFonts w:ascii="宋体" w:eastAsia="宋体" w:hAnsi="宋体"/>
        </w:rPr>
      </w:pPr>
      <w:r w:rsidRPr="003F0B0C">
        <w:rPr>
          <w:rFonts w:ascii="宋体" w:eastAsia="宋体" w:hAnsi="宋体"/>
        </w:rPr>
        <w:t xml:space="preserve">            if(i==0){</w:t>
      </w:r>
    </w:p>
    <w:p w:rsidR="009452E3" w:rsidRPr="003F0B0C" w:rsidRDefault="009452E3" w:rsidP="009452E3">
      <w:pPr>
        <w:rPr>
          <w:rFonts w:ascii="宋体" w:eastAsia="宋体" w:hAnsi="宋体"/>
        </w:rPr>
      </w:pPr>
      <w:r w:rsidRPr="003F0B0C">
        <w:rPr>
          <w:rFonts w:ascii="宋体" w:eastAsia="宋体" w:hAnsi="宋体"/>
        </w:rPr>
        <w:t xml:space="preserve">                if(j!=4) dp[i][j]=1;</w:t>
      </w:r>
    </w:p>
    <w:p w:rsidR="009452E3" w:rsidRPr="003F0B0C" w:rsidRDefault="009452E3" w:rsidP="009452E3">
      <w:pPr>
        <w:rPr>
          <w:rFonts w:ascii="宋体" w:eastAsia="宋体" w:hAnsi="宋体"/>
        </w:rPr>
      </w:pPr>
      <w:r w:rsidRPr="003F0B0C">
        <w:rPr>
          <w:rFonts w:ascii="宋体" w:eastAsia="宋体" w:hAnsi="宋体"/>
        </w:rPr>
        <w:t xml:space="preserve">            }else{</w:t>
      </w:r>
    </w:p>
    <w:p w:rsidR="009452E3" w:rsidRPr="003F0B0C" w:rsidRDefault="009452E3" w:rsidP="009452E3">
      <w:pPr>
        <w:rPr>
          <w:rFonts w:ascii="宋体" w:eastAsia="宋体" w:hAnsi="宋体"/>
        </w:rPr>
      </w:pPr>
      <w:r w:rsidRPr="003F0B0C">
        <w:rPr>
          <w:rFonts w:ascii="宋体" w:eastAsia="宋体" w:hAnsi="宋体"/>
        </w:rPr>
        <w:t xml:space="preserve">                if(j==4) continue;</w:t>
      </w:r>
    </w:p>
    <w:p w:rsidR="009452E3" w:rsidRPr="003F0B0C" w:rsidRDefault="009452E3" w:rsidP="009452E3">
      <w:pPr>
        <w:rPr>
          <w:rFonts w:ascii="宋体" w:eastAsia="宋体" w:hAnsi="宋体"/>
        </w:rPr>
      </w:pPr>
      <w:r w:rsidRPr="003F0B0C">
        <w:rPr>
          <w:rFonts w:ascii="宋体" w:eastAsia="宋体" w:hAnsi="宋体"/>
        </w:rPr>
        <w:t xml:space="preserve">                if(j!=6) dp[i][j]=lastsum;else dp[i][j]=lastsum-dp[i-1][2];</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sum+=dp[i][j];</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lastsum=sum;</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if(hugedebug){</w:t>
      </w:r>
    </w:p>
    <w:p w:rsidR="009452E3" w:rsidRPr="003F0B0C" w:rsidRDefault="009452E3" w:rsidP="009452E3">
      <w:pPr>
        <w:rPr>
          <w:rFonts w:ascii="宋体" w:eastAsia="宋体" w:hAnsi="宋体"/>
        </w:rPr>
      </w:pPr>
      <w:r w:rsidRPr="003F0B0C">
        <w:rPr>
          <w:rFonts w:ascii="宋体" w:eastAsia="宋体" w:hAnsi="宋体"/>
        </w:rPr>
        <w:t xml:space="preserve">        int hugenum=1000;</w:t>
      </w:r>
    </w:p>
    <w:p w:rsidR="009452E3" w:rsidRPr="003F0B0C" w:rsidRDefault="009452E3" w:rsidP="009452E3">
      <w:pPr>
        <w:rPr>
          <w:rFonts w:ascii="宋体" w:eastAsia="宋体" w:hAnsi="宋体"/>
        </w:rPr>
      </w:pPr>
      <w:r w:rsidRPr="003F0B0C">
        <w:rPr>
          <w:rFonts w:ascii="宋体" w:eastAsia="宋体" w:hAnsi="宋体"/>
        </w:rPr>
        <w:t xml:space="preserve">        for (int n=1;n&lt;=hugenum;n++){</w:t>
      </w:r>
    </w:p>
    <w:p w:rsidR="009452E3" w:rsidRPr="003F0B0C" w:rsidRDefault="009452E3" w:rsidP="009452E3">
      <w:pPr>
        <w:rPr>
          <w:rFonts w:ascii="宋体" w:eastAsia="宋体" w:hAnsi="宋体"/>
        </w:rPr>
      </w:pPr>
      <w:r w:rsidRPr="003F0B0C">
        <w:rPr>
          <w:rFonts w:ascii="宋体" w:eastAsia="宋体" w:hAnsi="宋体"/>
        </w:rPr>
        <w:t xml:space="preserve">            for (int m=n;m&lt;=hugenum;m++){</w:t>
      </w:r>
    </w:p>
    <w:p w:rsidR="009452E3" w:rsidRPr="003F0B0C" w:rsidRDefault="009452E3" w:rsidP="009452E3">
      <w:pPr>
        <w:rPr>
          <w:rFonts w:ascii="宋体" w:eastAsia="宋体" w:hAnsi="宋体"/>
        </w:rPr>
      </w:pPr>
      <w:r w:rsidRPr="003F0B0C">
        <w:rPr>
          <w:rFonts w:ascii="宋体" w:eastAsia="宋体" w:hAnsi="宋体"/>
        </w:rPr>
        <w:t xml:space="preserve">                int ans1=debug_print(n,m),ans2=solve(m+1)-solve(n);</w:t>
      </w:r>
    </w:p>
    <w:p w:rsidR="009452E3" w:rsidRPr="003F0B0C" w:rsidRDefault="009452E3" w:rsidP="009452E3">
      <w:pPr>
        <w:rPr>
          <w:rFonts w:ascii="宋体" w:eastAsia="宋体" w:hAnsi="宋体"/>
        </w:rPr>
      </w:pPr>
      <w:r w:rsidRPr="003F0B0C">
        <w:rPr>
          <w:rFonts w:ascii="宋体" w:eastAsia="宋体" w:hAnsi="宋体"/>
        </w:rPr>
        <w:t xml:space="preserve">                if(ans1!=ans2){</w:t>
      </w:r>
    </w:p>
    <w:p w:rsidR="009452E3" w:rsidRPr="003F0B0C" w:rsidRDefault="009452E3" w:rsidP="009452E3">
      <w:pPr>
        <w:rPr>
          <w:rFonts w:ascii="宋体" w:eastAsia="宋体" w:hAnsi="宋体"/>
        </w:rPr>
      </w:pPr>
      <w:r w:rsidRPr="003F0B0C">
        <w:rPr>
          <w:rFonts w:ascii="宋体" w:eastAsia="宋体" w:hAnsi="宋体"/>
        </w:rPr>
        <w:t xml:space="preserve">                    cout&lt;&lt;n&lt;&lt;" "&lt;&lt;m&lt;&lt;endl;</w:t>
      </w:r>
    </w:p>
    <w:p w:rsidR="009452E3" w:rsidRPr="003F0B0C" w:rsidRDefault="009452E3" w:rsidP="009452E3">
      <w:pPr>
        <w:rPr>
          <w:rFonts w:ascii="宋体" w:eastAsia="宋体" w:hAnsi="宋体"/>
        </w:rPr>
      </w:pPr>
      <w:r w:rsidRPr="003F0B0C">
        <w:rPr>
          <w:rFonts w:ascii="宋体" w:eastAsia="宋体" w:hAnsi="宋体"/>
        </w:rPr>
        <w:t xml:space="preserve">                    cout&lt;&lt;"ans1:"&lt;&lt;ans1&lt;&lt;endl;</w:t>
      </w:r>
    </w:p>
    <w:p w:rsidR="009452E3" w:rsidRPr="003F0B0C" w:rsidRDefault="009452E3" w:rsidP="009452E3">
      <w:pPr>
        <w:rPr>
          <w:rFonts w:ascii="宋体" w:eastAsia="宋体" w:hAnsi="宋体"/>
        </w:rPr>
      </w:pPr>
      <w:r w:rsidRPr="003F0B0C">
        <w:rPr>
          <w:rFonts w:ascii="宋体" w:eastAsia="宋体" w:hAnsi="宋体"/>
        </w:rPr>
        <w:t xml:space="preserve">                    cout&lt;&lt;"ans2:"&lt;&lt;ans2&lt;&lt;endl;</w:t>
      </w:r>
    </w:p>
    <w:p w:rsidR="009452E3" w:rsidRPr="003F0B0C" w:rsidRDefault="009452E3" w:rsidP="009452E3">
      <w:pPr>
        <w:rPr>
          <w:rFonts w:ascii="宋体" w:eastAsia="宋体" w:hAnsi="宋体"/>
        </w:rPr>
      </w:pPr>
      <w:r w:rsidRPr="003F0B0C">
        <w:rPr>
          <w:rFonts w:ascii="宋体" w:eastAsia="宋体" w:hAnsi="宋体"/>
        </w:rPr>
        <w:t xml:space="preserve">                    return 0;</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lastRenderedPageBreak/>
        <w:t xml:space="preserve">        cout&lt;&lt;"correct"&lt;&lt;endl;</w:t>
      </w:r>
    </w:p>
    <w:p w:rsidR="009452E3" w:rsidRPr="003F0B0C" w:rsidRDefault="009452E3" w:rsidP="009452E3">
      <w:pPr>
        <w:rPr>
          <w:rFonts w:ascii="宋体" w:eastAsia="宋体" w:hAnsi="宋体"/>
        </w:rPr>
      </w:pPr>
      <w:r w:rsidRPr="003F0B0C">
        <w:rPr>
          <w:rFonts w:ascii="宋体" w:eastAsia="宋体" w:hAnsi="宋体"/>
        </w:rPr>
        <w:t xml:space="preserve">        return 0;</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int n,m;</w:t>
      </w:r>
    </w:p>
    <w:p w:rsidR="009452E3" w:rsidRPr="003F0B0C" w:rsidRDefault="009452E3" w:rsidP="009452E3">
      <w:pPr>
        <w:rPr>
          <w:rFonts w:ascii="宋体" w:eastAsia="宋体" w:hAnsi="宋体"/>
        </w:rPr>
      </w:pPr>
      <w:r w:rsidRPr="003F0B0C">
        <w:rPr>
          <w:rFonts w:ascii="宋体" w:eastAsia="宋体" w:hAnsi="宋体"/>
        </w:rPr>
        <w:t xml:space="preserve">    while(~scanf("%d%d",&amp;n,&amp;m)){</w:t>
      </w:r>
    </w:p>
    <w:p w:rsidR="009452E3" w:rsidRPr="003F0B0C" w:rsidRDefault="009452E3" w:rsidP="009452E3">
      <w:pPr>
        <w:rPr>
          <w:rFonts w:ascii="宋体" w:eastAsia="宋体" w:hAnsi="宋体"/>
        </w:rPr>
      </w:pPr>
      <w:r w:rsidRPr="003F0B0C">
        <w:rPr>
          <w:rFonts w:ascii="宋体" w:eastAsia="宋体" w:hAnsi="宋体"/>
        </w:rPr>
        <w:t xml:space="preserve">        if (n==0&amp;&amp;m==0) break;</w:t>
      </w:r>
    </w:p>
    <w:p w:rsidR="009452E3" w:rsidRPr="003F0B0C" w:rsidRDefault="009452E3" w:rsidP="009452E3">
      <w:pPr>
        <w:rPr>
          <w:rFonts w:ascii="宋体" w:eastAsia="宋体" w:hAnsi="宋体"/>
        </w:rPr>
      </w:pPr>
      <w:r w:rsidRPr="003F0B0C">
        <w:rPr>
          <w:rFonts w:ascii="宋体" w:eastAsia="宋体" w:hAnsi="宋体"/>
        </w:rPr>
        <w:t xml:space="preserve">        if(debug) debug_print(n,m);</w:t>
      </w:r>
    </w:p>
    <w:p w:rsidR="009452E3" w:rsidRPr="003F0B0C" w:rsidRDefault="009452E3" w:rsidP="009452E3">
      <w:pPr>
        <w:rPr>
          <w:rFonts w:ascii="宋体" w:eastAsia="宋体" w:hAnsi="宋体"/>
        </w:rPr>
      </w:pPr>
      <w:r w:rsidRPr="003F0B0C">
        <w:rPr>
          <w:rFonts w:ascii="宋体" w:eastAsia="宋体" w:hAnsi="宋体"/>
        </w:rPr>
        <w:t xml:space="preserve">        printf("%d\n",solve(m+1)-solve(n));</w:t>
      </w:r>
    </w:p>
    <w:p w:rsidR="009452E3" w:rsidRPr="003F0B0C" w:rsidRDefault="009452E3" w:rsidP="009452E3">
      <w:pPr>
        <w:rPr>
          <w:rFonts w:ascii="宋体" w:eastAsia="宋体" w:hAnsi="宋体"/>
        </w:rPr>
      </w:pPr>
      <w:r w:rsidRPr="003F0B0C">
        <w:rPr>
          <w:rFonts w:ascii="宋体" w:eastAsia="宋体" w:hAnsi="宋体"/>
        </w:rPr>
        <w:t xml:space="preserve">    }</w:t>
      </w:r>
    </w:p>
    <w:p w:rsidR="009452E3" w:rsidRPr="003F0B0C" w:rsidRDefault="009452E3" w:rsidP="009452E3">
      <w:pPr>
        <w:rPr>
          <w:rFonts w:ascii="宋体" w:eastAsia="宋体" w:hAnsi="宋体"/>
        </w:rPr>
      </w:pPr>
      <w:r w:rsidRPr="003F0B0C">
        <w:rPr>
          <w:rFonts w:ascii="宋体" w:eastAsia="宋体" w:hAnsi="宋体"/>
        </w:rPr>
        <w:t xml:space="preserve">    return 0;</w:t>
      </w:r>
    </w:p>
    <w:p w:rsidR="009452E3" w:rsidRPr="003F0B0C" w:rsidRDefault="009452E3" w:rsidP="009452E3">
      <w:pPr>
        <w:rPr>
          <w:rFonts w:ascii="宋体" w:eastAsia="宋体" w:hAnsi="宋体"/>
        </w:rPr>
      </w:pPr>
      <w:r w:rsidRPr="003F0B0C">
        <w:rPr>
          <w:rFonts w:ascii="宋体" w:eastAsia="宋体" w:hAnsi="宋体"/>
        </w:rPr>
        <w:t>}</w:t>
      </w:r>
    </w:p>
    <w:p w:rsidR="0039139D" w:rsidRPr="003F0B0C" w:rsidRDefault="0039139D" w:rsidP="0039139D">
      <w:pPr>
        <w:pStyle w:val="2"/>
        <w:rPr>
          <w:rFonts w:ascii="宋体" w:eastAsia="宋体" w:hAnsi="宋体"/>
          <w:b w:val="0"/>
        </w:rPr>
      </w:pPr>
      <w:bookmarkStart w:id="87" w:name="_Toc521431780"/>
      <w:r w:rsidRPr="003F0B0C">
        <w:rPr>
          <w:rFonts w:ascii="宋体" w:eastAsia="宋体" w:hAnsi="宋体" w:hint="eastAsia"/>
          <w:b w:val="0"/>
        </w:rPr>
        <w:t>概率D</w:t>
      </w:r>
      <w:r w:rsidRPr="003F0B0C">
        <w:rPr>
          <w:rFonts w:ascii="宋体" w:eastAsia="宋体" w:hAnsi="宋体"/>
          <w:b w:val="0"/>
        </w:rPr>
        <w:t>P</w:t>
      </w:r>
      <w:bookmarkEnd w:id="87"/>
    </w:p>
    <w:p w:rsidR="0039139D" w:rsidRPr="003F0B0C" w:rsidRDefault="0039139D" w:rsidP="0039139D">
      <w:pPr>
        <w:rPr>
          <w:rFonts w:ascii="宋体" w:eastAsia="宋体" w:hAnsi="宋体"/>
        </w:rPr>
      </w:pPr>
    </w:p>
    <w:p w:rsidR="00C75142" w:rsidRPr="003F0B0C" w:rsidRDefault="00C75142" w:rsidP="00C75142">
      <w:pPr>
        <w:pStyle w:val="2"/>
        <w:rPr>
          <w:rFonts w:ascii="宋体" w:eastAsia="宋体" w:hAnsi="宋体"/>
          <w:b w:val="0"/>
        </w:rPr>
      </w:pPr>
      <w:bookmarkStart w:id="88" w:name="_Toc521431781"/>
      <w:r w:rsidRPr="003F0B0C">
        <w:rPr>
          <w:rFonts w:ascii="宋体" w:eastAsia="宋体" w:hAnsi="宋体" w:hint="eastAsia"/>
          <w:b w:val="0"/>
        </w:rPr>
        <w:t>HDU-</w:t>
      </w:r>
      <w:r w:rsidRPr="003F0B0C">
        <w:rPr>
          <w:rFonts w:ascii="宋体" w:eastAsia="宋体" w:hAnsi="宋体"/>
          <w:b w:val="0"/>
        </w:rPr>
        <w:t>5863-2016</w:t>
      </w:r>
      <w:r w:rsidRPr="003F0B0C">
        <w:rPr>
          <w:rFonts w:ascii="宋体" w:eastAsia="宋体" w:hAnsi="宋体" w:hint="eastAsia"/>
          <w:b w:val="0"/>
        </w:rPr>
        <w:t>多校10-铜牌</w:t>
      </w:r>
      <w:bookmarkEnd w:id="88"/>
    </w:p>
    <w:p w:rsidR="00C134AF" w:rsidRPr="003F0B0C" w:rsidRDefault="00C134AF" w:rsidP="00C134AF">
      <w:pPr>
        <w:rPr>
          <w:rFonts w:ascii="宋体" w:eastAsia="宋体" w:hAnsi="宋体"/>
        </w:rPr>
      </w:pPr>
      <w:r w:rsidRPr="003F0B0C">
        <w:rPr>
          <w:rFonts w:ascii="宋体" w:eastAsia="宋体" w:hAnsi="宋体" w:hint="eastAsia"/>
        </w:rPr>
        <w:t>【题意】</w:t>
      </w:r>
    </w:p>
    <w:p w:rsidR="00C134AF" w:rsidRPr="003F0B0C" w:rsidRDefault="00C134AF" w:rsidP="00C134AF">
      <w:pPr>
        <w:rPr>
          <w:rFonts w:ascii="宋体" w:eastAsia="宋体" w:hAnsi="宋体"/>
        </w:rPr>
      </w:pPr>
      <w:r w:rsidRPr="003F0B0C">
        <w:rPr>
          <w:rFonts w:ascii="宋体" w:eastAsia="宋体" w:hAnsi="宋体" w:hint="eastAsia"/>
        </w:rPr>
        <w:t>【题解】</w:t>
      </w:r>
    </w:p>
    <w:p w:rsidR="00C134AF" w:rsidRPr="003F0B0C" w:rsidRDefault="00C134AF" w:rsidP="00C134AF">
      <w:pPr>
        <w:rPr>
          <w:rFonts w:ascii="宋体" w:eastAsia="宋体" w:hAnsi="宋体"/>
        </w:rPr>
      </w:pPr>
      <w:r w:rsidRPr="003F0B0C">
        <w:rPr>
          <w:rFonts w:ascii="宋体" w:eastAsia="宋体" w:hAnsi="宋体" w:hint="eastAsia"/>
        </w:rPr>
        <w:t>【代码】</w:t>
      </w:r>
    </w:p>
    <w:p w:rsidR="00B22E6D" w:rsidRPr="003F0B0C" w:rsidRDefault="00D6584D" w:rsidP="00D6584D">
      <w:pPr>
        <w:pStyle w:val="2"/>
        <w:rPr>
          <w:rFonts w:ascii="宋体" w:eastAsia="宋体" w:hAnsi="宋体"/>
          <w:b w:val="0"/>
        </w:rPr>
      </w:pPr>
      <w:bookmarkStart w:id="89" w:name="_Toc521431782"/>
      <w:r w:rsidRPr="003F0B0C">
        <w:rPr>
          <w:rFonts w:ascii="宋体" w:eastAsia="宋体" w:hAnsi="宋体" w:hint="eastAsia"/>
          <w:b w:val="0"/>
        </w:rPr>
        <w:t>√-</w:t>
      </w:r>
      <w:r w:rsidR="00B22E6D" w:rsidRPr="003F0B0C">
        <w:rPr>
          <w:rFonts w:ascii="宋体" w:eastAsia="宋体" w:hAnsi="宋体" w:hint="eastAsia"/>
          <w:b w:val="0"/>
        </w:rPr>
        <w:t>牛客网-第1场-</w:t>
      </w:r>
      <w:r w:rsidR="00B22E6D" w:rsidRPr="003F0B0C">
        <w:rPr>
          <w:rFonts w:ascii="宋体" w:eastAsia="宋体" w:hAnsi="宋体"/>
          <w:b w:val="0"/>
        </w:rPr>
        <w:t>E</w:t>
      </w:r>
      <w:r w:rsidR="00B22E6D" w:rsidRPr="003F0B0C">
        <w:rPr>
          <w:rFonts w:ascii="宋体" w:eastAsia="宋体" w:hAnsi="宋体" w:hint="eastAsia"/>
          <w:b w:val="0"/>
        </w:rPr>
        <w:t>-</w:t>
      </w:r>
      <w:r w:rsidR="00B22E6D" w:rsidRPr="003F0B0C">
        <w:rPr>
          <w:rFonts w:ascii="宋体" w:eastAsia="宋体" w:hAnsi="宋体"/>
          <w:b w:val="0"/>
        </w:rPr>
        <w:t>Removal</w:t>
      </w:r>
      <w:r w:rsidR="00AB279C" w:rsidRPr="003F0B0C">
        <w:rPr>
          <w:rFonts w:ascii="宋体" w:eastAsia="宋体" w:hAnsi="宋体" w:hint="eastAsia"/>
          <w:b w:val="0"/>
        </w:rPr>
        <w:t>-铜牌</w:t>
      </w:r>
      <w:bookmarkEnd w:id="89"/>
    </w:p>
    <w:p w:rsidR="00B22E6D" w:rsidRPr="003F0B0C" w:rsidRDefault="00B22E6D" w:rsidP="00C134AF">
      <w:pPr>
        <w:rPr>
          <w:rFonts w:ascii="宋体" w:eastAsia="宋体" w:hAnsi="宋体"/>
        </w:rPr>
      </w:pPr>
      <w:r w:rsidRPr="003F0B0C">
        <w:rPr>
          <w:rFonts w:ascii="宋体" w:eastAsia="宋体" w:hAnsi="宋体" w:hint="eastAsia"/>
        </w:rPr>
        <w:t>【题意】</w:t>
      </w:r>
      <w:r w:rsidR="001063DC" w:rsidRPr="003F0B0C">
        <w:rPr>
          <w:rFonts w:ascii="宋体" w:eastAsia="宋体" w:hAnsi="宋体" w:hint="eastAsia"/>
        </w:rPr>
        <w:t>n个数字组成的序列，最多有k种数字（1-k），要求删掉m个数字后，不同的序列个数。数据规模n为</w:t>
      </w:r>
      <w:r w:rsidR="001063DC" w:rsidRPr="003F0B0C">
        <w:rPr>
          <w:rFonts w:ascii="宋体" w:eastAsia="宋体" w:hAnsi="宋体"/>
          <w:position w:val="-6"/>
        </w:rPr>
        <w:object w:dxaOrig="360" w:dyaOrig="320">
          <v:shape id="_x0000_i1028" type="#_x0000_t75" style="width:18pt;height:15.75pt" o:ole="">
            <v:imagedata r:id="rId32" o:title=""/>
          </v:shape>
          <o:OLEObject Type="Embed" ProgID="Equation.DSMT4" ShapeID="_x0000_i1028" DrawAspect="Content" ObjectID="_1595176138" r:id="rId33"/>
        </w:object>
      </w:r>
      <w:r w:rsidR="001063DC" w:rsidRPr="003F0B0C">
        <w:rPr>
          <w:rFonts w:ascii="宋体" w:eastAsia="宋体" w:hAnsi="宋体" w:hint="eastAsia"/>
        </w:rPr>
        <w:t>，k为10，m为10</w:t>
      </w:r>
    </w:p>
    <w:p w:rsidR="00534AB0" w:rsidRPr="003F0B0C" w:rsidRDefault="00B22E6D" w:rsidP="00C134AF">
      <w:pPr>
        <w:rPr>
          <w:rFonts w:ascii="宋体" w:eastAsia="宋体" w:hAnsi="宋体"/>
        </w:rPr>
      </w:pPr>
      <w:r w:rsidRPr="003F0B0C">
        <w:rPr>
          <w:rFonts w:ascii="宋体" w:eastAsia="宋体" w:hAnsi="宋体" w:hint="eastAsia"/>
        </w:rPr>
        <w:t>【题解】</w:t>
      </w:r>
    </w:p>
    <w:p w:rsidR="00534AB0" w:rsidRPr="003F0B0C" w:rsidRDefault="00534AB0" w:rsidP="00C134AF">
      <w:pPr>
        <w:rPr>
          <w:rFonts w:ascii="宋体" w:eastAsia="宋体" w:hAnsi="宋体"/>
        </w:rPr>
      </w:pPr>
      <w:r w:rsidRPr="003F0B0C">
        <w:rPr>
          <w:rFonts w:ascii="宋体" w:eastAsia="宋体" w:hAnsi="宋体" w:hint="eastAsia"/>
        </w:rPr>
        <w:t>铜牌题</w:t>
      </w:r>
    </w:p>
    <w:p w:rsidR="00B22E6D" w:rsidRPr="003F0B0C" w:rsidRDefault="001063DC" w:rsidP="00C134AF">
      <w:pPr>
        <w:rPr>
          <w:rFonts w:ascii="宋体" w:eastAsia="宋体" w:hAnsi="宋体"/>
        </w:rPr>
      </w:pPr>
      <w:r w:rsidRPr="003F0B0C">
        <w:rPr>
          <w:rFonts w:ascii="宋体" w:eastAsia="宋体" w:hAnsi="宋体" w:hint="eastAsia"/>
        </w:rPr>
        <w:t>动态规划dp[i][j]表示长度为i结尾为数字j的方案数，sum[i]表示长度为i的方案数。</w:t>
      </w:r>
    </w:p>
    <w:p w:rsidR="00534AB0" w:rsidRPr="003F0B0C" w:rsidRDefault="00534AB0" w:rsidP="00C134AF">
      <w:pPr>
        <w:rPr>
          <w:rFonts w:ascii="宋体" w:eastAsia="宋体" w:hAnsi="宋体"/>
        </w:rPr>
      </w:pPr>
      <w:r w:rsidRPr="003F0B0C">
        <w:rPr>
          <w:rFonts w:ascii="宋体" w:eastAsia="宋体" w:hAnsi="宋体" w:hint="eastAsia"/>
        </w:rPr>
        <w:t>那么sum[i]=dp[i][1]</w:t>
      </w:r>
      <w:r w:rsidRPr="003F0B0C">
        <w:rPr>
          <w:rFonts w:ascii="宋体" w:eastAsia="宋体" w:hAnsi="宋体"/>
        </w:rPr>
        <w:t>+……+dp[i][k]</w:t>
      </w:r>
    </w:p>
    <w:p w:rsidR="00534AB0" w:rsidRPr="003F0B0C" w:rsidRDefault="00534AB0" w:rsidP="00C134AF">
      <w:pPr>
        <w:rPr>
          <w:rFonts w:ascii="宋体" w:eastAsia="宋体" w:hAnsi="宋体"/>
        </w:rPr>
      </w:pPr>
      <w:r w:rsidRPr="003F0B0C">
        <w:rPr>
          <w:rFonts w:ascii="宋体" w:eastAsia="宋体" w:hAnsi="宋体"/>
        </w:rPr>
        <w:t>dp[i][j]=sum[i-1]</w:t>
      </w:r>
    </w:p>
    <w:p w:rsidR="00534AB0" w:rsidRPr="003F0B0C" w:rsidRDefault="00534AB0" w:rsidP="00C134AF">
      <w:pPr>
        <w:rPr>
          <w:rFonts w:ascii="宋体" w:eastAsia="宋体" w:hAnsi="宋体"/>
        </w:rPr>
      </w:pPr>
      <w:r w:rsidRPr="003F0B0C">
        <w:rPr>
          <w:rFonts w:ascii="宋体" w:eastAsia="宋体" w:hAnsi="宋体" w:hint="eastAsia"/>
        </w:rPr>
        <w:t>答案就是sum[n-m]</w:t>
      </w:r>
    </w:p>
    <w:p w:rsidR="00534AB0" w:rsidRPr="003F0B0C" w:rsidRDefault="00534AB0" w:rsidP="00C134AF">
      <w:pPr>
        <w:rPr>
          <w:rFonts w:ascii="宋体" w:eastAsia="宋体" w:hAnsi="宋体"/>
        </w:rPr>
      </w:pPr>
      <w:r w:rsidRPr="003F0B0C">
        <w:rPr>
          <w:rFonts w:ascii="宋体" w:eastAsia="宋体" w:hAnsi="宋体" w:hint="eastAsia"/>
        </w:rPr>
        <w:t>伪代码：</w:t>
      </w:r>
    </w:p>
    <w:p w:rsidR="00534AB0" w:rsidRPr="003F0B0C" w:rsidRDefault="00534AB0" w:rsidP="00C134AF">
      <w:pPr>
        <w:rPr>
          <w:rFonts w:ascii="宋体" w:eastAsia="宋体" w:hAnsi="宋体"/>
        </w:rPr>
      </w:pPr>
      <w:r w:rsidRPr="003F0B0C">
        <w:rPr>
          <w:rFonts w:ascii="宋体" w:eastAsia="宋体" w:hAnsi="宋体" w:hint="eastAsia"/>
        </w:rPr>
        <w:t>从第1给定序列的第1个数字开始</w:t>
      </w:r>
      <w:r w:rsidRPr="003F0B0C">
        <w:rPr>
          <w:rFonts w:ascii="宋体" w:eastAsia="宋体" w:hAnsi="宋体"/>
          <w:position w:val="-12"/>
        </w:rPr>
        <w:object w:dxaOrig="279" w:dyaOrig="360">
          <v:shape id="_x0000_i1029" type="#_x0000_t75" style="width:14.25pt;height:18pt" o:ole="">
            <v:imagedata r:id="rId34" o:title=""/>
          </v:shape>
          <o:OLEObject Type="Embed" ProgID="Equation.DSMT4" ShapeID="_x0000_i1029" DrawAspect="Content" ObjectID="_1595176139" r:id="rId35"/>
        </w:object>
      </w:r>
      <w:r w:rsidRPr="003F0B0C">
        <w:rPr>
          <w:rFonts w:ascii="宋体" w:eastAsia="宋体" w:hAnsi="宋体"/>
        </w:rPr>
        <w:t>…</w:t>
      </w:r>
      <w:r w:rsidRPr="003F0B0C">
        <w:rPr>
          <w:rFonts w:ascii="宋体" w:eastAsia="宋体" w:hAnsi="宋体"/>
          <w:position w:val="-12"/>
        </w:rPr>
        <w:object w:dxaOrig="300" w:dyaOrig="360">
          <v:shape id="_x0000_i1030" type="#_x0000_t75" style="width:15pt;height:18pt" o:ole="">
            <v:imagedata r:id="rId36" o:title=""/>
          </v:shape>
          <o:OLEObject Type="Embed" ProgID="Equation.DSMT4" ShapeID="_x0000_i1030" DrawAspect="Content" ObjectID="_1595176140" r:id="rId37"/>
        </w:object>
      </w:r>
      <w:r w:rsidRPr="003F0B0C">
        <w:rPr>
          <w:rFonts w:ascii="宋体" w:eastAsia="宋体" w:hAnsi="宋体" w:hint="eastAsia"/>
        </w:rPr>
        <w:t>，每次多取1个</w:t>
      </w:r>
      <w:r w:rsidRPr="003F0B0C">
        <w:rPr>
          <w:rFonts w:ascii="宋体" w:eastAsia="宋体" w:hAnsi="宋体"/>
          <w:position w:val="-12"/>
        </w:rPr>
        <w:object w:dxaOrig="279" w:dyaOrig="360">
          <v:shape id="_x0000_i1031" type="#_x0000_t75" style="width:14.25pt;height:18pt" o:ole="">
            <v:imagedata r:id="rId38" o:title=""/>
          </v:shape>
          <o:OLEObject Type="Embed" ProgID="Equation.DSMT4" ShapeID="_x0000_i1031" DrawAspect="Content" ObjectID="_1595176141" r:id="rId39"/>
        </w:object>
      </w:r>
      <w:r w:rsidRPr="003F0B0C">
        <w:rPr>
          <w:rFonts w:ascii="宋体" w:eastAsia="宋体" w:hAnsi="宋体" w:hint="eastAsia"/>
        </w:rPr>
        <w:t>{</w:t>
      </w:r>
    </w:p>
    <w:p w:rsidR="00534AB0" w:rsidRPr="003F0B0C" w:rsidRDefault="00534AB0" w:rsidP="00C134AF">
      <w:pPr>
        <w:rPr>
          <w:rFonts w:ascii="宋体" w:eastAsia="宋体" w:hAnsi="宋体"/>
        </w:rPr>
      </w:pPr>
      <w:r w:rsidRPr="003F0B0C">
        <w:rPr>
          <w:rFonts w:ascii="宋体" w:eastAsia="宋体" w:hAnsi="宋体"/>
        </w:rPr>
        <w:tab/>
      </w:r>
      <w:r w:rsidRPr="003F0B0C">
        <w:rPr>
          <w:rFonts w:ascii="宋体" w:eastAsia="宋体" w:hAnsi="宋体" w:hint="eastAsia"/>
        </w:rPr>
        <w:t>（考虑前i-1个数字的序列的答案都已经最新）</w:t>
      </w:r>
    </w:p>
    <w:p w:rsidR="00534AB0" w:rsidRPr="003F0B0C" w:rsidRDefault="00534AB0" w:rsidP="00C134AF">
      <w:pPr>
        <w:rPr>
          <w:rFonts w:ascii="宋体" w:eastAsia="宋体" w:hAnsi="宋体"/>
        </w:rPr>
      </w:pPr>
      <w:r w:rsidRPr="003F0B0C">
        <w:rPr>
          <w:rFonts w:ascii="宋体" w:eastAsia="宋体" w:hAnsi="宋体"/>
        </w:rPr>
        <w:tab/>
      </w:r>
      <w:r w:rsidRPr="003F0B0C">
        <w:rPr>
          <w:rFonts w:ascii="宋体" w:eastAsia="宋体" w:hAnsi="宋体" w:hint="eastAsia"/>
        </w:rPr>
        <w:t>则</w:t>
      </w:r>
      <w:r w:rsidRPr="003F0B0C">
        <w:rPr>
          <w:rFonts w:ascii="宋体" w:eastAsia="宋体" w:hAnsi="宋体"/>
          <w:position w:val="-12"/>
        </w:rPr>
        <w:object w:dxaOrig="2040" w:dyaOrig="360">
          <v:shape id="_x0000_i1032" type="#_x0000_t75" style="width:102pt;height:18pt" o:ole="">
            <v:imagedata r:id="rId40" o:title=""/>
          </v:shape>
          <o:OLEObject Type="Embed" ProgID="Equation.DSMT4" ShapeID="_x0000_i1032" DrawAspect="Content" ObjectID="_1595176142" r:id="rId41"/>
        </w:object>
      </w:r>
      <w:r w:rsidRPr="003F0B0C">
        <w:rPr>
          <w:rFonts w:ascii="宋体" w:eastAsia="宋体" w:hAnsi="宋体" w:hint="eastAsia"/>
        </w:rPr>
        <w:t>（同时要首先更新</w:t>
      </w:r>
      <w:r w:rsidR="00F9165A" w:rsidRPr="003F0B0C">
        <w:rPr>
          <w:rFonts w:ascii="宋体" w:eastAsia="宋体" w:hAnsi="宋体"/>
          <w:position w:val="-10"/>
        </w:rPr>
        <w:object w:dxaOrig="680" w:dyaOrig="320">
          <v:shape id="_x0000_i1033" type="#_x0000_t75" style="width:33.75pt;height:15.75pt" o:ole="">
            <v:imagedata r:id="rId42" o:title=""/>
          </v:shape>
          <o:OLEObject Type="Embed" ProgID="Equation.DSMT4" ShapeID="_x0000_i1033" DrawAspect="Content" ObjectID="_1595176143" r:id="rId43"/>
        </w:object>
      </w:r>
      <w:r w:rsidRPr="003F0B0C">
        <w:rPr>
          <w:rFonts w:ascii="宋体" w:eastAsia="宋体" w:hAnsi="宋体" w:hint="eastAsia"/>
        </w:rPr>
        <w:t>）</w:t>
      </w:r>
    </w:p>
    <w:p w:rsidR="00534AB0" w:rsidRPr="003F0B0C" w:rsidRDefault="00534AB0" w:rsidP="00C134AF">
      <w:pPr>
        <w:rPr>
          <w:rFonts w:ascii="宋体" w:eastAsia="宋体" w:hAnsi="宋体"/>
        </w:rPr>
      </w:pPr>
      <w:r w:rsidRPr="003F0B0C">
        <w:rPr>
          <w:rFonts w:ascii="宋体" w:eastAsia="宋体" w:hAnsi="宋体"/>
        </w:rPr>
        <w:tab/>
      </w:r>
      <w:r w:rsidR="00F9165A" w:rsidRPr="003F0B0C">
        <w:rPr>
          <w:rFonts w:ascii="宋体" w:eastAsia="宋体" w:hAnsi="宋体" w:hint="eastAsia"/>
        </w:rPr>
        <w:t>依次求得</w:t>
      </w:r>
      <w:r w:rsidR="00F9165A" w:rsidRPr="003F0B0C">
        <w:rPr>
          <w:rFonts w:ascii="宋体" w:eastAsia="宋体" w:hAnsi="宋体"/>
          <w:position w:val="-12"/>
        </w:rPr>
        <w:object w:dxaOrig="2380" w:dyaOrig="360">
          <v:shape id="_x0000_i1034" type="#_x0000_t75" style="width:119.25pt;height:18pt" o:ole="">
            <v:imagedata r:id="rId44" o:title=""/>
          </v:shape>
          <o:OLEObject Type="Embed" ProgID="Equation.DSMT4" ShapeID="_x0000_i1034" DrawAspect="Content" ObjectID="_1595176144" r:id="rId45"/>
        </w:object>
      </w:r>
      <w:r w:rsidR="00F9165A" w:rsidRPr="003F0B0C">
        <w:rPr>
          <w:rFonts w:ascii="宋体" w:eastAsia="宋体" w:hAnsi="宋体"/>
        </w:rPr>
        <w:t>……</w:t>
      </w:r>
      <w:r w:rsidR="00F9165A" w:rsidRPr="003F0B0C">
        <w:rPr>
          <w:rFonts w:ascii="宋体" w:eastAsia="宋体" w:hAnsi="宋体"/>
          <w:position w:val="-12"/>
        </w:rPr>
        <w:object w:dxaOrig="1820" w:dyaOrig="360">
          <v:shape id="_x0000_i1035" type="#_x0000_t75" style="width:90.75pt;height:18pt" o:ole="">
            <v:imagedata r:id="rId46" o:title=""/>
          </v:shape>
          <o:OLEObject Type="Embed" ProgID="Equation.DSMT4" ShapeID="_x0000_i1035" DrawAspect="Content" ObjectID="_1595176145" r:id="rId47"/>
        </w:object>
      </w:r>
      <w:r w:rsidR="00F9165A" w:rsidRPr="003F0B0C">
        <w:rPr>
          <w:rFonts w:ascii="宋体" w:eastAsia="宋体" w:hAnsi="宋体" w:hint="eastAsia"/>
        </w:rPr>
        <w:t>（同时更新sum数组）</w:t>
      </w:r>
    </w:p>
    <w:p w:rsidR="00534AB0" w:rsidRPr="003F0B0C" w:rsidRDefault="00534AB0" w:rsidP="00C134AF">
      <w:pPr>
        <w:rPr>
          <w:rFonts w:ascii="宋体" w:eastAsia="宋体" w:hAnsi="宋体"/>
        </w:rPr>
      </w:pPr>
      <w:r w:rsidRPr="003F0B0C">
        <w:rPr>
          <w:rFonts w:ascii="宋体" w:eastAsia="宋体" w:hAnsi="宋体"/>
        </w:rPr>
        <w:t>}</w:t>
      </w:r>
    </w:p>
    <w:p w:rsidR="00406DB2" w:rsidRPr="003F0B0C" w:rsidRDefault="00406DB2" w:rsidP="00C134AF">
      <w:pPr>
        <w:rPr>
          <w:rFonts w:ascii="宋体" w:eastAsia="宋体" w:hAnsi="宋体"/>
        </w:rPr>
      </w:pPr>
      <w:r w:rsidRPr="003F0B0C">
        <w:rPr>
          <w:rFonts w:ascii="宋体" w:eastAsia="宋体" w:hAnsi="宋体" w:hint="eastAsia"/>
        </w:rPr>
        <w:lastRenderedPageBreak/>
        <w:t>考虑到我们需要的是取到第n个数字时的sum[n-m]，也就是在最后一轮，我们在求dp时，求dp[n][c]</w:t>
      </w:r>
      <w:r w:rsidRPr="003F0B0C">
        <w:rPr>
          <w:rFonts w:ascii="宋体" w:eastAsia="宋体" w:hAnsi="宋体"/>
        </w:rPr>
        <w:t>……</w:t>
      </w:r>
      <w:r w:rsidRPr="003F0B0C">
        <w:rPr>
          <w:rFonts w:ascii="宋体" w:eastAsia="宋体" w:hAnsi="宋体" w:hint="eastAsia"/>
        </w:rPr>
        <w:t>到dp[n-m][c]的时候就可以停止了，因为再更新下去也不会改变sum[n-m]的值，这个时候会用到的值就是取第n-1个数字时的sum[n-1]</w:t>
      </w:r>
      <w:r w:rsidRPr="003F0B0C">
        <w:rPr>
          <w:rFonts w:ascii="宋体" w:eastAsia="宋体" w:hAnsi="宋体"/>
        </w:rPr>
        <w:t>……sum[n-m-1]</w:t>
      </w:r>
      <w:r w:rsidRPr="003F0B0C">
        <w:rPr>
          <w:rFonts w:ascii="宋体" w:eastAsia="宋体" w:hAnsi="宋体" w:hint="eastAsia"/>
        </w:rPr>
        <w:t>，那么也就是说在取第n-1个数字时，求dp[n-1][c]</w:t>
      </w:r>
      <w:r w:rsidRPr="003F0B0C">
        <w:rPr>
          <w:rFonts w:ascii="宋体" w:eastAsia="宋体" w:hAnsi="宋体"/>
        </w:rPr>
        <w:t>……</w:t>
      </w:r>
      <w:r w:rsidRPr="003F0B0C">
        <w:rPr>
          <w:rFonts w:ascii="宋体" w:eastAsia="宋体" w:hAnsi="宋体" w:hint="eastAsia"/>
        </w:rPr>
        <w:t>到dp[n-m-1][c]就可以停止了，因为再更新下去也不会影响到我们之后要用的值，以此类推，求第i个数字的时候，最多只需要求dp</w:t>
      </w:r>
      <w:r w:rsidRPr="003F0B0C">
        <w:rPr>
          <w:rFonts w:ascii="宋体" w:eastAsia="宋体" w:hAnsi="宋体"/>
        </w:rPr>
        <w:t>[i][c]……</w:t>
      </w:r>
      <w:r w:rsidRPr="003F0B0C">
        <w:rPr>
          <w:rFonts w:ascii="宋体" w:eastAsia="宋体" w:hAnsi="宋体" w:hint="eastAsia"/>
        </w:rPr>
        <w:t>到dp[i-m][c]。这样总的时间复杂度就是</w:t>
      </w:r>
      <w:r w:rsidRPr="003F0B0C">
        <w:rPr>
          <w:rFonts w:ascii="宋体" w:eastAsia="宋体" w:hAnsi="宋体"/>
          <w:position w:val="-10"/>
        </w:rPr>
        <w:object w:dxaOrig="720" w:dyaOrig="320">
          <v:shape id="_x0000_i1036" type="#_x0000_t75" style="width:36pt;height:15.75pt" o:ole="">
            <v:imagedata r:id="rId48" o:title=""/>
          </v:shape>
          <o:OLEObject Type="Embed" ProgID="Equation.DSMT4" ShapeID="_x0000_i1036" DrawAspect="Content" ObjectID="_1595176146" r:id="rId49"/>
        </w:object>
      </w:r>
      <w:r w:rsidRPr="003F0B0C">
        <w:rPr>
          <w:rFonts w:ascii="宋体" w:eastAsia="宋体" w:hAnsi="宋体"/>
        </w:rPr>
        <w:t>,</w:t>
      </w:r>
      <w:r w:rsidRPr="003F0B0C">
        <w:rPr>
          <w:rFonts w:ascii="宋体" w:eastAsia="宋体" w:hAnsi="宋体" w:hint="eastAsia"/>
        </w:rPr>
        <w:t>如果内层循环不是只求m个就停止的话，那么这样的时间复杂度就是</w:t>
      </w:r>
      <w:r w:rsidRPr="003F0B0C">
        <w:rPr>
          <w:rFonts w:ascii="宋体" w:eastAsia="宋体" w:hAnsi="宋体"/>
          <w:position w:val="-10"/>
        </w:rPr>
        <w:object w:dxaOrig="639" w:dyaOrig="360">
          <v:shape id="_x0000_i1037" type="#_x0000_t75" style="width:32.25pt;height:18pt" o:ole="">
            <v:imagedata r:id="rId50" o:title=""/>
          </v:shape>
          <o:OLEObject Type="Embed" ProgID="Equation.DSMT4" ShapeID="_x0000_i1037" DrawAspect="Content" ObjectID="_1595176147" r:id="rId51"/>
        </w:object>
      </w:r>
    </w:p>
    <w:p w:rsidR="00B22E6D" w:rsidRPr="003F0B0C" w:rsidRDefault="00B22E6D" w:rsidP="00C134AF">
      <w:pPr>
        <w:rPr>
          <w:rFonts w:ascii="宋体" w:eastAsia="宋体" w:hAnsi="宋体"/>
        </w:rPr>
      </w:pPr>
      <w:r w:rsidRPr="003F0B0C">
        <w:rPr>
          <w:rFonts w:ascii="宋体" w:eastAsia="宋体" w:hAnsi="宋体" w:hint="eastAsia"/>
        </w:rPr>
        <w:t>【代码】</w:t>
      </w:r>
    </w:p>
    <w:p w:rsidR="00D6584D" w:rsidRPr="003F0B0C" w:rsidRDefault="00D6584D" w:rsidP="00D6584D">
      <w:pPr>
        <w:rPr>
          <w:rFonts w:ascii="宋体" w:eastAsia="宋体" w:hAnsi="宋体"/>
        </w:rPr>
      </w:pPr>
      <w:r w:rsidRPr="003F0B0C">
        <w:rPr>
          <w:rFonts w:ascii="宋体" w:eastAsia="宋体" w:hAnsi="宋体"/>
        </w:rPr>
        <w:t>#include &lt;bits/stdc++.h&gt;</w:t>
      </w:r>
    </w:p>
    <w:p w:rsidR="00D6584D" w:rsidRPr="003F0B0C" w:rsidRDefault="00D6584D" w:rsidP="00D6584D">
      <w:pPr>
        <w:rPr>
          <w:rFonts w:ascii="宋体" w:eastAsia="宋体" w:hAnsi="宋体"/>
        </w:rPr>
      </w:pPr>
      <w:r w:rsidRPr="003F0B0C">
        <w:rPr>
          <w:rFonts w:ascii="宋体" w:eastAsia="宋体" w:hAnsi="宋体"/>
        </w:rPr>
        <w:t>#define MAXN 10010</w:t>
      </w:r>
    </w:p>
    <w:p w:rsidR="00D6584D" w:rsidRPr="003F0B0C" w:rsidRDefault="00D6584D" w:rsidP="00D6584D">
      <w:pPr>
        <w:rPr>
          <w:rFonts w:ascii="宋体" w:eastAsia="宋体" w:hAnsi="宋体"/>
        </w:rPr>
      </w:pPr>
      <w:r w:rsidRPr="003F0B0C">
        <w:rPr>
          <w:rFonts w:ascii="宋体" w:eastAsia="宋体" w:hAnsi="宋体"/>
        </w:rPr>
        <w:t>#define N 1000000007</w:t>
      </w:r>
    </w:p>
    <w:p w:rsidR="00D6584D" w:rsidRPr="003F0B0C" w:rsidRDefault="00D6584D" w:rsidP="00D6584D">
      <w:pPr>
        <w:rPr>
          <w:rFonts w:ascii="宋体" w:eastAsia="宋体" w:hAnsi="宋体"/>
        </w:rPr>
      </w:pPr>
      <w:r w:rsidRPr="003F0B0C">
        <w:rPr>
          <w:rFonts w:ascii="宋体" w:eastAsia="宋体" w:hAnsi="宋体"/>
        </w:rPr>
        <w:t>#define MAXK 15</w:t>
      </w:r>
    </w:p>
    <w:p w:rsidR="00D6584D" w:rsidRPr="003F0B0C" w:rsidRDefault="00D6584D" w:rsidP="00D6584D">
      <w:pPr>
        <w:rPr>
          <w:rFonts w:ascii="宋体" w:eastAsia="宋体" w:hAnsi="宋体"/>
        </w:rPr>
      </w:pPr>
      <w:r w:rsidRPr="003F0B0C">
        <w:rPr>
          <w:rFonts w:ascii="宋体" w:eastAsia="宋体" w:hAnsi="宋体"/>
        </w:rPr>
        <w:t>#define ll long long</w:t>
      </w:r>
    </w:p>
    <w:p w:rsidR="00D6584D" w:rsidRPr="003F0B0C" w:rsidRDefault="00D6584D" w:rsidP="00D6584D">
      <w:pPr>
        <w:rPr>
          <w:rFonts w:ascii="宋体" w:eastAsia="宋体" w:hAnsi="宋体"/>
        </w:rPr>
      </w:pPr>
    </w:p>
    <w:p w:rsidR="00D6584D" w:rsidRPr="003F0B0C" w:rsidRDefault="00D6584D" w:rsidP="00D6584D">
      <w:pPr>
        <w:rPr>
          <w:rFonts w:ascii="宋体" w:eastAsia="宋体" w:hAnsi="宋体"/>
        </w:rPr>
      </w:pPr>
      <w:r w:rsidRPr="003F0B0C">
        <w:rPr>
          <w:rFonts w:ascii="宋体" w:eastAsia="宋体" w:hAnsi="宋体"/>
        </w:rPr>
        <w:t>using namespace std;</w:t>
      </w:r>
    </w:p>
    <w:p w:rsidR="00D6584D" w:rsidRPr="003F0B0C" w:rsidRDefault="00D6584D" w:rsidP="00D6584D">
      <w:pPr>
        <w:rPr>
          <w:rFonts w:ascii="宋体" w:eastAsia="宋体" w:hAnsi="宋体"/>
        </w:rPr>
      </w:pPr>
    </w:p>
    <w:p w:rsidR="00D6584D" w:rsidRPr="003F0B0C" w:rsidRDefault="00D6584D" w:rsidP="00D6584D">
      <w:pPr>
        <w:rPr>
          <w:rFonts w:ascii="宋体" w:eastAsia="宋体" w:hAnsi="宋体"/>
        </w:rPr>
      </w:pPr>
      <w:r w:rsidRPr="003F0B0C">
        <w:rPr>
          <w:rFonts w:ascii="宋体" w:eastAsia="宋体" w:hAnsi="宋体"/>
        </w:rPr>
        <w:t>int main()</w:t>
      </w:r>
    </w:p>
    <w:p w:rsidR="00D6584D" w:rsidRPr="003F0B0C" w:rsidRDefault="00D6584D" w:rsidP="00D6584D">
      <w:pPr>
        <w:rPr>
          <w:rFonts w:ascii="宋体" w:eastAsia="宋体" w:hAnsi="宋体"/>
        </w:rPr>
      </w:pPr>
      <w:r w:rsidRPr="003F0B0C">
        <w:rPr>
          <w:rFonts w:ascii="宋体" w:eastAsia="宋体" w:hAnsi="宋体"/>
        </w:rPr>
        <w:t>{</w:t>
      </w:r>
    </w:p>
    <w:p w:rsidR="00D6584D" w:rsidRPr="003F0B0C" w:rsidRDefault="00D6584D" w:rsidP="00D6584D">
      <w:pPr>
        <w:rPr>
          <w:rFonts w:ascii="宋体" w:eastAsia="宋体" w:hAnsi="宋体"/>
        </w:rPr>
      </w:pPr>
      <w:r w:rsidRPr="003F0B0C">
        <w:rPr>
          <w:rFonts w:ascii="宋体" w:eastAsia="宋体" w:hAnsi="宋体"/>
        </w:rPr>
        <w:t xml:space="preserve">    int n,m,k,dp[MAXN][MAXK],sum[MAXN],num[MAXN];</w:t>
      </w:r>
    </w:p>
    <w:p w:rsidR="00D6584D" w:rsidRPr="003F0B0C" w:rsidRDefault="00D6584D" w:rsidP="00D6584D">
      <w:pPr>
        <w:rPr>
          <w:rFonts w:ascii="宋体" w:eastAsia="宋体" w:hAnsi="宋体"/>
        </w:rPr>
      </w:pPr>
      <w:r w:rsidRPr="003F0B0C">
        <w:rPr>
          <w:rFonts w:ascii="宋体" w:eastAsia="宋体" w:hAnsi="宋体"/>
        </w:rPr>
        <w:t xml:space="preserve">    while(~scanf("%d%d%d",&amp;n,&amp;m,&amp;k)){</w:t>
      </w:r>
    </w:p>
    <w:p w:rsidR="00D6584D" w:rsidRPr="003F0B0C" w:rsidRDefault="00D6584D" w:rsidP="00D6584D">
      <w:pPr>
        <w:rPr>
          <w:rFonts w:ascii="宋体" w:eastAsia="宋体" w:hAnsi="宋体"/>
        </w:rPr>
      </w:pPr>
      <w:r w:rsidRPr="003F0B0C">
        <w:rPr>
          <w:rFonts w:ascii="宋体" w:eastAsia="宋体" w:hAnsi="宋体"/>
        </w:rPr>
        <w:t xml:space="preserve">        for (int i=1;i&lt;=n;i++) scanf("%d",&amp;num[i]);</w:t>
      </w:r>
    </w:p>
    <w:p w:rsidR="00D6584D" w:rsidRPr="003F0B0C" w:rsidRDefault="00D6584D" w:rsidP="00D6584D">
      <w:pPr>
        <w:rPr>
          <w:rFonts w:ascii="宋体" w:eastAsia="宋体" w:hAnsi="宋体"/>
        </w:rPr>
      </w:pPr>
      <w:r w:rsidRPr="003F0B0C">
        <w:rPr>
          <w:rFonts w:ascii="宋体" w:eastAsia="宋体" w:hAnsi="宋体"/>
        </w:rPr>
        <w:t xml:space="preserve">        memset(dp,0,sizeof(dp)),memset(sum,0,sizeof(sum)),sum[0]=1;</w:t>
      </w:r>
    </w:p>
    <w:p w:rsidR="00D6584D" w:rsidRPr="003F0B0C" w:rsidRDefault="00D6584D" w:rsidP="00D6584D">
      <w:pPr>
        <w:rPr>
          <w:rFonts w:ascii="宋体" w:eastAsia="宋体" w:hAnsi="宋体"/>
        </w:rPr>
      </w:pPr>
      <w:r w:rsidRPr="003F0B0C">
        <w:rPr>
          <w:rFonts w:ascii="宋体" w:eastAsia="宋体" w:hAnsi="宋体"/>
        </w:rPr>
        <w:t xml:space="preserve">        for (int i=1;i&lt;=n;i++){</w:t>
      </w:r>
    </w:p>
    <w:p w:rsidR="00D6584D" w:rsidRPr="003F0B0C" w:rsidRDefault="00D6584D" w:rsidP="00D6584D">
      <w:pPr>
        <w:rPr>
          <w:rFonts w:ascii="宋体" w:eastAsia="宋体" w:hAnsi="宋体"/>
        </w:rPr>
      </w:pPr>
      <w:r w:rsidRPr="003F0B0C">
        <w:rPr>
          <w:rFonts w:ascii="宋体" w:eastAsia="宋体" w:hAnsi="宋体"/>
        </w:rPr>
        <w:t xml:space="preserve">            for (int j=i;j&gt;=max(1,i-m);j--){</w:t>
      </w:r>
    </w:p>
    <w:p w:rsidR="00D6584D" w:rsidRPr="003F0B0C" w:rsidRDefault="00D6584D" w:rsidP="00D6584D">
      <w:pPr>
        <w:rPr>
          <w:rFonts w:ascii="宋体" w:eastAsia="宋体" w:hAnsi="宋体"/>
        </w:rPr>
      </w:pPr>
      <w:r w:rsidRPr="003F0B0C">
        <w:rPr>
          <w:rFonts w:ascii="宋体" w:eastAsia="宋体" w:hAnsi="宋体"/>
        </w:rPr>
        <w:t xml:space="preserve">                int change=(sum[j-1]-dp[j][num[i]]+N)%N;</w:t>
      </w:r>
    </w:p>
    <w:p w:rsidR="00D6584D" w:rsidRPr="003F0B0C" w:rsidRDefault="00D6584D" w:rsidP="00D6584D">
      <w:pPr>
        <w:rPr>
          <w:rFonts w:ascii="宋体" w:eastAsia="宋体" w:hAnsi="宋体"/>
        </w:rPr>
      </w:pPr>
      <w:r w:rsidRPr="003F0B0C">
        <w:rPr>
          <w:rFonts w:ascii="宋体" w:eastAsia="宋体" w:hAnsi="宋体"/>
        </w:rPr>
        <w:t xml:space="preserve">                dp[j][num[i]]=sum[j-1];</w:t>
      </w:r>
    </w:p>
    <w:p w:rsidR="00D6584D" w:rsidRPr="003F0B0C" w:rsidRDefault="00D6584D" w:rsidP="00D6584D">
      <w:pPr>
        <w:rPr>
          <w:rFonts w:ascii="宋体" w:eastAsia="宋体" w:hAnsi="宋体"/>
        </w:rPr>
      </w:pPr>
      <w:r w:rsidRPr="003F0B0C">
        <w:rPr>
          <w:rFonts w:ascii="宋体" w:eastAsia="宋体" w:hAnsi="宋体"/>
        </w:rPr>
        <w:t xml:space="preserve">                sum[j]=(sum[j]+change)%N;</w:t>
      </w:r>
    </w:p>
    <w:p w:rsidR="00D6584D" w:rsidRPr="003F0B0C" w:rsidRDefault="00D6584D" w:rsidP="00D6584D">
      <w:pPr>
        <w:rPr>
          <w:rFonts w:ascii="宋体" w:eastAsia="宋体" w:hAnsi="宋体"/>
        </w:rPr>
      </w:pPr>
      <w:r w:rsidRPr="003F0B0C">
        <w:rPr>
          <w:rFonts w:ascii="宋体" w:eastAsia="宋体" w:hAnsi="宋体"/>
        </w:rPr>
        <w:t xml:space="preserve">            }</w:t>
      </w:r>
    </w:p>
    <w:p w:rsidR="00D6584D" w:rsidRPr="003F0B0C" w:rsidRDefault="00D6584D" w:rsidP="00D6584D">
      <w:pPr>
        <w:rPr>
          <w:rFonts w:ascii="宋体" w:eastAsia="宋体" w:hAnsi="宋体"/>
        </w:rPr>
      </w:pPr>
      <w:r w:rsidRPr="003F0B0C">
        <w:rPr>
          <w:rFonts w:ascii="宋体" w:eastAsia="宋体" w:hAnsi="宋体"/>
        </w:rPr>
        <w:t xml:space="preserve">        }</w:t>
      </w:r>
    </w:p>
    <w:p w:rsidR="00D6584D" w:rsidRPr="003F0B0C" w:rsidRDefault="00D6584D" w:rsidP="00D6584D">
      <w:pPr>
        <w:rPr>
          <w:rFonts w:ascii="宋体" w:eastAsia="宋体" w:hAnsi="宋体"/>
        </w:rPr>
      </w:pPr>
      <w:r w:rsidRPr="003F0B0C">
        <w:rPr>
          <w:rFonts w:ascii="宋体" w:eastAsia="宋体" w:hAnsi="宋体"/>
        </w:rPr>
        <w:t xml:space="preserve">        printf("%d\n",sum[n-m]);</w:t>
      </w:r>
    </w:p>
    <w:p w:rsidR="00D6584D" w:rsidRPr="003F0B0C" w:rsidRDefault="00D6584D" w:rsidP="00D6584D">
      <w:pPr>
        <w:rPr>
          <w:rFonts w:ascii="宋体" w:eastAsia="宋体" w:hAnsi="宋体"/>
        </w:rPr>
      </w:pPr>
      <w:r w:rsidRPr="003F0B0C">
        <w:rPr>
          <w:rFonts w:ascii="宋体" w:eastAsia="宋体" w:hAnsi="宋体"/>
        </w:rPr>
        <w:t xml:space="preserve">    }</w:t>
      </w:r>
    </w:p>
    <w:p w:rsidR="00D6584D" w:rsidRPr="003F0B0C" w:rsidRDefault="00D6584D" w:rsidP="00D6584D">
      <w:pPr>
        <w:rPr>
          <w:rFonts w:ascii="宋体" w:eastAsia="宋体" w:hAnsi="宋体"/>
        </w:rPr>
      </w:pPr>
      <w:r w:rsidRPr="003F0B0C">
        <w:rPr>
          <w:rFonts w:ascii="宋体" w:eastAsia="宋体" w:hAnsi="宋体"/>
        </w:rPr>
        <w:t xml:space="preserve">    return 0;</w:t>
      </w:r>
    </w:p>
    <w:p w:rsidR="00D6584D" w:rsidRPr="003F0B0C" w:rsidRDefault="00D6584D" w:rsidP="00D6584D">
      <w:pPr>
        <w:rPr>
          <w:rFonts w:ascii="宋体" w:eastAsia="宋体" w:hAnsi="宋体"/>
        </w:rPr>
      </w:pPr>
      <w:r w:rsidRPr="003F0B0C">
        <w:rPr>
          <w:rFonts w:ascii="宋体" w:eastAsia="宋体" w:hAnsi="宋体"/>
        </w:rPr>
        <w:t>}</w:t>
      </w:r>
    </w:p>
    <w:p w:rsidR="00D579BA" w:rsidRPr="003F0B0C" w:rsidRDefault="00D579BA" w:rsidP="00BC7CBD">
      <w:pPr>
        <w:pStyle w:val="2"/>
        <w:rPr>
          <w:rFonts w:ascii="宋体" w:eastAsia="宋体" w:hAnsi="宋体"/>
          <w:b w:val="0"/>
        </w:rPr>
      </w:pPr>
      <w:bookmarkStart w:id="90" w:name="_Toc521431783"/>
      <w:r w:rsidRPr="003F0B0C">
        <w:rPr>
          <w:rFonts w:ascii="宋体" w:eastAsia="宋体" w:hAnsi="宋体" w:hint="eastAsia"/>
          <w:b w:val="0"/>
        </w:rPr>
        <w:t>√-牛客网-第2场-</w:t>
      </w:r>
      <w:r w:rsidRPr="003F0B0C">
        <w:rPr>
          <w:rFonts w:ascii="宋体" w:eastAsia="宋体" w:hAnsi="宋体"/>
          <w:b w:val="0"/>
        </w:rPr>
        <w:t>D</w:t>
      </w:r>
      <w:r w:rsidRPr="003F0B0C">
        <w:rPr>
          <w:rFonts w:ascii="宋体" w:eastAsia="宋体" w:hAnsi="宋体" w:hint="eastAsia"/>
          <w:b w:val="0"/>
        </w:rPr>
        <w:t>-</w:t>
      </w:r>
      <w:r w:rsidRPr="003F0B0C">
        <w:rPr>
          <w:rFonts w:ascii="宋体" w:eastAsia="宋体" w:hAnsi="宋体"/>
          <w:b w:val="0"/>
        </w:rPr>
        <w:t>Money</w:t>
      </w:r>
      <w:r w:rsidRPr="003F0B0C">
        <w:rPr>
          <w:rFonts w:ascii="宋体" w:eastAsia="宋体" w:hAnsi="宋体" w:hint="eastAsia"/>
          <w:b w:val="0"/>
        </w:rPr>
        <w:t>-签到题</w:t>
      </w:r>
      <w:bookmarkEnd w:id="90"/>
    </w:p>
    <w:p w:rsidR="00D579BA" w:rsidRPr="003F0B0C" w:rsidRDefault="00D579BA" w:rsidP="00D6584D">
      <w:pPr>
        <w:rPr>
          <w:rFonts w:ascii="宋体" w:eastAsia="宋体" w:hAnsi="宋体"/>
        </w:rPr>
      </w:pPr>
      <w:r w:rsidRPr="003F0B0C">
        <w:rPr>
          <w:rFonts w:ascii="宋体" w:eastAsia="宋体" w:hAnsi="宋体" w:hint="eastAsia"/>
        </w:rPr>
        <w:t>【题意】</w:t>
      </w:r>
      <w:r w:rsidR="00BC7CBD" w:rsidRPr="003F0B0C">
        <w:rPr>
          <w:rFonts w:ascii="宋体" w:eastAsia="宋体" w:hAnsi="宋体" w:hint="eastAsia"/>
        </w:rPr>
        <w:t>n家店，每个店给一个price[i]，可以在一家店以price[i]买入，在另一家店以price[i]卖出，必须按照1-</w:t>
      </w:r>
      <w:r w:rsidR="00BC7CBD" w:rsidRPr="003F0B0C">
        <w:rPr>
          <w:rFonts w:ascii="宋体" w:eastAsia="宋体" w:hAnsi="宋体"/>
        </w:rPr>
        <w:t>n</w:t>
      </w:r>
      <w:r w:rsidR="00BC7CBD" w:rsidRPr="003F0B0C">
        <w:rPr>
          <w:rFonts w:ascii="宋体" w:eastAsia="宋体" w:hAnsi="宋体" w:hint="eastAsia"/>
        </w:rPr>
        <w:t>的顺序访问各家店，起始资金无穷大，同一时刻只能携带1个物品，求最大利润和最大利润时的最小交易次数</w:t>
      </w:r>
    </w:p>
    <w:p w:rsidR="00D579BA" w:rsidRPr="003F0B0C" w:rsidRDefault="00D579BA" w:rsidP="00D6584D">
      <w:pPr>
        <w:rPr>
          <w:rFonts w:ascii="宋体" w:eastAsia="宋体" w:hAnsi="宋体"/>
        </w:rPr>
      </w:pPr>
      <w:r w:rsidRPr="003F0B0C">
        <w:rPr>
          <w:rFonts w:ascii="宋体" w:eastAsia="宋体" w:hAnsi="宋体" w:hint="eastAsia"/>
        </w:rPr>
        <w:t>【题解】</w:t>
      </w:r>
      <w:r w:rsidR="00E519C1" w:rsidRPr="003F0B0C">
        <w:rPr>
          <w:rFonts w:ascii="宋体" w:eastAsia="宋体" w:hAnsi="宋体" w:hint="eastAsia"/>
        </w:rPr>
        <w:t>buy</w:t>
      </w:r>
      <w:r w:rsidR="00E519C1" w:rsidRPr="003F0B0C">
        <w:rPr>
          <w:rFonts w:ascii="宋体" w:eastAsia="宋体" w:hAnsi="宋体"/>
        </w:rPr>
        <w:t>[i]</w:t>
      </w:r>
      <w:r w:rsidR="00E519C1" w:rsidRPr="003F0B0C">
        <w:rPr>
          <w:rFonts w:ascii="宋体" w:eastAsia="宋体" w:hAnsi="宋体" w:hint="eastAsia"/>
        </w:rPr>
        <w:t>表示在第</w:t>
      </w:r>
      <w:r w:rsidR="00E519C1" w:rsidRPr="003F0B0C">
        <w:rPr>
          <w:rFonts w:ascii="宋体" w:eastAsia="宋体" w:hAnsi="宋体"/>
        </w:rPr>
        <w:t>I</w:t>
      </w:r>
      <w:r w:rsidR="00E519C1" w:rsidRPr="003F0B0C">
        <w:rPr>
          <w:rFonts w:ascii="宋体" w:eastAsia="宋体" w:hAnsi="宋体" w:hint="eastAsia"/>
        </w:rPr>
        <w:t>家店进行买入时的最大利润</w:t>
      </w:r>
    </w:p>
    <w:p w:rsidR="00E519C1" w:rsidRPr="003F0B0C" w:rsidRDefault="00E519C1" w:rsidP="00D6584D">
      <w:pPr>
        <w:rPr>
          <w:rFonts w:ascii="宋体" w:eastAsia="宋体" w:hAnsi="宋体"/>
        </w:rPr>
      </w:pPr>
      <w:r w:rsidRPr="003F0B0C">
        <w:rPr>
          <w:rFonts w:ascii="宋体" w:eastAsia="宋体" w:hAnsi="宋体"/>
        </w:rPr>
        <w:tab/>
      </w:r>
      <w:r w:rsidRPr="003F0B0C">
        <w:rPr>
          <w:rFonts w:ascii="宋体" w:eastAsia="宋体" w:hAnsi="宋体"/>
        </w:rPr>
        <w:tab/>
        <w:t>buy_op[i]</w:t>
      </w:r>
      <w:r w:rsidRPr="003F0B0C">
        <w:rPr>
          <w:rFonts w:ascii="宋体" w:eastAsia="宋体" w:hAnsi="宋体" w:hint="eastAsia"/>
        </w:rPr>
        <w:t>表示在第</w:t>
      </w:r>
      <w:r w:rsidRPr="003F0B0C">
        <w:rPr>
          <w:rFonts w:ascii="宋体" w:eastAsia="宋体" w:hAnsi="宋体"/>
        </w:rPr>
        <w:t>I</w:t>
      </w:r>
      <w:r w:rsidRPr="003F0B0C">
        <w:rPr>
          <w:rFonts w:ascii="宋体" w:eastAsia="宋体" w:hAnsi="宋体" w:hint="eastAsia"/>
        </w:rPr>
        <w:t>家店买入且获得最大利润时的最小交易册数</w:t>
      </w:r>
    </w:p>
    <w:p w:rsidR="00E519C1" w:rsidRPr="003F0B0C" w:rsidRDefault="00E519C1" w:rsidP="00D6584D">
      <w:pPr>
        <w:rPr>
          <w:rFonts w:ascii="宋体" w:eastAsia="宋体" w:hAnsi="宋体"/>
        </w:rPr>
      </w:pPr>
      <w:r w:rsidRPr="003F0B0C">
        <w:rPr>
          <w:rFonts w:ascii="宋体" w:eastAsia="宋体" w:hAnsi="宋体"/>
        </w:rPr>
        <w:tab/>
      </w:r>
      <w:r w:rsidRPr="003F0B0C">
        <w:rPr>
          <w:rFonts w:ascii="宋体" w:eastAsia="宋体" w:hAnsi="宋体"/>
        </w:rPr>
        <w:tab/>
        <w:t>sell[i]</w:t>
      </w:r>
      <w:r w:rsidRPr="003F0B0C">
        <w:rPr>
          <w:rFonts w:ascii="宋体" w:eastAsia="宋体" w:hAnsi="宋体" w:hint="eastAsia"/>
        </w:rPr>
        <w:t>表示在第</w:t>
      </w:r>
      <w:r w:rsidRPr="003F0B0C">
        <w:rPr>
          <w:rFonts w:ascii="宋体" w:eastAsia="宋体" w:hAnsi="宋体"/>
        </w:rPr>
        <w:t>I</w:t>
      </w:r>
      <w:r w:rsidRPr="003F0B0C">
        <w:rPr>
          <w:rFonts w:ascii="宋体" w:eastAsia="宋体" w:hAnsi="宋体" w:hint="eastAsia"/>
        </w:rPr>
        <w:t>家店卖出时的最大利润</w:t>
      </w:r>
    </w:p>
    <w:p w:rsidR="00E519C1" w:rsidRPr="003F0B0C" w:rsidRDefault="00E519C1" w:rsidP="00D6584D">
      <w:pPr>
        <w:rPr>
          <w:rFonts w:ascii="宋体" w:eastAsia="宋体" w:hAnsi="宋体"/>
        </w:rPr>
      </w:pPr>
      <w:r w:rsidRPr="003F0B0C">
        <w:rPr>
          <w:rFonts w:ascii="宋体" w:eastAsia="宋体" w:hAnsi="宋体"/>
        </w:rPr>
        <w:lastRenderedPageBreak/>
        <w:tab/>
      </w:r>
      <w:r w:rsidRPr="003F0B0C">
        <w:rPr>
          <w:rFonts w:ascii="宋体" w:eastAsia="宋体" w:hAnsi="宋体"/>
        </w:rPr>
        <w:tab/>
        <w:t>sell_op[i]</w:t>
      </w:r>
      <w:r w:rsidRPr="003F0B0C">
        <w:rPr>
          <w:rFonts w:ascii="宋体" w:eastAsia="宋体" w:hAnsi="宋体" w:hint="eastAsia"/>
        </w:rPr>
        <w:t>表示在第</w:t>
      </w:r>
      <w:r w:rsidRPr="003F0B0C">
        <w:rPr>
          <w:rFonts w:ascii="宋体" w:eastAsia="宋体" w:hAnsi="宋体"/>
        </w:rPr>
        <w:t>I</w:t>
      </w:r>
      <w:r w:rsidRPr="003F0B0C">
        <w:rPr>
          <w:rFonts w:ascii="宋体" w:eastAsia="宋体" w:hAnsi="宋体" w:hint="eastAsia"/>
        </w:rPr>
        <w:t>家店卖出且获得最大利润时的最小交易次数</w:t>
      </w:r>
    </w:p>
    <w:p w:rsidR="00E519C1" w:rsidRPr="003F0B0C" w:rsidRDefault="00E519C1" w:rsidP="00D6584D">
      <w:pPr>
        <w:rPr>
          <w:rFonts w:ascii="宋体" w:eastAsia="宋体" w:hAnsi="宋体"/>
        </w:rPr>
      </w:pPr>
      <w:r w:rsidRPr="003F0B0C">
        <w:rPr>
          <w:rFonts w:ascii="宋体" w:eastAsia="宋体" w:hAnsi="宋体"/>
        </w:rPr>
        <w:tab/>
      </w:r>
      <w:r w:rsidRPr="003F0B0C">
        <w:rPr>
          <w:rFonts w:ascii="宋体" w:eastAsia="宋体" w:hAnsi="宋体"/>
        </w:rPr>
        <w:tab/>
        <w:t>buy[i]=max(sell[0]…sell[i-1])-price[i]</w:t>
      </w:r>
    </w:p>
    <w:p w:rsidR="00E519C1" w:rsidRPr="003F0B0C" w:rsidRDefault="00E519C1" w:rsidP="00D6584D">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hint="eastAsia"/>
        </w:rPr>
        <w:t>当选定某个sell[k]得到的buy[i]超过原本值时，更新操作数，如果与原来持平，则选取较小的操作数。</w:t>
      </w:r>
    </w:p>
    <w:p w:rsidR="00E519C1" w:rsidRPr="003F0B0C" w:rsidRDefault="00E519C1" w:rsidP="00D6584D">
      <w:pPr>
        <w:rPr>
          <w:rFonts w:ascii="宋体" w:eastAsia="宋体" w:hAnsi="宋体"/>
        </w:rPr>
      </w:pPr>
      <w:r w:rsidRPr="003F0B0C">
        <w:rPr>
          <w:rFonts w:ascii="宋体" w:eastAsia="宋体" w:hAnsi="宋体"/>
        </w:rPr>
        <w:tab/>
      </w:r>
      <w:r w:rsidRPr="003F0B0C">
        <w:rPr>
          <w:rFonts w:ascii="宋体" w:eastAsia="宋体" w:hAnsi="宋体"/>
        </w:rPr>
        <w:tab/>
        <w:t>sell[i]=max(buy[0]…buy[i-1])+price[i]</w:t>
      </w:r>
    </w:p>
    <w:p w:rsidR="00E519C1" w:rsidRPr="003F0B0C" w:rsidRDefault="00E519C1" w:rsidP="00D6584D">
      <w:pPr>
        <w:rPr>
          <w:rFonts w:ascii="宋体" w:eastAsia="宋体" w:hAnsi="宋体"/>
        </w:rPr>
      </w:pPr>
      <w:r w:rsidRPr="003F0B0C">
        <w:rPr>
          <w:rFonts w:ascii="宋体" w:eastAsia="宋体" w:hAnsi="宋体"/>
        </w:rPr>
        <w:tab/>
      </w:r>
      <w:r w:rsidRPr="003F0B0C">
        <w:rPr>
          <w:rFonts w:ascii="宋体" w:eastAsia="宋体" w:hAnsi="宋体"/>
        </w:rPr>
        <w:tab/>
        <w:t>sell_op</w:t>
      </w:r>
      <w:r w:rsidRPr="003F0B0C">
        <w:rPr>
          <w:rFonts w:ascii="宋体" w:eastAsia="宋体" w:hAnsi="宋体" w:hint="eastAsia"/>
        </w:rPr>
        <w:t>与buy_op类似</w:t>
      </w:r>
    </w:p>
    <w:p w:rsidR="00E519C1" w:rsidRPr="003F0B0C" w:rsidRDefault="00E519C1" w:rsidP="00D6584D">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hint="eastAsia"/>
        </w:rPr>
        <w:t>可以发现维护4个最值（买入卖出时的最大利润和最小操作数）即可，因为之后的更新只会使用到这些值。</w:t>
      </w:r>
    </w:p>
    <w:p w:rsidR="00D579BA" w:rsidRPr="003F0B0C" w:rsidRDefault="00D579BA" w:rsidP="00D6584D">
      <w:pPr>
        <w:rPr>
          <w:rFonts w:ascii="宋体" w:eastAsia="宋体" w:hAnsi="宋体"/>
        </w:rPr>
      </w:pPr>
      <w:r w:rsidRPr="003F0B0C">
        <w:rPr>
          <w:rFonts w:ascii="宋体" w:eastAsia="宋体" w:hAnsi="宋体" w:hint="eastAsia"/>
        </w:rPr>
        <w:t>【自测数据】</w:t>
      </w:r>
    </w:p>
    <w:p w:rsidR="00D579BA" w:rsidRPr="003F0B0C" w:rsidRDefault="00D579BA" w:rsidP="00D579BA">
      <w:pPr>
        <w:rPr>
          <w:rFonts w:ascii="宋体" w:eastAsia="宋体" w:hAnsi="宋体"/>
        </w:rPr>
      </w:pPr>
      <w:r w:rsidRPr="003F0B0C">
        <w:rPr>
          <w:rFonts w:ascii="宋体" w:eastAsia="宋体" w:hAnsi="宋体"/>
        </w:rPr>
        <w:t>/*</w:t>
      </w:r>
    </w:p>
    <w:p w:rsidR="00D579BA" w:rsidRPr="003F0B0C" w:rsidRDefault="00D579BA" w:rsidP="00D579BA">
      <w:pPr>
        <w:rPr>
          <w:rFonts w:ascii="宋体" w:eastAsia="宋体" w:hAnsi="宋体"/>
        </w:rPr>
      </w:pPr>
      <w:r w:rsidRPr="003F0B0C">
        <w:rPr>
          <w:rFonts w:ascii="宋体" w:eastAsia="宋体" w:hAnsi="宋体"/>
        </w:rPr>
        <w:t>input</w:t>
      </w:r>
    </w:p>
    <w:p w:rsidR="00D579BA" w:rsidRPr="003F0B0C" w:rsidRDefault="00D579BA" w:rsidP="00D579BA">
      <w:pPr>
        <w:rPr>
          <w:rFonts w:ascii="宋体" w:eastAsia="宋体" w:hAnsi="宋体"/>
        </w:rPr>
      </w:pPr>
      <w:r w:rsidRPr="003F0B0C">
        <w:rPr>
          <w:rFonts w:ascii="宋体" w:eastAsia="宋体" w:hAnsi="宋体"/>
        </w:rPr>
        <w:t>7</w:t>
      </w:r>
    </w:p>
    <w:p w:rsidR="00D579BA" w:rsidRPr="003F0B0C" w:rsidRDefault="00D579BA" w:rsidP="00D579BA">
      <w:pPr>
        <w:rPr>
          <w:rFonts w:ascii="宋体" w:eastAsia="宋体" w:hAnsi="宋体"/>
        </w:rPr>
      </w:pPr>
      <w:r w:rsidRPr="003F0B0C">
        <w:rPr>
          <w:rFonts w:ascii="宋体" w:eastAsia="宋体" w:hAnsi="宋体"/>
        </w:rPr>
        <w:t>5</w:t>
      </w:r>
    </w:p>
    <w:p w:rsidR="00D579BA" w:rsidRPr="003F0B0C" w:rsidRDefault="00D579BA" w:rsidP="00D579BA">
      <w:pPr>
        <w:rPr>
          <w:rFonts w:ascii="宋体" w:eastAsia="宋体" w:hAnsi="宋体"/>
        </w:rPr>
      </w:pPr>
      <w:r w:rsidRPr="003F0B0C">
        <w:rPr>
          <w:rFonts w:ascii="宋体" w:eastAsia="宋体" w:hAnsi="宋体"/>
        </w:rPr>
        <w:t>9 10 7 6 8</w:t>
      </w:r>
    </w:p>
    <w:p w:rsidR="00D579BA" w:rsidRPr="003F0B0C" w:rsidRDefault="00D579BA" w:rsidP="00D579BA">
      <w:pPr>
        <w:rPr>
          <w:rFonts w:ascii="宋体" w:eastAsia="宋体" w:hAnsi="宋体"/>
        </w:rPr>
      </w:pPr>
      <w:r w:rsidRPr="003F0B0C">
        <w:rPr>
          <w:rFonts w:ascii="宋体" w:eastAsia="宋体" w:hAnsi="宋体"/>
        </w:rPr>
        <w:t>6</w:t>
      </w:r>
    </w:p>
    <w:p w:rsidR="00D579BA" w:rsidRPr="003F0B0C" w:rsidRDefault="00D579BA" w:rsidP="00D579BA">
      <w:pPr>
        <w:rPr>
          <w:rFonts w:ascii="宋体" w:eastAsia="宋体" w:hAnsi="宋体"/>
        </w:rPr>
      </w:pPr>
      <w:r w:rsidRPr="003F0B0C">
        <w:rPr>
          <w:rFonts w:ascii="宋体" w:eastAsia="宋体" w:hAnsi="宋体"/>
        </w:rPr>
        <w:t>9 10 9 10 9 11</w:t>
      </w:r>
    </w:p>
    <w:p w:rsidR="00D579BA" w:rsidRPr="003F0B0C" w:rsidRDefault="00D579BA" w:rsidP="00D579BA">
      <w:pPr>
        <w:rPr>
          <w:rFonts w:ascii="宋体" w:eastAsia="宋体" w:hAnsi="宋体"/>
        </w:rPr>
      </w:pPr>
      <w:r w:rsidRPr="003F0B0C">
        <w:rPr>
          <w:rFonts w:ascii="宋体" w:eastAsia="宋体" w:hAnsi="宋体"/>
        </w:rPr>
        <w:t>6</w:t>
      </w:r>
    </w:p>
    <w:p w:rsidR="00D579BA" w:rsidRPr="003F0B0C" w:rsidRDefault="00D579BA" w:rsidP="00D579BA">
      <w:pPr>
        <w:rPr>
          <w:rFonts w:ascii="宋体" w:eastAsia="宋体" w:hAnsi="宋体"/>
        </w:rPr>
      </w:pPr>
      <w:r w:rsidRPr="003F0B0C">
        <w:rPr>
          <w:rFonts w:ascii="宋体" w:eastAsia="宋体" w:hAnsi="宋体"/>
        </w:rPr>
        <w:t>9 9 9 10 10 10</w:t>
      </w:r>
    </w:p>
    <w:p w:rsidR="00D579BA" w:rsidRPr="003F0B0C" w:rsidRDefault="00D579BA" w:rsidP="00D579BA">
      <w:pPr>
        <w:rPr>
          <w:rFonts w:ascii="宋体" w:eastAsia="宋体" w:hAnsi="宋体"/>
        </w:rPr>
      </w:pPr>
      <w:r w:rsidRPr="003F0B0C">
        <w:rPr>
          <w:rFonts w:ascii="宋体" w:eastAsia="宋体" w:hAnsi="宋体"/>
        </w:rPr>
        <w:t>6</w:t>
      </w:r>
    </w:p>
    <w:p w:rsidR="00D579BA" w:rsidRPr="003F0B0C" w:rsidRDefault="00D579BA" w:rsidP="00D579BA">
      <w:pPr>
        <w:rPr>
          <w:rFonts w:ascii="宋体" w:eastAsia="宋体" w:hAnsi="宋体"/>
        </w:rPr>
      </w:pPr>
      <w:r w:rsidRPr="003F0B0C">
        <w:rPr>
          <w:rFonts w:ascii="宋体" w:eastAsia="宋体" w:hAnsi="宋体"/>
        </w:rPr>
        <w:t>9 9 9 11 10 10</w:t>
      </w:r>
    </w:p>
    <w:p w:rsidR="00D579BA" w:rsidRPr="003F0B0C" w:rsidRDefault="00D579BA" w:rsidP="00D579BA">
      <w:pPr>
        <w:rPr>
          <w:rFonts w:ascii="宋体" w:eastAsia="宋体" w:hAnsi="宋体"/>
        </w:rPr>
      </w:pPr>
      <w:r w:rsidRPr="003F0B0C">
        <w:rPr>
          <w:rFonts w:ascii="宋体" w:eastAsia="宋体" w:hAnsi="宋体"/>
        </w:rPr>
        <w:t>6</w:t>
      </w:r>
    </w:p>
    <w:p w:rsidR="00D579BA" w:rsidRPr="003F0B0C" w:rsidRDefault="00D579BA" w:rsidP="00D579BA">
      <w:pPr>
        <w:rPr>
          <w:rFonts w:ascii="宋体" w:eastAsia="宋体" w:hAnsi="宋体"/>
        </w:rPr>
      </w:pPr>
      <w:r w:rsidRPr="003F0B0C">
        <w:rPr>
          <w:rFonts w:ascii="宋体" w:eastAsia="宋体" w:hAnsi="宋体"/>
        </w:rPr>
        <w:t>9 9 9 10 11 10</w:t>
      </w:r>
    </w:p>
    <w:p w:rsidR="00D579BA" w:rsidRPr="003F0B0C" w:rsidRDefault="00D579BA" w:rsidP="00D579BA">
      <w:pPr>
        <w:rPr>
          <w:rFonts w:ascii="宋体" w:eastAsia="宋体" w:hAnsi="宋体"/>
        </w:rPr>
      </w:pPr>
      <w:r w:rsidRPr="003F0B0C">
        <w:rPr>
          <w:rFonts w:ascii="宋体" w:eastAsia="宋体" w:hAnsi="宋体"/>
        </w:rPr>
        <w:t>2</w:t>
      </w:r>
    </w:p>
    <w:p w:rsidR="00D579BA" w:rsidRPr="003F0B0C" w:rsidRDefault="00D579BA" w:rsidP="00D579BA">
      <w:pPr>
        <w:rPr>
          <w:rFonts w:ascii="宋体" w:eastAsia="宋体" w:hAnsi="宋体"/>
        </w:rPr>
      </w:pPr>
      <w:r w:rsidRPr="003F0B0C">
        <w:rPr>
          <w:rFonts w:ascii="宋体" w:eastAsia="宋体" w:hAnsi="宋体"/>
        </w:rPr>
        <w:t>0 2147483647</w:t>
      </w:r>
    </w:p>
    <w:p w:rsidR="00D579BA" w:rsidRPr="003F0B0C" w:rsidRDefault="00D579BA" w:rsidP="00D579BA">
      <w:pPr>
        <w:rPr>
          <w:rFonts w:ascii="宋体" w:eastAsia="宋体" w:hAnsi="宋体"/>
        </w:rPr>
      </w:pPr>
      <w:r w:rsidRPr="003F0B0C">
        <w:rPr>
          <w:rFonts w:ascii="宋体" w:eastAsia="宋体" w:hAnsi="宋体"/>
        </w:rPr>
        <w:t>2</w:t>
      </w:r>
    </w:p>
    <w:p w:rsidR="00D579BA" w:rsidRPr="003F0B0C" w:rsidRDefault="00D579BA" w:rsidP="00D579BA">
      <w:pPr>
        <w:rPr>
          <w:rFonts w:ascii="宋体" w:eastAsia="宋体" w:hAnsi="宋体"/>
        </w:rPr>
      </w:pPr>
      <w:r w:rsidRPr="003F0B0C">
        <w:rPr>
          <w:rFonts w:ascii="宋体" w:eastAsia="宋体" w:hAnsi="宋体"/>
        </w:rPr>
        <w:t>0 0</w:t>
      </w:r>
    </w:p>
    <w:p w:rsidR="00D579BA" w:rsidRPr="003F0B0C" w:rsidRDefault="00D579BA" w:rsidP="00D579BA">
      <w:pPr>
        <w:rPr>
          <w:rFonts w:ascii="宋体" w:eastAsia="宋体" w:hAnsi="宋体"/>
        </w:rPr>
      </w:pPr>
      <w:r w:rsidRPr="003F0B0C">
        <w:rPr>
          <w:rFonts w:ascii="宋体" w:eastAsia="宋体" w:hAnsi="宋体"/>
        </w:rPr>
        <w:t>output</w:t>
      </w:r>
    </w:p>
    <w:p w:rsidR="00D579BA" w:rsidRPr="003F0B0C" w:rsidRDefault="00D579BA" w:rsidP="00D579BA">
      <w:pPr>
        <w:rPr>
          <w:rFonts w:ascii="宋体" w:eastAsia="宋体" w:hAnsi="宋体"/>
        </w:rPr>
      </w:pPr>
      <w:r w:rsidRPr="003F0B0C">
        <w:rPr>
          <w:rFonts w:ascii="宋体" w:eastAsia="宋体" w:hAnsi="宋体"/>
        </w:rPr>
        <w:t>3 4</w:t>
      </w:r>
    </w:p>
    <w:p w:rsidR="00D579BA" w:rsidRPr="003F0B0C" w:rsidRDefault="00D579BA" w:rsidP="00D579BA">
      <w:pPr>
        <w:rPr>
          <w:rFonts w:ascii="宋体" w:eastAsia="宋体" w:hAnsi="宋体"/>
        </w:rPr>
      </w:pPr>
      <w:r w:rsidRPr="003F0B0C">
        <w:rPr>
          <w:rFonts w:ascii="宋体" w:eastAsia="宋体" w:hAnsi="宋体"/>
        </w:rPr>
        <w:t>4 6</w:t>
      </w:r>
    </w:p>
    <w:p w:rsidR="00D579BA" w:rsidRPr="003F0B0C" w:rsidRDefault="00D579BA" w:rsidP="00D579BA">
      <w:pPr>
        <w:rPr>
          <w:rFonts w:ascii="宋体" w:eastAsia="宋体" w:hAnsi="宋体"/>
        </w:rPr>
      </w:pPr>
      <w:r w:rsidRPr="003F0B0C">
        <w:rPr>
          <w:rFonts w:ascii="宋体" w:eastAsia="宋体" w:hAnsi="宋体"/>
        </w:rPr>
        <w:t>1 2</w:t>
      </w:r>
    </w:p>
    <w:p w:rsidR="00D579BA" w:rsidRPr="003F0B0C" w:rsidRDefault="00D579BA" w:rsidP="00D579BA">
      <w:pPr>
        <w:rPr>
          <w:rFonts w:ascii="宋体" w:eastAsia="宋体" w:hAnsi="宋体"/>
        </w:rPr>
      </w:pPr>
      <w:r w:rsidRPr="003F0B0C">
        <w:rPr>
          <w:rFonts w:ascii="宋体" w:eastAsia="宋体" w:hAnsi="宋体"/>
        </w:rPr>
        <w:t>2 2</w:t>
      </w:r>
    </w:p>
    <w:p w:rsidR="00D579BA" w:rsidRPr="003F0B0C" w:rsidRDefault="00D579BA" w:rsidP="00D579BA">
      <w:pPr>
        <w:rPr>
          <w:rFonts w:ascii="宋体" w:eastAsia="宋体" w:hAnsi="宋体"/>
        </w:rPr>
      </w:pPr>
      <w:r w:rsidRPr="003F0B0C">
        <w:rPr>
          <w:rFonts w:ascii="宋体" w:eastAsia="宋体" w:hAnsi="宋体"/>
        </w:rPr>
        <w:t>2 2</w:t>
      </w:r>
    </w:p>
    <w:p w:rsidR="00D579BA" w:rsidRPr="003F0B0C" w:rsidRDefault="00D579BA" w:rsidP="00D579BA">
      <w:pPr>
        <w:rPr>
          <w:rFonts w:ascii="宋体" w:eastAsia="宋体" w:hAnsi="宋体"/>
        </w:rPr>
      </w:pPr>
      <w:r w:rsidRPr="003F0B0C">
        <w:rPr>
          <w:rFonts w:ascii="宋体" w:eastAsia="宋体" w:hAnsi="宋体"/>
        </w:rPr>
        <w:t>2147483647 2</w:t>
      </w:r>
    </w:p>
    <w:p w:rsidR="00D579BA" w:rsidRPr="003F0B0C" w:rsidRDefault="00D579BA" w:rsidP="00D579BA">
      <w:pPr>
        <w:rPr>
          <w:rFonts w:ascii="宋体" w:eastAsia="宋体" w:hAnsi="宋体"/>
        </w:rPr>
      </w:pPr>
      <w:r w:rsidRPr="003F0B0C">
        <w:rPr>
          <w:rFonts w:ascii="宋体" w:eastAsia="宋体" w:hAnsi="宋体"/>
        </w:rPr>
        <w:t>0 0</w:t>
      </w:r>
    </w:p>
    <w:p w:rsidR="00D579BA" w:rsidRPr="003F0B0C" w:rsidRDefault="00D579BA" w:rsidP="00D6584D">
      <w:pPr>
        <w:rPr>
          <w:rFonts w:ascii="宋体" w:eastAsia="宋体" w:hAnsi="宋体"/>
        </w:rPr>
      </w:pPr>
      <w:r w:rsidRPr="003F0B0C">
        <w:rPr>
          <w:rFonts w:ascii="宋体" w:eastAsia="宋体" w:hAnsi="宋体"/>
        </w:rPr>
        <w:t>*/</w:t>
      </w:r>
    </w:p>
    <w:p w:rsidR="00D579BA" w:rsidRPr="003F0B0C" w:rsidRDefault="00D579BA" w:rsidP="00D6584D">
      <w:pPr>
        <w:rPr>
          <w:rFonts w:ascii="宋体" w:eastAsia="宋体" w:hAnsi="宋体"/>
        </w:rPr>
      </w:pPr>
      <w:r w:rsidRPr="003F0B0C">
        <w:rPr>
          <w:rFonts w:ascii="宋体" w:eastAsia="宋体" w:hAnsi="宋体" w:hint="eastAsia"/>
        </w:rPr>
        <w:t>【代码】</w:t>
      </w:r>
    </w:p>
    <w:p w:rsidR="00D579BA" w:rsidRPr="003F0B0C" w:rsidRDefault="00D579BA" w:rsidP="00D579BA">
      <w:pPr>
        <w:rPr>
          <w:rFonts w:ascii="宋体" w:eastAsia="宋体" w:hAnsi="宋体"/>
        </w:rPr>
      </w:pPr>
      <w:r w:rsidRPr="003F0B0C">
        <w:rPr>
          <w:rFonts w:ascii="宋体" w:eastAsia="宋体" w:hAnsi="宋体"/>
        </w:rPr>
        <w:t>#include &lt;bits/stdc++.h&gt;</w:t>
      </w:r>
    </w:p>
    <w:p w:rsidR="00D579BA" w:rsidRPr="003F0B0C" w:rsidRDefault="00D579BA" w:rsidP="00D579BA">
      <w:pPr>
        <w:rPr>
          <w:rFonts w:ascii="宋体" w:eastAsia="宋体" w:hAnsi="宋体"/>
        </w:rPr>
      </w:pPr>
      <w:r w:rsidRPr="003F0B0C">
        <w:rPr>
          <w:rFonts w:ascii="宋体" w:eastAsia="宋体" w:hAnsi="宋体"/>
        </w:rPr>
        <w:t>#define MAXN 100010</w:t>
      </w:r>
    </w:p>
    <w:p w:rsidR="00D579BA" w:rsidRPr="003F0B0C" w:rsidRDefault="00D579BA" w:rsidP="00D579BA">
      <w:pPr>
        <w:rPr>
          <w:rFonts w:ascii="宋体" w:eastAsia="宋体" w:hAnsi="宋体"/>
        </w:rPr>
      </w:pPr>
      <w:r w:rsidRPr="003F0B0C">
        <w:rPr>
          <w:rFonts w:ascii="宋体" w:eastAsia="宋体" w:hAnsi="宋体"/>
        </w:rPr>
        <w:t>#define ll long long</w:t>
      </w:r>
    </w:p>
    <w:p w:rsidR="00D579BA" w:rsidRPr="003F0B0C" w:rsidRDefault="00D579BA" w:rsidP="00D579BA">
      <w:pPr>
        <w:rPr>
          <w:rFonts w:ascii="宋体" w:eastAsia="宋体" w:hAnsi="宋体"/>
        </w:rPr>
      </w:pPr>
    </w:p>
    <w:p w:rsidR="00D579BA" w:rsidRPr="003F0B0C" w:rsidRDefault="00D579BA" w:rsidP="00D579BA">
      <w:pPr>
        <w:rPr>
          <w:rFonts w:ascii="宋体" w:eastAsia="宋体" w:hAnsi="宋体"/>
        </w:rPr>
      </w:pPr>
      <w:r w:rsidRPr="003F0B0C">
        <w:rPr>
          <w:rFonts w:ascii="宋体" w:eastAsia="宋体" w:hAnsi="宋体"/>
        </w:rPr>
        <w:t>using namespace std;</w:t>
      </w:r>
    </w:p>
    <w:p w:rsidR="00D579BA" w:rsidRPr="003F0B0C" w:rsidRDefault="00D579BA" w:rsidP="00D579BA">
      <w:pPr>
        <w:rPr>
          <w:rFonts w:ascii="宋体" w:eastAsia="宋体" w:hAnsi="宋体"/>
        </w:rPr>
      </w:pPr>
    </w:p>
    <w:p w:rsidR="00D579BA" w:rsidRPr="003F0B0C" w:rsidRDefault="00D579BA" w:rsidP="00D579BA">
      <w:pPr>
        <w:rPr>
          <w:rFonts w:ascii="宋体" w:eastAsia="宋体" w:hAnsi="宋体"/>
        </w:rPr>
      </w:pPr>
      <w:r w:rsidRPr="003F0B0C">
        <w:rPr>
          <w:rFonts w:ascii="宋体" w:eastAsia="宋体" w:hAnsi="宋体"/>
        </w:rPr>
        <w:t>int main()</w:t>
      </w:r>
    </w:p>
    <w:p w:rsidR="00D579BA" w:rsidRPr="003F0B0C" w:rsidRDefault="00D579BA" w:rsidP="00D579BA">
      <w:pPr>
        <w:rPr>
          <w:rFonts w:ascii="宋体" w:eastAsia="宋体" w:hAnsi="宋体"/>
        </w:rPr>
      </w:pPr>
      <w:r w:rsidRPr="003F0B0C">
        <w:rPr>
          <w:rFonts w:ascii="宋体" w:eastAsia="宋体" w:hAnsi="宋体"/>
        </w:rPr>
        <w:t>{</w:t>
      </w:r>
    </w:p>
    <w:p w:rsidR="00D579BA" w:rsidRPr="003F0B0C" w:rsidRDefault="00D579BA" w:rsidP="00D579BA">
      <w:pPr>
        <w:rPr>
          <w:rFonts w:ascii="宋体" w:eastAsia="宋体" w:hAnsi="宋体"/>
        </w:rPr>
      </w:pPr>
      <w:r w:rsidRPr="003F0B0C">
        <w:rPr>
          <w:rFonts w:ascii="宋体" w:eastAsia="宋体" w:hAnsi="宋体"/>
        </w:rPr>
        <w:lastRenderedPageBreak/>
        <w:t xml:space="preserve">    int t;</w:t>
      </w:r>
    </w:p>
    <w:p w:rsidR="00D579BA" w:rsidRPr="003F0B0C" w:rsidRDefault="00D579BA" w:rsidP="00D579BA">
      <w:pPr>
        <w:rPr>
          <w:rFonts w:ascii="宋体" w:eastAsia="宋体" w:hAnsi="宋体"/>
        </w:rPr>
      </w:pPr>
      <w:r w:rsidRPr="003F0B0C">
        <w:rPr>
          <w:rFonts w:ascii="宋体" w:eastAsia="宋体" w:hAnsi="宋体"/>
        </w:rPr>
        <w:t xml:space="preserve">    cin&gt;&gt;t;</w:t>
      </w:r>
    </w:p>
    <w:p w:rsidR="00D579BA" w:rsidRPr="003F0B0C" w:rsidRDefault="00D579BA" w:rsidP="00D579BA">
      <w:pPr>
        <w:rPr>
          <w:rFonts w:ascii="宋体" w:eastAsia="宋体" w:hAnsi="宋体"/>
        </w:rPr>
      </w:pPr>
      <w:r w:rsidRPr="003F0B0C">
        <w:rPr>
          <w:rFonts w:ascii="宋体" w:eastAsia="宋体" w:hAnsi="宋体"/>
        </w:rPr>
        <w:t xml:space="preserve">    while(t--){</w:t>
      </w:r>
    </w:p>
    <w:p w:rsidR="00D579BA" w:rsidRPr="003F0B0C" w:rsidRDefault="00D579BA" w:rsidP="00D579BA">
      <w:pPr>
        <w:rPr>
          <w:rFonts w:ascii="宋体" w:eastAsia="宋体" w:hAnsi="宋体"/>
        </w:rPr>
      </w:pPr>
      <w:r w:rsidRPr="003F0B0C">
        <w:rPr>
          <w:rFonts w:ascii="宋体" w:eastAsia="宋体" w:hAnsi="宋体"/>
        </w:rPr>
        <w:t xml:space="preserve">        ll n,max_sell=0,min_sell_op=0,max_buy=INT_MIN,min_buy_op=0;</w:t>
      </w:r>
    </w:p>
    <w:p w:rsidR="00D579BA" w:rsidRPr="003F0B0C" w:rsidRDefault="00D579BA" w:rsidP="00D579BA">
      <w:pPr>
        <w:rPr>
          <w:rFonts w:ascii="宋体" w:eastAsia="宋体" w:hAnsi="宋体"/>
        </w:rPr>
      </w:pPr>
      <w:r w:rsidRPr="003F0B0C">
        <w:rPr>
          <w:rFonts w:ascii="宋体" w:eastAsia="宋体" w:hAnsi="宋体"/>
        </w:rPr>
        <w:t xml:space="preserve">        cin&gt;&gt;n;</w:t>
      </w:r>
    </w:p>
    <w:p w:rsidR="00D579BA" w:rsidRPr="003F0B0C" w:rsidRDefault="00D579BA" w:rsidP="00D579BA">
      <w:pPr>
        <w:rPr>
          <w:rFonts w:ascii="宋体" w:eastAsia="宋体" w:hAnsi="宋体"/>
        </w:rPr>
      </w:pPr>
      <w:r w:rsidRPr="003F0B0C">
        <w:rPr>
          <w:rFonts w:ascii="宋体" w:eastAsia="宋体" w:hAnsi="宋体"/>
        </w:rPr>
        <w:t xml:space="preserve">        for (int i=0;i&lt;n;i++){</w:t>
      </w:r>
    </w:p>
    <w:p w:rsidR="00D579BA" w:rsidRPr="003F0B0C" w:rsidRDefault="00D579BA" w:rsidP="00D579BA">
      <w:pPr>
        <w:rPr>
          <w:rFonts w:ascii="宋体" w:eastAsia="宋体" w:hAnsi="宋体"/>
        </w:rPr>
      </w:pPr>
      <w:r w:rsidRPr="003F0B0C">
        <w:rPr>
          <w:rFonts w:ascii="宋体" w:eastAsia="宋体" w:hAnsi="宋体"/>
        </w:rPr>
        <w:t xml:space="preserve">            ll p;</w:t>
      </w:r>
    </w:p>
    <w:p w:rsidR="00D579BA" w:rsidRPr="003F0B0C" w:rsidRDefault="00D579BA" w:rsidP="00D579BA">
      <w:pPr>
        <w:rPr>
          <w:rFonts w:ascii="宋体" w:eastAsia="宋体" w:hAnsi="宋体"/>
        </w:rPr>
      </w:pPr>
      <w:r w:rsidRPr="003F0B0C">
        <w:rPr>
          <w:rFonts w:ascii="宋体" w:eastAsia="宋体" w:hAnsi="宋体"/>
        </w:rPr>
        <w:t xml:space="preserve">            cin&gt;&gt;p;</w:t>
      </w:r>
    </w:p>
    <w:p w:rsidR="00D579BA" w:rsidRPr="003F0B0C" w:rsidRDefault="00D579BA" w:rsidP="00D579BA">
      <w:pPr>
        <w:rPr>
          <w:rFonts w:ascii="宋体" w:eastAsia="宋体" w:hAnsi="宋体"/>
        </w:rPr>
      </w:pPr>
      <w:r w:rsidRPr="003F0B0C">
        <w:rPr>
          <w:rFonts w:ascii="宋体" w:eastAsia="宋体" w:hAnsi="宋体"/>
        </w:rPr>
        <w:t xml:space="preserve">            ll new_max_sell=max_sell,new_min_sell_op=min_sell_op,new_max_buy=max_buy,new_min_buy_op=min_buy_op;</w:t>
      </w:r>
    </w:p>
    <w:p w:rsidR="00D579BA" w:rsidRPr="003F0B0C" w:rsidRDefault="00D579BA" w:rsidP="00D579BA">
      <w:pPr>
        <w:rPr>
          <w:rFonts w:ascii="宋体" w:eastAsia="宋体" w:hAnsi="宋体"/>
        </w:rPr>
      </w:pPr>
      <w:r w:rsidRPr="003F0B0C">
        <w:rPr>
          <w:rFonts w:ascii="宋体" w:eastAsia="宋体" w:hAnsi="宋体"/>
        </w:rPr>
        <w:t xml:space="preserve">            if(max_sell&lt;=max_buy+p){</w:t>
      </w:r>
    </w:p>
    <w:p w:rsidR="00D579BA" w:rsidRPr="003F0B0C" w:rsidRDefault="00D579BA" w:rsidP="00D579BA">
      <w:pPr>
        <w:rPr>
          <w:rFonts w:ascii="宋体" w:eastAsia="宋体" w:hAnsi="宋体"/>
        </w:rPr>
      </w:pPr>
      <w:r w:rsidRPr="003F0B0C">
        <w:rPr>
          <w:rFonts w:ascii="宋体" w:eastAsia="宋体" w:hAnsi="宋体"/>
        </w:rPr>
        <w:t xml:space="preserve">                new_max_sell=max_buy+p;</w:t>
      </w:r>
    </w:p>
    <w:p w:rsidR="00D579BA" w:rsidRPr="003F0B0C" w:rsidRDefault="00D579BA" w:rsidP="00D579BA">
      <w:pPr>
        <w:rPr>
          <w:rFonts w:ascii="宋体" w:eastAsia="宋体" w:hAnsi="宋体"/>
        </w:rPr>
      </w:pPr>
      <w:r w:rsidRPr="003F0B0C">
        <w:rPr>
          <w:rFonts w:ascii="宋体" w:eastAsia="宋体" w:hAnsi="宋体"/>
        </w:rPr>
        <w:t xml:space="preserve">                if(max_sell==max_buy+p) new_min_sell_op=min(min_sell_op,min_buy_op+1);else new_min_sell_op=min_buy_op+1;</w:t>
      </w:r>
    </w:p>
    <w:p w:rsidR="00D579BA" w:rsidRPr="003F0B0C" w:rsidRDefault="00D579BA" w:rsidP="00D579BA">
      <w:pPr>
        <w:rPr>
          <w:rFonts w:ascii="宋体" w:eastAsia="宋体" w:hAnsi="宋体"/>
        </w:rPr>
      </w:pPr>
    </w:p>
    <w:p w:rsidR="00D579BA" w:rsidRPr="003F0B0C" w:rsidRDefault="00D579BA" w:rsidP="00D579BA">
      <w:pPr>
        <w:rPr>
          <w:rFonts w:ascii="宋体" w:eastAsia="宋体" w:hAnsi="宋体"/>
        </w:rPr>
      </w:pPr>
      <w:r w:rsidRPr="003F0B0C">
        <w:rPr>
          <w:rFonts w:ascii="宋体" w:eastAsia="宋体" w:hAnsi="宋体"/>
        </w:rPr>
        <w:t xml:space="preserve">            }</w:t>
      </w:r>
    </w:p>
    <w:p w:rsidR="00D579BA" w:rsidRPr="003F0B0C" w:rsidRDefault="00D579BA" w:rsidP="00D579BA">
      <w:pPr>
        <w:rPr>
          <w:rFonts w:ascii="宋体" w:eastAsia="宋体" w:hAnsi="宋体"/>
        </w:rPr>
      </w:pPr>
      <w:r w:rsidRPr="003F0B0C">
        <w:rPr>
          <w:rFonts w:ascii="宋体" w:eastAsia="宋体" w:hAnsi="宋体"/>
        </w:rPr>
        <w:t xml:space="preserve">            if(max_buy&lt;=max_sell-p){</w:t>
      </w:r>
    </w:p>
    <w:p w:rsidR="00D579BA" w:rsidRPr="003F0B0C" w:rsidRDefault="00D579BA" w:rsidP="00D579BA">
      <w:pPr>
        <w:rPr>
          <w:rFonts w:ascii="宋体" w:eastAsia="宋体" w:hAnsi="宋体"/>
        </w:rPr>
      </w:pPr>
      <w:r w:rsidRPr="003F0B0C">
        <w:rPr>
          <w:rFonts w:ascii="宋体" w:eastAsia="宋体" w:hAnsi="宋体"/>
        </w:rPr>
        <w:t xml:space="preserve">                new_max_buy=max_sell-p;</w:t>
      </w:r>
    </w:p>
    <w:p w:rsidR="00D579BA" w:rsidRPr="003F0B0C" w:rsidRDefault="00D579BA" w:rsidP="00D579BA">
      <w:pPr>
        <w:rPr>
          <w:rFonts w:ascii="宋体" w:eastAsia="宋体" w:hAnsi="宋体"/>
        </w:rPr>
      </w:pPr>
      <w:r w:rsidRPr="003F0B0C">
        <w:rPr>
          <w:rFonts w:ascii="宋体" w:eastAsia="宋体" w:hAnsi="宋体"/>
        </w:rPr>
        <w:t xml:space="preserve">                if(max_buy==max_sell-p) new_min_buy_op=min(min_sell_op+1,min_buy_op);else new_min_buy_op=min_sell_op+1;</w:t>
      </w:r>
    </w:p>
    <w:p w:rsidR="00D579BA" w:rsidRPr="003F0B0C" w:rsidRDefault="00D579BA" w:rsidP="00D579BA">
      <w:pPr>
        <w:rPr>
          <w:rFonts w:ascii="宋体" w:eastAsia="宋体" w:hAnsi="宋体"/>
        </w:rPr>
      </w:pPr>
      <w:r w:rsidRPr="003F0B0C">
        <w:rPr>
          <w:rFonts w:ascii="宋体" w:eastAsia="宋体" w:hAnsi="宋体"/>
        </w:rPr>
        <w:t xml:space="preserve">            }</w:t>
      </w:r>
    </w:p>
    <w:p w:rsidR="00D579BA" w:rsidRPr="003F0B0C" w:rsidRDefault="00D579BA" w:rsidP="00D579BA">
      <w:pPr>
        <w:rPr>
          <w:rFonts w:ascii="宋体" w:eastAsia="宋体" w:hAnsi="宋体"/>
        </w:rPr>
      </w:pPr>
      <w:r w:rsidRPr="003F0B0C">
        <w:rPr>
          <w:rFonts w:ascii="宋体" w:eastAsia="宋体" w:hAnsi="宋体"/>
        </w:rPr>
        <w:t xml:space="preserve">            max_sell=new_max_sell,min_sell_op=new_min_sell_op,max_buy=new_max_buy,min_buy_op=new_min_buy_op;</w:t>
      </w:r>
    </w:p>
    <w:p w:rsidR="00D579BA" w:rsidRPr="003F0B0C" w:rsidRDefault="00D579BA" w:rsidP="00D579BA">
      <w:pPr>
        <w:rPr>
          <w:rFonts w:ascii="宋体" w:eastAsia="宋体" w:hAnsi="宋体"/>
        </w:rPr>
      </w:pPr>
      <w:r w:rsidRPr="003F0B0C">
        <w:rPr>
          <w:rFonts w:ascii="宋体" w:eastAsia="宋体" w:hAnsi="宋体"/>
        </w:rPr>
        <w:t xml:space="preserve">        }</w:t>
      </w:r>
    </w:p>
    <w:p w:rsidR="00D579BA" w:rsidRPr="003F0B0C" w:rsidRDefault="00D579BA" w:rsidP="00D579BA">
      <w:pPr>
        <w:rPr>
          <w:rFonts w:ascii="宋体" w:eastAsia="宋体" w:hAnsi="宋体"/>
        </w:rPr>
      </w:pPr>
      <w:r w:rsidRPr="003F0B0C">
        <w:rPr>
          <w:rFonts w:ascii="宋体" w:eastAsia="宋体" w:hAnsi="宋体"/>
        </w:rPr>
        <w:t xml:space="preserve">        cout&lt;&lt;max_sell&lt;&lt;" "&lt;&lt;min_sell_op&lt;&lt;endl;</w:t>
      </w:r>
    </w:p>
    <w:p w:rsidR="00D579BA" w:rsidRPr="003F0B0C" w:rsidRDefault="00D579BA" w:rsidP="00D579BA">
      <w:pPr>
        <w:rPr>
          <w:rFonts w:ascii="宋体" w:eastAsia="宋体" w:hAnsi="宋体"/>
        </w:rPr>
      </w:pPr>
      <w:r w:rsidRPr="003F0B0C">
        <w:rPr>
          <w:rFonts w:ascii="宋体" w:eastAsia="宋体" w:hAnsi="宋体"/>
        </w:rPr>
        <w:t xml:space="preserve">    }</w:t>
      </w:r>
    </w:p>
    <w:p w:rsidR="00D579BA" w:rsidRPr="003F0B0C" w:rsidRDefault="00D579BA" w:rsidP="00D579BA">
      <w:pPr>
        <w:rPr>
          <w:rFonts w:ascii="宋体" w:eastAsia="宋体" w:hAnsi="宋体"/>
        </w:rPr>
      </w:pPr>
      <w:r w:rsidRPr="003F0B0C">
        <w:rPr>
          <w:rFonts w:ascii="宋体" w:eastAsia="宋体" w:hAnsi="宋体"/>
        </w:rPr>
        <w:t xml:space="preserve">    return 0;</w:t>
      </w:r>
    </w:p>
    <w:p w:rsidR="00D579BA" w:rsidRPr="003F0B0C" w:rsidRDefault="00D579BA" w:rsidP="00D579BA">
      <w:pPr>
        <w:rPr>
          <w:rFonts w:ascii="宋体" w:eastAsia="宋体" w:hAnsi="宋体"/>
        </w:rPr>
      </w:pPr>
      <w:r w:rsidRPr="003F0B0C">
        <w:rPr>
          <w:rFonts w:ascii="宋体" w:eastAsia="宋体" w:hAnsi="宋体"/>
        </w:rPr>
        <w:t>}</w:t>
      </w:r>
    </w:p>
    <w:p w:rsidR="00A5105D" w:rsidRPr="003F0B0C" w:rsidRDefault="004B1ACF" w:rsidP="00A5105D">
      <w:pPr>
        <w:pStyle w:val="1"/>
        <w:rPr>
          <w:rFonts w:ascii="宋体" w:eastAsia="宋体" w:hAnsi="宋体"/>
        </w:rPr>
      </w:pPr>
      <w:bookmarkStart w:id="91" w:name="_Toc521431784"/>
      <w:r w:rsidRPr="003F0B0C">
        <w:rPr>
          <w:rFonts w:ascii="宋体" w:eastAsia="宋体" w:hAnsi="宋体" w:hint="eastAsia"/>
        </w:rPr>
        <w:t>四、图论</w:t>
      </w:r>
      <w:bookmarkEnd w:id="91"/>
    </w:p>
    <w:p w:rsidR="007C3CBA" w:rsidRPr="003F0B0C" w:rsidRDefault="007C3CBA" w:rsidP="007C3CBA">
      <w:pPr>
        <w:pStyle w:val="2"/>
        <w:rPr>
          <w:rFonts w:ascii="宋体" w:eastAsia="宋体" w:hAnsi="宋体"/>
          <w:b w:val="0"/>
        </w:rPr>
      </w:pPr>
      <w:bookmarkStart w:id="92" w:name="_Toc521431785"/>
      <w:r w:rsidRPr="003F0B0C">
        <w:rPr>
          <w:rFonts w:ascii="宋体" w:eastAsia="宋体" w:hAnsi="宋体" w:hint="eastAsia"/>
          <w:b w:val="0"/>
        </w:rPr>
        <w:t>补题</w:t>
      </w:r>
      <w:bookmarkEnd w:id="92"/>
    </w:p>
    <w:p w:rsidR="00FB28F9" w:rsidRPr="003F0B0C" w:rsidRDefault="00FB28F9" w:rsidP="00245D51">
      <w:pPr>
        <w:pStyle w:val="3"/>
        <w:rPr>
          <w:rFonts w:ascii="宋体" w:eastAsia="宋体" w:hAnsi="宋体"/>
          <w:b w:val="0"/>
        </w:rPr>
      </w:pPr>
      <w:bookmarkStart w:id="93" w:name="_Toc521431786"/>
      <w:r w:rsidRPr="003F0B0C">
        <w:rPr>
          <w:rFonts w:ascii="宋体" w:eastAsia="宋体" w:hAnsi="宋体" w:hint="eastAsia"/>
          <w:b w:val="0"/>
        </w:rPr>
        <w:t>铜牌题-前置：拓补排序/线段树优化建图</w:t>
      </w:r>
      <w:bookmarkEnd w:id="93"/>
    </w:p>
    <w:p w:rsidR="00FB28F9" w:rsidRPr="003F0B0C" w:rsidRDefault="00FB28F9" w:rsidP="00FB28F9">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暑期多校4J-</w:t>
      </w:r>
      <w:r w:rsidRPr="003F0B0C">
        <w:rPr>
          <w:rFonts w:ascii="宋体" w:eastAsia="宋体" w:hAnsi="宋体"/>
        </w:rPr>
        <w:t>Hash Function</w:t>
      </w:r>
    </w:p>
    <w:p w:rsidR="00FB28F9" w:rsidRPr="003F0B0C" w:rsidRDefault="00FB28F9" w:rsidP="00FB28F9">
      <w:pPr>
        <w:rPr>
          <w:rFonts w:ascii="宋体" w:eastAsia="宋体" w:hAnsi="宋体"/>
        </w:rPr>
      </w:pPr>
      <w:r w:rsidRPr="003F0B0C">
        <w:rPr>
          <w:rFonts w:ascii="宋体" w:eastAsia="宋体" w:hAnsi="宋体" w:hint="eastAsia"/>
        </w:rPr>
        <w:t>【题意】给定哈希函数和最后的</w:t>
      </w:r>
      <w:r w:rsidR="00245D51" w:rsidRPr="003F0B0C">
        <w:rPr>
          <w:rFonts w:ascii="宋体" w:eastAsia="宋体" w:hAnsi="宋体" w:hint="eastAsia"/>
        </w:rPr>
        <w:t>结果，逆推出加入数字的过程（优先字典序小的）</w:t>
      </w:r>
    </w:p>
    <w:p w:rsidR="00FB28F9" w:rsidRPr="003F0B0C" w:rsidRDefault="00FB28F9" w:rsidP="00FB28F9">
      <w:pPr>
        <w:rPr>
          <w:rFonts w:ascii="宋体" w:eastAsia="宋体" w:hAnsi="宋体"/>
        </w:rPr>
      </w:pPr>
      <w:r w:rsidRPr="003F0B0C">
        <w:rPr>
          <w:rFonts w:ascii="宋体" w:eastAsia="宋体" w:hAnsi="宋体" w:hint="eastAsia"/>
        </w:rPr>
        <w:t>【TAG】拓补排序 哈希函数</w:t>
      </w:r>
    </w:p>
    <w:p w:rsidR="00FB28F9" w:rsidRPr="003F0B0C" w:rsidRDefault="00FB28F9" w:rsidP="00FB28F9">
      <w:pPr>
        <w:rPr>
          <w:rFonts w:ascii="宋体" w:eastAsia="宋体" w:hAnsi="宋体"/>
        </w:rPr>
      </w:pPr>
      <w:r w:rsidRPr="003F0B0C">
        <w:rPr>
          <w:rFonts w:ascii="宋体" w:eastAsia="宋体" w:hAnsi="宋体" w:hint="eastAsia"/>
        </w:rPr>
        <w:t>【题解】</w:t>
      </w:r>
    </w:p>
    <w:p w:rsidR="00FB28F9" w:rsidRPr="003F0B0C" w:rsidRDefault="00FB28F9" w:rsidP="00FB28F9">
      <w:pPr>
        <w:rPr>
          <w:rFonts w:ascii="宋体" w:eastAsia="宋体" w:hAnsi="宋体"/>
        </w:rPr>
      </w:pPr>
      <w:r w:rsidRPr="003F0B0C">
        <w:rPr>
          <w:rFonts w:ascii="宋体" w:eastAsia="宋体" w:hAnsi="宋体" w:hint="eastAsia"/>
        </w:rPr>
        <w:lastRenderedPageBreak/>
        <w:t>【代码】</w:t>
      </w:r>
    </w:p>
    <w:p w:rsidR="001B3264" w:rsidRPr="003F0B0C" w:rsidRDefault="001B3264" w:rsidP="001B3264">
      <w:pPr>
        <w:pStyle w:val="3"/>
        <w:rPr>
          <w:rFonts w:ascii="宋体" w:eastAsia="宋体" w:hAnsi="宋体"/>
          <w:b w:val="0"/>
        </w:rPr>
      </w:pPr>
      <w:bookmarkStart w:id="94" w:name="_Toc521431787"/>
      <w:r w:rsidRPr="003F0B0C">
        <w:rPr>
          <w:rFonts w:ascii="宋体" w:eastAsia="宋体" w:hAnsi="宋体" w:hint="eastAsia"/>
          <w:b w:val="0"/>
        </w:rPr>
        <w:t>银牌题-前置：欧拉回路</w:t>
      </w:r>
      <w:bookmarkEnd w:id="94"/>
    </w:p>
    <w:p w:rsidR="001B3264" w:rsidRPr="003F0B0C" w:rsidRDefault="001B3264" w:rsidP="001B3264">
      <w:pPr>
        <w:rPr>
          <w:rFonts w:ascii="宋体" w:eastAsia="宋体" w:hAnsi="宋体"/>
        </w:rPr>
      </w:pPr>
      <w:r w:rsidRPr="003F0B0C">
        <w:rPr>
          <w:rFonts w:ascii="宋体" w:eastAsia="宋体" w:hAnsi="宋体" w:hint="eastAsia"/>
        </w:rPr>
        <w:t>2018杭电暑期多校2C-</w:t>
      </w:r>
      <w:r w:rsidRPr="003F0B0C">
        <w:rPr>
          <w:rFonts w:ascii="宋体" w:eastAsia="宋体" w:hAnsi="宋体"/>
        </w:rPr>
        <w:t>HDU6311</w:t>
      </w:r>
      <w:r w:rsidRPr="003F0B0C">
        <w:rPr>
          <w:rFonts w:ascii="宋体" w:eastAsia="宋体" w:hAnsi="宋体" w:hint="eastAsia"/>
        </w:rPr>
        <w:t>-</w:t>
      </w:r>
      <w:r w:rsidRPr="003F0B0C">
        <w:rPr>
          <w:rFonts w:ascii="宋体" w:eastAsia="宋体" w:hAnsi="宋体"/>
        </w:rPr>
        <w:t>Cover</w:t>
      </w:r>
    </w:p>
    <w:p w:rsidR="001B3264" w:rsidRPr="003F0B0C" w:rsidRDefault="001B3264" w:rsidP="001B3264">
      <w:pPr>
        <w:rPr>
          <w:rFonts w:ascii="宋体" w:eastAsia="宋体" w:hAnsi="宋体"/>
        </w:rPr>
      </w:pPr>
      <w:r w:rsidRPr="003F0B0C">
        <w:rPr>
          <w:rFonts w:ascii="宋体" w:eastAsia="宋体" w:hAnsi="宋体" w:hint="eastAsia"/>
        </w:rPr>
        <w:t>【题意】</w:t>
      </w:r>
    </w:p>
    <w:p w:rsidR="001B3264" w:rsidRPr="003F0B0C" w:rsidRDefault="001B3264" w:rsidP="001B3264">
      <w:pPr>
        <w:rPr>
          <w:rFonts w:ascii="宋体" w:eastAsia="宋体" w:hAnsi="宋体"/>
        </w:rPr>
      </w:pPr>
      <w:r w:rsidRPr="003F0B0C">
        <w:rPr>
          <w:rFonts w:ascii="宋体" w:eastAsia="宋体" w:hAnsi="宋体" w:hint="eastAsia"/>
        </w:rPr>
        <w:t>【TAG】欧拉回路</w:t>
      </w:r>
    </w:p>
    <w:p w:rsidR="001B3264" w:rsidRPr="003F0B0C" w:rsidRDefault="001B3264" w:rsidP="001B3264">
      <w:pPr>
        <w:rPr>
          <w:rFonts w:ascii="宋体" w:eastAsia="宋体" w:hAnsi="宋体"/>
        </w:rPr>
      </w:pPr>
      <w:r w:rsidRPr="003F0B0C">
        <w:rPr>
          <w:rFonts w:ascii="宋体" w:eastAsia="宋体" w:hAnsi="宋体" w:hint="eastAsia"/>
        </w:rPr>
        <w:t>【题解】</w:t>
      </w:r>
    </w:p>
    <w:p w:rsidR="001B3264" w:rsidRPr="003F0B0C" w:rsidRDefault="001B3264" w:rsidP="001B3264">
      <w:pPr>
        <w:rPr>
          <w:rFonts w:ascii="宋体" w:eastAsia="宋体" w:hAnsi="宋体"/>
        </w:rPr>
      </w:pPr>
      <w:r w:rsidRPr="003F0B0C">
        <w:rPr>
          <w:rFonts w:ascii="宋体" w:eastAsia="宋体" w:hAnsi="宋体" w:hint="eastAsia"/>
        </w:rPr>
        <w:t>【代码】</w:t>
      </w:r>
    </w:p>
    <w:p w:rsidR="00EB1D91" w:rsidRPr="003F0B0C" w:rsidRDefault="00EB1D91" w:rsidP="006C474F">
      <w:pPr>
        <w:pStyle w:val="3"/>
        <w:rPr>
          <w:rFonts w:ascii="宋体" w:eastAsia="宋体" w:hAnsi="宋体"/>
          <w:b w:val="0"/>
        </w:rPr>
      </w:pPr>
      <w:bookmarkStart w:id="95" w:name="_Toc521431788"/>
      <w:r w:rsidRPr="003F0B0C">
        <w:rPr>
          <w:rFonts w:ascii="宋体" w:eastAsia="宋体" w:hAnsi="宋体" w:hint="eastAsia"/>
          <w:b w:val="0"/>
        </w:rPr>
        <w:t>金牌题-前置：最小生成树/</w:t>
      </w:r>
      <w:r w:rsidRPr="003F0B0C">
        <w:rPr>
          <w:rFonts w:ascii="宋体" w:eastAsia="宋体" w:hAnsi="宋体"/>
          <w:b w:val="0"/>
        </w:rPr>
        <w:t>Boruvka算法</w:t>
      </w:r>
      <w:bookmarkEnd w:id="95"/>
    </w:p>
    <w:p w:rsidR="00EB1D91" w:rsidRPr="003F0B0C" w:rsidRDefault="00EB1D91" w:rsidP="007C3CBA">
      <w:pPr>
        <w:rPr>
          <w:rFonts w:ascii="宋体" w:eastAsia="宋体" w:hAnsi="宋体"/>
        </w:rPr>
      </w:pPr>
      <w:r w:rsidRPr="003F0B0C">
        <w:rPr>
          <w:rFonts w:ascii="宋体" w:eastAsia="宋体" w:hAnsi="宋体" w:hint="eastAsia"/>
        </w:rPr>
        <w:t>2018杭电暑期多校3</w:t>
      </w:r>
      <w:r w:rsidRPr="003F0B0C">
        <w:rPr>
          <w:rFonts w:ascii="宋体" w:eastAsia="宋体" w:hAnsi="宋体"/>
        </w:rPr>
        <w:t>K</w:t>
      </w:r>
      <w:r w:rsidRPr="003F0B0C">
        <w:rPr>
          <w:rFonts w:ascii="宋体" w:eastAsia="宋体" w:hAnsi="宋体" w:hint="eastAsia"/>
        </w:rPr>
        <w:t>-</w:t>
      </w:r>
      <w:r w:rsidRPr="003F0B0C">
        <w:rPr>
          <w:rFonts w:ascii="宋体" w:eastAsia="宋体" w:hAnsi="宋体"/>
        </w:rPr>
        <w:t>HDU6329</w:t>
      </w:r>
      <w:r w:rsidRPr="003F0B0C">
        <w:rPr>
          <w:rFonts w:ascii="宋体" w:eastAsia="宋体" w:hAnsi="宋体" w:hint="eastAsia"/>
        </w:rPr>
        <w:t>-</w:t>
      </w:r>
      <w:r w:rsidRPr="003F0B0C">
        <w:rPr>
          <w:rFonts w:ascii="宋体" w:eastAsia="宋体" w:hAnsi="宋体"/>
        </w:rPr>
        <w:t>Transport Construction</w:t>
      </w:r>
    </w:p>
    <w:p w:rsidR="00EB1D91" w:rsidRPr="003F0B0C" w:rsidRDefault="00EB1D91" w:rsidP="007C3CBA">
      <w:pPr>
        <w:rPr>
          <w:rFonts w:ascii="宋体" w:eastAsia="宋体" w:hAnsi="宋体"/>
        </w:rPr>
      </w:pPr>
      <w:r w:rsidRPr="003F0B0C">
        <w:rPr>
          <w:rFonts w:ascii="宋体" w:eastAsia="宋体" w:hAnsi="宋体" w:hint="eastAsia"/>
        </w:rPr>
        <w:t>【题意】</w:t>
      </w:r>
    </w:p>
    <w:p w:rsidR="00EB1D91" w:rsidRPr="003F0B0C" w:rsidRDefault="00EB1D91" w:rsidP="007C3CBA">
      <w:pPr>
        <w:rPr>
          <w:rFonts w:ascii="宋体" w:eastAsia="宋体" w:hAnsi="宋体"/>
        </w:rPr>
      </w:pPr>
      <w:r w:rsidRPr="003F0B0C">
        <w:rPr>
          <w:rFonts w:ascii="宋体" w:eastAsia="宋体" w:hAnsi="宋体" w:hint="eastAsia"/>
        </w:rPr>
        <w:t>【TAG】</w:t>
      </w:r>
    </w:p>
    <w:p w:rsidR="00EB1D91" w:rsidRPr="003F0B0C" w:rsidRDefault="00EB1D91" w:rsidP="007C3CBA">
      <w:pPr>
        <w:rPr>
          <w:rFonts w:ascii="宋体" w:eastAsia="宋体" w:hAnsi="宋体"/>
        </w:rPr>
      </w:pPr>
      <w:r w:rsidRPr="003F0B0C">
        <w:rPr>
          <w:rFonts w:ascii="宋体" w:eastAsia="宋体" w:hAnsi="宋体" w:hint="eastAsia"/>
        </w:rPr>
        <w:t>【题解】</w:t>
      </w:r>
    </w:p>
    <w:p w:rsidR="00EB1D91" w:rsidRPr="003F0B0C" w:rsidRDefault="00EB1D91" w:rsidP="007C3CBA">
      <w:pPr>
        <w:rPr>
          <w:rFonts w:ascii="宋体" w:eastAsia="宋体" w:hAnsi="宋体"/>
        </w:rPr>
      </w:pPr>
      <w:r w:rsidRPr="003F0B0C">
        <w:rPr>
          <w:rFonts w:ascii="宋体" w:eastAsia="宋体" w:hAnsi="宋体" w:hint="eastAsia"/>
        </w:rPr>
        <w:t>【代码】</w:t>
      </w:r>
    </w:p>
    <w:p w:rsidR="007C3CBA" w:rsidRPr="003F0B0C" w:rsidRDefault="007C3CBA" w:rsidP="007C3CBA">
      <w:pPr>
        <w:pStyle w:val="2"/>
        <w:rPr>
          <w:rFonts w:ascii="宋体" w:eastAsia="宋体" w:hAnsi="宋体"/>
          <w:b w:val="0"/>
        </w:rPr>
      </w:pPr>
      <w:bookmarkStart w:id="96" w:name="_Toc521431789"/>
      <w:r w:rsidRPr="003F0B0C">
        <w:rPr>
          <w:rFonts w:ascii="宋体" w:eastAsia="宋体" w:hAnsi="宋体" w:hint="eastAsia"/>
          <w:b w:val="0"/>
        </w:rPr>
        <w:t>并查集</w:t>
      </w:r>
      <w:bookmarkEnd w:id="96"/>
    </w:p>
    <w:p w:rsidR="005F0772" w:rsidRPr="003F0B0C" w:rsidRDefault="005F0772" w:rsidP="005F0772">
      <w:pPr>
        <w:pStyle w:val="2"/>
        <w:rPr>
          <w:rFonts w:ascii="宋体" w:eastAsia="宋体" w:hAnsi="宋体"/>
          <w:b w:val="0"/>
        </w:rPr>
      </w:pPr>
      <w:bookmarkStart w:id="97" w:name="_Toc521431790"/>
      <w:r w:rsidRPr="003F0B0C">
        <w:rPr>
          <w:rFonts w:ascii="宋体" w:eastAsia="宋体" w:hAnsi="宋体" w:hint="eastAsia"/>
          <w:b w:val="0"/>
        </w:rPr>
        <w:t>图的表示</w:t>
      </w:r>
      <w:bookmarkEnd w:id="97"/>
    </w:p>
    <w:p w:rsidR="005F0772" w:rsidRPr="003F0B0C" w:rsidRDefault="005F0772" w:rsidP="005F0772">
      <w:pPr>
        <w:pStyle w:val="3"/>
        <w:rPr>
          <w:rFonts w:ascii="宋体" w:eastAsia="宋体" w:hAnsi="宋体"/>
          <w:b w:val="0"/>
        </w:rPr>
      </w:pPr>
      <w:bookmarkStart w:id="98" w:name="_Toc521431791"/>
      <w:r w:rsidRPr="003F0B0C">
        <w:rPr>
          <w:rFonts w:ascii="宋体" w:eastAsia="宋体" w:hAnsi="宋体" w:hint="eastAsia"/>
          <w:b w:val="0"/>
        </w:rPr>
        <w:t>正向表</w:t>
      </w:r>
      <w:bookmarkEnd w:id="98"/>
    </w:p>
    <w:p w:rsidR="005F0772" w:rsidRPr="003F0B0C" w:rsidRDefault="000D10AC" w:rsidP="005F0772">
      <w:pPr>
        <w:rPr>
          <w:rFonts w:ascii="宋体" w:eastAsia="宋体" w:hAnsi="宋体"/>
        </w:rPr>
      </w:pPr>
      <w:hyperlink r:id="rId52" w:history="1">
        <w:r w:rsidR="005F0772" w:rsidRPr="003F0B0C">
          <w:rPr>
            <w:rStyle w:val="a3"/>
            <w:rFonts w:ascii="宋体" w:eastAsia="宋体" w:hAnsi="宋体"/>
          </w:rPr>
          <w:t>https://blog.csdn.net/qq_35392050/article/details/60779183</w:t>
        </w:r>
      </w:hyperlink>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880000"/>
          <w:kern w:val="0"/>
          <w:szCs w:val="21"/>
        </w:rPr>
        <w:t>/*_________________________正向表_______________________________*/</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880000"/>
          <w:kern w:val="0"/>
          <w:szCs w:val="21"/>
        </w:rPr>
        <w:t>// !!!!!!!!!M=2*M;</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880000"/>
          <w:kern w:val="0"/>
          <w:szCs w:val="21"/>
        </w:rPr>
        <w:t>//NO.one</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tot,h[M];</w:t>
      </w:r>
      <w:r w:rsidRPr="003F0B0C">
        <w:rPr>
          <w:rFonts w:ascii="宋体" w:eastAsia="宋体" w:hAnsi="宋体" w:cs="Consolas"/>
          <w:color w:val="880000"/>
          <w:kern w:val="0"/>
          <w:szCs w:val="21"/>
        </w:rPr>
        <w:t>//标号</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88"/>
          <w:kern w:val="0"/>
          <w:szCs w:val="21"/>
        </w:rPr>
        <w:t>struct</w:t>
      </w:r>
      <w:r w:rsidRPr="003F0B0C">
        <w:rPr>
          <w:rFonts w:ascii="宋体" w:eastAsia="宋体" w:hAnsi="宋体" w:cs="Consolas"/>
          <w:color w:val="000000"/>
          <w:kern w:val="0"/>
          <w:szCs w:val="21"/>
          <w:shd w:val="clear" w:color="auto" w:fill="F6F8FA"/>
        </w:rPr>
        <w:t xml:space="preserve"> node{</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to;</w:t>
      </w:r>
      <w:r w:rsidRPr="003F0B0C">
        <w:rPr>
          <w:rFonts w:ascii="宋体" w:eastAsia="宋体" w:hAnsi="宋体" w:cs="Consolas"/>
          <w:color w:val="880000"/>
          <w:kern w:val="0"/>
          <w:szCs w:val="21"/>
        </w:rPr>
        <w:t>//val</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nx;</w:t>
      </w:r>
      <w:r w:rsidRPr="003F0B0C">
        <w:rPr>
          <w:rFonts w:ascii="宋体" w:eastAsia="宋体" w:hAnsi="宋体" w:cs="Consolas"/>
          <w:color w:val="880000"/>
          <w:kern w:val="0"/>
          <w:szCs w:val="21"/>
        </w:rPr>
        <w:t>//must have it pointed the next one</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}G[M&lt;&lt;</w:t>
      </w:r>
      <w:r w:rsidRPr="003F0B0C">
        <w:rPr>
          <w:rFonts w:ascii="宋体" w:eastAsia="宋体" w:hAnsi="宋体" w:cs="Consolas"/>
          <w:color w:val="006666"/>
          <w:kern w:val="0"/>
          <w:szCs w:val="21"/>
        </w:rPr>
        <w:t>1</w:t>
      </w:r>
      <w:r w:rsidRPr="003F0B0C">
        <w:rPr>
          <w:rFonts w:ascii="宋体" w:eastAsia="宋体" w:hAnsi="宋体" w:cs="Consolas"/>
          <w:color w:val="000000"/>
          <w:kern w:val="0"/>
          <w:szCs w:val="21"/>
          <w:shd w:val="clear" w:color="auto" w:fill="F6F8FA"/>
        </w:rPr>
        <w:t>];</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88"/>
          <w:kern w:val="0"/>
          <w:szCs w:val="21"/>
        </w:rPr>
        <w:t>void</w:t>
      </w:r>
      <w:r w:rsidRPr="003F0B0C">
        <w:rPr>
          <w:rFonts w:ascii="宋体" w:eastAsia="宋体" w:hAnsi="宋体" w:cs="Consolas"/>
          <w:color w:val="000000"/>
          <w:kern w:val="0"/>
          <w:szCs w:val="21"/>
          <w:shd w:val="clear" w:color="auto" w:fill="F6F8FA"/>
        </w:rPr>
        <w:t xml:space="preserve"> Add(</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a,</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b){</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G[++tot]</w:t>
      </w:r>
      <w:r w:rsidRPr="003F0B0C">
        <w:rPr>
          <w:rFonts w:ascii="宋体" w:eastAsia="宋体" w:hAnsi="宋体" w:cs="Consolas"/>
          <w:color w:val="4F4F4F"/>
          <w:kern w:val="0"/>
          <w:szCs w:val="21"/>
        </w:rPr>
        <w:t>.to</w:t>
      </w:r>
      <w:r w:rsidRPr="003F0B0C">
        <w:rPr>
          <w:rFonts w:ascii="宋体" w:eastAsia="宋体" w:hAnsi="宋体" w:cs="Consolas"/>
          <w:color w:val="000000"/>
          <w:kern w:val="0"/>
          <w:szCs w:val="21"/>
          <w:shd w:val="clear" w:color="auto" w:fill="F6F8FA"/>
        </w:rPr>
        <w:t>=b;</w:t>
      </w:r>
      <w:r w:rsidRPr="003F0B0C">
        <w:rPr>
          <w:rFonts w:ascii="宋体" w:eastAsia="宋体" w:hAnsi="宋体" w:cs="Consolas"/>
          <w:color w:val="880000"/>
          <w:kern w:val="0"/>
          <w:szCs w:val="21"/>
        </w:rPr>
        <w:t>//val</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G[tot]</w:t>
      </w:r>
      <w:r w:rsidRPr="003F0B0C">
        <w:rPr>
          <w:rFonts w:ascii="宋体" w:eastAsia="宋体" w:hAnsi="宋体" w:cs="Consolas"/>
          <w:color w:val="4F4F4F"/>
          <w:kern w:val="0"/>
          <w:szCs w:val="21"/>
        </w:rPr>
        <w:t>.nx</w:t>
      </w:r>
      <w:r w:rsidRPr="003F0B0C">
        <w:rPr>
          <w:rFonts w:ascii="宋体" w:eastAsia="宋体" w:hAnsi="宋体" w:cs="Consolas"/>
          <w:color w:val="000000"/>
          <w:kern w:val="0"/>
          <w:szCs w:val="21"/>
          <w:shd w:val="clear" w:color="auto" w:fill="F6F8FA"/>
        </w:rPr>
        <w:t>=h[a];</w:t>
      </w:r>
      <w:r w:rsidRPr="003F0B0C">
        <w:rPr>
          <w:rFonts w:ascii="宋体" w:eastAsia="宋体" w:hAnsi="宋体" w:cs="Consolas"/>
          <w:color w:val="880000"/>
          <w:kern w:val="0"/>
          <w:szCs w:val="21"/>
        </w:rPr>
        <w:t>//h[]初值为0</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h[a]=tot;</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88"/>
          <w:kern w:val="0"/>
          <w:szCs w:val="21"/>
        </w:rPr>
        <w:t>for</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000088"/>
          <w:kern w:val="0"/>
          <w:szCs w:val="21"/>
        </w:rPr>
        <w:t>register</w:t>
      </w: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i=h[x];i;i=G[i]</w:t>
      </w:r>
      <w:r w:rsidRPr="003F0B0C">
        <w:rPr>
          <w:rFonts w:ascii="宋体" w:eastAsia="宋体" w:hAnsi="宋体" w:cs="Consolas"/>
          <w:color w:val="4F4F4F"/>
          <w:kern w:val="0"/>
          <w:szCs w:val="21"/>
        </w:rPr>
        <w:t>.nx</w:t>
      </w: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880000"/>
          <w:kern w:val="0"/>
          <w:szCs w:val="21"/>
        </w:rPr>
        <w:t>//如果为0终止</w:t>
      </w:r>
    </w:p>
    <w:p w:rsidR="005F0772" w:rsidRPr="003F0B0C" w:rsidRDefault="005F0772" w:rsidP="005F0772">
      <w:pPr>
        <w:widowControl/>
        <w:jc w:val="left"/>
        <w:rPr>
          <w:rFonts w:ascii="宋体" w:eastAsia="宋体" w:hAnsi="宋体" w:cs="Consolas"/>
          <w:color w:val="000000"/>
          <w:kern w:val="0"/>
          <w:szCs w:val="21"/>
          <w:shd w:val="clear" w:color="auto" w:fill="F6F8FA"/>
        </w:rPr>
      </w:pPr>
    </w:p>
    <w:p w:rsidR="005F0772" w:rsidRPr="003F0B0C" w:rsidRDefault="005F0772" w:rsidP="005F0772">
      <w:pPr>
        <w:widowControl/>
        <w:jc w:val="left"/>
        <w:rPr>
          <w:rFonts w:ascii="宋体" w:eastAsia="宋体" w:hAnsi="宋体" w:cs="Consolas"/>
          <w:color w:val="000000"/>
          <w:kern w:val="0"/>
          <w:szCs w:val="21"/>
          <w:shd w:val="clear" w:color="auto" w:fill="F6F8FA"/>
        </w:rPr>
      </w:pP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880000"/>
          <w:kern w:val="0"/>
          <w:szCs w:val="21"/>
        </w:rPr>
        <w:lastRenderedPageBreak/>
        <w:t>//NO.two</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A[M],B[M],C[M];</w:t>
      </w:r>
      <w:r w:rsidRPr="003F0B0C">
        <w:rPr>
          <w:rFonts w:ascii="宋体" w:eastAsia="宋体" w:hAnsi="宋体" w:cs="Consolas"/>
          <w:color w:val="880000"/>
          <w:kern w:val="0"/>
          <w:szCs w:val="21"/>
        </w:rPr>
        <w:t>//信息</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tot,h[M],nx[M];</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88"/>
          <w:kern w:val="0"/>
          <w:szCs w:val="21"/>
        </w:rPr>
        <w:t>void</w:t>
      </w:r>
      <w:r w:rsidRPr="003F0B0C">
        <w:rPr>
          <w:rFonts w:ascii="宋体" w:eastAsia="宋体" w:hAnsi="宋体" w:cs="Consolas"/>
          <w:color w:val="000000"/>
          <w:kern w:val="0"/>
          <w:szCs w:val="21"/>
          <w:shd w:val="clear" w:color="auto" w:fill="F6F8FA"/>
        </w:rPr>
        <w:t xml:space="preserve"> Add(</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x,</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a,</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b,</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c){</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880000"/>
          <w:kern w:val="0"/>
          <w:szCs w:val="21"/>
        </w:rPr>
        <w:t xml:space="preserve">//信息 </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A[++tot]=a;</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B[tot]=b;</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C[tot]=c;</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880000"/>
          <w:kern w:val="0"/>
          <w:szCs w:val="21"/>
        </w:rPr>
        <w:t xml:space="preserve">//连接 </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nx[tot]=h[x];</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h[x]=tot;</w:t>
      </w:r>
    </w:p>
    <w:p w:rsidR="005F0772" w:rsidRPr="003F0B0C" w:rsidRDefault="005F0772" w:rsidP="005F0772">
      <w:pPr>
        <w:widowControl/>
        <w:jc w:val="left"/>
        <w:rPr>
          <w:rFonts w:ascii="宋体" w:eastAsia="宋体" w:hAnsi="宋体" w:cs="Consolas"/>
          <w:color w:val="000000"/>
          <w:kern w:val="0"/>
          <w:szCs w:val="21"/>
          <w:shd w:val="clear" w:color="auto" w:fill="F6F8FA"/>
        </w:rPr>
      </w:pP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88"/>
          <w:kern w:val="0"/>
          <w:szCs w:val="21"/>
        </w:rPr>
        <w:t>for</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000088"/>
          <w:kern w:val="0"/>
          <w:szCs w:val="21"/>
        </w:rPr>
        <w:t>register</w:t>
      </w: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i=h[x];i;i=nx[i])</w:t>
      </w:r>
    </w:p>
    <w:p w:rsidR="005F0772" w:rsidRPr="003F0B0C" w:rsidRDefault="005F0772" w:rsidP="005F077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a=A[i],b=B[i],c=C[i];</w:t>
      </w:r>
    </w:p>
    <w:p w:rsidR="005F0772" w:rsidRPr="003F0B0C" w:rsidRDefault="005F0772" w:rsidP="005F0772">
      <w:pPr>
        <w:rPr>
          <w:rFonts w:ascii="宋体" w:eastAsia="宋体" w:hAnsi="宋体"/>
        </w:rPr>
      </w:pPr>
      <w:r w:rsidRPr="003F0B0C">
        <w:rPr>
          <w:rFonts w:ascii="宋体" w:eastAsia="宋体" w:hAnsi="宋体" w:cs="Consolas"/>
          <w:color w:val="880000"/>
          <w:kern w:val="0"/>
          <w:szCs w:val="21"/>
        </w:rPr>
        <w:t>/*______________________________________________________________*/</w:t>
      </w:r>
    </w:p>
    <w:p w:rsidR="006377F9" w:rsidRPr="003F0B0C" w:rsidRDefault="006377F9" w:rsidP="00A23931">
      <w:pPr>
        <w:pStyle w:val="2"/>
        <w:rPr>
          <w:rFonts w:ascii="宋体" w:eastAsia="宋体" w:hAnsi="宋体"/>
          <w:b w:val="0"/>
        </w:rPr>
      </w:pPr>
      <w:bookmarkStart w:id="99" w:name="_Toc521431792"/>
      <w:r w:rsidRPr="003F0B0C">
        <w:rPr>
          <w:rFonts w:ascii="宋体" w:eastAsia="宋体" w:hAnsi="宋体" w:hint="eastAsia"/>
          <w:b w:val="0"/>
        </w:rPr>
        <w:t>最短路</w:t>
      </w:r>
      <w:bookmarkEnd w:id="99"/>
    </w:p>
    <w:p w:rsidR="006377F9" w:rsidRPr="003F0B0C" w:rsidRDefault="006377F9" w:rsidP="00A23931">
      <w:pPr>
        <w:pStyle w:val="3"/>
        <w:rPr>
          <w:rFonts w:ascii="宋体" w:eastAsia="宋体" w:hAnsi="宋体"/>
          <w:b w:val="0"/>
        </w:rPr>
      </w:pPr>
      <w:bookmarkStart w:id="100" w:name="_Toc521431793"/>
      <w:r w:rsidRPr="003F0B0C">
        <w:rPr>
          <w:rFonts w:ascii="宋体" w:eastAsia="宋体" w:hAnsi="宋体" w:hint="eastAsia"/>
          <w:b w:val="0"/>
        </w:rPr>
        <w:t>S</w:t>
      </w:r>
      <w:r w:rsidRPr="003F0B0C">
        <w:rPr>
          <w:rFonts w:ascii="宋体" w:eastAsia="宋体" w:hAnsi="宋体"/>
          <w:b w:val="0"/>
        </w:rPr>
        <w:t>PFA</w:t>
      </w:r>
      <w:bookmarkEnd w:id="100"/>
    </w:p>
    <w:p w:rsidR="00BA11BC" w:rsidRPr="003F0B0C" w:rsidRDefault="00BA11BC" w:rsidP="00F43B19">
      <w:pPr>
        <w:pStyle w:val="4"/>
        <w:rPr>
          <w:rFonts w:ascii="宋体" w:eastAsia="宋体" w:hAnsi="宋体"/>
          <w:b w:val="0"/>
        </w:rPr>
      </w:pPr>
      <w:r w:rsidRPr="003F0B0C">
        <w:rPr>
          <w:rFonts w:ascii="宋体" w:eastAsia="宋体" w:hAnsi="宋体" w:hint="eastAsia"/>
          <w:b w:val="0"/>
        </w:rPr>
        <w:t>√-51nod-</w:t>
      </w:r>
      <w:r w:rsidRPr="003F0B0C">
        <w:rPr>
          <w:rFonts w:ascii="宋体" w:eastAsia="宋体" w:hAnsi="宋体"/>
          <w:b w:val="0"/>
        </w:rPr>
        <w:t>1459</w:t>
      </w:r>
      <w:r w:rsidRPr="003F0B0C">
        <w:rPr>
          <w:rFonts w:ascii="宋体" w:eastAsia="宋体" w:hAnsi="宋体" w:hint="eastAsia"/>
          <w:b w:val="0"/>
        </w:rPr>
        <w:t>-迷宫游戏</w:t>
      </w:r>
    </w:p>
    <w:p w:rsidR="00BA11BC" w:rsidRPr="003F0B0C" w:rsidRDefault="00BA11BC" w:rsidP="00BA11BC">
      <w:pPr>
        <w:rPr>
          <w:rFonts w:ascii="宋体" w:eastAsia="宋体" w:hAnsi="宋体"/>
        </w:rPr>
      </w:pPr>
      <w:r w:rsidRPr="003F0B0C">
        <w:rPr>
          <w:rFonts w:ascii="宋体" w:eastAsia="宋体" w:hAnsi="宋体" w:hint="eastAsia"/>
        </w:rPr>
        <w:t>【题意】给定n个房间，m条路（2个房间之间只有1条路），到达每个房间有一个正的得分，每条路有一个时间消耗，给定起点、终点，求最短的时间和最短时间下的最大得分</w:t>
      </w:r>
    </w:p>
    <w:p w:rsidR="00BA11BC" w:rsidRPr="003F0B0C" w:rsidRDefault="00BA11BC" w:rsidP="00BA11BC">
      <w:pPr>
        <w:rPr>
          <w:rFonts w:ascii="宋体" w:eastAsia="宋体" w:hAnsi="宋体"/>
        </w:rPr>
      </w:pPr>
      <w:r w:rsidRPr="003F0B0C">
        <w:rPr>
          <w:rFonts w:ascii="宋体" w:eastAsia="宋体" w:hAnsi="宋体" w:hint="eastAsia"/>
        </w:rPr>
        <w:t>【题解】使用SPFA求解最短路，但是这里最短路的定义（也就是在做松弛操作的时候），以时间消耗越短越好为第一判断，分数得分越大越好为第二判断。</w:t>
      </w:r>
    </w:p>
    <w:p w:rsidR="00BA11BC" w:rsidRPr="003F0B0C" w:rsidRDefault="00BA11BC" w:rsidP="00BA11BC">
      <w:pPr>
        <w:rPr>
          <w:rFonts w:ascii="宋体" w:eastAsia="宋体" w:hAnsi="宋体"/>
        </w:rPr>
      </w:pPr>
      <w:r w:rsidRPr="003F0B0C">
        <w:rPr>
          <w:rFonts w:ascii="宋体" w:eastAsia="宋体" w:hAnsi="宋体" w:hint="eastAsia"/>
        </w:rPr>
        <w:t>【代码】</w:t>
      </w:r>
    </w:p>
    <w:p w:rsidR="00BA11BC" w:rsidRPr="003F0B0C" w:rsidRDefault="00BA11BC" w:rsidP="00BA11BC">
      <w:pPr>
        <w:rPr>
          <w:rFonts w:ascii="宋体" w:eastAsia="宋体" w:hAnsi="宋体"/>
        </w:rPr>
      </w:pPr>
      <w:r w:rsidRPr="003F0B0C">
        <w:rPr>
          <w:rFonts w:ascii="宋体" w:eastAsia="宋体" w:hAnsi="宋体"/>
        </w:rPr>
        <w:t>#include &lt;bits/stdc++.h&gt;</w:t>
      </w:r>
    </w:p>
    <w:p w:rsidR="00BA11BC" w:rsidRPr="003F0B0C" w:rsidRDefault="00BA11BC" w:rsidP="00BA11BC">
      <w:pPr>
        <w:rPr>
          <w:rFonts w:ascii="宋体" w:eastAsia="宋体" w:hAnsi="宋体"/>
        </w:rPr>
      </w:pPr>
      <w:r w:rsidRPr="003F0B0C">
        <w:rPr>
          <w:rFonts w:ascii="宋体" w:eastAsia="宋体" w:hAnsi="宋体"/>
        </w:rPr>
        <w:t>#define MAXROOM 510</w:t>
      </w:r>
    </w:p>
    <w:p w:rsidR="00BA11BC" w:rsidRPr="003F0B0C" w:rsidRDefault="00BA11BC" w:rsidP="00BA11BC">
      <w:pPr>
        <w:rPr>
          <w:rFonts w:ascii="宋体" w:eastAsia="宋体" w:hAnsi="宋体"/>
        </w:rPr>
      </w:pPr>
      <w:r w:rsidRPr="003F0B0C">
        <w:rPr>
          <w:rFonts w:ascii="宋体" w:eastAsia="宋体" w:hAnsi="宋体"/>
        </w:rPr>
        <w:t>#define MAXROAD 610</w:t>
      </w:r>
    </w:p>
    <w:p w:rsidR="00BA11BC" w:rsidRPr="003F0B0C" w:rsidRDefault="00BA11BC" w:rsidP="00BA11BC">
      <w:pPr>
        <w:rPr>
          <w:rFonts w:ascii="宋体" w:eastAsia="宋体" w:hAnsi="宋体"/>
        </w:rPr>
      </w:pPr>
    </w:p>
    <w:p w:rsidR="00BA11BC" w:rsidRPr="003F0B0C" w:rsidRDefault="00BA11BC" w:rsidP="00BA11BC">
      <w:pPr>
        <w:rPr>
          <w:rFonts w:ascii="宋体" w:eastAsia="宋体" w:hAnsi="宋体"/>
        </w:rPr>
      </w:pPr>
      <w:r w:rsidRPr="003F0B0C">
        <w:rPr>
          <w:rFonts w:ascii="宋体" w:eastAsia="宋体" w:hAnsi="宋体"/>
        </w:rPr>
        <w:t>using namespace std;</w:t>
      </w:r>
    </w:p>
    <w:p w:rsidR="00BA11BC" w:rsidRPr="003F0B0C" w:rsidRDefault="00BA11BC" w:rsidP="00BA11BC">
      <w:pPr>
        <w:rPr>
          <w:rFonts w:ascii="宋体" w:eastAsia="宋体" w:hAnsi="宋体"/>
        </w:rPr>
      </w:pPr>
    </w:p>
    <w:p w:rsidR="00BA11BC" w:rsidRPr="003F0B0C" w:rsidRDefault="00BA11BC" w:rsidP="00BA11BC">
      <w:pPr>
        <w:rPr>
          <w:rFonts w:ascii="宋体" w:eastAsia="宋体" w:hAnsi="宋体"/>
        </w:rPr>
      </w:pPr>
      <w:r w:rsidRPr="003F0B0C">
        <w:rPr>
          <w:rFonts w:ascii="宋体" w:eastAsia="宋体" w:hAnsi="宋体"/>
        </w:rPr>
        <w:t>int main()</w:t>
      </w:r>
    </w:p>
    <w:p w:rsidR="00BA11BC" w:rsidRPr="003F0B0C" w:rsidRDefault="00BA11BC" w:rsidP="00BA11BC">
      <w:pPr>
        <w:rPr>
          <w:rFonts w:ascii="宋体" w:eastAsia="宋体" w:hAnsi="宋体"/>
        </w:rPr>
      </w:pPr>
      <w:r w:rsidRPr="003F0B0C">
        <w:rPr>
          <w:rFonts w:ascii="宋体" w:eastAsia="宋体" w:hAnsi="宋体"/>
        </w:rPr>
        <w:t>{</w:t>
      </w:r>
    </w:p>
    <w:p w:rsidR="00BA11BC" w:rsidRPr="003F0B0C" w:rsidRDefault="00BA11BC" w:rsidP="00BA11BC">
      <w:pPr>
        <w:rPr>
          <w:rFonts w:ascii="宋体" w:eastAsia="宋体" w:hAnsi="宋体"/>
        </w:rPr>
      </w:pPr>
      <w:r w:rsidRPr="003F0B0C">
        <w:rPr>
          <w:rFonts w:ascii="宋体" w:eastAsia="宋体" w:hAnsi="宋体"/>
        </w:rPr>
        <w:t xml:space="preserve">    int roomnum,roadnum,from,to,score[MAXROOM],cost[MAXROOM][MAXROOM],spath[MAXROOM],mscore[MAXROOM];</w:t>
      </w:r>
    </w:p>
    <w:p w:rsidR="00BA11BC" w:rsidRPr="003F0B0C" w:rsidRDefault="00BA11BC" w:rsidP="00BA11BC">
      <w:pPr>
        <w:rPr>
          <w:rFonts w:ascii="宋体" w:eastAsia="宋体" w:hAnsi="宋体"/>
        </w:rPr>
      </w:pPr>
      <w:r w:rsidRPr="003F0B0C">
        <w:rPr>
          <w:rFonts w:ascii="宋体" w:eastAsia="宋体" w:hAnsi="宋体"/>
        </w:rPr>
        <w:t xml:space="preserve">    memset(cost,-1,sizeof(cost)),memset(mscore,0,sizeof(mscore));</w:t>
      </w:r>
    </w:p>
    <w:p w:rsidR="00BA11BC" w:rsidRPr="003F0B0C" w:rsidRDefault="00BA11BC" w:rsidP="00BA11BC">
      <w:pPr>
        <w:rPr>
          <w:rFonts w:ascii="宋体" w:eastAsia="宋体" w:hAnsi="宋体"/>
        </w:rPr>
      </w:pPr>
      <w:r w:rsidRPr="003F0B0C">
        <w:rPr>
          <w:rFonts w:ascii="宋体" w:eastAsia="宋体" w:hAnsi="宋体"/>
        </w:rPr>
        <w:t xml:space="preserve">    for (int i=0;i&lt;MAXROOM;i++) spath[i]=INT_MAX;</w:t>
      </w:r>
    </w:p>
    <w:p w:rsidR="00BA11BC" w:rsidRPr="003F0B0C" w:rsidRDefault="00BA11BC" w:rsidP="00BA11BC">
      <w:pPr>
        <w:rPr>
          <w:rFonts w:ascii="宋体" w:eastAsia="宋体" w:hAnsi="宋体"/>
        </w:rPr>
      </w:pPr>
      <w:r w:rsidRPr="003F0B0C">
        <w:rPr>
          <w:rFonts w:ascii="宋体" w:eastAsia="宋体" w:hAnsi="宋体"/>
        </w:rPr>
        <w:t xml:space="preserve">    cin&gt;&gt;roomnum&gt;&gt;roadnum&gt;&gt;from&gt;&gt;to;</w:t>
      </w:r>
    </w:p>
    <w:p w:rsidR="00BA11BC" w:rsidRPr="003F0B0C" w:rsidRDefault="00BA11BC" w:rsidP="00BA11BC">
      <w:pPr>
        <w:rPr>
          <w:rFonts w:ascii="宋体" w:eastAsia="宋体" w:hAnsi="宋体"/>
        </w:rPr>
      </w:pPr>
      <w:r w:rsidRPr="003F0B0C">
        <w:rPr>
          <w:rFonts w:ascii="宋体" w:eastAsia="宋体" w:hAnsi="宋体"/>
        </w:rPr>
        <w:lastRenderedPageBreak/>
        <w:t xml:space="preserve">    for (int i=0;i&lt;roomnum;i++) cin&gt;&gt;score[i];</w:t>
      </w:r>
    </w:p>
    <w:p w:rsidR="00BA11BC" w:rsidRPr="003F0B0C" w:rsidRDefault="00BA11BC" w:rsidP="00BA11BC">
      <w:pPr>
        <w:rPr>
          <w:rFonts w:ascii="宋体" w:eastAsia="宋体" w:hAnsi="宋体"/>
        </w:rPr>
      </w:pPr>
      <w:r w:rsidRPr="003F0B0C">
        <w:rPr>
          <w:rFonts w:ascii="宋体" w:eastAsia="宋体" w:hAnsi="宋体"/>
        </w:rPr>
        <w:t xml:space="preserve">    while(roadnum--){</w:t>
      </w:r>
    </w:p>
    <w:p w:rsidR="00BA11BC" w:rsidRPr="003F0B0C" w:rsidRDefault="00BA11BC" w:rsidP="00BA11BC">
      <w:pPr>
        <w:rPr>
          <w:rFonts w:ascii="宋体" w:eastAsia="宋体" w:hAnsi="宋体"/>
        </w:rPr>
      </w:pPr>
      <w:r w:rsidRPr="003F0B0C">
        <w:rPr>
          <w:rFonts w:ascii="宋体" w:eastAsia="宋体" w:hAnsi="宋体"/>
        </w:rPr>
        <w:t xml:space="preserve">        int x,y,z;</w:t>
      </w:r>
    </w:p>
    <w:p w:rsidR="00BA11BC" w:rsidRPr="003F0B0C" w:rsidRDefault="00BA11BC" w:rsidP="00BA11BC">
      <w:pPr>
        <w:rPr>
          <w:rFonts w:ascii="宋体" w:eastAsia="宋体" w:hAnsi="宋体"/>
        </w:rPr>
      </w:pPr>
      <w:r w:rsidRPr="003F0B0C">
        <w:rPr>
          <w:rFonts w:ascii="宋体" w:eastAsia="宋体" w:hAnsi="宋体"/>
        </w:rPr>
        <w:t xml:space="preserve">        cin&gt;&gt;x&gt;&gt;y&gt;&gt;z;</w:t>
      </w:r>
    </w:p>
    <w:p w:rsidR="00BA11BC" w:rsidRPr="003F0B0C" w:rsidRDefault="00BA11BC" w:rsidP="00BA11BC">
      <w:pPr>
        <w:rPr>
          <w:rFonts w:ascii="宋体" w:eastAsia="宋体" w:hAnsi="宋体"/>
        </w:rPr>
      </w:pPr>
      <w:r w:rsidRPr="003F0B0C">
        <w:rPr>
          <w:rFonts w:ascii="宋体" w:eastAsia="宋体" w:hAnsi="宋体"/>
        </w:rPr>
        <w:t xml:space="preserve">        cost[x][y]=cost[y][x]=z;</w:t>
      </w:r>
    </w:p>
    <w:p w:rsidR="00BA11BC" w:rsidRPr="003F0B0C" w:rsidRDefault="00BA11BC" w:rsidP="00BA11BC">
      <w:pPr>
        <w:rPr>
          <w:rFonts w:ascii="宋体" w:eastAsia="宋体" w:hAnsi="宋体"/>
        </w:rPr>
      </w:pPr>
      <w:r w:rsidRPr="003F0B0C">
        <w:rPr>
          <w:rFonts w:ascii="宋体" w:eastAsia="宋体" w:hAnsi="宋体"/>
        </w:rPr>
        <w:t xml:space="preserve">    }</w:t>
      </w:r>
    </w:p>
    <w:p w:rsidR="00BA11BC" w:rsidRPr="003F0B0C" w:rsidRDefault="00BA11BC" w:rsidP="00BA11BC">
      <w:pPr>
        <w:rPr>
          <w:rFonts w:ascii="宋体" w:eastAsia="宋体" w:hAnsi="宋体"/>
        </w:rPr>
      </w:pPr>
      <w:r w:rsidRPr="003F0B0C">
        <w:rPr>
          <w:rFonts w:ascii="宋体" w:eastAsia="宋体" w:hAnsi="宋体"/>
        </w:rPr>
        <w:t xml:space="preserve">    spath[from]=0,mscore[from]=score[from];</w:t>
      </w:r>
    </w:p>
    <w:p w:rsidR="00BA11BC" w:rsidRPr="003F0B0C" w:rsidRDefault="00BA11BC" w:rsidP="00BA11BC">
      <w:pPr>
        <w:rPr>
          <w:rFonts w:ascii="宋体" w:eastAsia="宋体" w:hAnsi="宋体"/>
        </w:rPr>
      </w:pPr>
      <w:r w:rsidRPr="003F0B0C">
        <w:rPr>
          <w:rFonts w:ascii="宋体" w:eastAsia="宋体" w:hAnsi="宋体"/>
        </w:rPr>
        <w:t xml:space="preserve">    queue&lt;int&gt; q;</w:t>
      </w:r>
    </w:p>
    <w:p w:rsidR="00BA11BC" w:rsidRPr="003F0B0C" w:rsidRDefault="00BA11BC" w:rsidP="00BA11BC">
      <w:pPr>
        <w:rPr>
          <w:rFonts w:ascii="宋体" w:eastAsia="宋体" w:hAnsi="宋体"/>
        </w:rPr>
      </w:pPr>
      <w:r w:rsidRPr="003F0B0C">
        <w:rPr>
          <w:rFonts w:ascii="宋体" w:eastAsia="宋体" w:hAnsi="宋体"/>
        </w:rPr>
        <w:t xml:space="preserve">    bool exist[MAXROOM];</w:t>
      </w:r>
    </w:p>
    <w:p w:rsidR="00BA11BC" w:rsidRPr="003F0B0C" w:rsidRDefault="00BA11BC" w:rsidP="00BA11BC">
      <w:pPr>
        <w:rPr>
          <w:rFonts w:ascii="宋体" w:eastAsia="宋体" w:hAnsi="宋体"/>
        </w:rPr>
      </w:pPr>
      <w:r w:rsidRPr="003F0B0C">
        <w:rPr>
          <w:rFonts w:ascii="宋体" w:eastAsia="宋体" w:hAnsi="宋体"/>
        </w:rPr>
        <w:t xml:space="preserve">    memset(exist,false,sizeof(exist));</w:t>
      </w:r>
    </w:p>
    <w:p w:rsidR="00BA11BC" w:rsidRPr="003F0B0C" w:rsidRDefault="00BA11BC" w:rsidP="00BA11BC">
      <w:pPr>
        <w:rPr>
          <w:rFonts w:ascii="宋体" w:eastAsia="宋体" w:hAnsi="宋体"/>
        </w:rPr>
      </w:pPr>
      <w:r w:rsidRPr="003F0B0C">
        <w:rPr>
          <w:rFonts w:ascii="宋体" w:eastAsia="宋体" w:hAnsi="宋体"/>
        </w:rPr>
        <w:t xml:space="preserve">    while(!q.empty()) q.pop();</w:t>
      </w:r>
    </w:p>
    <w:p w:rsidR="00BA11BC" w:rsidRPr="003F0B0C" w:rsidRDefault="00BA11BC" w:rsidP="00BA11BC">
      <w:pPr>
        <w:rPr>
          <w:rFonts w:ascii="宋体" w:eastAsia="宋体" w:hAnsi="宋体"/>
        </w:rPr>
      </w:pPr>
      <w:r w:rsidRPr="003F0B0C">
        <w:rPr>
          <w:rFonts w:ascii="宋体" w:eastAsia="宋体" w:hAnsi="宋体"/>
        </w:rPr>
        <w:t xml:space="preserve">    q.push(from);</w:t>
      </w:r>
    </w:p>
    <w:p w:rsidR="00BA11BC" w:rsidRPr="003F0B0C" w:rsidRDefault="00BA11BC" w:rsidP="00BA11BC">
      <w:pPr>
        <w:rPr>
          <w:rFonts w:ascii="宋体" w:eastAsia="宋体" w:hAnsi="宋体"/>
        </w:rPr>
      </w:pPr>
      <w:r w:rsidRPr="003F0B0C">
        <w:rPr>
          <w:rFonts w:ascii="宋体" w:eastAsia="宋体" w:hAnsi="宋体"/>
        </w:rPr>
        <w:t xml:space="preserve">    exist[from]=true;</w:t>
      </w:r>
    </w:p>
    <w:p w:rsidR="00BA11BC" w:rsidRPr="003F0B0C" w:rsidRDefault="00BA11BC" w:rsidP="00BA11BC">
      <w:pPr>
        <w:rPr>
          <w:rFonts w:ascii="宋体" w:eastAsia="宋体" w:hAnsi="宋体"/>
        </w:rPr>
      </w:pPr>
      <w:r w:rsidRPr="003F0B0C">
        <w:rPr>
          <w:rFonts w:ascii="宋体" w:eastAsia="宋体" w:hAnsi="宋体"/>
        </w:rPr>
        <w:t xml:space="preserve">    while(!q.empty()){</w:t>
      </w:r>
    </w:p>
    <w:p w:rsidR="00BA11BC" w:rsidRPr="003F0B0C" w:rsidRDefault="00BA11BC" w:rsidP="00BA11BC">
      <w:pPr>
        <w:rPr>
          <w:rFonts w:ascii="宋体" w:eastAsia="宋体" w:hAnsi="宋体"/>
        </w:rPr>
      </w:pPr>
      <w:r w:rsidRPr="003F0B0C">
        <w:rPr>
          <w:rFonts w:ascii="宋体" w:eastAsia="宋体" w:hAnsi="宋体"/>
        </w:rPr>
        <w:t xml:space="preserve">        int nowroom=q.front();</w:t>
      </w:r>
    </w:p>
    <w:p w:rsidR="00BA11BC" w:rsidRPr="003F0B0C" w:rsidRDefault="00BA11BC" w:rsidP="00BA11BC">
      <w:pPr>
        <w:rPr>
          <w:rFonts w:ascii="宋体" w:eastAsia="宋体" w:hAnsi="宋体"/>
        </w:rPr>
      </w:pPr>
      <w:r w:rsidRPr="003F0B0C">
        <w:rPr>
          <w:rFonts w:ascii="宋体" w:eastAsia="宋体" w:hAnsi="宋体"/>
        </w:rPr>
        <w:t xml:space="preserve">        q.pop();</w:t>
      </w:r>
    </w:p>
    <w:p w:rsidR="00BA11BC" w:rsidRPr="003F0B0C" w:rsidRDefault="00BA11BC" w:rsidP="00BA11BC">
      <w:pPr>
        <w:rPr>
          <w:rFonts w:ascii="宋体" w:eastAsia="宋体" w:hAnsi="宋体"/>
        </w:rPr>
      </w:pPr>
      <w:r w:rsidRPr="003F0B0C">
        <w:rPr>
          <w:rFonts w:ascii="宋体" w:eastAsia="宋体" w:hAnsi="宋体"/>
        </w:rPr>
        <w:t xml:space="preserve">        exist[nowroom]=false;</w:t>
      </w:r>
    </w:p>
    <w:p w:rsidR="00BA11BC" w:rsidRPr="003F0B0C" w:rsidRDefault="00BA11BC" w:rsidP="00BA11BC">
      <w:pPr>
        <w:rPr>
          <w:rFonts w:ascii="宋体" w:eastAsia="宋体" w:hAnsi="宋体"/>
        </w:rPr>
      </w:pPr>
      <w:r w:rsidRPr="003F0B0C">
        <w:rPr>
          <w:rFonts w:ascii="宋体" w:eastAsia="宋体" w:hAnsi="宋体"/>
        </w:rPr>
        <w:t xml:space="preserve">        for (int i=0;i&lt;roomnum;i++){</w:t>
      </w:r>
    </w:p>
    <w:p w:rsidR="00BA11BC" w:rsidRPr="003F0B0C" w:rsidRDefault="00BA11BC" w:rsidP="00BA11BC">
      <w:pPr>
        <w:rPr>
          <w:rFonts w:ascii="宋体" w:eastAsia="宋体" w:hAnsi="宋体"/>
        </w:rPr>
      </w:pPr>
      <w:r w:rsidRPr="003F0B0C">
        <w:rPr>
          <w:rFonts w:ascii="宋体" w:eastAsia="宋体" w:hAnsi="宋体"/>
        </w:rPr>
        <w:t xml:space="preserve">            if (cost[nowroom][i]&gt;=0&amp;&amp;((spath[nowroom]+cost[nowroom][i]&lt;spath[i])||((spath[nowroom]+cost[nowroom][i]==spath[i])&amp;&amp;(mscore[nowroom]+score[i]&gt;mscore[i])))){</w:t>
      </w:r>
    </w:p>
    <w:p w:rsidR="00BA11BC" w:rsidRPr="003F0B0C" w:rsidRDefault="00BA11BC" w:rsidP="00BA11BC">
      <w:pPr>
        <w:rPr>
          <w:rFonts w:ascii="宋体" w:eastAsia="宋体" w:hAnsi="宋体"/>
        </w:rPr>
      </w:pPr>
      <w:r w:rsidRPr="003F0B0C">
        <w:rPr>
          <w:rFonts w:ascii="宋体" w:eastAsia="宋体" w:hAnsi="宋体"/>
        </w:rPr>
        <w:t xml:space="preserve">                spath[i]=spath[nowroom]+cost[nowroom][i],mscore[i]=mscore[nowroom]+score[i];</w:t>
      </w:r>
    </w:p>
    <w:p w:rsidR="00BA11BC" w:rsidRPr="003F0B0C" w:rsidRDefault="00BA11BC" w:rsidP="00BA11BC">
      <w:pPr>
        <w:rPr>
          <w:rFonts w:ascii="宋体" w:eastAsia="宋体" w:hAnsi="宋体"/>
        </w:rPr>
      </w:pPr>
      <w:r w:rsidRPr="003F0B0C">
        <w:rPr>
          <w:rFonts w:ascii="宋体" w:eastAsia="宋体" w:hAnsi="宋体"/>
        </w:rPr>
        <w:t xml:space="preserve">                if (!exist[i]) q.push(i),exist[i]=true;</w:t>
      </w:r>
    </w:p>
    <w:p w:rsidR="00BA11BC" w:rsidRPr="003F0B0C" w:rsidRDefault="00BA11BC" w:rsidP="00BA11BC">
      <w:pPr>
        <w:rPr>
          <w:rFonts w:ascii="宋体" w:eastAsia="宋体" w:hAnsi="宋体"/>
        </w:rPr>
      </w:pPr>
      <w:r w:rsidRPr="003F0B0C">
        <w:rPr>
          <w:rFonts w:ascii="宋体" w:eastAsia="宋体" w:hAnsi="宋体"/>
        </w:rPr>
        <w:t xml:space="preserve">            }</w:t>
      </w:r>
    </w:p>
    <w:p w:rsidR="00BA11BC" w:rsidRPr="003F0B0C" w:rsidRDefault="00BA11BC" w:rsidP="00BA11BC">
      <w:pPr>
        <w:rPr>
          <w:rFonts w:ascii="宋体" w:eastAsia="宋体" w:hAnsi="宋体"/>
        </w:rPr>
      </w:pPr>
      <w:r w:rsidRPr="003F0B0C">
        <w:rPr>
          <w:rFonts w:ascii="宋体" w:eastAsia="宋体" w:hAnsi="宋体"/>
        </w:rPr>
        <w:t xml:space="preserve">        }</w:t>
      </w:r>
    </w:p>
    <w:p w:rsidR="00BA11BC" w:rsidRPr="003F0B0C" w:rsidRDefault="00BA11BC" w:rsidP="00BA11BC">
      <w:pPr>
        <w:rPr>
          <w:rFonts w:ascii="宋体" w:eastAsia="宋体" w:hAnsi="宋体"/>
        </w:rPr>
      </w:pPr>
      <w:r w:rsidRPr="003F0B0C">
        <w:rPr>
          <w:rFonts w:ascii="宋体" w:eastAsia="宋体" w:hAnsi="宋体"/>
        </w:rPr>
        <w:t xml:space="preserve">    }</w:t>
      </w:r>
    </w:p>
    <w:p w:rsidR="00BA11BC" w:rsidRPr="003F0B0C" w:rsidRDefault="00BA11BC" w:rsidP="00BA11BC">
      <w:pPr>
        <w:rPr>
          <w:rFonts w:ascii="宋体" w:eastAsia="宋体" w:hAnsi="宋体"/>
        </w:rPr>
      </w:pPr>
      <w:r w:rsidRPr="003F0B0C">
        <w:rPr>
          <w:rFonts w:ascii="宋体" w:eastAsia="宋体" w:hAnsi="宋体"/>
        </w:rPr>
        <w:t xml:space="preserve">    cout&lt;&lt;spath[to]&lt;&lt;" "&lt;&lt;mscore[to]&lt;&lt;endl;</w:t>
      </w:r>
    </w:p>
    <w:p w:rsidR="00BA11BC" w:rsidRPr="003F0B0C" w:rsidRDefault="00BA11BC" w:rsidP="00BA11BC">
      <w:pPr>
        <w:rPr>
          <w:rFonts w:ascii="宋体" w:eastAsia="宋体" w:hAnsi="宋体"/>
        </w:rPr>
      </w:pPr>
      <w:r w:rsidRPr="003F0B0C">
        <w:rPr>
          <w:rFonts w:ascii="宋体" w:eastAsia="宋体" w:hAnsi="宋体"/>
        </w:rPr>
        <w:t xml:space="preserve">    return 0;</w:t>
      </w:r>
    </w:p>
    <w:p w:rsidR="00BA11BC" w:rsidRPr="003F0B0C" w:rsidRDefault="00BA11BC" w:rsidP="00BA11BC">
      <w:pPr>
        <w:rPr>
          <w:rFonts w:ascii="宋体" w:eastAsia="宋体" w:hAnsi="宋体"/>
        </w:rPr>
      </w:pPr>
      <w:r w:rsidRPr="003F0B0C">
        <w:rPr>
          <w:rFonts w:ascii="宋体" w:eastAsia="宋体" w:hAnsi="宋体"/>
        </w:rPr>
        <w:t>}</w:t>
      </w:r>
    </w:p>
    <w:p w:rsidR="00933E88" w:rsidRPr="003F0B0C" w:rsidRDefault="00933E88" w:rsidP="001A38B9">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UVA</w:t>
      </w:r>
      <w:r w:rsidRPr="003F0B0C">
        <w:rPr>
          <w:rFonts w:ascii="宋体" w:eastAsia="宋体" w:hAnsi="宋体" w:hint="eastAsia"/>
          <w:b w:val="0"/>
        </w:rPr>
        <w:t>-</w:t>
      </w:r>
      <w:r w:rsidRPr="003F0B0C">
        <w:rPr>
          <w:rFonts w:ascii="宋体" w:eastAsia="宋体" w:hAnsi="宋体"/>
          <w:b w:val="0"/>
        </w:rPr>
        <w:t>762</w:t>
      </w:r>
      <w:r w:rsidRPr="003F0B0C">
        <w:rPr>
          <w:rFonts w:ascii="宋体" w:eastAsia="宋体" w:hAnsi="宋体" w:hint="eastAsia"/>
          <w:b w:val="0"/>
        </w:rPr>
        <w:t>-</w:t>
      </w:r>
      <w:r w:rsidRPr="003F0B0C">
        <w:rPr>
          <w:rFonts w:ascii="宋体" w:eastAsia="宋体" w:hAnsi="宋体"/>
          <w:b w:val="0"/>
        </w:rPr>
        <w:t>We Ship Cheap</w:t>
      </w:r>
    </w:p>
    <w:p w:rsidR="00933E88" w:rsidRPr="003F0B0C" w:rsidRDefault="00933E88" w:rsidP="00BA11BC">
      <w:pPr>
        <w:rPr>
          <w:rFonts w:ascii="宋体" w:eastAsia="宋体" w:hAnsi="宋体"/>
        </w:rPr>
      </w:pPr>
      <w:r w:rsidRPr="003F0B0C">
        <w:rPr>
          <w:rFonts w:ascii="宋体" w:eastAsia="宋体" w:hAnsi="宋体" w:hint="eastAsia"/>
        </w:rPr>
        <w:t>【题意】</w:t>
      </w:r>
      <w:r w:rsidR="005D3358" w:rsidRPr="003F0B0C">
        <w:rPr>
          <w:rFonts w:ascii="宋体" w:eastAsia="宋体" w:hAnsi="宋体" w:hint="eastAsia"/>
        </w:rPr>
        <w:t>告知若干个点之间连通，求指定起终点之间的最短路径（存在与否、输出路径），连通距离为1</w:t>
      </w:r>
    </w:p>
    <w:p w:rsidR="00933E88" w:rsidRPr="003F0B0C" w:rsidRDefault="00933E88" w:rsidP="00BA11BC">
      <w:pPr>
        <w:rPr>
          <w:rFonts w:ascii="宋体" w:eastAsia="宋体" w:hAnsi="宋体"/>
        </w:rPr>
      </w:pPr>
      <w:r w:rsidRPr="003F0B0C">
        <w:rPr>
          <w:rFonts w:ascii="宋体" w:eastAsia="宋体" w:hAnsi="宋体" w:hint="eastAsia"/>
        </w:rPr>
        <w:t>【题解】SPFA模板题</w:t>
      </w:r>
      <w:r w:rsidR="005D3358" w:rsidRPr="003F0B0C">
        <w:rPr>
          <w:rFonts w:ascii="宋体" w:eastAsia="宋体" w:hAnsi="宋体" w:hint="eastAsia"/>
        </w:rPr>
        <w:t>（要输出路径，从to逆着找到from，这样可以直接用pre的记录顺着输出）</w:t>
      </w:r>
      <w:r w:rsidRPr="003F0B0C">
        <w:rPr>
          <w:rFonts w:ascii="宋体" w:eastAsia="宋体" w:hAnsi="宋体" w:hint="eastAsia"/>
        </w:rPr>
        <w:t>，输入没有指定V的个数，但是规定了一定是2个大写字母，所以使用使用哈希思想将其看作是26进制的数表示，直接使用邻接矩阵即可，没有超时</w:t>
      </w:r>
    </w:p>
    <w:p w:rsidR="00933E88" w:rsidRPr="003F0B0C" w:rsidRDefault="00933E88" w:rsidP="00BA11BC">
      <w:pPr>
        <w:rPr>
          <w:rFonts w:ascii="宋体" w:eastAsia="宋体" w:hAnsi="宋体"/>
        </w:rPr>
      </w:pPr>
      <w:r w:rsidRPr="003F0B0C">
        <w:rPr>
          <w:rFonts w:ascii="宋体" w:eastAsia="宋体" w:hAnsi="宋体" w:hint="eastAsia"/>
        </w:rPr>
        <w:t>【代码】</w:t>
      </w:r>
    </w:p>
    <w:p w:rsidR="00CE2D5F" w:rsidRPr="003F0B0C" w:rsidRDefault="00CE2D5F" w:rsidP="00CE2D5F">
      <w:pPr>
        <w:rPr>
          <w:rFonts w:ascii="宋体" w:eastAsia="宋体" w:hAnsi="宋体"/>
        </w:rPr>
      </w:pPr>
      <w:r w:rsidRPr="003F0B0C">
        <w:rPr>
          <w:rFonts w:ascii="宋体" w:eastAsia="宋体" w:hAnsi="宋体"/>
        </w:rPr>
        <w:t>#include &lt;bits/stdc++.h&gt;</w:t>
      </w:r>
    </w:p>
    <w:p w:rsidR="00CE2D5F" w:rsidRPr="003F0B0C" w:rsidRDefault="00CE2D5F" w:rsidP="00CE2D5F">
      <w:pPr>
        <w:rPr>
          <w:rFonts w:ascii="宋体" w:eastAsia="宋体" w:hAnsi="宋体"/>
        </w:rPr>
      </w:pPr>
      <w:r w:rsidRPr="003F0B0C">
        <w:rPr>
          <w:rFonts w:ascii="宋体" w:eastAsia="宋体" w:hAnsi="宋体"/>
        </w:rPr>
        <w:t>#define MAXN 26*26</w:t>
      </w:r>
    </w:p>
    <w:p w:rsidR="00CE2D5F" w:rsidRPr="003F0B0C" w:rsidRDefault="00CE2D5F" w:rsidP="00CE2D5F">
      <w:pPr>
        <w:rPr>
          <w:rFonts w:ascii="宋体" w:eastAsia="宋体" w:hAnsi="宋体"/>
        </w:rPr>
      </w:pPr>
      <w:r w:rsidRPr="003F0B0C">
        <w:rPr>
          <w:rFonts w:ascii="宋体" w:eastAsia="宋体" w:hAnsi="宋体"/>
        </w:rPr>
        <w:t>#define FARDIS 10000</w:t>
      </w:r>
    </w:p>
    <w:p w:rsidR="00CE2D5F" w:rsidRPr="003F0B0C" w:rsidRDefault="00CE2D5F" w:rsidP="00CE2D5F">
      <w:pPr>
        <w:rPr>
          <w:rFonts w:ascii="宋体" w:eastAsia="宋体" w:hAnsi="宋体"/>
        </w:rPr>
      </w:pPr>
    </w:p>
    <w:p w:rsidR="00CE2D5F" w:rsidRPr="003F0B0C" w:rsidRDefault="00CE2D5F" w:rsidP="00CE2D5F">
      <w:pPr>
        <w:rPr>
          <w:rFonts w:ascii="宋体" w:eastAsia="宋体" w:hAnsi="宋体"/>
        </w:rPr>
      </w:pPr>
      <w:r w:rsidRPr="003F0B0C">
        <w:rPr>
          <w:rFonts w:ascii="宋体" w:eastAsia="宋体" w:hAnsi="宋体"/>
        </w:rPr>
        <w:lastRenderedPageBreak/>
        <w:t>using namespace std;</w:t>
      </w:r>
    </w:p>
    <w:p w:rsidR="00CE2D5F" w:rsidRPr="003F0B0C" w:rsidRDefault="00CE2D5F" w:rsidP="00CE2D5F">
      <w:pPr>
        <w:rPr>
          <w:rFonts w:ascii="宋体" w:eastAsia="宋体" w:hAnsi="宋体"/>
        </w:rPr>
      </w:pPr>
    </w:p>
    <w:p w:rsidR="00CE2D5F" w:rsidRPr="003F0B0C" w:rsidRDefault="00CE2D5F" w:rsidP="00CE2D5F">
      <w:pPr>
        <w:rPr>
          <w:rFonts w:ascii="宋体" w:eastAsia="宋体" w:hAnsi="宋体"/>
        </w:rPr>
      </w:pPr>
      <w:r w:rsidRPr="003F0B0C">
        <w:rPr>
          <w:rFonts w:ascii="宋体" w:eastAsia="宋体" w:hAnsi="宋体"/>
        </w:rPr>
        <w:t>int string_2_num(string s){</w:t>
      </w:r>
    </w:p>
    <w:p w:rsidR="00CE2D5F" w:rsidRPr="003F0B0C" w:rsidRDefault="00CE2D5F" w:rsidP="00CE2D5F">
      <w:pPr>
        <w:rPr>
          <w:rFonts w:ascii="宋体" w:eastAsia="宋体" w:hAnsi="宋体"/>
        </w:rPr>
      </w:pPr>
      <w:r w:rsidRPr="003F0B0C">
        <w:rPr>
          <w:rFonts w:ascii="宋体" w:eastAsia="宋体" w:hAnsi="宋体"/>
        </w:rPr>
        <w:t xml:space="preserve">    return (s[0]-'A')*26+s[1]-'A';</w:t>
      </w:r>
    </w:p>
    <w:p w:rsidR="00CE2D5F" w:rsidRPr="003F0B0C" w:rsidRDefault="00CE2D5F" w:rsidP="00CE2D5F">
      <w:pPr>
        <w:rPr>
          <w:rFonts w:ascii="宋体" w:eastAsia="宋体" w:hAnsi="宋体"/>
        </w:rPr>
      </w:pPr>
      <w:r w:rsidRPr="003F0B0C">
        <w:rPr>
          <w:rFonts w:ascii="宋体" w:eastAsia="宋体" w:hAnsi="宋体"/>
        </w:rPr>
        <w:t>}</w:t>
      </w:r>
    </w:p>
    <w:p w:rsidR="00CE2D5F" w:rsidRPr="003F0B0C" w:rsidRDefault="00CE2D5F" w:rsidP="00CE2D5F">
      <w:pPr>
        <w:rPr>
          <w:rFonts w:ascii="宋体" w:eastAsia="宋体" w:hAnsi="宋体"/>
        </w:rPr>
      </w:pPr>
    </w:p>
    <w:p w:rsidR="00CE2D5F" w:rsidRPr="003F0B0C" w:rsidRDefault="00CE2D5F" w:rsidP="00CE2D5F">
      <w:pPr>
        <w:rPr>
          <w:rFonts w:ascii="宋体" w:eastAsia="宋体" w:hAnsi="宋体"/>
        </w:rPr>
      </w:pPr>
      <w:r w:rsidRPr="003F0B0C">
        <w:rPr>
          <w:rFonts w:ascii="宋体" w:eastAsia="宋体" w:hAnsi="宋体"/>
        </w:rPr>
        <w:t>string num_2_string(int x){</w:t>
      </w:r>
    </w:p>
    <w:p w:rsidR="00CE2D5F" w:rsidRPr="003F0B0C" w:rsidRDefault="00CE2D5F" w:rsidP="00CE2D5F">
      <w:pPr>
        <w:rPr>
          <w:rFonts w:ascii="宋体" w:eastAsia="宋体" w:hAnsi="宋体"/>
        </w:rPr>
      </w:pPr>
      <w:r w:rsidRPr="003F0B0C">
        <w:rPr>
          <w:rFonts w:ascii="宋体" w:eastAsia="宋体" w:hAnsi="宋体"/>
        </w:rPr>
        <w:t xml:space="preserve">    string s="";</w:t>
      </w:r>
    </w:p>
    <w:p w:rsidR="00CE2D5F" w:rsidRPr="003F0B0C" w:rsidRDefault="00CE2D5F" w:rsidP="00CE2D5F">
      <w:pPr>
        <w:rPr>
          <w:rFonts w:ascii="宋体" w:eastAsia="宋体" w:hAnsi="宋体"/>
        </w:rPr>
      </w:pPr>
      <w:r w:rsidRPr="003F0B0C">
        <w:rPr>
          <w:rFonts w:ascii="宋体" w:eastAsia="宋体" w:hAnsi="宋体"/>
        </w:rPr>
        <w:t xml:space="preserve">    s+='A'+x/26,s+='A'+x%26;</w:t>
      </w:r>
    </w:p>
    <w:p w:rsidR="00CE2D5F" w:rsidRPr="003F0B0C" w:rsidRDefault="00CE2D5F" w:rsidP="00CE2D5F">
      <w:pPr>
        <w:rPr>
          <w:rFonts w:ascii="宋体" w:eastAsia="宋体" w:hAnsi="宋体"/>
        </w:rPr>
      </w:pPr>
      <w:r w:rsidRPr="003F0B0C">
        <w:rPr>
          <w:rFonts w:ascii="宋体" w:eastAsia="宋体" w:hAnsi="宋体"/>
        </w:rPr>
        <w:t xml:space="preserve">    return s;</w:t>
      </w:r>
    </w:p>
    <w:p w:rsidR="00CE2D5F" w:rsidRPr="003F0B0C" w:rsidRDefault="00CE2D5F" w:rsidP="00CE2D5F">
      <w:pPr>
        <w:rPr>
          <w:rFonts w:ascii="宋体" w:eastAsia="宋体" w:hAnsi="宋体"/>
        </w:rPr>
      </w:pPr>
      <w:r w:rsidRPr="003F0B0C">
        <w:rPr>
          <w:rFonts w:ascii="宋体" w:eastAsia="宋体" w:hAnsi="宋体"/>
        </w:rPr>
        <w:t>}</w:t>
      </w:r>
    </w:p>
    <w:p w:rsidR="00CE2D5F" w:rsidRPr="003F0B0C" w:rsidRDefault="00CE2D5F" w:rsidP="00CE2D5F">
      <w:pPr>
        <w:rPr>
          <w:rFonts w:ascii="宋体" w:eastAsia="宋体" w:hAnsi="宋体"/>
        </w:rPr>
      </w:pPr>
    </w:p>
    <w:p w:rsidR="00CE2D5F" w:rsidRPr="003F0B0C" w:rsidRDefault="00CE2D5F" w:rsidP="00CE2D5F">
      <w:pPr>
        <w:rPr>
          <w:rFonts w:ascii="宋体" w:eastAsia="宋体" w:hAnsi="宋体"/>
        </w:rPr>
      </w:pPr>
      <w:r w:rsidRPr="003F0B0C">
        <w:rPr>
          <w:rFonts w:ascii="宋体" w:eastAsia="宋体" w:hAnsi="宋体"/>
        </w:rPr>
        <w:t>int main()</w:t>
      </w:r>
    </w:p>
    <w:p w:rsidR="00CE2D5F" w:rsidRPr="003F0B0C" w:rsidRDefault="00CE2D5F" w:rsidP="00CE2D5F">
      <w:pPr>
        <w:rPr>
          <w:rFonts w:ascii="宋体" w:eastAsia="宋体" w:hAnsi="宋体"/>
        </w:rPr>
      </w:pPr>
      <w:r w:rsidRPr="003F0B0C">
        <w:rPr>
          <w:rFonts w:ascii="宋体" w:eastAsia="宋体" w:hAnsi="宋体"/>
        </w:rPr>
        <w:t>{</w:t>
      </w:r>
    </w:p>
    <w:p w:rsidR="00CE2D5F" w:rsidRPr="003F0B0C" w:rsidRDefault="00CE2D5F" w:rsidP="00CE2D5F">
      <w:pPr>
        <w:rPr>
          <w:rFonts w:ascii="宋体" w:eastAsia="宋体" w:hAnsi="宋体"/>
        </w:rPr>
      </w:pPr>
      <w:r w:rsidRPr="003F0B0C">
        <w:rPr>
          <w:rFonts w:ascii="宋体" w:eastAsia="宋体" w:hAnsi="宋体"/>
        </w:rPr>
        <w:t xml:space="preserve">    int n,cost[MAXN][MAXN],spath[MAXN],pre[MAXN],from,to;</w:t>
      </w:r>
    </w:p>
    <w:p w:rsidR="00CE2D5F" w:rsidRPr="003F0B0C" w:rsidRDefault="00CE2D5F" w:rsidP="00CE2D5F">
      <w:pPr>
        <w:rPr>
          <w:rFonts w:ascii="宋体" w:eastAsia="宋体" w:hAnsi="宋体"/>
        </w:rPr>
      </w:pPr>
      <w:r w:rsidRPr="003F0B0C">
        <w:rPr>
          <w:rFonts w:ascii="宋体" w:eastAsia="宋体" w:hAnsi="宋体"/>
        </w:rPr>
        <w:t xml:space="preserve">    bool first=true;</w:t>
      </w:r>
    </w:p>
    <w:p w:rsidR="00CE2D5F" w:rsidRPr="003F0B0C" w:rsidRDefault="00CE2D5F" w:rsidP="00CE2D5F">
      <w:pPr>
        <w:rPr>
          <w:rFonts w:ascii="宋体" w:eastAsia="宋体" w:hAnsi="宋体"/>
        </w:rPr>
      </w:pPr>
      <w:r w:rsidRPr="003F0B0C">
        <w:rPr>
          <w:rFonts w:ascii="宋体" w:eastAsia="宋体" w:hAnsi="宋体"/>
        </w:rPr>
        <w:t xml:space="preserve">    while(cin&gt;&gt;n){</w:t>
      </w:r>
    </w:p>
    <w:p w:rsidR="00CE2D5F" w:rsidRPr="003F0B0C" w:rsidRDefault="00CE2D5F" w:rsidP="00CE2D5F">
      <w:pPr>
        <w:rPr>
          <w:rFonts w:ascii="宋体" w:eastAsia="宋体" w:hAnsi="宋体"/>
        </w:rPr>
      </w:pPr>
      <w:r w:rsidRPr="003F0B0C">
        <w:rPr>
          <w:rFonts w:ascii="宋体" w:eastAsia="宋体" w:hAnsi="宋体"/>
        </w:rPr>
        <w:t xml:space="preserve">        memset(cost,-1,sizeof(cost));</w:t>
      </w:r>
    </w:p>
    <w:p w:rsidR="00CE2D5F" w:rsidRPr="003F0B0C" w:rsidRDefault="00CE2D5F" w:rsidP="00CE2D5F">
      <w:pPr>
        <w:rPr>
          <w:rFonts w:ascii="宋体" w:eastAsia="宋体" w:hAnsi="宋体"/>
        </w:rPr>
      </w:pPr>
      <w:r w:rsidRPr="003F0B0C">
        <w:rPr>
          <w:rFonts w:ascii="宋体" w:eastAsia="宋体" w:hAnsi="宋体"/>
        </w:rPr>
        <w:t xml:space="preserve">        for (int i=0;i&lt;MAXN;i++) spath[i]=FARDIS;</w:t>
      </w:r>
    </w:p>
    <w:p w:rsidR="00CE2D5F" w:rsidRPr="003F0B0C" w:rsidRDefault="00CE2D5F" w:rsidP="00CE2D5F">
      <w:pPr>
        <w:rPr>
          <w:rFonts w:ascii="宋体" w:eastAsia="宋体" w:hAnsi="宋体"/>
        </w:rPr>
      </w:pPr>
      <w:r w:rsidRPr="003F0B0C">
        <w:rPr>
          <w:rFonts w:ascii="宋体" w:eastAsia="宋体" w:hAnsi="宋体"/>
        </w:rPr>
        <w:t xml:space="preserve">        while(n--){</w:t>
      </w:r>
    </w:p>
    <w:p w:rsidR="00CE2D5F" w:rsidRPr="003F0B0C" w:rsidRDefault="00CE2D5F" w:rsidP="00CE2D5F">
      <w:pPr>
        <w:rPr>
          <w:rFonts w:ascii="宋体" w:eastAsia="宋体" w:hAnsi="宋体"/>
        </w:rPr>
      </w:pPr>
      <w:r w:rsidRPr="003F0B0C">
        <w:rPr>
          <w:rFonts w:ascii="宋体" w:eastAsia="宋体" w:hAnsi="宋体"/>
        </w:rPr>
        <w:t xml:space="preserve">            string a,b;</w:t>
      </w:r>
    </w:p>
    <w:p w:rsidR="00CE2D5F" w:rsidRPr="003F0B0C" w:rsidRDefault="00CE2D5F" w:rsidP="00CE2D5F">
      <w:pPr>
        <w:rPr>
          <w:rFonts w:ascii="宋体" w:eastAsia="宋体" w:hAnsi="宋体"/>
        </w:rPr>
      </w:pPr>
      <w:r w:rsidRPr="003F0B0C">
        <w:rPr>
          <w:rFonts w:ascii="宋体" w:eastAsia="宋体" w:hAnsi="宋体"/>
        </w:rPr>
        <w:t xml:space="preserve">            cin&gt;&gt;a&gt;&gt;b;</w:t>
      </w:r>
    </w:p>
    <w:p w:rsidR="00CE2D5F" w:rsidRPr="003F0B0C" w:rsidRDefault="00CE2D5F" w:rsidP="00CE2D5F">
      <w:pPr>
        <w:rPr>
          <w:rFonts w:ascii="宋体" w:eastAsia="宋体" w:hAnsi="宋体"/>
        </w:rPr>
      </w:pPr>
      <w:r w:rsidRPr="003F0B0C">
        <w:rPr>
          <w:rFonts w:ascii="宋体" w:eastAsia="宋体" w:hAnsi="宋体"/>
        </w:rPr>
        <w:t xml:space="preserve">            int numa=string_2_num(a),numb=string_2_num(b);</w:t>
      </w:r>
    </w:p>
    <w:p w:rsidR="00CE2D5F" w:rsidRPr="003F0B0C" w:rsidRDefault="00CE2D5F" w:rsidP="00CE2D5F">
      <w:pPr>
        <w:rPr>
          <w:rFonts w:ascii="宋体" w:eastAsia="宋体" w:hAnsi="宋体"/>
        </w:rPr>
      </w:pPr>
      <w:r w:rsidRPr="003F0B0C">
        <w:rPr>
          <w:rFonts w:ascii="宋体" w:eastAsia="宋体" w:hAnsi="宋体"/>
        </w:rPr>
        <w:t xml:space="preserve">            cost[numa][numb]=cost[numb][numa]=1;</w:t>
      </w:r>
    </w:p>
    <w:p w:rsidR="00CE2D5F" w:rsidRPr="003F0B0C" w:rsidRDefault="00CE2D5F" w:rsidP="00CE2D5F">
      <w:pPr>
        <w:rPr>
          <w:rFonts w:ascii="宋体" w:eastAsia="宋体" w:hAnsi="宋体"/>
        </w:rPr>
      </w:pPr>
      <w:r w:rsidRPr="003F0B0C">
        <w:rPr>
          <w:rFonts w:ascii="宋体" w:eastAsia="宋体" w:hAnsi="宋体"/>
        </w:rPr>
        <w:t xml:space="preserve">        }</w:t>
      </w:r>
    </w:p>
    <w:p w:rsidR="00CE2D5F" w:rsidRPr="003F0B0C" w:rsidRDefault="00CE2D5F" w:rsidP="00CE2D5F">
      <w:pPr>
        <w:rPr>
          <w:rFonts w:ascii="宋体" w:eastAsia="宋体" w:hAnsi="宋体"/>
        </w:rPr>
      </w:pPr>
      <w:r w:rsidRPr="003F0B0C">
        <w:rPr>
          <w:rFonts w:ascii="宋体" w:eastAsia="宋体" w:hAnsi="宋体"/>
        </w:rPr>
        <w:t xml:space="preserve">        string sfrom,sto;</w:t>
      </w:r>
    </w:p>
    <w:p w:rsidR="00CE2D5F" w:rsidRPr="003F0B0C" w:rsidRDefault="00CE2D5F" w:rsidP="00CE2D5F">
      <w:pPr>
        <w:rPr>
          <w:rFonts w:ascii="宋体" w:eastAsia="宋体" w:hAnsi="宋体"/>
        </w:rPr>
      </w:pPr>
      <w:r w:rsidRPr="003F0B0C">
        <w:rPr>
          <w:rFonts w:ascii="宋体" w:eastAsia="宋体" w:hAnsi="宋体"/>
        </w:rPr>
        <w:t xml:space="preserve">        cin&gt;&gt;sfrom&gt;&gt;sto;</w:t>
      </w:r>
    </w:p>
    <w:p w:rsidR="00CE2D5F" w:rsidRPr="003F0B0C" w:rsidRDefault="00CE2D5F" w:rsidP="00CE2D5F">
      <w:pPr>
        <w:rPr>
          <w:rFonts w:ascii="宋体" w:eastAsia="宋体" w:hAnsi="宋体"/>
        </w:rPr>
      </w:pPr>
      <w:r w:rsidRPr="003F0B0C">
        <w:rPr>
          <w:rFonts w:ascii="宋体" w:eastAsia="宋体" w:hAnsi="宋体"/>
        </w:rPr>
        <w:t xml:space="preserve">        from=string_2_num(sfrom),to=string_2_num(sto);</w:t>
      </w:r>
    </w:p>
    <w:p w:rsidR="00CE2D5F" w:rsidRPr="003F0B0C" w:rsidRDefault="00CE2D5F" w:rsidP="00CE2D5F">
      <w:pPr>
        <w:rPr>
          <w:rFonts w:ascii="宋体" w:eastAsia="宋体" w:hAnsi="宋体"/>
        </w:rPr>
      </w:pPr>
      <w:r w:rsidRPr="003F0B0C">
        <w:rPr>
          <w:rFonts w:ascii="宋体" w:eastAsia="宋体" w:hAnsi="宋体"/>
        </w:rPr>
        <w:t xml:space="preserve">        queue&lt;int&gt; q;</w:t>
      </w:r>
    </w:p>
    <w:p w:rsidR="00CE2D5F" w:rsidRPr="003F0B0C" w:rsidRDefault="00CE2D5F" w:rsidP="00CE2D5F">
      <w:pPr>
        <w:rPr>
          <w:rFonts w:ascii="宋体" w:eastAsia="宋体" w:hAnsi="宋体"/>
        </w:rPr>
      </w:pPr>
      <w:r w:rsidRPr="003F0B0C">
        <w:rPr>
          <w:rFonts w:ascii="宋体" w:eastAsia="宋体" w:hAnsi="宋体"/>
        </w:rPr>
        <w:t xml:space="preserve">        while (!q.empty()) q.pop();</w:t>
      </w:r>
    </w:p>
    <w:p w:rsidR="00CE2D5F" w:rsidRPr="003F0B0C" w:rsidRDefault="00CE2D5F" w:rsidP="00CE2D5F">
      <w:pPr>
        <w:rPr>
          <w:rFonts w:ascii="宋体" w:eastAsia="宋体" w:hAnsi="宋体"/>
        </w:rPr>
      </w:pPr>
      <w:r w:rsidRPr="003F0B0C">
        <w:rPr>
          <w:rFonts w:ascii="宋体" w:eastAsia="宋体" w:hAnsi="宋体"/>
        </w:rPr>
        <w:t xml:space="preserve">        bool exist[MAXN],have_path=false;</w:t>
      </w:r>
    </w:p>
    <w:p w:rsidR="00CE2D5F" w:rsidRPr="003F0B0C" w:rsidRDefault="00CE2D5F" w:rsidP="00CE2D5F">
      <w:pPr>
        <w:rPr>
          <w:rFonts w:ascii="宋体" w:eastAsia="宋体" w:hAnsi="宋体"/>
        </w:rPr>
      </w:pPr>
      <w:r w:rsidRPr="003F0B0C">
        <w:rPr>
          <w:rFonts w:ascii="宋体" w:eastAsia="宋体" w:hAnsi="宋体"/>
        </w:rPr>
        <w:t xml:space="preserve">        memset(exist,false,sizeof(exist));</w:t>
      </w:r>
    </w:p>
    <w:p w:rsidR="00CE2D5F" w:rsidRPr="003F0B0C" w:rsidRDefault="00CE2D5F" w:rsidP="00CE2D5F">
      <w:pPr>
        <w:rPr>
          <w:rFonts w:ascii="宋体" w:eastAsia="宋体" w:hAnsi="宋体"/>
        </w:rPr>
      </w:pPr>
      <w:r w:rsidRPr="003F0B0C">
        <w:rPr>
          <w:rFonts w:ascii="宋体" w:eastAsia="宋体" w:hAnsi="宋体"/>
        </w:rPr>
        <w:t xml:space="preserve">        exist[to]=true;</w:t>
      </w:r>
    </w:p>
    <w:p w:rsidR="00CE2D5F" w:rsidRPr="003F0B0C" w:rsidRDefault="00CE2D5F" w:rsidP="00CE2D5F">
      <w:pPr>
        <w:rPr>
          <w:rFonts w:ascii="宋体" w:eastAsia="宋体" w:hAnsi="宋体"/>
        </w:rPr>
      </w:pPr>
      <w:r w:rsidRPr="003F0B0C">
        <w:rPr>
          <w:rFonts w:ascii="宋体" w:eastAsia="宋体" w:hAnsi="宋体"/>
        </w:rPr>
        <w:t xml:space="preserve">        q.push(to);</w:t>
      </w:r>
    </w:p>
    <w:p w:rsidR="00CE2D5F" w:rsidRPr="003F0B0C" w:rsidRDefault="00CE2D5F" w:rsidP="00CE2D5F">
      <w:pPr>
        <w:rPr>
          <w:rFonts w:ascii="宋体" w:eastAsia="宋体" w:hAnsi="宋体"/>
        </w:rPr>
      </w:pPr>
      <w:r w:rsidRPr="003F0B0C">
        <w:rPr>
          <w:rFonts w:ascii="宋体" w:eastAsia="宋体" w:hAnsi="宋体"/>
        </w:rPr>
        <w:t xml:space="preserve">        spath[to]=0;</w:t>
      </w:r>
    </w:p>
    <w:p w:rsidR="00CE2D5F" w:rsidRPr="003F0B0C" w:rsidRDefault="00CE2D5F" w:rsidP="00CE2D5F">
      <w:pPr>
        <w:rPr>
          <w:rFonts w:ascii="宋体" w:eastAsia="宋体" w:hAnsi="宋体"/>
        </w:rPr>
      </w:pPr>
      <w:r w:rsidRPr="003F0B0C">
        <w:rPr>
          <w:rFonts w:ascii="宋体" w:eastAsia="宋体" w:hAnsi="宋体"/>
        </w:rPr>
        <w:t xml:space="preserve">        while(!q.empty()){</w:t>
      </w:r>
    </w:p>
    <w:p w:rsidR="00CE2D5F" w:rsidRPr="003F0B0C" w:rsidRDefault="00CE2D5F" w:rsidP="00CE2D5F">
      <w:pPr>
        <w:rPr>
          <w:rFonts w:ascii="宋体" w:eastAsia="宋体" w:hAnsi="宋体"/>
        </w:rPr>
      </w:pPr>
      <w:r w:rsidRPr="003F0B0C">
        <w:rPr>
          <w:rFonts w:ascii="宋体" w:eastAsia="宋体" w:hAnsi="宋体"/>
        </w:rPr>
        <w:t xml:space="preserve">            int now=q.front();</w:t>
      </w:r>
    </w:p>
    <w:p w:rsidR="00CE2D5F" w:rsidRPr="003F0B0C" w:rsidRDefault="00CE2D5F" w:rsidP="00CE2D5F">
      <w:pPr>
        <w:rPr>
          <w:rFonts w:ascii="宋体" w:eastAsia="宋体" w:hAnsi="宋体"/>
        </w:rPr>
      </w:pPr>
      <w:r w:rsidRPr="003F0B0C">
        <w:rPr>
          <w:rFonts w:ascii="宋体" w:eastAsia="宋体" w:hAnsi="宋体"/>
        </w:rPr>
        <w:t xml:space="preserve">            q.pop();</w:t>
      </w:r>
    </w:p>
    <w:p w:rsidR="00CE2D5F" w:rsidRPr="003F0B0C" w:rsidRDefault="00CE2D5F" w:rsidP="00CE2D5F">
      <w:pPr>
        <w:rPr>
          <w:rFonts w:ascii="宋体" w:eastAsia="宋体" w:hAnsi="宋体"/>
        </w:rPr>
      </w:pPr>
      <w:r w:rsidRPr="003F0B0C">
        <w:rPr>
          <w:rFonts w:ascii="宋体" w:eastAsia="宋体" w:hAnsi="宋体"/>
        </w:rPr>
        <w:t xml:space="preserve">            exist[now]=false;</w:t>
      </w:r>
    </w:p>
    <w:p w:rsidR="00CE2D5F" w:rsidRPr="003F0B0C" w:rsidRDefault="00CE2D5F" w:rsidP="00CE2D5F">
      <w:pPr>
        <w:rPr>
          <w:rFonts w:ascii="宋体" w:eastAsia="宋体" w:hAnsi="宋体"/>
        </w:rPr>
      </w:pPr>
      <w:r w:rsidRPr="003F0B0C">
        <w:rPr>
          <w:rFonts w:ascii="宋体" w:eastAsia="宋体" w:hAnsi="宋体"/>
        </w:rPr>
        <w:t xml:space="preserve">            for (int i=0;i&lt;26*26;i++){</w:t>
      </w:r>
    </w:p>
    <w:p w:rsidR="00CE2D5F" w:rsidRPr="003F0B0C" w:rsidRDefault="00CE2D5F" w:rsidP="00CE2D5F">
      <w:pPr>
        <w:rPr>
          <w:rFonts w:ascii="宋体" w:eastAsia="宋体" w:hAnsi="宋体"/>
        </w:rPr>
      </w:pPr>
      <w:r w:rsidRPr="003F0B0C">
        <w:rPr>
          <w:rFonts w:ascii="宋体" w:eastAsia="宋体" w:hAnsi="宋体"/>
        </w:rPr>
        <w:t xml:space="preserve">                if(cost[now][i]&gt;=0&amp;&amp;(spath[now]+cost[now][i]&lt;spath[i])){</w:t>
      </w:r>
    </w:p>
    <w:p w:rsidR="00CE2D5F" w:rsidRPr="003F0B0C" w:rsidRDefault="00CE2D5F" w:rsidP="00CE2D5F">
      <w:pPr>
        <w:rPr>
          <w:rFonts w:ascii="宋体" w:eastAsia="宋体" w:hAnsi="宋体"/>
        </w:rPr>
      </w:pPr>
      <w:r w:rsidRPr="003F0B0C">
        <w:rPr>
          <w:rFonts w:ascii="宋体" w:eastAsia="宋体" w:hAnsi="宋体"/>
        </w:rPr>
        <w:t xml:space="preserve">                    spath[i]=spath[now]+cost[now][i];</w:t>
      </w:r>
    </w:p>
    <w:p w:rsidR="00CE2D5F" w:rsidRPr="003F0B0C" w:rsidRDefault="00CE2D5F" w:rsidP="00CE2D5F">
      <w:pPr>
        <w:rPr>
          <w:rFonts w:ascii="宋体" w:eastAsia="宋体" w:hAnsi="宋体"/>
        </w:rPr>
      </w:pPr>
      <w:r w:rsidRPr="003F0B0C">
        <w:rPr>
          <w:rFonts w:ascii="宋体" w:eastAsia="宋体" w:hAnsi="宋体"/>
        </w:rPr>
        <w:t xml:space="preserve">                    pre[i]=now;</w:t>
      </w:r>
    </w:p>
    <w:p w:rsidR="00CE2D5F" w:rsidRPr="003F0B0C" w:rsidRDefault="00CE2D5F" w:rsidP="00CE2D5F">
      <w:pPr>
        <w:rPr>
          <w:rFonts w:ascii="宋体" w:eastAsia="宋体" w:hAnsi="宋体"/>
        </w:rPr>
      </w:pPr>
      <w:r w:rsidRPr="003F0B0C">
        <w:rPr>
          <w:rFonts w:ascii="宋体" w:eastAsia="宋体" w:hAnsi="宋体"/>
        </w:rPr>
        <w:t xml:space="preserve">                    if (!exist[i]) q.push(i),exist[i]=true;</w:t>
      </w:r>
    </w:p>
    <w:p w:rsidR="00CE2D5F" w:rsidRPr="003F0B0C" w:rsidRDefault="00CE2D5F" w:rsidP="00CE2D5F">
      <w:pPr>
        <w:rPr>
          <w:rFonts w:ascii="宋体" w:eastAsia="宋体" w:hAnsi="宋体"/>
        </w:rPr>
      </w:pPr>
      <w:r w:rsidRPr="003F0B0C">
        <w:rPr>
          <w:rFonts w:ascii="宋体" w:eastAsia="宋体" w:hAnsi="宋体"/>
        </w:rPr>
        <w:lastRenderedPageBreak/>
        <w:t xml:space="preserve">                    if(i==from) have_path=true;</w:t>
      </w:r>
    </w:p>
    <w:p w:rsidR="00CE2D5F" w:rsidRPr="003F0B0C" w:rsidRDefault="00CE2D5F" w:rsidP="00CE2D5F">
      <w:pPr>
        <w:rPr>
          <w:rFonts w:ascii="宋体" w:eastAsia="宋体" w:hAnsi="宋体"/>
        </w:rPr>
      </w:pPr>
      <w:r w:rsidRPr="003F0B0C">
        <w:rPr>
          <w:rFonts w:ascii="宋体" w:eastAsia="宋体" w:hAnsi="宋体"/>
        </w:rPr>
        <w:t xml:space="preserve">                }</w:t>
      </w:r>
    </w:p>
    <w:p w:rsidR="00CE2D5F" w:rsidRPr="003F0B0C" w:rsidRDefault="00CE2D5F" w:rsidP="00CE2D5F">
      <w:pPr>
        <w:rPr>
          <w:rFonts w:ascii="宋体" w:eastAsia="宋体" w:hAnsi="宋体"/>
        </w:rPr>
      </w:pPr>
      <w:r w:rsidRPr="003F0B0C">
        <w:rPr>
          <w:rFonts w:ascii="宋体" w:eastAsia="宋体" w:hAnsi="宋体"/>
        </w:rPr>
        <w:t xml:space="preserve">            }</w:t>
      </w:r>
    </w:p>
    <w:p w:rsidR="00CE2D5F" w:rsidRPr="003F0B0C" w:rsidRDefault="00CE2D5F" w:rsidP="00CE2D5F">
      <w:pPr>
        <w:rPr>
          <w:rFonts w:ascii="宋体" w:eastAsia="宋体" w:hAnsi="宋体"/>
        </w:rPr>
      </w:pPr>
      <w:r w:rsidRPr="003F0B0C">
        <w:rPr>
          <w:rFonts w:ascii="宋体" w:eastAsia="宋体" w:hAnsi="宋体"/>
        </w:rPr>
        <w:t xml:space="preserve">        }</w:t>
      </w:r>
    </w:p>
    <w:p w:rsidR="00CE2D5F" w:rsidRPr="003F0B0C" w:rsidRDefault="00CE2D5F" w:rsidP="00CE2D5F">
      <w:pPr>
        <w:rPr>
          <w:rFonts w:ascii="宋体" w:eastAsia="宋体" w:hAnsi="宋体"/>
        </w:rPr>
      </w:pPr>
      <w:r w:rsidRPr="003F0B0C">
        <w:rPr>
          <w:rFonts w:ascii="宋体" w:eastAsia="宋体" w:hAnsi="宋体"/>
        </w:rPr>
        <w:t xml:space="preserve">        int numa=from,numb=pre[numa];</w:t>
      </w:r>
    </w:p>
    <w:p w:rsidR="00CE2D5F" w:rsidRPr="003F0B0C" w:rsidRDefault="00CE2D5F" w:rsidP="00CE2D5F">
      <w:pPr>
        <w:rPr>
          <w:rFonts w:ascii="宋体" w:eastAsia="宋体" w:hAnsi="宋体"/>
        </w:rPr>
      </w:pPr>
      <w:r w:rsidRPr="003F0B0C">
        <w:rPr>
          <w:rFonts w:ascii="宋体" w:eastAsia="宋体" w:hAnsi="宋体"/>
        </w:rPr>
        <w:t xml:space="preserve">        if(first) first=false;else cout&lt;&lt;endl;</w:t>
      </w:r>
    </w:p>
    <w:p w:rsidR="00CE2D5F" w:rsidRPr="003F0B0C" w:rsidRDefault="00CE2D5F" w:rsidP="00CE2D5F">
      <w:pPr>
        <w:rPr>
          <w:rFonts w:ascii="宋体" w:eastAsia="宋体" w:hAnsi="宋体"/>
        </w:rPr>
      </w:pPr>
      <w:r w:rsidRPr="003F0B0C">
        <w:rPr>
          <w:rFonts w:ascii="宋体" w:eastAsia="宋体" w:hAnsi="宋体"/>
        </w:rPr>
        <w:t xml:space="preserve">        if (have_path){</w:t>
      </w:r>
    </w:p>
    <w:p w:rsidR="00CE2D5F" w:rsidRPr="003F0B0C" w:rsidRDefault="00CE2D5F" w:rsidP="00CE2D5F">
      <w:pPr>
        <w:rPr>
          <w:rFonts w:ascii="宋体" w:eastAsia="宋体" w:hAnsi="宋体"/>
        </w:rPr>
      </w:pPr>
      <w:r w:rsidRPr="003F0B0C">
        <w:rPr>
          <w:rFonts w:ascii="宋体" w:eastAsia="宋体" w:hAnsi="宋体"/>
        </w:rPr>
        <w:t xml:space="preserve">            while(true){</w:t>
      </w:r>
    </w:p>
    <w:p w:rsidR="00CE2D5F" w:rsidRPr="003F0B0C" w:rsidRDefault="00CE2D5F" w:rsidP="00CE2D5F">
      <w:pPr>
        <w:rPr>
          <w:rFonts w:ascii="宋体" w:eastAsia="宋体" w:hAnsi="宋体"/>
        </w:rPr>
      </w:pPr>
      <w:r w:rsidRPr="003F0B0C">
        <w:rPr>
          <w:rFonts w:ascii="宋体" w:eastAsia="宋体" w:hAnsi="宋体"/>
        </w:rPr>
        <w:t xml:space="preserve">                string sa=num_2_string(numa),sb=num_2_string(numb);</w:t>
      </w:r>
    </w:p>
    <w:p w:rsidR="00CE2D5F" w:rsidRPr="003F0B0C" w:rsidRDefault="00CE2D5F" w:rsidP="00CE2D5F">
      <w:pPr>
        <w:rPr>
          <w:rFonts w:ascii="宋体" w:eastAsia="宋体" w:hAnsi="宋体"/>
        </w:rPr>
      </w:pPr>
      <w:r w:rsidRPr="003F0B0C">
        <w:rPr>
          <w:rFonts w:ascii="宋体" w:eastAsia="宋体" w:hAnsi="宋体"/>
        </w:rPr>
        <w:t xml:space="preserve">                cout&lt;&lt;sa&lt;&lt;" "&lt;&lt;sb&lt;&lt;endl;</w:t>
      </w:r>
    </w:p>
    <w:p w:rsidR="00CE2D5F" w:rsidRPr="003F0B0C" w:rsidRDefault="00CE2D5F" w:rsidP="00CE2D5F">
      <w:pPr>
        <w:rPr>
          <w:rFonts w:ascii="宋体" w:eastAsia="宋体" w:hAnsi="宋体"/>
        </w:rPr>
      </w:pPr>
      <w:r w:rsidRPr="003F0B0C">
        <w:rPr>
          <w:rFonts w:ascii="宋体" w:eastAsia="宋体" w:hAnsi="宋体"/>
        </w:rPr>
        <w:t xml:space="preserve">                if(numb==to) break;</w:t>
      </w:r>
    </w:p>
    <w:p w:rsidR="00CE2D5F" w:rsidRPr="003F0B0C" w:rsidRDefault="00CE2D5F" w:rsidP="00CE2D5F">
      <w:pPr>
        <w:rPr>
          <w:rFonts w:ascii="宋体" w:eastAsia="宋体" w:hAnsi="宋体"/>
        </w:rPr>
      </w:pPr>
      <w:r w:rsidRPr="003F0B0C">
        <w:rPr>
          <w:rFonts w:ascii="宋体" w:eastAsia="宋体" w:hAnsi="宋体"/>
        </w:rPr>
        <w:t xml:space="preserve">                numa=numb,numb=pre[numa];</w:t>
      </w:r>
    </w:p>
    <w:p w:rsidR="00CE2D5F" w:rsidRPr="003F0B0C" w:rsidRDefault="00CE2D5F" w:rsidP="00CE2D5F">
      <w:pPr>
        <w:rPr>
          <w:rFonts w:ascii="宋体" w:eastAsia="宋体" w:hAnsi="宋体"/>
        </w:rPr>
      </w:pPr>
      <w:r w:rsidRPr="003F0B0C">
        <w:rPr>
          <w:rFonts w:ascii="宋体" w:eastAsia="宋体" w:hAnsi="宋体"/>
        </w:rPr>
        <w:t xml:space="preserve">            }</w:t>
      </w:r>
    </w:p>
    <w:p w:rsidR="00CE2D5F" w:rsidRPr="003F0B0C" w:rsidRDefault="00CE2D5F" w:rsidP="00CE2D5F">
      <w:pPr>
        <w:rPr>
          <w:rFonts w:ascii="宋体" w:eastAsia="宋体" w:hAnsi="宋体"/>
        </w:rPr>
      </w:pPr>
      <w:r w:rsidRPr="003F0B0C">
        <w:rPr>
          <w:rFonts w:ascii="宋体" w:eastAsia="宋体" w:hAnsi="宋体"/>
        </w:rPr>
        <w:t xml:space="preserve">        }else cout&lt;&lt;"No route"&lt;&lt;endl;</w:t>
      </w:r>
    </w:p>
    <w:p w:rsidR="00CE2D5F" w:rsidRPr="003F0B0C" w:rsidRDefault="00CE2D5F" w:rsidP="00CE2D5F">
      <w:pPr>
        <w:rPr>
          <w:rFonts w:ascii="宋体" w:eastAsia="宋体" w:hAnsi="宋体"/>
        </w:rPr>
      </w:pPr>
      <w:r w:rsidRPr="003F0B0C">
        <w:rPr>
          <w:rFonts w:ascii="宋体" w:eastAsia="宋体" w:hAnsi="宋体"/>
        </w:rPr>
        <w:t xml:space="preserve">    }</w:t>
      </w:r>
    </w:p>
    <w:p w:rsidR="00CE2D5F" w:rsidRPr="003F0B0C" w:rsidRDefault="00CE2D5F" w:rsidP="00CE2D5F">
      <w:pPr>
        <w:rPr>
          <w:rFonts w:ascii="宋体" w:eastAsia="宋体" w:hAnsi="宋体"/>
        </w:rPr>
      </w:pPr>
      <w:r w:rsidRPr="003F0B0C">
        <w:rPr>
          <w:rFonts w:ascii="宋体" w:eastAsia="宋体" w:hAnsi="宋体"/>
        </w:rPr>
        <w:t xml:space="preserve">    return 0;</w:t>
      </w:r>
    </w:p>
    <w:p w:rsidR="00CE2D5F" w:rsidRPr="003F0B0C" w:rsidRDefault="00CE2D5F" w:rsidP="00CE2D5F">
      <w:pPr>
        <w:rPr>
          <w:rFonts w:ascii="宋体" w:eastAsia="宋体" w:hAnsi="宋体"/>
        </w:rPr>
      </w:pPr>
      <w:r w:rsidRPr="003F0B0C">
        <w:rPr>
          <w:rFonts w:ascii="宋体" w:eastAsia="宋体" w:hAnsi="宋体"/>
        </w:rPr>
        <w:t>}</w:t>
      </w:r>
    </w:p>
    <w:p w:rsidR="005242B9" w:rsidRPr="003F0B0C" w:rsidRDefault="005242B9" w:rsidP="005242B9">
      <w:pPr>
        <w:pStyle w:val="3"/>
        <w:rPr>
          <w:rFonts w:ascii="宋体" w:eastAsia="宋体" w:hAnsi="宋体"/>
          <w:b w:val="0"/>
        </w:rPr>
      </w:pPr>
      <w:bookmarkStart w:id="101" w:name="_Toc521431794"/>
      <w:r w:rsidRPr="003F0B0C">
        <w:rPr>
          <w:rFonts w:ascii="宋体" w:eastAsia="宋体" w:hAnsi="宋体"/>
          <w:b w:val="0"/>
        </w:rPr>
        <w:t>Floyd</w:t>
      </w:r>
      <w:bookmarkEnd w:id="101"/>
    </w:p>
    <w:p w:rsidR="0039208E" w:rsidRPr="003F0B0C" w:rsidRDefault="0039208E" w:rsidP="0039208E">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UVA</w:t>
      </w:r>
      <w:r w:rsidRPr="003F0B0C">
        <w:rPr>
          <w:rFonts w:ascii="宋体" w:eastAsia="宋体" w:hAnsi="宋体" w:hint="eastAsia"/>
          <w:b w:val="0"/>
        </w:rPr>
        <w:t>-</w:t>
      </w:r>
      <w:r w:rsidRPr="003F0B0C">
        <w:rPr>
          <w:rFonts w:ascii="宋体" w:eastAsia="宋体" w:hAnsi="宋体"/>
          <w:b w:val="0"/>
        </w:rPr>
        <w:t>567</w:t>
      </w:r>
      <w:r w:rsidRPr="003F0B0C">
        <w:rPr>
          <w:rFonts w:ascii="宋体" w:eastAsia="宋体" w:hAnsi="宋体" w:hint="eastAsia"/>
          <w:b w:val="0"/>
        </w:rPr>
        <w:t>-</w:t>
      </w:r>
      <w:r w:rsidRPr="003F0B0C">
        <w:rPr>
          <w:rFonts w:ascii="宋体" w:eastAsia="宋体" w:hAnsi="宋体"/>
          <w:b w:val="0"/>
        </w:rPr>
        <w:t>Risk</w:t>
      </w:r>
    </w:p>
    <w:p w:rsidR="0039208E" w:rsidRPr="003F0B0C" w:rsidRDefault="0039208E" w:rsidP="0039208E">
      <w:pPr>
        <w:rPr>
          <w:rFonts w:ascii="宋体" w:eastAsia="宋体" w:hAnsi="宋体"/>
        </w:rPr>
      </w:pPr>
      <w:r w:rsidRPr="003F0B0C">
        <w:rPr>
          <w:rFonts w:ascii="宋体" w:eastAsia="宋体" w:hAnsi="宋体" w:hint="eastAsia"/>
        </w:rPr>
        <w:t>【题意】给定20个城市之间的连通情况，就给定起终点间的最短距离（连通距离为1）</w:t>
      </w:r>
    </w:p>
    <w:p w:rsidR="0039208E" w:rsidRPr="003F0B0C" w:rsidRDefault="0039208E" w:rsidP="0039208E">
      <w:pPr>
        <w:rPr>
          <w:rFonts w:ascii="宋体" w:eastAsia="宋体" w:hAnsi="宋体"/>
        </w:rPr>
      </w:pPr>
      <w:r w:rsidRPr="003F0B0C">
        <w:rPr>
          <w:rFonts w:ascii="宋体" w:eastAsia="宋体" w:hAnsi="宋体" w:hint="eastAsia"/>
        </w:rPr>
        <w:t>【题解】floyd模板题目，设置100为任意两城市之间的不连通距离，1为直接连通距离</w:t>
      </w:r>
    </w:p>
    <w:p w:rsidR="0039208E" w:rsidRPr="003F0B0C" w:rsidRDefault="0039208E" w:rsidP="0039208E">
      <w:pPr>
        <w:rPr>
          <w:rFonts w:ascii="宋体" w:eastAsia="宋体" w:hAnsi="宋体"/>
        </w:rPr>
      </w:pPr>
      <w:r w:rsidRPr="003F0B0C">
        <w:rPr>
          <w:rFonts w:ascii="宋体" w:eastAsia="宋体" w:hAnsi="宋体" w:hint="eastAsia"/>
        </w:rPr>
        <w:t>【代码】</w:t>
      </w:r>
    </w:p>
    <w:p w:rsidR="0039208E" w:rsidRPr="003F0B0C" w:rsidRDefault="0039208E" w:rsidP="0039208E">
      <w:pPr>
        <w:rPr>
          <w:rFonts w:ascii="宋体" w:eastAsia="宋体" w:hAnsi="宋体"/>
        </w:rPr>
      </w:pPr>
      <w:r w:rsidRPr="003F0B0C">
        <w:rPr>
          <w:rFonts w:ascii="宋体" w:eastAsia="宋体" w:hAnsi="宋体"/>
        </w:rPr>
        <w:t>#include &lt;bits/stdc++.h&gt;</w:t>
      </w:r>
    </w:p>
    <w:p w:rsidR="0039208E" w:rsidRPr="003F0B0C" w:rsidRDefault="0039208E" w:rsidP="0039208E">
      <w:pPr>
        <w:rPr>
          <w:rFonts w:ascii="宋体" w:eastAsia="宋体" w:hAnsi="宋体"/>
        </w:rPr>
      </w:pPr>
      <w:r w:rsidRPr="003F0B0C">
        <w:rPr>
          <w:rFonts w:ascii="宋体" w:eastAsia="宋体" w:hAnsi="宋体"/>
        </w:rPr>
        <w:t>#define FARDIS 100</w:t>
      </w:r>
    </w:p>
    <w:p w:rsidR="0039208E" w:rsidRPr="003F0B0C" w:rsidRDefault="0039208E" w:rsidP="0039208E">
      <w:pPr>
        <w:rPr>
          <w:rFonts w:ascii="宋体" w:eastAsia="宋体" w:hAnsi="宋体"/>
        </w:rPr>
      </w:pPr>
      <w:r w:rsidRPr="003F0B0C">
        <w:rPr>
          <w:rFonts w:ascii="宋体" w:eastAsia="宋体" w:hAnsi="宋体"/>
        </w:rPr>
        <w:t>#define MAXN 30</w:t>
      </w:r>
    </w:p>
    <w:p w:rsidR="0039208E" w:rsidRPr="003F0B0C" w:rsidRDefault="0039208E" w:rsidP="0039208E">
      <w:pPr>
        <w:rPr>
          <w:rFonts w:ascii="宋体" w:eastAsia="宋体" w:hAnsi="宋体"/>
        </w:rPr>
      </w:pPr>
    </w:p>
    <w:p w:rsidR="0039208E" w:rsidRPr="003F0B0C" w:rsidRDefault="0039208E" w:rsidP="0039208E">
      <w:pPr>
        <w:rPr>
          <w:rFonts w:ascii="宋体" w:eastAsia="宋体" w:hAnsi="宋体"/>
        </w:rPr>
      </w:pPr>
      <w:r w:rsidRPr="003F0B0C">
        <w:rPr>
          <w:rFonts w:ascii="宋体" w:eastAsia="宋体" w:hAnsi="宋体"/>
        </w:rPr>
        <w:t>using namespace std;</w:t>
      </w:r>
    </w:p>
    <w:p w:rsidR="0039208E" w:rsidRPr="003F0B0C" w:rsidRDefault="0039208E" w:rsidP="0039208E">
      <w:pPr>
        <w:rPr>
          <w:rFonts w:ascii="宋体" w:eastAsia="宋体" w:hAnsi="宋体"/>
        </w:rPr>
      </w:pPr>
    </w:p>
    <w:p w:rsidR="0039208E" w:rsidRPr="003F0B0C" w:rsidRDefault="0039208E" w:rsidP="0039208E">
      <w:pPr>
        <w:rPr>
          <w:rFonts w:ascii="宋体" w:eastAsia="宋体" w:hAnsi="宋体"/>
        </w:rPr>
      </w:pPr>
      <w:r w:rsidRPr="003F0B0C">
        <w:rPr>
          <w:rFonts w:ascii="宋体" w:eastAsia="宋体" w:hAnsi="宋体"/>
        </w:rPr>
        <w:t>int main()</w:t>
      </w:r>
    </w:p>
    <w:p w:rsidR="0039208E" w:rsidRPr="003F0B0C" w:rsidRDefault="0039208E" w:rsidP="0039208E">
      <w:pPr>
        <w:rPr>
          <w:rFonts w:ascii="宋体" w:eastAsia="宋体" w:hAnsi="宋体"/>
        </w:rPr>
      </w:pPr>
      <w:r w:rsidRPr="003F0B0C">
        <w:rPr>
          <w:rFonts w:ascii="宋体" w:eastAsia="宋体" w:hAnsi="宋体"/>
        </w:rPr>
        <w:t>{</w:t>
      </w:r>
    </w:p>
    <w:p w:rsidR="0039208E" w:rsidRPr="003F0B0C" w:rsidRDefault="0039208E" w:rsidP="0039208E">
      <w:pPr>
        <w:rPr>
          <w:rFonts w:ascii="宋体" w:eastAsia="宋体" w:hAnsi="宋体"/>
        </w:rPr>
      </w:pPr>
      <w:r w:rsidRPr="003F0B0C">
        <w:rPr>
          <w:rFonts w:ascii="宋体" w:eastAsia="宋体" w:hAnsi="宋体"/>
        </w:rPr>
        <w:t xml:space="preserve">    int f[MAXN][MAXN],num,casenum=1,qnum;</w:t>
      </w:r>
    </w:p>
    <w:p w:rsidR="0039208E" w:rsidRPr="003F0B0C" w:rsidRDefault="0039208E" w:rsidP="0039208E">
      <w:pPr>
        <w:rPr>
          <w:rFonts w:ascii="宋体" w:eastAsia="宋体" w:hAnsi="宋体"/>
        </w:rPr>
      </w:pPr>
      <w:r w:rsidRPr="003F0B0C">
        <w:rPr>
          <w:rFonts w:ascii="宋体" w:eastAsia="宋体" w:hAnsi="宋体"/>
        </w:rPr>
        <w:t xml:space="preserve">    while(~scanf("%d",&amp;num)){</w:t>
      </w:r>
    </w:p>
    <w:p w:rsidR="0039208E" w:rsidRPr="003F0B0C" w:rsidRDefault="0039208E" w:rsidP="0039208E">
      <w:pPr>
        <w:rPr>
          <w:rFonts w:ascii="宋体" w:eastAsia="宋体" w:hAnsi="宋体"/>
        </w:rPr>
      </w:pPr>
      <w:r w:rsidRPr="003F0B0C">
        <w:rPr>
          <w:rFonts w:ascii="宋体" w:eastAsia="宋体" w:hAnsi="宋体"/>
        </w:rPr>
        <w:t xml:space="preserve">        for (int i=0;i&lt;MAXN;i++){</w:t>
      </w:r>
    </w:p>
    <w:p w:rsidR="0039208E" w:rsidRPr="003F0B0C" w:rsidRDefault="0039208E" w:rsidP="0039208E">
      <w:pPr>
        <w:rPr>
          <w:rFonts w:ascii="宋体" w:eastAsia="宋体" w:hAnsi="宋体"/>
        </w:rPr>
      </w:pPr>
      <w:r w:rsidRPr="003F0B0C">
        <w:rPr>
          <w:rFonts w:ascii="宋体" w:eastAsia="宋体" w:hAnsi="宋体"/>
        </w:rPr>
        <w:t xml:space="preserve">            for (int j=0;j&lt;MAXN;j++) f[i][j]=FARDIS;</w:t>
      </w:r>
    </w:p>
    <w:p w:rsidR="0039208E" w:rsidRPr="003F0B0C" w:rsidRDefault="0039208E" w:rsidP="0039208E">
      <w:pPr>
        <w:rPr>
          <w:rFonts w:ascii="宋体" w:eastAsia="宋体" w:hAnsi="宋体"/>
        </w:rPr>
      </w:pPr>
      <w:r w:rsidRPr="003F0B0C">
        <w:rPr>
          <w:rFonts w:ascii="宋体" w:eastAsia="宋体" w:hAnsi="宋体"/>
        </w:rPr>
        <w:t xml:space="preserve">            f[i][i]=0;</w:t>
      </w:r>
    </w:p>
    <w:p w:rsidR="0039208E" w:rsidRPr="003F0B0C" w:rsidRDefault="0039208E" w:rsidP="0039208E">
      <w:pPr>
        <w:rPr>
          <w:rFonts w:ascii="宋体" w:eastAsia="宋体" w:hAnsi="宋体"/>
        </w:rPr>
      </w:pPr>
      <w:r w:rsidRPr="003F0B0C">
        <w:rPr>
          <w:rFonts w:ascii="宋体" w:eastAsia="宋体" w:hAnsi="宋体"/>
        </w:rPr>
        <w:t xml:space="preserve">        }</w:t>
      </w:r>
    </w:p>
    <w:p w:rsidR="0039208E" w:rsidRPr="003F0B0C" w:rsidRDefault="0039208E" w:rsidP="0039208E">
      <w:pPr>
        <w:rPr>
          <w:rFonts w:ascii="宋体" w:eastAsia="宋体" w:hAnsi="宋体"/>
        </w:rPr>
      </w:pPr>
      <w:r w:rsidRPr="003F0B0C">
        <w:rPr>
          <w:rFonts w:ascii="宋体" w:eastAsia="宋体" w:hAnsi="宋体"/>
        </w:rPr>
        <w:t xml:space="preserve">        for (int i=1;i&lt;=19;i++){</w:t>
      </w:r>
    </w:p>
    <w:p w:rsidR="0039208E" w:rsidRPr="003F0B0C" w:rsidRDefault="0039208E" w:rsidP="0039208E">
      <w:pPr>
        <w:rPr>
          <w:rFonts w:ascii="宋体" w:eastAsia="宋体" w:hAnsi="宋体"/>
        </w:rPr>
      </w:pPr>
      <w:r w:rsidRPr="003F0B0C">
        <w:rPr>
          <w:rFonts w:ascii="宋体" w:eastAsia="宋体" w:hAnsi="宋体"/>
        </w:rPr>
        <w:t xml:space="preserve">            if(i&gt;1) scanf("%d",&amp;num);</w:t>
      </w:r>
    </w:p>
    <w:p w:rsidR="0039208E" w:rsidRPr="003F0B0C" w:rsidRDefault="0039208E" w:rsidP="0039208E">
      <w:pPr>
        <w:rPr>
          <w:rFonts w:ascii="宋体" w:eastAsia="宋体" w:hAnsi="宋体"/>
        </w:rPr>
      </w:pPr>
      <w:r w:rsidRPr="003F0B0C">
        <w:rPr>
          <w:rFonts w:ascii="宋体" w:eastAsia="宋体" w:hAnsi="宋体"/>
        </w:rPr>
        <w:t xml:space="preserve">            for (int j=0;j&lt;num;j++){</w:t>
      </w:r>
    </w:p>
    <w:p w:rsidR="0039208E" w:rsidRPr="003F0B0C" w:rsidRDefault="0039208E" w:rsidP="0039208E">
      <w:pPr>
        <w:rPr>
          <w:rFonts w:ascii="宋体" w:eastAsia="宋体" w:hAnsi="宋体"/>
        </w:rPr>
      </w:pPr>
      <w:r w:rsidRPr="003F0B0C">
        <w:rPr>
          <w:rFonts w:ascii="宋体" w:eastAsia="宋体" w:hAnsi="宋体"/>
        </w:rPr>
        <w:t xml:space="preserve">                int temp;</w:t>
      </w:r>
    </w:p>
    <w:p w:rsidR="0039208E" w:rsidRPr="003F0B0C" w:rsidRDefault="0039208E" w:rsidP="0039208E">
      <w:pPr>
        <w:rPr>
          <w:rFonts w:ascii="宋体" w:eastAsia="宋体" w:hAnsi="宋体"/>
        </w:rPr>
      </w:pPr>
      <w:r w:rsidRPr="003F0B0C">
        <w:rPr>
          <w:rFonts w:ascii="宋体" w:eastAsia="宋体" w:hAnsi="宋体"/>
        </w:rPr>
        <w:lastRenderedPageBreak/>
        <w:t xml:space="preserve">                scanf("%d",&amp;temp);</w:t>
      </w:r>
    </w:p>
    <w:p w:rsidR="0039208E" w:rsidRPr="003F0B0C" w:rsidRDefault="0039208E" w:rsidP="0039208E">
      <w:pPr>
        <w:rPr>
          <w:rFonts w:ascii="宋体" w:eastAsia="宋体" w:hAnsi="宋体"/>
        </w:rPr>
      </w:pPr>
      <w:r w:rsidRPr="003F0B0C">
        <w:rPr>
          <w:rFonts w:ascii="宋体" w:eastAsia="宋体" w:hAnsi="宋体"/>
        </w:rPr>
        <w:t xml:space="preserve">                f[i][temp]=f[temp][i]=1;</w:t>
      </w:r>
    </w:p>
    <w:p w:rsidR="0039208E" w:rsidRPr="003F0B0C" w:rsidRDefault="0039208E" w:rsidP="0039208E">
      <w:pPr>
        <w:rPr>
          <w:rFonts w:ascii="宋体" w:eastAsia="宋体" w:hAnsi="宋体"/>
        </w:rPr>
      </w:pPr>
      <w:r w:rsidRPr="003F0B0C">
        <w:rPr>
          <w:rFonts w:ascii="宋体" w:eastAsia="宋体" w:hAnsi="宋体"/>
        </w:rPr>
        <w:t xml:space="preserve">            }</w:t>
      </w:r>
    </w:p>
    <w:p w:rsidR="0039208E" w:rsidRPr="003F0B0C" w:rsidRDefault="0039208E" w:rsidP="0039208E">
      <w:pPr>
        <w:rPr>
          <w:rFonts w:ascii="宋体" w:eastAsia="宋体" w:hAnsi="宋体"/>
        </w:rPr>
      </w:pPr>
      <w:r w:rsidRPr="003F0B0C">
        <w:rPr>
          <w:rFonts w:ascii="宋体" w:eastAsia="宋体" w:hAnsi="宋体"/>
        </w:rPr>
        <w:t xml:space="preserve">        }</w:t>
      </w:r>
    </w:p>
    <w:p w:rsidR="0039208E" w:rsidRPr="003F0B0C" w:rsidRDefault="0039208E" w:rsidP="0039208E">
      <w:pPr>
        <w:rPr>
          <w:rFonts w:ascii="宋体" w:eastAsia="宋体" w:hAnsi="宋体"/>
        </w:rPr>
      </w:pPr>
      <w:r w:rsidRPr="003F0B0C">
        <w:rPr>
          <w:rFonts w:ascii="宋体" w:eastAsia="宋体" w:hAnsi="宋体"/>
        </w:rPr>
        <w:t xml:space="preserve">        //floyd</w:t>
      </w:r>
    </w:p>
    <w:p w:rsidR="0039208E" w:rsidRPr="003F0B0C" w:rsidRDefault="0039208E" w:rsidP="0039208E">
      <w:pPr>
        <w:rPr>
          <w:rFonts w:ascii="宋体" w:eastAsia="宋体" w:hAnsi="宋体"/>
        </w:rPr>
      </w:pPr>
      <w:r w:rsidRPr="003F0B0C">
        <w:rPr>
          <w:rFonts w:ascii="宋体" w:eastAsia="宋体" w:hAnsi="宋体"/>
        </w:rPr>
        <w:t xml:space="preserve">        for (int k=1;k&lt;=20;k++) for (int i=1;i&lt;=20;i++) for (int j=1;j&lt;=20;j++) f[i][j]=min(f[i][j],f[i][k]+f[k][j]);</w:t>
      </w:r>
    </w:p>
    <w:p w:rsidR="0039208E" w:rsidRPr="003F0B0C" w:rsidRDefault="0039208E" w:rsidP="0039208E">
      <w:pPr>
        <w:rPr>
          <w:rFonts w:ascii="宋体" w:eastAsia="宋体" w:hAnsi="宋体"/>
        </w:rPr>
      </w:pPr>
      <w:r w:rsidRPr="003F0B0C">
        <w:rPr>
          <w:rFonts w:ascii="宋体" w:eastAsia="宋体" w:hAnsi="宋体"/>
        </w:rPr>
        <w:t xml:space="preserve">        scanf("%d",&amp;qnum);</w:t>
      </w:r>
    </w:p>
    <w:p w:rsidR="0039208E" w:rsidRPr="003F0B0C" w:rsidRDefault="0039208E" w:rsidP="0039208E">
      <w:pPr>
        <w:rPr>
          <w:rFonts w:ascii="宋体" w:eastAsia="宋体" w:hAnsi="宋体"/>
        </w:rPr>
      </w:pPr>
      <w:r w:rsidRPr="003F0B0C">
        <w:rPr>
          <w:rFonts w:ascii="宋体" w:eastAsia="宋体" w:hAnsi="宋体"/>
        </w:rPr>
        <w:t xml:space="preserve">        printf("Test Set #%d\n",casenum++);</w:t>
      </w:r>
    </w:p>
    <w:p w:rsidR="0039208E" w:rsidRPr="003F0B0C" w:rsidRDefault="0039208E" w:rsidP="0039208E">
      <w:pPr>
        <w:rPr>
          <w:rFonts w:ascii="宋体" w:eastAsia="宋体" w:hAnsi="宋体"/>
        </w:rPr>
      </w:pPr>
      <w:r w:rsidRPr="003F0B0C">
        <w:rPr>
          <w:rFonts w:ascii="宋体" w:eastAsia="宋体" w:hAnsi="宋体"/>
        </w:rPr>
        <w:t xml:space="preserve">        while(qnum--){</w:t>
      </w:r>
    </w:p>
    <w:p w:rsidR="0039208E" w:rsidRPr="003F0B0C" w:rsidRDefault="0039208E" w:rsidP="0039208E">
      <w:pPr>
        <w:rPr>
          <w:rFonts w:ascii="宋体" w:eastAsia="宋体" w:hAnsi="宋体"/>
        </w:rPr>
      </w:pPr>
      <w:r w:rsidRPr="003F0B0C">
        <w:rPr>
          <w:rFonts w:ascii="宋体" w:eastAsia="宋体" w:hAnsi="宋体"/>
        </w:rPr>
        <w:t xml:space="preserve">            int s,t;</w:t>
      </w:r>
    </w:p>
    <w:p w:rsidR="0039208E" w:rsidRPr="003F0B0C" w:rsidRDefault="0039208E" w:rsidP="0039208E">
      <w:pPr>
        <w:rPr>
          <w:rFonts w:ascii="宋体" w:eastAsia="宋体" w:hAnsi="宋体"/>
        </w:rPr>
      </w:pPr>
      <w:r w:rsidRPr="003F0B0C">
        <w:rPr>
          <w:rFonts w:ascii="宋体" w:eastAsia="宋体" w:hAnsi="宋体"/>
        </w:rPr>
        <w:t xml:space="preserve">            scanf("%d%d",&amp;s,&amp;t);</w:t>
      </w:r>
    </w:p>
    <w:p w:rsidR="0039208E" w:rsidRPr="003F0B0C" w:rsidRDefault="0039208E" w:rsidP="0039208E">
      <w:pPr>
        <w:rPr>
          <w:rFonts w:ascii="宋体" w:eastAsia="宋体" w:hAnsi="宋体"/>
        </w:rPr>
      </w:pPr>
      <w:r w:rsidRPr="003F0B0C">
        <w:rPr>
          <w:rFonts w:ascii="宋体" w:eastAsia="宋体" w:hAnsi="宋体"/>
        </w:rPr>
        <w:t xml:space="preserve">            printf("%2d to %2d: %d\n",s,t,f[s][t]);</w:t>
      </w:r>
    </w:p>
    <w:p w:rsidR="0039208E" w:rsidRPr="003F0B0C" w:rsidRDefault="0039208E" w:rsidP="0039208E">
      <w:pPr>
        <w:rPr>
          <w:rFonts w:ascii="宋体" w:eastAsia="宋体" w:hAnsi="宋体"/>
        </w:rPr>
      </w:pPr>
      <w:r w:rsidRPr="003F0B0C">
        <w:rPr>
          <w:rFonts w:ascii="宋体" w:eastAsia="宋体" w:hAnsi="宋体"/>
        </w:rPr>
        <w:t xml:space="preserve">        }</w:t>
      </w:r>
    </w:p>
    <w:p w:rsidR="0039208E" w:rsidRPr="003F0B0C" w:rsidRDefault="0039208E" w:rsidP="0039208E">
      <w:pPr>
        <w:rPr>
          <w:rFonts w:ascii="宋体" w:eastAsia="宋体" w:hAnsi="宋体"/>
        </w:rPr>
      </w:pPr>
      <w:r w:rsidRPr="003F0B0C">
        <w:rPr>
          <w:rFonts w:ascii="宋体" w:eastAsia="宋体" w:hAnsi="宋体"/>
        </w:rPr>
        <w:t xml:space="preserve">        printf("\n");</w:t>
      </w:r>
    </w:p>
    <w:p w:rsidR="0039208E" w:rsidRPr="003F0B0C" w:rsidRDefault="0039208E" w:rsidP="0039208E">
      <w:pPr>
        <w:rPr>
          <w:rFonts w:ascii="宋体" w:eastAsia="宋体" w:hAnsi="宋体"/>
        </w:rPr>
      </w:pPr>
      <w:r w:rsidRPr="003F0B0C">
        <w:rPr>
          <w:rFonts w:ascii="宋体" w:eastAsia="宋体" w:hAnsi="宋体"/>
        </w:rPr>
        <w:t xml:space="preserve">    }</w:t>
      </w:r>
    </w:p>
    <w:p w:rsidR="0039208E" w:rsidRPr="003F0B0C" w:rsidRDefault="0039208E" w:rsidP="0039208E">
      <w:pPr>
        <w:rPr>
          <w:rFonts w:ascii="宋体" w:eastAsia="宋体" w:hAnsi="宋体"/>
        </w:rPr>
      </w:pPr>
      <w:r w:rsidRPr="003F0B0C">
        <w:rPr>
          <w:rFonts w:ascii="宋体" w:eastAsia="宋体" w:hAnsi="宋体"/>
        </w:rPr>
        <w:t xml:space="preserve">    return 0;</w:t>
      </w:r>
    </w:p>
    <w:p w:rsidR="0039208E" w:rsidRPr="003F0B0C" w:rsidRDefault="0039208E" w:rsidP="0039208E">
      <w:pPr>
        <w:rPr>
          <w:rFonts w:ascii="宋体" w:eastAsia="宋体" w:hAnsi="宋体"/>
        </w:rPr>
      </w:pPr>
      <w:r w:rsidRPr="003F0B0C">
        <w:rPr>
          <w:rFonts w:ascii="宋体" w:eastAsia="宋体" w:hAnsi="宋体"/>
        </w:rPr>
        <w:t>}</w:t>
      </w:r>
    </w:p>
    <w:p w:rsidR="00867262" w:rsidRPr="003F0B0C" w:rsidRDefault="00867262" w:rsidP="00867262">
      <w:pPr>
        <w:pStyle w:val="3"/>
        <w:rPr>
          <w:rFonts w:ascii="宋体" w:eastAsia="宋体" w:hAnsi="宋体"/>
          <w:b w:val="0"/>
        </w:rPr>
      </w:pPr>
      <w:bookmarkStart w:id="102" w:name="_Toc521431795"/>
      <w:r w:rsidRPr="003F0B0C">
        <w:rPr>
          <w:rFonts w:ascii="宋体" w:eastAsia="宋体" w:hAnsi="宋体" w:hint="eastAsia"/>
          <w:b w:val="0"/>
        </w:rPr>
        <w:t>差分约束系统</w:t>
      </w:r>
      <w:bookmarkEnd w:id="102"/>
    </w:p>
    <w:p w:rsidR="00A5105D" w:rsidRPr="003F0B0C" w:rsidRDefault="00A5105D" w:rsidP="00411DD2">
      <w:pPr>
        <w:pStyle w:val="2"/>
        <w:rPr>
          <w:rFonts w:ascii="宋体" w:eastAsia="宋体" w:hAnsi="宋体"/>
          <w:b w:val="0"/>
        </w:rPr>
      </w:pPr>
      <w:bookmarkStart w:id="103" w:name="_Toc521431796"/>
      <w:r w:rsidRPr="003F0B0C">
        <w:rPr>
          <w:rFonts w:ascii="宋体" w:eastAsia="宋体" w:hAnsi="宋体" w:hint="eastAsia"/>
          <w:b w:val="0"/>
        </w:rPr>
        <w:t>负环</w:t>
      </w:r>
      <w:r w:rsidR="00F80605" w:rsidRPr="003F0B0C">
        <w:rPr>
          <w:rFonts w:ascii="宋体" w:eastAsia="宋体" w:hAnsi="宋体" w:hint="eastAsia"/>
          <w:b w:val="0"/>
        </w:rPr>
        <w:t>判定</w:t>
      </w:r>
      <w:bookmarkEnd w:id="103"/>
    </w:p>
    <w:p w:rsidR="00A5105D" w:rsidRPr="003F0B0C" w:rsidRDefault="00A5105D" w:rsidP="00A5105D">
      <w:pPr>
        <w:rPr>
          <w:rFonts w:ascii="宋体" w:eastAsia="宋体" w:hAnsi="宋体"/>
        </w:rPr>
      </w:pPr>
      <w:r w:rsidRPr="003F0B0C">
        <w:rPr>
          <w:rFonts w:ascii="宋体" w:eastAsia="宋体" w:hAnsi="宋体" w:hint="eastAsia"/>
        </w:rPr>
        <w:t>使用SPFA判负环（BFS形式），进入队列超过n次即有负环</w:t>
      </w:r>
    </w:p>
    <w:p w:rsidR="00A5105D" w:rsidRPr="003F0B0C" w:rsidRDefault="00A5105D" w:rsidP="00A5105D">
      <w:pPr>
        <w:pStyle w:val="3"/>
        <w:rPr>
          <w:rFonts w:ascii="宋体" w:eastAsia="宋体" w:hAnsi="宋体"/>
          <w:b w:val="0"/>
        </w:rPr>
      </w:pPr>
      <w:bookmarkStart w:id="104" w:name="_Toc521431797"/>
      <w:r w:rsidRPr="003F0B0C">
        <w:rPr>
          <w:rFonts w:ascii="宋体" w:eastAsia="宋体" w:hAnsi="宋体" w:hint="eastAsia"/>
          <w:b w:val="0"/>
        </w:rPr>
        <w:t>√-</w:t>
      </w:r>
      <w:r w:rsidRPr="003F0B0C">
        <w:rPr>
          <w:rFonts w:ascii="宋体" w:eastAsia="宋体" w:hAnsi="宋体"/>
          <w:b w:val="0"/>
        </w:rPr>
        <w:t>POJ</w:t>
      </w:r>
      <w:r w:rsidRPr="003F0B0C">
        <w:rPr>
          <w:rFonts w:ascii="宋体" w:eastAsia="宋体" w:hAnsi="宋体" w:hint="eastAsia"/>
          <w:b w:val="0"/>
        </w:rPr>
        <w:t>-</w:t>
      </w:r>
      <w:r w:rsidRPr="003F0B0C">
        <w:rPr>
          <w:rFonts w:ascii="宋体" w:eastAsia="宋体" w:hAnsi="宋体"/>
          <w:b w:val="0"/>
        </w:rPr>
        <w:t>3259</w:t>
      </w:r>
      <w:r w:rsidRPr="003F0B0C">
        <w:rPr>
          <w:rFonts w:ascii="宋体" w:eastAsia="宋体" w:hAnsi="宋体" w:hint="eastAsia"/>
          <w:b w:val="0"/>
        </w:rPr>
        <w:t>-</w:t>
      </w:r>
      <w:r w:rsidRPr="003F0B0C">
        <w:rPr>
          <w:rFonts w:ascii="宋体" w:eastAsia="宋体" w:hAnsi="宋体"/>
          <w:b w:val="0"/>
        </w:rPr>
        <w:t>Wormholes</w:t>
      </w:r>
      <w:bookmarkEnd w:id="104"/>
      <w:r w:rsidR="00CC0F69" w:rsidRPr="003F0B0C">
        <w:rPr>
          <w:rFonts w:ascii="宋体" w:eastAsia="宋体" w:hAnsi="宋体"/>
          <w:b w:val="0"/>
        </w:rPr>
        <w:fldChar w:fldCharType="begin"/>
      </w:r>
      <w:r w:rsidR="00CC0F69" w:rsidRPr="003F0B0C">
        <w:rPr>
          <w:rFonts w:ascii="宋体" w:eastAsia="宋体" w:hAnsi="宋体"/>
        </w:rPr>
        <w:instrText xml:space="preserve"> XE "</w:instrText>
      </w:r>
      <w:r w:rsidR="00CC0F69" w:rsidRPr="003F0B0C">
        <w:rPr>
          <w:rFonts w:ascii="宋体" w:eastAsia="宋体" w:hAnsi="宋体" w:hint="eastAsia"/>
          <w:b w:val="0"/>
        </w:rPr>
        <w:instrText>√-</w:instrText>
      </w:r>
      <w:r w:rsidR="00CC0F69" w:rsidRPr="003F0B0C">
        <w:rPr>
          <w:rFonts w:ascii="宋体" w:eastAsia="宋体" w:hAnsi="宋体"/>
          <w:b w:val="0"/>
        </w:rPr>
        <w:instrText>POJ</w:instrText>
      </w:r>
      <w:r w:rsidR="00CC0F69" w:rsidRPr="003F0B0C">
        <w:rPr>
          <w:rFonts w:ascii="宋体" w:eastAsia="宋体" w:hAnsi="宋体" w:hint="eastAsia"/>
          <w:b w:val="0"/>
        </w:rPr>
        <w:instrText>-</w:instrText>
      </w:r>
      <w:r w:rsidR="00CC0F69" w:rsidRPr="003F0B0C">
        <w:rPr>
          <w:rFonts w:ascii="宋体" w:eastAsia="宋体" w:hAnsi="宋体"/>
          <w:b w:val="0"/>
        </w:rPr>
        <w:instrText>3259</w:instrText>
      </w:r>
      <w:r w:rsidR="00CC0F69" w:rsidRPr="003F0B0C">
        <w:rPr>
          <w:rFonts w:ascii="宋体" w:eastAsia="宋体" w:hAnsi="宋体" w:hint="eastAsia"/>
          <w:b w:val="0"/>
        </w:rPr>
        <w:instrText>-</w:instrText>
      </w:r>
      <w:r w:rsidR="00CC0F69" w:rsidRPr="003F0B0C">
        <w:rPr>
          <w:rFonts w:ascii="宋体" w:eastAsia="宋体" w:hAnsi="宋体"/>
          <w:b w:val="0"/>
        </w:rPr>
        <w:instrText>Wormholes</w:instrText>
      </w:r>
      <w:r w:rsidR="00CC0F69" w:rsidRPr="003F0B0C">
        <w:rPr>
          <w:rFonts w:ascii="宋体" w:eastAsia="宋体" w:hAnsi="宋体"/>
        </w:rPr>
        <w:instrText>:</w:instrText>
      </w:r>
      <w:r w:rsidR="00CC0F69" w:rsidRPr="003F0B0C">
        <w:rPr>
          <w:rFonts w:ascii="宋体" w:eastAsia="宋体" w:hAnsi="宋体" w:hint="eastAsia"/>
        </w:rPr>
        <w:instrText>3</w:instrText>
      </w:r>
      <w:r w:rsidR="00CC0F69" w:rsidRPr="003F0B0C">
        <w:rPr>
          <w:rFonts w:ascii="宋体" w:eastAsia="宋体" w:hAnsi="宋体"/>
        </w:rPr>
        <w:instrText xml:space="preserve">259" \y "POJ:3259" </w:instrText>
      </w:r>
      <w:r w:rsidR="00CC0F69" w:rsidRPr="003F0B0C">
        <w:rPr>
          <w:rFonts w:ascii="宋体" w:eastAsia="宋体" w:hAnsi="宋体"/>
          <w:b w:val="0"/>
        </w:rPr>
        <w:fldChar w:fldCharType="end"/>
      </w:r>
    </w:p>
    <w:p w:rsidR="00A5105D" w:rsidRPr="003F0B0C" w:rsidRDefault="00A5105D" w:rsidP="00A5105D">
      <w:pPr>
        <w:rPr>
          <w:rFonts w:ascii="宋体" w:eastAsia="宋体" w:hAnsi="宋体"/>
        </w:rPr>
      </w:pPr>
      <w:r w:rsidRPr="003F0B0C">
        <w:rPr>
          <w:rFonts w:ascii="宋体" w:eastAsia="宋体" w:hAnsi="宋体" w:hint="eastAsia"/>
        </w:rPr>
        <w:t>【题意】一张有向图，给定每条边的权值，判断是否有负环</w:t>
      </w:r>
    </w:p>
    <w:p w:rsidR="00A5105D" w:rsidRPr="003F0B0C" w:rsidRDefault="00A5105D" w:rsidP="00A5105D">
      <w:pPr>
        <w:rPr>
          <w:rFonts w:ascii="宋体" w:eastAsia="宋体" w:hAnsi="宋体"/>
        </w:rPr>
      </w:pPr>
      <w:r w:rsidRPr="003F0B0C">
        <w:rPr>
          <w:rFonts w:ascii="宋体" w:eastAsia="宋体" w:hAnsi="宋体" w:hint="eastAsia"/>
        </w:rPr>
        <w:t>【题解】使用spfa的负环判定，用邻接表可以减少时间复杂度，本题的数据给定的每张图都是连通图 ，故判定时只要将1作为起始点放入即可，不必再将其他点作为起始点放入，因为但凡是进入过队列的点，都可以认为以其起始过了，所以如果给定的数据不是连通图，则要确保每个点至少进入队列一次</w:t>
      </w:r>
    </w:p>
    <w:p w:rsidR="00A5105D" w:rsidRPr="003F0B0C" w:rsidRDefault="00A5105D" w:rsidP="00A5105D">
      <w:pPr>
        <w:rPr>
          <w:rFonts w:ascii="宋体" w:eastAsia="宋体" w:hAnsi="宋体"/>
        </w:rPr>
      </w:pPr>
      <w:r w:rsidRPr="003F0B0C">
        <w:rPr>
          <w:rFonts w:ascii="宋体" w:eastAsia="宋体" w:hAnsi="宋体" w:hint="eastAsia"/>
        </w:rPr>
        <w:t>【代码】</w:t>
      </w:r>
    </w:p>
    <w:p w:rsidR="00A5105D" w:rsidRPr="003F0B0C" w:rsidRDefault="00A5105D" w:rsidP="00A5105D">
      <w:pPr>
        <w:rPr>
          <w:rFonts w:ascii="宋体" w:eastAsia="宋体" w:hAnsi="宋体"/>
        </w:rPr>
      </w:pPr>
      <w:r w:rsidRPr="003F0B0C">
        <w:rPr>
          <w:rFonts w:ascii="宋体" w:eastAsia="宋体" w:hAnsi="宋体"/>
        </w:rPr>
        <w:t>#include &lt;iostream&gt;</w:t>
      </w:r>
    </w:p>
    <w:p w:rsidR="00A5105D" w:rsidRPr="003F0B0C" w:rsidRDefault="00A5105D" w:rsidP="00A5105D">
      <w:pPr>
        <w:rPr>
          <w:rFonts w:ascii="宋体" w:eastAsia="宋体" w:hAnsi="宋体"/>
        </w:rPr>
      </w:pPr>
      <w:r w:rsidRPr="003F0B0C">
        <w:rPr>
          <w:rFonts w:ascii="宋体" w:eastAsia="宋体" w:hAnsi="宋体"/>
        </w:rPr>
        <w:t>#include &lt;cstdio&gt;</w:t>
      </w:r>
    </w:p>
    <w:p w:rsidR="00A5105D" w:rsidRPr="003F0B0C" w:rsidRDefault="00A5105D" w:rsidP="00A5105D">
      <w:pPr>
        <w:rPr>
          <w:rFonts w:ascii="宋体" w:eastAsia="宋体" w:hAnsi="宋体"/>
        </w:rPr>
      </w:pPr>
      <w:r w:rsidRPr="003F0B0C">
        <w:rPr>
          <w:rFonts w:ascii="宋体" w:eastAsia="宋体" w:hAnsi="宋体"/>
        </w:rPr>
        <w:t>#include &lt;algorithm&gt;</w:t>
      </w:r>
    </w:p>
    <w:p w:rsidR="00A5105D" w:rsidRPr="003F0B0C" w:rsidRDefault="00A5105D" w:rsidP="00A5105D">
      <w:pPr>
        <w:rPr>
          <w:rFonts w:ascii="宋体" w:eastAsia="宋体" w:hAnsi="宋体"/>
        </w:rPr>
      </w:pPr>
      <w:r w:rsidRPr="003F0B0C">
        <w:rPr>
          <w:rFonts w:ascii="宋体" w:eastAsia="宋体" w:hAnsi="宋体"/>
        </w:rPr>
        <w:t>#include &lt;queue&gt;</w:t>
      </w:r>
    </w:p>
    <w:p w:rsidR="00A5105D" w:rsidRPr="003F0B0C" w:rsidRDefault="00A5105D" w:rsidP="00A5105D">
      <w:pPr>
        <w:rPr>
          <w:rFonts w:ascii="宋体" w:eastAsia="宋体" w:hAnsi="宋体"/>
        </w:rPr>
      </w:pPr>
      <w:r w:rsidRPr="003F0B0C">
        <w:rPr>
          <w:rFonts w:ascii="宋体" w:eastAsia="宋体" w:hAnsi="宋体"/>
        </w:rPr>
        <w:t>#include &lt;cstring&gt;</w:t>
      </w:r>
    </w:p>
    <w:p w:rsidR="00A5105D" w:rsidRPr="003F0B0C" w:rsidRDefault="00A5105D" w:rsidP="00A5105D">
      <w:pPr>
        <w:rPr>
          <w:rFonts w:ascii="宋体" w:eastAsia="宋体" w:hAnsi="宋体"/>
        </w:rPr>
      </w:pPr>
      <w:r w:rsidRPr="003F0B0C">
        <w:rPr>
          <w:rFonts w:ascii="宋体" w:eastAsia="宋体" w:hAnsi="宋体"/>
        </w:rPr>
        <w:t>#include &lt;vector&gt;</w:t>
      </w:r>
    </w:p>
    <w:p w:rsidR="00A5105D" w:rsidRPr="003F0B0C" w:rsidRDefault="00A5105D" w:rsidP="00A5105D">
      <w:pPr>
        <w:rPr>
          <w:rFonts w:ascii="宋体" w:eastAsia="宋体" w:hAnsi="宋体"/>
        </w:rPr>
      </w:pPr>
      <w:r w:rsidRPr="003F0B0C">
        <w:rPr>
          <w:rFonts w:ascii="宋体" w:eastAsia="宋体" w:hAnsi="宋体"/>
        </w:rPr>
        <w:t>#define MAXN 510</w:t>
      </w:r>
    </w:p>
    <w:p w:rsidR="00A5105D" w:rsidRPr="003F0B0C" w:rsidRDefault="00A5105D" w:rsidP="00A5105D">
      <w:pPr>
        <w:rPr>
          <w:rFonts w:ascii="宋体" w:eastAsia="宋体" w:hAnsi="宋体"/>
        </w:rPr>
      </w:pPr>
      <w:r w:rsidRPr="003F0B0C">
        <w:rPr>
          <w:rFonts w:ascii="宋体" w:eastAsia="宋体" w:hAnsi="宋体"/>
        </w:rPr>
        <w:t>#define FARDIS 50000</w:t>
      </w:r>
    </w:p>
    <w:p w:rsidR="00A5105D" w:rsidRPr="003F0B0C" w:rsidRDefault="00A5105D" w:rsidP="00A5105D">
      <w:pPr>
        <w:rPr>
          <w:rFonts w:ascii="宋体" w:eastAsia="宋体" w:hAnsi="宋体"/>
        </w:rPr>
      </w:pPr>
    </w:p>
    <w:p w:rsidR="00A5105D" w:rsidRPr="003F0B0C" w:rsidRDefault="00A5105D" w:rsidP="00A5105D">
      <w:pPr>
        <w:rPr>
          <w:rFonts w:ascii="宋体" w:eastAsia="宋体" w:hAnsi="宋体"/>
        </w:rPr>
      </w:pPr>
      <w:r w:rsidRPr="003F0B0C">
        <w:rPr>
          <w:rFonts w:ascii="宋体" w:eastAsia="宋体" w:hAnsi="宋体"/>
        </w:rPr>
        <w:lastRenderedPageBreak/>
        <w:t>using namespace std;</w:t>
      </w:r>
    </w:p>
    <w:p w:rsidR="00A5105D" w:rsidRPr="003F0B0C" w:rsidRDefault="00A5105D" w:rsidP="00A5105D">
      <w:pPr>
        <w:rPr>
          <w:rFonts w:ascii="宋体" w:eastAsia="宋体" w:hAnsi="宋体"/>
        </w:rPr>
      </w:pPr>
    </w:p>
    <w:p w:rsidR="00A5105D" w:rsidRPr="003F0B0C" w:rsidRDefault="00A5105D" w:rsidP="00A5105D">
      <w:pPr>
        <w:rPr>
          <w:rFonts w:ascii="宋体" w:eastAsia="宋体" w:hAnsi="宋体"/>
        </w:rPr>
      </w:pPr>
      <w:r w:rsidRPr="003F0B0C">
        <w:rPr>
          <w:rFonts w:ascii="宋体" w:eastAsia="宋体" w:hAnsi="宋体"/>
        </w:rPr>
        <w:t>int main()</w:t>
      </w:r>
    </w:p>
    <w:p w:rsidR="00A5105D" w:rsidRPr="003F0B0C" w:rsidRDefault="00A5105D" w:rsidP="00A5105D">
      <w:pPr>
        <w:rPr>
          <w:rFonts w:ascii="宋体" w:eastAsia="宋体" w:hAnsi="宋体"/>
        </w:rPr>
      </w:pPr>
      <w:r w:rsidRPr="003F0B0C">
        <w:rPr>
          <w:rFonts w:ascii="宋体" w:eastAsia="宋体" w:hAnsi="宋体"/>
        </w:rPr>
        <w:t>{</w:t>
      </w:r>
    </w:p>
    <w:p w:rsidR="00A5105D" w:rsidRPr="003F0B0C" w:rsidRDefault="00A5105D" w:rsidP="00A5105D">
      <w:pPr>
        <w:rPr>
          <w:rFonts w:ascii="宋体" w:eastAsia="宋体" w:hAnsi="宋体"/>
        </w:rPr>
      </w:pPr>
      <w:r w:rsidRPr="003F0B0C">
        <w:rPr>
          <w:rFonts w:ascii="宋体" w:eastAsia="宋体" w:hAnsi="宋体"/>
        </w:rPr>
        <w:t xml:space="preserve">    int F,f[MAXN][MAXN],n,m,w,s,e,t,cnt[MAXN],d[MAXN],in[MAXN];</w:t>
      </w:r>
    </w:p>
    <w:p w:rsidR="00A5105D" w:rsidRPr="003F0B0C" w:rsidRDefault="00A5105D" w:rsidP="00A5105D">
      <w:pPr>
        <w:rPr>
          <w:rFonts w:ascii="宋体" w:eastAsia="宋体" w:hAnsi="宋体"/>
        </w:rPr>
      </w:pPr>
      <w:r w:rsidRPr="003F0B0C">
        <w:rPr>
          <w:rFonts w:ascii="宋体" w:eastAsia="宋体" w:hAnsi="宋体"/>
        </w:rPr>
        <w:t xml:space="preserve">    vector&lt;int&gt; edge[MAXN];</w:t>
      </w:r>
    </w:p>
    <w:p w:rsidR="00A5105D" w:rsidRPr="003F0B0C" w:rsidRDefault="00A5105D" w:rsidP="00A5105D">
      <w:pPr>
        <w:rPr>
          <w:rFonts w:ascii="宋体" w:eastAsia="宋体" w:hAnsi="宋体"/>
        </w:rPr>
      </w:pPr>
      <w:r w:rsidRPr="003F0B0C">
        <w:rPr>
          <w:rFonts w:ascii="宋体" w:eastAsia="宋体" w:hAnsi="宋体"/>
        </w:rPr>
        <w:t xml:space="preserve">    bool exist;</w:t>
      </w:r>
    </w:p>
    <w:p w:rsidR="00A5105D" w:rsidRPr="003F0B0C" w:rsidRDefault="00A5105D" w:rsidP="00A5105D">
      <w:pPr>
        <w:rPr>
          <w:rFonts w:ascii="宋体" w:eastAsia="宋体" w:hAnsi="宋体"/>
        </w:rPr>
      </w:pPr>
      <w:r w:rsidRPr="003F0B0C">
        <w:rPr>
          <w:rFonts w:ascii="宋体" w:eastAsia="宋体" w:hAnsi="宋体"/>
        </w:rPr>
        <w:t xml:space="preserve">    scanf("%d",&amp;F);</w:t>
      </w:r>
    </w:p>
    <w:p w:rsidR="00A5105D" w:rsidRPr="003F0B0C" w:rsidRDefault="00A5105D" w:rsidP="00A5105D">
      <w:pPr>
        <w:rPr>
          <w:rFonts w:ascii="宋体" w:eastAsia="宋体" w:hAnsi="宋体"/>
        </w:rPr>
      </w:pPr>
      <w:r w:rsidRPr="003F0B0C">
        <w:rPr>
          <w:rFonts w:ascii="宋体" w:eastAsia="宋体" w:hAnsi="宋体"/>
        </w:rPr>
        <w:t xml:space="preserve">    while(F--){</w:t>
      </w:r>
    </w:p>
    <w:p w:rsidR="00A5105D" w:rsidRPr="003F0B0C" w:rsidRDefault="00A5105D" w:rsidP="00A5105D">
      <w:pPr>
        <w:rPr>
          <w:rFonts w:ascii="宋体" w:eastAsia="宋体" w:hAnsi="宋体"/>
        </w:rPr>
      </w:pPr>
      <w:r w:rsidRPr="003F0B0C">
        <w:rPr>
          <w:rFonts w:ascii="宋体" w:eastAsia="宋体" w:hAnsi="宋体"/>
        </w:rPr>
        <w:t xml:space="preserve">        scanf("%d%d%d",&amp;n,&amp;m,&amp;w);</w:t>
      </w:r>
    </w:p>
    <w:p w:rsidR="00A5105D" w:rsidRPr="003F0B0C" w:rsidRDefault="00A5105D" w:rsidP="00A5105D">
      <w:pPr>
        <w:rPr>
          <w:rFonts w:ascii="宋体" w:eastAsia="宋体" w:hAnsi="宋体"/>
        </w:rPr>
      </w:pPr>
      <w:r w:rsidRPr="003F0B0C">
        <w:rPr>
          <w:rFonts w:ascii="宋体" w:eastAsia="宋体" w:hAnsi="宋体"/>
        </w:rPr>
        <w:t xml:space="preserve">        for (int i=1;i&lt;=n;i++){</w:t>
      </w:r>
    </w:p>
    <w:p w:rsidR="00A5105D" w:rsidRPr="003F0B0C" w:rsidRDefault="00A5105D" w:rsidP="00A5105D">
      <w:pPr>
        <w:rPr>
          <w:rFonts w:ascii="宋体" w:eastAsia="宋体" w:hAnsi="宋体"/>
        </w:rPr>
      </w:pPr>
      <w:r w:rsidRPr="003F0B0C">
        <w:rPr>
          <w:rFonts w:ascii="宋体" w:eastAsia="宋体" w:hAnsi="宋体"/>
        </w:rPr>
        <w:t xml:space="preserve">            for (int j=1;j&lt;=n;j++) f[i][j]=FARDIS;</w:t>
      </w:r>
    </w:p>
    <w:p w:rsidR="00A5105D" w:rsidRPr="003F0B0C" w:rsidRDefault="00A5105D" w:rsidP="00A5105D">
      <w:pPr>
        <w:rPr>
          <w:rFonts w:ascii="宋体" w:eastAsia="宋体" w:hAnsi="宋体"/>
        </w:rPr>
      </w:pPr>
      <w:r w:rsidRPr="003F0B0C">
        <w:rPr>
          <w:rFonts w:ascii="宋体" w:eastAsia="宋体" w:hAnsi="宋体"/>
        </w:rPr>
        <w:t xml:space="preserve">            f[i][i]=0,edge[i].clear();</w:t>
      </w:r>
    </w:p>
    <w:p w:rsidR="00A5105D" w:rsidRPr="003F0B0C" w:rsidRDefault="00A5105D" w:rsidP="00A5105D">
      <w:pPr>
        <w:rPr>
          <w:rFonts w:ascii="宋体" w:eastAsia="宋体" w:hAnsi="宋体"/>
        </w:rPr>
      </w:pPr>
      <w:r w:rsidRPr="003F0B0C">
        <w:rPr>
          <w:rFonts w:ascii="宋体" w:eastAsia="宋体" w:hAnsi="宋体"/>
        </w:rPr>
        <w:t xml:space="preserve">        }</w:t>
      </w:r>
    </w:p>
    <w:p w:rsidR="00A5105D" w:rsidRPr="003F0B0C" w:rsidRDefault="00A5105D" w:rsidP="00A5105D">
      <w:pPr>
        <w:rPr>
          <w:rFonts w:ascii="宋体" w:eastAsia="宋体" w:hAnsi="宋体"/>
        </w:rPr>
      </w:pPr>
      <w:r w:rsidRPr="003F0B0C">
        <w:rPr>
          <w:rFonts w:ascii="宋体" w:eastAsia="宋体" w:hAnsi="宋体"/>
        </w:rPr>
        <w:t xml:space="preserve">        for (int i=0;i&lt;m;i++){</w:t>
      </w:r>
    </w:p>
    <w:p w:rsidR="00A5105D" w:rsidRPr="003F0B0C" w:rsidRDefault="00A5105D" w:rsidP="00A5105D">
      <w:pPr>
        <w:rPr>
          <w:rFonts w:ascii="宋体" w:eastAsia="宋体" w:hAnsi="宋体"/>
        </w:rPr>
      </w:pPr>
      <w:r w:rsidRPr="003F0B0C">
        <w:rPr>
          <w:rFonts w:ascii="宋体" w:eastAsia="宋体" w:hAnsi="宋体"/>
        </w:rPr>
        <w:t xml:space="preserve">            scanf("%d%d%d",&amp;s,&amp;e,&amp;t);</w:t>
      </w:r>
    </w:p>
    <w:p w:rsidR="00A5105D" w:rsidRPr="003F0B0C" w:rsidRDefault="00A5105D" w:rsidP="00A5105D">
      <w:pPr>
        <w:rPr>
          <w:rFonts w:ascii="宋体" w:eastAsia="宋体" w:hAnsi="宋体"/>
        </w:rPr>
      </w:pPr>
      <w:r w:rsidRPr="003F0B0C">
        <w:rPr>
          <w:rFonts w:ascii="宋体" w:eastAsia="宋体" w:hAnsi="宋体"/>
        </w:rPr>
        <w:t xml:space="preserve">            if(f[s][e]==FARDIS) edge[s].push_back(e),edge[e].push_back(s);</w:t>
      </w:r>
    </w:p>
    <w:p w:rsidR="00A5105D" w:rsidRPr="003F0B0C" w:rsidRDefault="00A5105D" w:rsidP="00A5105D">
      <w:pPr>
        <w:rPr>
          <w:rFonts w:ascii="宋体" w:eastAsia="宋体" w:hAnsi="宋体"/>
        </w:rPr>
      </w:pPr>
      <w:r w:rsidRPr="003F0B0C">
        <w:rPr>
          <w:rFonts w:ascii="宋体" w:eastAsia="宋体" w:hAnsi="宋体"/>
        </w:rPr>
        <w:t xml:space="preserve">            f[s][e]=min(f[s][e],t),f[e][s]=min(f[e][s],t);</w:t>
      </w:r>
    </w:p>
    <w:p w:rsidR="00A5105D" w:rsidRPr="003F0B0C" w:rsidRDefault="00A5105D" w:rsidP="00A5105D">
      <w:pPr>
        <w:rPr>
          <w:rFonts w:ascii="宋体" w:eastAsia="宋体" w:hAnsi="宋体"/>
        </w:rPr>
      </w:pPr>
      <w:r w:rsidRPr="003F0B0C">
        <w:rPr>
          <w:rFonts w:ascii="宋体" w:eastAsia="宋体" w:hAnsi="宋体"/>
        </w:rPr>
        <w:t xml:space="preserve">        }</w:t>
      </w:r>
    </w:p>
    <w:p w:rsidR="00A5105D" w:rsidRPr="003F0B0C" w:rsidRDefault="00A5105D" w:rsidP="00A5105D">
      <w:pPr>
        <w:rPr>
          <w:rFonts w:ascii="宋体" w:eastAsia="宋体" w:hAnsi="宋体"/>
        </w:rPr>
      </w:pPr>
      <w:r w:rsidRPr="003F0B0C">
        <w:rPr>
          <w:rFonts w:ascii="宋体" w:eastAsia="宋体" w:hAnsi="宋体"/>
        </w:rPr>
        <w:t xml:space="preserve">        for (int i=0;i&lt;w;i++){</w:t>
      </w:r>
    </w:p>
    <w:p w:rsidR="00A5105D" w:rsidRPr="003F0B0C" w:rsidRDefault="00A5105D" w:rsidP="00A5105D">
      <w:pPr>
        <w:rPr>
          <w:rFonts w:ascii="宋体" w:eastAsia="宋体" w:hAnsi="宋体"/>
        </w:rPr>
      </w:pPr>
      <w:r w:rsidRPr="003F0B0C">
        <w:rPr>
          <w:rFonts w:ascii="宋体" w:eastAsia="宋体" w:hAnsi="宋体"/>
        </w:rPr>
        <w:t xml:space="preserve">                scanf("%d%d%d",&amp;s,&amp;e,&amp;t);</w:t>
      </w:r>
    </w:p>
    <w:p w:rsidR="00A5105D" w:rsidRPr="003F0B0C" w:rsidRDefault="00A5105D" w:rsidP="00A5105D">
      <w:pPr>
        <w:rPr>
          <w:rFonts w:ascii="宋体" w:eastAsia="宋体" w:hAnsi="宋体"/>
        </w:rPr>
      </w:pPr>
      <w:r w:rsidRPr="003F0B0C">
        <w:rPr>
          <w:rFonts w:ascii="宋体" w:eastAsia="宋体" w:hAnsi="宋体"/>
        </w:rPr>
        <w:t xml:space="preserve">                if(f[s][e]==FARDIS) edge[s].push_back(e);</w:t>
      </w:r>
    </w:p>
    <w:p w:rsidR="00A5105D" w:rsidRPr="003F0B0C" w:rsidRDefault="00A5105D" w:rsidP="00A5105D">
      <w:pPr>
        <w:rPr>
          <w:rFonts w:ascii="宋体" w:eastAsia="宋体" w:hAnsi="宋体"/>
        </w:rPr>
      </w:pPr>
      <w:r w:rsidRPr="003F0B0C">
        <w:rPr>
          <w:rFonts w:ascii="宋体" w:eastAsia="宋体" w:hAnsi="宋体"/>
        </w:rPr>
        <w:t xml:space="preserve">                f[s][e]=min(f[s][e],-t);</w:t>
      </w:r>
    </w:p>
    <w:p w:rsidR="00A5105D" w:rsidRPr="003F0B0C" w:rsidRDefault="00A5105D" w:rsidP="00A5105D">
      <w:pPr>
        <w:rPr>
          <w:rFonts w:ascii="宋体" w:eastAsia="宋体" w:hAnsi="宋体"/>
        </w:rPr>
      </w:pPr>
      <w:r w:rsidRPr="003F0B0C">
        <w:rPr>
          <w:rFonts w:ascii="宋体" w:eastAsia="宋体" w:hAnsi="宋体"/>
        </w:rPr>
        <w:t xml:space="preserve">        }</w:t>
      </w:r>
    </w:p>
    <w:p w:rsidR="00A5105D" w:rsidRPr="003F0B0C" w:rsidRDefault="00A5105D" w:rsidP="00A5105D">
      <w:pPr>
        <w:rPr>
          <w:rFonts w:ascii="宋体" w:eastAsia="宋体" w:hAnsi="宋体"/>
        </w:rPr>
      </w:pPr>
      <w:r w:rsidRPr="003F0B0C">
        <w:rPr>
          <w:rFonts w:ascii="宋体" w:eastAsia="宋体" w:hAnsi="宋体"/>
        </w:rPr>
        <w:t xml:space="preserve">        exist=false;</w:t>
      </w:r>
    </w:p>
    <w:p w:rsidR="00A5105D" w:rsidRPr="003F0B0C" w:rsidRDefault="00A5105D" w:rsidP="00A5105D">
      <w:pPr>
        <w:rPr>
          <w:rFonts w:ascii="宋体" w:eastAsia="宋体" w:hAnsi="宋体"/>
        </w:rPr>
      </w:pPr>
      <w:r w:rsidRPr="003F0B0C">
        <w:rPr>
          <w:rFonts w:ascii="宋体" w:eastAsia="宋体" w:hAnsi="宋体"/>
        </w:rPr>
        <w:t xml:space="preserve">        queue&lt;int&gt; q;</w:t>
      </w:r>
    </w:p>
    <w:p w:rsidR="00A5105D" w:rsidRPr="003F0B0C" w:rsidRDefault="00A5105D" w:rsidP="00A5105D">
      <w:pPr>
        <w:rPr>
          <w:rFonts w:ascii="宋体" w:eastAsia="宋体" w:hAnsi="宋体"/>
        </w:rPr>
      </w:pPr>
      <w:r w:rsidRPr="003F0B0C">
        <w:rPr>
          <w:rFonts w:ascii="宋体" w:eastAsia="宋体" w:hAnsi="宋体"/>
        </w:rPr>
        <w:t xml:space="preserve">        while(!q.empty()) q.pop();</w:t>
      </w:r>
    </w:p>
    <w:p w:rsidR="00A5105D" w:rsidRPr="003F0B0C" w:rsidRDefault="00A5105D" w:rsidP="00A5105D">
      <w:pPr>
        <w:rPr>
          <w:rFonts w:ascii="宋体" w:eastAsia="宋体" w:hAnsi="宋体"/>
        </w:rPr>
      </w:pPr>
      <w:r w:rsidRPr="003F0B0C">
        <w:rPr>
          <w:rFonts w:ascii="宋体" w:eastAsia="宋体" w:hAnsi="宋体"/>
        </w:rPr>
        <w:t xml:space="preserve">        memset(cnt,0,sizeof(cnt)),memset(in,0,sizeof(in));</w:t>
      </w:r>
    </w:p>
    <w:p w:rsidR="00A5105D" w:rsidRPr="003F0B0C" w:rsidRDefault="00A5105D" w:rsidP="00A5105D">
      <w:pPr>
        <w:rPr>
          <w:rFonts w:ascii="宋体" w:eastAsia="宋体" w:hAnsi="宋体"/>
        </w:rPr>
      </w:pPr>
      <w:r w:rsidRPr="003F0B0C">
        <w:rPr>
          <w:rFonts w:ascii="宋体" w:eastAsia="宋体" w:hAnsi="宋体"/>
        </w:rPr>
        <w:t xml:space="preserve">        for(int i=1;i&lt;=n;i++) d[i]=FARDIS;</w:t>
      </w:r>
    </w:p>
    <w:p w:rsidR="00A5105D" w:rsidRPr="003F0B0C" w:rsidRDefault="00A5105D" w:rsidP="00A5105D">
      <w:pPr>
        <w:rPr>
          <w:rFonts w:ascii="宋体" w:eastAsia="宋体" w:hAnsi="宋体"/>
        </w:rPr>
      </w:pPr>
      <w:r w:rsidRPr="003F0B0C">
        <w:rPr>
          <w:rFonts w:ascii="宋体" w:eastAsia="宋体" w:hAnsi="宋体"/>
        </w:rPr>
        <w:t xml:space="preserve">        q.push(1),cnt[1]++,in[1]=true,d[1]=0;</w:t>
      </w:r>
    </w:p>
    <w:p w:rsidR="00A5105D" w:rsidRPr="003F0B0C" w:rsidRDefault="00A5105D" w:rsidP="00A5105D">
      <w:pPr>
        <w:rPr>
          <w:rFonts w:ascii="宋体" w:eastAsia="宋体" w:hAnsi="宋体"/>
        </w:rPr>
      </w:pPr>
      <w:r w:rsidRPr="003F0B0C">
        <w:rPr>
          <w:rFonts w:ascii="宋体" w:eastAsia="宋体" w:hAnsi="宋体"/>
        </w:rPr>
        <w:t xml:space="preserve">        while(!q.empty()){</w:t>
      </w:r>
    </w:p>
    <w:p w:rsidR="00A5105D" w:rsidRPr="003F0B0C" w:rsidRDefault="00A5105D" w:rsidP="00A5105D">
      <w:pPr>
        <w:rPr>
          <w:rFonts w:ascii="宋体" w:eastAsia="宋体" w:hAnsi="宋体"/>
        </w:rPr>
      </w:pPr>
      <w:r w:rsidRPr="003F0B0C">
        <w:rPr>
          <w:rFonts w:ascii="宋体" w:eastAsia="宋体" w:hAnsi="宋体"/>
        </w:rPr>
        <w:t xml:space="preserve">            int now=q.front();</w:t>
      </w:r>
    </w:p>
    <w:p w:rsidR="00A5105D" w:rsidRPr="003F0B0C" w:rsidRDefault="00A5105D" w:rsidP="00A5105D">
      <w:pPr>
        <w:rPr>
          <w:rFonts w:ascii="宋体" w:eastAsia="宋体" w:hAnsi="宋体"/>
        </w:rPr>
      </w:pPr>
      <w:r w:rsidRPr="003F0B0C">
        <w:rPr>
          <w:rFonts w:ascii="宋体" w:eastAsia="宋体" w:hAnsi="宋体"/>
        </w:rPr>
        <w:t xml:space="preserve">            q.pop(),in[now]=false;</w:t>
      </w:r>
    </w:p>
    <w:p w:rsidR="00A5105D" w:rsidRPr="003F0B0C" w:rsidRDefault="00A5105D" w:rsidP="00A5105D">
      <w:pPr>
        <w:rPr>
          <w:rFonts w:ascii="宋体" w:eastAsia="宋体" w:hAnsi="宋体"/>
        </w:rPr>
      </w:pPr>
      <w:r w:rsidRPr="003F0B0C">
        <w:rPr>
          <w:rFonts w:ascii="宋体" w:eastAsia="宋体" w:hAnsi="宋体"/>
        </w:rPr>
        <w:t xml:space="preserve">            for (int i=0;i&lt;(int)edge[now].size();i++){</w:t>
      </w:r>
    </w:p>
    <w:p w:rsidR="00A5105D" w:rsidRPr="003F0B0C" w:rsidRDefault="00A5105D" w:rsidP="00A5105D">
      <w:pPr>
        <w:rPr>
          <w:rFonts w:ascii="宋体" w:eastAsia="宋体" w:hAnsi="宋体"/>
        </w:rPr>
      </w:pPr>
      <w:r w:rsidRPr="003F0B0C">
        <w:rPr>
          <w:rFonts w:ascii="宋体" w:eastAsia="宋体" w:hAnsi="宋体"/>
        </w:rPr>
        <w:t xml:space="preserve">                int to=edge[now][i];</w:t>
      </w:r>
    </w:p>
    <w:p w:rsidR="00A5105D" w:rsidRPr="003F0B0C" w:rsidRDefault="00A5105D" w:rsidP="00A5105D">
      <w:pPr>
        <w:rPr>
          <w:rFonts w:ascii="宋体" w:eastAsia="宋体" w:hAnsi="宋体"/>
        </w:rPr>
      </w:pPr>
      <w:r w:rsidRPr="003F0B0C">
        <w:rPr>
          <w:rFonts w:ascii="宋体" w:eastAsia="宋体" w:hAnsi="宋体"/>
        </w:rPr>
        <w:t xml:space="preserve">                if(d[now]+f[now][to]&lt;d[to]){</w:t>
      </w:r>
    </w:p>
    <w:p w:rsidR="00A5105D" w:rsidRPr="003F0B0C" w:rsidRDefault="00A5105D" w:rsidP="00A5105D">
      <w:pPr>
        <w:rPr>
          <w:rFonts w:ascii="宋体" w:eastAsia="宋体" w:hAnsi="宋体"/>
        </w:rPr>
      </w:pPr>
      <w:r w:rsidRPr="003F0B0C">
        <w:rPr>
          <w:rFonts w:ascii="宋体" w:eastAsia="宋体" w:hAnsi="宋体"/>
        </w:rPr>
        <w:t xml:space="preserve">                    d[to]=d[now]+f[now][to];</w:t>
      </w:r>
    </w:p>
    <w:p w:rsidR="00A5105D" w:rsidRPr="003F0B0C" w:rsidRDefault="00A5105D" w:rsidP="00A5105D">
      <w:pPr>
        <w:rPr>
          <w:rFonts w:ascii="宋体" w:eastAsia="宋体" w:hAnsi="宋体"/>
        </w:rPr>
      </w:pPr>
      <w:r w:rsidRPr="003F0B0C">
        <w:rPr>
          <w:rFonts w:ascii="宋体" w:eastAsia="宋体" w:hAnsi="宋体"/>
        </w:rPr>
        <w:t xml:space="preserve">                    if(!in[to]){</w:t>
      </w:r>
    </w:p>
    <w:p w:rsidR="00A5105D" w:rsidRPr="003F0B0C" w:rsidRDefault="00A5105D" w:rsidP="00A5105D">
      <w:pPr>
        <w:rPr>
          <w:rFonts w:ascii="宋体" w:eastAsia="宋体" w:hAnsi="宋体"/>
        </w:rPr>
      </w:pPr>
      <w:r w:rsidRPr="003F0B0C">
        <w:rPr>
          <w:rFonts w:ascii="宋体" w:eastAsia="宋体" w:hAnsi="宋体"/>
        </w:rPr>
        <w:t xml:space="preserve">                        q.push(to),cnt[to]++;</w:t>
      </w:r>
    </w:p>
    <w:p w:rsidR="00A5105D" w:rsidRPr="003F0B0C" w:rsidRDefault="00A5105D" w:rsidP="00A5105D">
      <w:pPr>
        <w:rPr>
          <w:rFonts w:ascii="宋体" w:eastAsia="宋体" w:hAnsi="宋体"/>
        </w:rPr>
      </w:pPr>
      <w:r w:rsidRPr="003F0B0C">
        <w:rPr>
          <w:rFonts w:ascii="宋体" w:eastAsia="宋体" w:hAnsi="宋体"/>
        </w:rPr>
        <w:t xml:space="preserve">                        if(cnt[to]&gt;n){</w:t>
      </w:r>
    </w:p>
    <w:p w:rsidR="00A5105D" w:rsidRPr="003F0B0C" w:rsidRDefault="00A5105D" w:rsidP="00A5105D">
      <w:pPr>
        <w:rPr>
          <w:rFonts w:ascii="宋体" w:eastAsia="宋体" w:hAnsi="宋体"/>
        </w:rPr>
      </w:pPr>
      <w:r w:rsidRPr="003F0B0C">
        <w:rPr>
          <w:rFonts w:ascii="宋体" w:eastAsia="宋体" w:hAnsi="宋体"/>
        </w:rPr>
        <w:t xml:space="preserve">                            exist=true;</w:t>
      </w:r>
    </w:p>
    <w:p w:rsidR="00A5105D" w:rsidRPr="003F0B0C" w:rsidRDefault="00A5105D" w:rsidP="00A5105D">
      <w:pPr>
        <w:rPr>
          <w:rFonts w:ascii="宋体" w:eastAsia="宋体" w:hAnsi="宋体"/>
        </w:rPr>
      </w:pPr>
      <w:r w:rsidRPr="003F0B0C">
        <w:rPr>
          <w:rFonts w:ascii="宋体" w:eastAsia="宋体" w:hAnsi="宋体"/>
        </w:rPr>
        <w:t xml:space="preserve">                            break;</w:t>
      </w:r>
    </w:p>
    <w:p w:rsidR="00A5105D" w:rsidRPr="003F0B0C" w:rsidRDefault="00A5105D" w:rsidP="00A5105D">
      <w:pPr>
        <w:rPr>
          <w:rFonts w:ascii="宋体" w:eastAsia="宋体" w:hAnsi="宋体"/>
        </w:rPr>
      </w:pPr>
      <w:r w:rsidRPr="003F0B0C">
        <w:rPr>
          <w:rFonts w:ascii="宋体" w:eastAsia="宋体" w:hAnsi="宋体"/>
        </w:rPr>
        <w:t xml:space="preserve">                        }</w:t>
      </w:r>
    </w:p>
    <w:p w:rsidR="00A5105D" w:rsidRPr="003F0B0C" w:rsidRDefault="00A5105D" w:rsidP="00A5105D">
      <w:pPr>
        <w:rPr>
          <w:rFonts w:ascii="宋体" w:eastAsia="宋体" w:hAnsi="宋体"/>
        </w:rPr>
      </w:pPr>
      <w:r w:rsidRPr="003F0B0C">
        <w:rPr>
          <w:rFonts w:ascii="宋体" w:eastAsia="宋体" w:hAnsi="宋体"/>
        </w:rPr>
        <w:t xml:space="preserve">                    }</w:t>
      </w:r>
    </w:p>
    <w:p w:rsidR="00A5105D" w:rsidRPr="003F0B0C" w:rsidRDefault="00A5105D" w:rsidP="00A5105D">
      <w:pPr>
        <w:rPr>
          <w:rFonts w:ascii="宋体" w:eastAsia="宋体" w:hAnsi="宋体"/>
        </w:rPr>
      </w:pPr>
      <w:r w:rsidRPr="003F0B0C">
        <w:rPr>
          <w:rFonts w:ascii="宋体" w:eastAsia="宋体" w:hAnsi="宋体"/>
        </w:rPr>
        <w:lastRenderedPageBreak/>
        <w:t xml:space="preserve">                }</w:t>
      </w:r>
    </w:p>
    <w:p w:rsidR="00A5105D" w:rsidRPr="003F0B0C" w:rsidRDefault="00A5105D" w:rsidP="00A5105D">
      <w:pPr>
        <w:rPr>
          <w:rFonts w:ascii="宋体" w:eastAsia="宋体" w:hAnsi="宋体"/>
        </w:rPr>
      </w:pPr>
      <w:r w:rsidRPr="003F0B0C">
        <w:rPr>
          <w:rFonts w:ascii="宋体" w:eastAsia="宋体" w:hAnsi="宋体"/>
        </w:rPr>
        <w:t xml:space="preserve">            }</w:t>
      </w:r>
    </w:p>
    <w:p w:rsidR="00A5105D" w:rsidRPr="003F0B0C" w:rsidRDefault="00A5105D" w:rsidP="00A5105D">
      <w:pPr>
        <w:rPr>
          <w:rFonts w:ascii="宋体" w:eastAsia="宋体" w:hAnsi="宋体"/>
        </w:rPr>
      </w:pPr>
      <w:r w:rsidRPr="003F0B0C">
        <w:rPr>
          <w:rFonts w:ascii="宋体" w:eastAsia="宋体" w:hAnsi="宋体"/>
        </w:rPr>
        <w:t xml:space="preserve">            if(exist) break;</w:t>
      </w:r>
    </w:p>
    <w:p w:rsidR="00A5105D" w:rsidRPr="003F0B0C" w:rsidRDefault="00A5105D" w:rsidP="00A5105D">
      <w:pPr>
        <w:rPr>
          <w:rFonts w:ascii="宋体" w:eastAsia="宋体" w:hAnsi="宋体"/>
        </w:rPr>
      </w:pPr>
      <w:r w:rsidRPr="003F0B0C">
        <w:rPr>
          <w:rFonts w:ascii="宋体" w:eastAsia="宋体" w:hAnsi="宋体"/>
        </w:rPr>
        <w:t xml:space="preserve">        }</w:t>
      </w:r>
    </w:p>
    <w:p w:rsidR="00A5105D" w:rsidRPr="003F0B0C" w:rsidRDefault="00A5105D" w:rsidP="00A5105D">
      <w:pPr>
        <w:rPr>
          <w:rFonts w:ascii="宋体" w:eastAsia="宋体" w:hAnsi="宋体"/>
        </w:rPr>
      </w:pPr>
      <w:r w:rsidRPr="003F0B0C">
        <w:rPr>
          <w:rFonts w:ascii="宋体" w:eastAsia="宋体" w:hAnsi="宋体"/>
        </w:rPr>
        <w:t xml:space="preserve">        if(exist) printf("YES\n");else printf("NO\n");</w:t>
      </w:r>
    </w:p>
    <w:p w:rsidR="00A5105D" w:rsidRPr="003F0B0C" w:rsidRDefault="00A5105D" w:rsidP="00A5105D">
      <w:pPr>
        <w:rPr>
          <w:rFonts w:ascii="宋体" w:eastAsia="宋体" w:hAnsi="宋体"/>
        </w:rPr>
      </w:pPr>
      <w:r w:rsidRPr="003F0B0C">
        <w:rPr>
          <w:rFonts w:ascii="宋体" w:eastAsia="宋体" w:hAnsi="宋体"/>
        </w:rPr>
        <w:t xml:space="preserve">    }</w:t>
      </w:r>
    </w:p>
    <w:p w:rsidR="00A5105D" w:rsidRPr="003F0B0C" w:rsidRDefault="00A5105D" w:rsidP="00A5105D">
      <w:pPr>
        <w:rPr>
          <w:rFonts w:ascii="宋体" w:eastAsia="宋体" w:hAnsi="宋体"/>
        </w:rPr>
      </w:pPr>
      <w:r w:rsidRPr="003F0B0C">
        <w:rPr>
          <w:rFonts w:ascii="宋体" w:eastAsia="宋体" w:hAnsi="宋体"/>
        </w:rPr>
        <w:t xml:space="preserve">    return 0;</w:t>
      </w:r>
    </w:p>
    <w:p w:rsidR="00A5105D" w:rsidRPr="003F0B0C" w:rsidRDefault="00A5105D" w:rsidP="00A5105D">
      <w:pPr>
        <w:rPr>
          <w:rFonts w:ascii="宋体" w:eastAsia="宋体" w:hAnsi="宋体"/>
        </w:rPr>
      </w:pPr>
      <w:r w:rsidRPr="003F0B0C">
        <w:rPr>
          <w:rFonts w:ascii="宋体" w:eastAsia="宋体" w:hAnsi="宋体"/>
        </w:rPr>
        <w:t>}</w:t>
      </w:r>
    </w:p>
    <w:p w:rsidR="00411DD2" w:rsidRPr="003F0B0C" w:rsidRDefault="00A5105D" w:rsidP="00411DD2">
      <w:pPr>
        <w:pStyle w:val="2"/>
        <w:rPr>
          <w:rFonts w:ascii="宋体" w:eastAsia="宋体" w:hAnsi="宋体"/>
          <w:b w:val="0"/>
        </w:rPr>
      </w:pPr>
      <w:bookmarkStart w:id="105" w:name="_Toc521431798"/>
      <w:r w:rsidRPr="003F0B0C">
        <w:rPr>
          <w:rFonts w:ascii="宋体" w:eastAsia="宋体" w:hAnsi="宋体" w:hint="eastAsia"/>
          <w:b w:val="0"/>
        </w:rPr>
        <w:t>网络流</w:t>
      </w:r>
      <w:bookmarkEnd w:id="105"/>
    </w:p>
    <w:p w:rsidR="00D84D40" w:rsidRPr="003F0B0C" w:rsidRDefault="00D84D40" w:rsidP="00D84D40">
      <w:pPr>
        <w:pStyle w:val="2"/>
        <w:rPr>
          <w:rFonts w:ascii="宋体" w:eastAsia="宋体" w:hAnsi="宋体"/>
          <w:b w:val="0"/>
        </w:rPr>
      </w:pPr>
      <w:bookmarkStart w:id="106" w:name="_Toc521431799"/>
      <w:r w:rsidRPr="003F0B0C">
        <w:rPr>
          <w:rFonts w:ascii="宋体" w:eastAsia="宋体" w:hAnsi="宋体" w:hint="eastAsia"/>
          <w:b w:val="0"/>
        </w:rPr>
        <w:t>2-</w:t>
      </w:r>
      <w:r w:rsidRPr="003F0B0C">
        <w:rPr>
          <w:rFonts w:ascii="宋体" w:eastAsia="宋体" w:hAnsi="宋体"/>
          <w:b w:val="0"/>
        </w:rPr>
        <w:t>SAT</w:t>
      </w:r>
      <w:bookmarkEnd w:id="106"/>
    </w:p>
    <w:p w:rsidR="00661A5C" w:rsidRPr="003F0B0C" w:rsidRDefault="00661A5C" w:rsidP="00661A5C">
      <w:pPr>
        <w:pStyle w:val="2"/>
        <w:rPr>
          <w:rFonts w:ascii="宋体" w:eastAsia="宋体" w:hAnsi="宋体"/>
          <w:b w:val="0"/>
        </w:rPr>
      </w:pPr>
      <w:bookmarkStart w:id="107" w:name="_Toc521431800"/>
      <w:r w:rsidRPr="003F0B0C">
        <w:rPr>
          <w:rFonts w:ascii="宋体" w:eastAsia="宋体" w:hAnsi="宋体" w:hint="eastAsia"/>
          <w:b w:val="0"/>
        </w:rPr>
        <w:t>图同构</w:t>
      </w:r>
      <w:bookmarkEnd w:id="107"/>
    </w:p>
    <w:p w:rsidR="009E330B" w:rsidRPr="003F0B0C" w:rsidRDefault="009E330B" w:rsidP="009E330B">
      <w:pPr>
        <w:pStyle w:val="2"/>
        <w:rPr>
          <w:rFonts w:ascii="宋体" w:eastAsia="宋体" w:hAnsi="宋体"/>
          <w:b w:val="0"/>
        </w:rPr>
      </w:pPr>
      <w:bookmarkStart w:id="108" w:name="_Toc521431801"/>
      <w:r w:rsidRPr="003F0B0C">
        <w:rPr>
          <w:rFonts w:ascii="宋体" w:eastAsia="宋体" w:hAnsi="宋体" w:hint="eastAsia"/>
          <w:b w:val="0"/>
        </w:rPr>
        <w:t>拓补排序</w:t>
      </w:r>
      <w:bookmarkEnd w:id="108"/>
    </w:p>
    <w:p w:rsidR="00D521AE" w:rsidRPr="003F0B0C" w:rsidRDefault="00D521AE" w:rsidP="00D521AE">
      <w:pPr>
        <w:pStyle w:val="2"/>
        <w:rPr>
          <w:rFonts w:ascii="宋体" w:eastAsia="宋体" w:hAnsi="宋体"/>
          <w:b w:val="0"/>
        </w:rPr>
      </w:pPr>
      <w:bookmarkStart w:id="109" w:name="_Toc521431802"/>
      <w:r w:rsidRPr="003F0B0C">
        <w:rPr>
          <w:rFonts w:ascii="宋体" w:eastAsia="宋体" w:hAnsi="宋体" w:hint="eastAsia"/>
          <w:b w:val="0"/>
        </w:rPr>
        <w:t>最小生成树</w:t>
      </w:r>
      <w:bookmarkEnd w:id="109"/>
    </w:p>
    <w:p w:rsidR="00F73381" w:rsidRPr="003F0B0C" w:rsidRDefault="00F73381" w:rsidP="00F73381">
      <w:pPr>
        <w:pStyle w:val="3"/>
        <w:rPr>
          <w:rFonts w:ascii="宋体" w:eastAsia="宋体" w:hAnsi="宋体"/>
          <w:b w:val="0"/>
        </w:rPr>
      </w:pPr>
      <w:bookmarkStart w:id="110" w:name="_Toc521431803"/>
      <w:r w:rsidRPr="003F0B0C">
        <w:rPr>
          <w:rFonts w:ascii="宋体" w:eastAsia="宋体" w:hAnsi="宋体" w:hint="eastAsia"/>
          <w:b w:val="0"/>
        </w:rPr>
        <w:t>√-</w:t>
      </w:r>
      <w:r w:rsidRPr="003F0B0C">
        <w:rPr>
          <w:rFonts w:ascii="宋体" w:eastAsia="宋体" w:hAnsi="宋体"/>
          <w:b w:val="0"/>
        </w:rPr>
        <w:t>2018</w:t>
      </w:r>
      <w:r w:rsidRPr="003F0B0C">
        <w:rPr>
          <w:rFonts w:ascii="宋体" w:eastAsia="宋体" w:hAnsi="宋体" w:hint="eastAsia"/>
          <w:b w:val="0"/>
        </w:rPr>
        <w:t>百度之星程序设计大赛资格赛-</w:t>
      </w:r>
      <w:r w:rsidRPr="003F0B0C">
        <w:rPr>
          <w:rFonts w:ascii="宋体" w:eastAsia="宋体" w:hAnsi="宋体"/>
          <w:b w:val="0"/>
        </w:rPr>
        <w:t>1006</w:t>
      </w:r>
      <w:r w:rsidRPr="003F0B0C">
        <w:rPr>
          <w:rFonts w:ascii="宋体" w:eastAsia="宋体" w:hAnsi="宋体" w:hint="eastAsia"/>
          <w:b w:val="0"/>
        </w:rPr>
        <w:t>-三原色图</w:t>
      </w:r>
      <w:bookmarkEnd w:id="110"/>
    </w:p>
    <w:p w:rsidR="00F73381" w:rsidRPr="003F0B0C" w:rsidRDefault="00F73381" w:rsidP="00F73381">
      <w:pPr>
        <w:rPr>
          <w:rFonts w:ascii="宋体" w:eastAsia="宋体" w:hAnsi="宋体"/>
        </w:rPr>
      </w:pPr>
      <w:r w:rsidRPr="003F0B0C">
        <w:rPr>
          <w:rFonts w:ascii="宋体" w:eastAsia="宋体" w:hAnsi="宋体" w:hint="eastAsia"/>
        </w:rPr>
        <w:t>【题意】</w:t>
      </w:r>
    </w:p>
    <w:p w:rsidR="00F73381" w:rsidRPr="003F0B0C" w:rsidRDefault="00F73381" w:rsidP="00F73381">
      <w:pPr>
        <w:rPr>
          <w:rFonts w:ascii="宋体" w:eastAsia="宋体" w:hAnsi="宋体"/>
        </w:rPr>
      </w:pPr>
      <w:r w:rsidRPr="003F0B0C">
        <w:rPr>
          <w:rFonts w:ascii="宋体" w:eastAsia="宋体" w:hAnsi="宋体" w:hint="eastAsia"/>
        </w:rPr>
        <w:t>【TAG】最小生成树 贪心</w:t>
      </w:r>
    </w:p>
    <w:p w:rsidR="00F73381" w:rsidRPr="003F0B0C" w:rsidRDefault="00F73381" w:rsidP="00F73381">
      <w:pPr>
        <w:rPr>
          <w:rFonts w:ascii="宋体" w:eastAsia="宋体" w:hAnsi="宋体"/>
        </w:rPr>
      </w:pPr>
      <w:r w:rsidRPr="003F0B0C">
        <w:rPr>
          <w:rFonts w:ascii="宋体" w:eastAsia="宋体" w:hAnsi="宋体" w:hint="eastAsia"/>
        </w:rPr>
        <w:t>【题解】分别把2种颜色的边跑一遍最小生成树，跑完记得判有没有连通，比最少的边要少的都是-</w:t>
      </w:r>
      <w:r w:rsidRPr="003F0B0C">
        <w:rPr>
          <w:rFonts w:ascii="宋体" w:eastAsia="宋体" w:hAnsi="宋体"/>
        </w:rPr>
        <w:t>1</w:t>
      </w:r>
      <w:r w:rsidRPr="003F0B0C">
        <w:rPr>
          <w:rFonts w:ascii="宋体" w:eastAsia="宋体" w:hAnsi="宋体" w:hint="eastAsia"/>
        </w:rPr>
        <w:t>，接着把剩下在最小生成树生成过程没有用到的边贪心的从小到大加入即可</w:t>
      </w:r>
    </w:p>
    <w:p w:rsidR="00F73381" w:rsidRPr="003F0B0C" w:rsidRDefault="00F73381" w:rsidP="00F73381">
      <w:pPr>
        <w:rPr>
          <w:rFonts w:ascii="宋体" w:eastAsia="宋体" w:hAnsi="宋体"/>
        </w:rPr>
      </w:pPr>
      <w:r w:rsidRPr="003F0B0C">
        <w:rPr>
          <w:rFonts w:ascii="宋体" w:eastAsia="宋体" w:hAnsi="宋体" w:hint="eastAsia"/>
        </w:rPr>
        <w:t>【代码】</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preprocessor"/>
          <w:rFonts w:cs="Consolas"/>
          <w:color w:val="880000"/>
        </w:rPr>
        <w:t>#</w:t>
      </w:r>
      <w:r w:rsidRPr="003F0B0C">
        <w:rPr>
          <w:rStyle w:val="hljs-keyword"/>
          <w:rFonts w:cs="Consolas"/>
          <w:b/>
          <w:bCs/>
          <w:color w:val="880000"/>
        </w:rPr>
        <w:t>include</w:t>
      </w:r>
      <w:r w:rsidRPr="003F0B0C">
        <w:rPr>
          <w:rStyle w:val="hljs-preprocessor"/>
          <w:rFonts w:cs="Consolas"/>
          <w:color w:val="880000"/>
        </w:rPr>
        <w:t xml:space="preserve"> &lt;bits/stdc++.h&gt;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preprocessor"/>
          <w:rFonts w:cs="Consolas"/>
          <w:color w:val="880000"/>
        </w:rPr>
        <w:t>#</w:t>
      </w:r>
      <w:r w:rsidRPr="003F0B0C">
        <w:rPr>
          <w:rStyle w:val="hljs-keyword"/>
          <w:rFonts w:cs="Consolas"/>
          <w:b/>
          <w:bCs/>
          <w:color w:val="880000"/>
        </w:rPr>
        <w:t>define</w:t>
      </w:r>
      <w:r w:rsidRPr="003F0B0C">
        <w:rPr>
          <w:rStyle w:val="hljs-preprocessor"/>
          <w:rFonts w:cs="Consolas"/>
          <w:color w:val="880000"/>
        </w:rPr>
        <w:t xml:space="preserve"> MAXN 110</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using</w:t>
      </w:r>
      <w:r w:rsidRPr="003F0B0C">
        <w:rPr>
          <w:rStyle w:val="HTML2"/>
          <w:rFonts w:cs="Consolas"/>
          <w:color w:val="000000"/>
        </w:rPr>
        <w:t xml:space="preserve"> </w:t>
      </w:r>
      <w:r w:rsidRPr="003F0B0C">
        <w:rPr>
          <w:rStyle w:val="hljs-keyword"/>
          <w:rFonts w:cs="Consolas"/>
          <w:b/>
          <w:bCs/>
          <w:color w:val="000000"/>
        </w:rPr>
        <w:t>namespace</w:t>
      </w:r>
      <w:r w:rsidRPr="003F0B0C">
        <w:rPr>
          <w:rStyle w:val="HTML2"/>
          <w:rFonts w:cs="Consolas"/>
          <w:color w:val="000000"/>
        </w:rPr>
        <w:t xml:space="preserve"> </w:t>
      </w:r>
      <w:r w:rsidRPr="003F0B0C">
        <w:rPr>
          <w:rStyle w:val="hljs-builtin"/>
          <w:rFonts w:cs="Consolas"/>
          <w:b/>
          <w:bCs/>
          <w:color w:val="000000"/>
        </w:rPr>
        <w:t>std</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struct</w:t>
      </w:r>
      <w:r w:rsidRPr="003F0B0C">
        <w:rPr>
          <w:rStyle w:val="HTML2"/>
          <w:rFonts w:cs="Consolas"/>
          <w:color w:val="000000"/>
        </w:rPr>
        <w:t xml:space="preserve"> node{</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a,b,w;</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char</w:t>
      </w:r>
      <w:r w:rsidRPr="003F0B0C">
        <w:rPr>
          <w:rStyle w:val="HTML2"/>
          <w:rFonts w:cs="Consolas"/>
          <w:color w:val="000000"/>
        </w:rPr>
        <w:t xml:space="preserve"> c[</w:t>
      </w:r>
      <w:r w:rsidRPr="003F0B0C">
        <w:rPr>
          <w:rStyle w:val="hljs-number"/>
          <w:rFonts w:cs="Consolas"/>
          <w:color w:val="008800"/>
        </w:rPr>
        <w:t>2</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bool</w:t>
      </w:r>
      <w:r w:rsidRPr="003F0B0C">
        <w:rPr>
          <w:rStyle w:val="HTML2"/>
          <w:rFonts w:cs="Consolas"/>
          <w:color w:val="000000"/>
        </w:rPr>
        <w:t xml:space="preserve"> </w:t>
      </w:r>
      <w:r w:rsidRPr="003F0B0C">
        <w:rPr>
          <w:rStyle w:val="hljs-keyword"/>
          <w:rFonts w:cs="Consolas"/>
          <w:b/>
          <w:bCs/>
          <w:color w:val="000000"/>
        </w:rPr>
        <w:t>operator</w:t>
      </w:r>
      <w:r w:rsidRPr="003F0B0C">
        <w:rPr>
          <w:rStyle w:val="HTML2"/>
          <w:rFonts w:cs="Consolas"/>
          <w:color w:val="000000"/>
        </w:rPr>
        <w:t xml:space="preserve">&lt;(node &amp;b) </w:t>
      </w:r>
      <w:r w:rsidRPr="003F0B0C">
        <w:rPr>
          <w:rStyle w:val="hljs-keyword"/>
          <w:rFonts w:cs="Consolas"/>
          <w:b/>
          <w:bCs/>
          <w:color w:val="000000"/>
        </w:rPr>
        <w:t>const</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w:t>
      </w:r>
      <w:r w:rsidRPr="003F0B0C">
        <w:rPr>
          <w:rStyle w:val="hljs-keyword"/>
          <w:rFonts w:cs="Consolas"/>
          <w:b/>
          <w:bCs/>
          <w:color w:val="000000"/>
        </w:rPr>
        <w:t>this</w:t>
      </w:r>
      <w:r w:rsidRPr="003F0B0C">
        <w:rPr>
          <w:rStyle w:val="HTML2"/>
          <w:rFonts w:cs="Consolas"/>
          <w:color w:val="000000"/>
        </w:rPr>
        <w:t>-&gt;w&lt;b.w;</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}edge[MAXN];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lastRenderedPageBreak/>
        <w:t>bool</w:t>
      </w:r>
      <w:r w:rsidRPr="003F0B0C">
        <w:rPr>
          <w:rStyle w:val="hljs-function"/>
          <w:rFonts w:cs="Consolas"/>
          <w:color w:val="000000"/>
        </w:rPr>
        <w:t xml:space="preserve"> </w:t>
      </w:r>
      <w:r w:rsidRPr="003F0B0C">
        <w:rPr>
          <w:rStyle w:val="hljs-title"/>
          <w:rFonts w:cs="Consolas"/>
          <w:b/>
          <w:bCs/>
          <w:color w:val="880000"/>
        </w:rPr>
        <w:t>cmp</w:t>
      </w:r>
      <w:r w:rsidRPr="003F0B0C">
        <w:rPr>
          <w:rStyle w:val="hljs-params"/>
          <w:rFonts w:cs="Consolas"/>
          <w:color w:val="000000"/>
        </w:rPr>
        <w:t>(node x,node y)</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x.w&lt;y.w;</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TML2"/>
          <w:rFonts w:cs="Consolas"/>
          <w:color w:val="000000"/>
        </w:rPr>
        <w:t xml:space="preserve"> pre[MAXN],n,m,ans[MAXN];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ljs-function"/>
          <w:rFonts w:cs="Consolas"/>
          <w:color w:val="000000"/>
        </w:rPr>
        <w:t xml:space="preserve"> </w:t>
      </w:r>
      <w:r w:rsidRPr="003F0B0C">
        <w:rPr>
          <w:rStyle w:val="hljs-title"/>
          <w:rFonts w:cs="Consolas"/>
          <w:b/>
          <w:bCs/>
          <w:color w:val="880000"/>
        </w:rPr>
        <w:t>find_root</w:t>
      </w:r>
      <w:r w:rsidRPr="003F0B0C">
        <w:rPr>
          <w:rStyle w:val="hljs-params"/>
          <w:rFonts w:cs="Consolas"/>
          <w:color w:val="000000"/>
        </w:rPr>
        <w:t>(</w:t>
      </w:r>
      <w:r w:rsidRPr="003F0B0C">
        <w:rPr>
          <w:rStyle w:val="hljs-keyword"/>
          <w:rFonts w:cs="Consolas"/>
          <w:b/>
          <w:bCs/>
          <w:color w:val="000000"/>
        </w:rPr>
        <w:t>int</w:t>
      </w:r>
      <w:r w:rsidRPr="003F0B0C">
        <w:rPr>
          <w:rStyle w:val="hljs-params"/>
          <w:rFonts w:cs="Consolas"/>
          <w:color w:val="000000"/>
        </w:rPr>
        <w:t xml:space="preserve"> x)</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(pre[pre[x]]==pre[x])?pre[x]:pre[x]=find_root(pre[x]);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bool</w:t>
      </w:r>
      <w:r w:rsidRPr="003F0B0C">
        <w:rPr>
          <w:rStyle w:val="hljs-function"/>
          <w:rFonts w:cs="Consolas"/>
          <w:color w:val="000000"/>
        </w:rPr>
        <w:t xml:space="preserve"> </w:t>
      </w:r>
      <w:r w:rsidRPr="003F0B0C">
        <w:rPr>
          <w:rStyle w:val="hljs-title"/>
          <w:rFonts w:cs="Consolas"/>
          <w:b/>
          <w:bCs/>
          <w:color w:val="880000"/>
        </w:rPr>
        <w:t>same</w:t>
      </w:r>
      <w:r w:rsidRPr="003F0B0C">
        <w:rPr>
          <w:rStyle w:val="hljs-params"/>
          <w:rFonts w:cs="Consolas"/>
          <w:color w:val="000000"/>
        </w:rPr>
        <w:t>(</w:t>
      </w:r>
      <w:r w:rsidRPr="003F0B0C">
        <w:rPr>
          <w:rStyle w:val="hljs-keyword"/>
          <w:rFonts w:cs="Consolas"/>
          <w:b/>
          <w:bCs/>
          <w:color w:val="000000"/>
        </w:rPr>
        <w:t>int</w:t>
      </w:r>
      <w:r w:rsidRPr="003F0B0C">
        <w:rPr>
          <w:rStyle w:val="hljs-params"/>
          <w:rFonts w:cs="Consolas"/>
          <w:color w:val="000000"/>
        </w:rPr>
        <w:t xml:space="preserve"> x,</w:t>
      </w:r>
      <w:r w:rsidRPr="003F0B0C">
        <w:rPr>
          <w:rStyle w:val="hljs-keyword"/>
          <w:rFonts w:cs="Consolas"/>
          <w:b/>
          <w:bCs/>
          <w:color w:val="000000"/>
        </w:rPr>
        <w:t>int</w:t>
      </w:r>
      <w:r w:rsidRPr="003F0B0C">
        <w:rPr>
          <w:rStyle w:val="hljs-params"/>
          <w:rFonts w:cs="Consolas"/>
          <w:color w:val="000000"/>
        </w:rPr>
        <w:t xml:space="preserve"> y)</w:t>
      </w:r>
      <w:r w:rsidRPr="003F0B0C">
        <w:rPr>
          <w:rStyle w:val="HTML2"/>
          <w:rFonts w:cs="Consolas"/>
          <w:color w:val="000000"/>
        </w:rPr>
        <w:t>{</w:t>
      </w:r>
      <w:r w:rsidRPr="003F0B0C">
        <w:rPr>
          <w:rStyle w:val="hljs-keyword"/>
          <w:rFonts w:cs="Consolas"/>
          <w:b/>
          <w:bCs/>
          <w:color w:val="000000"/>
        </w:rPr>
        <w:t>return</w:t>
      </w:r>
      <w:r w:rsidRPr="003F0B0C">
        <w:rPr>
          <w:rStyle w:val="HTML2"/>
          <w:rFonts w:cs="Consolas"/>
          <w:color w:val="000000"/>
        </w:rPr>
        <w:t xml:space="preserve"> find_root(x)==find_root(y);}</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void</w:t>
      </w:r>
      <w:r w:rsidRPr="003F0B0C">
        <w:rPr>
          <w:rStyle w:val="hljs-function"/>
          <w:rFonts w:cs="Consolas"/>
          <w:color w:val="000000"/>
        </w:rPr>
        <w:t xml:space="preserve"> </w:t>
      </w:r>
      <w:r w:rsidRPr="003F0B0C">
        <w:rPr>
          <w:rStyle w:val="hljs-title"/>
          <w:rFonts w:cs="Consolas"/>
          <w:b/>
          <w:bCs/>
          <w:color w:val="880000"/>
        </w:rPr>
        <w:t>combine</w:t>
      </w:r>
      <w:r w:rsidRPr="003F0B0C">
        <w:rPr>
          <w:rStyle w:val="hljs-params"/>
          <w:rFonts w:cs="Consolas"/>
          <w:color w:val="000000"/>
        </w:rPr>
        <w:t>(</w:t>
      </w:r>
      <w:r w:rsidRPr="003F0B0C">
        <w:rPr>
          <w:rStyle w:val="hljs-keyword"/>
          <w:rFonts w:cs="Consolas"/>
          <w:b/>
          <w:bCs/>
          <w:color w:val="000000"/>
        </w:rPr>
        <w:t>int</w:t>
      </w:r>
      <w:r w:rsidRPr="003F0B0C">
        <w:rPr>
          <w:rStyle w:val="hljs-params"/>
          <w:rFonts w:cs="Consolas"/>
          <w:color w:val="000000"/>
        </w:rPr>
        <w:t xml:space="preserve"> x,</w:t>
      </w:r>
      <w:r w:rsidRPr="003F0B0C">
        <w:rPr>
          <w:rStyle w:val="hljs-keyword"/>
          <w:rFonts w:cs="Consolas"/>
          <w:b/>
          <w:bCs/>
          <w:color w:val="000000"/>
        </w:rPr>
        <w:t>int</w:t>
      </w:r>
      <w:r w:rsidRPr="003F0B0C">
        <w:rPr>
          <w:rStyle w:val="hljs-params"/>
          <w:rFonts w:cs="Consolas"/>
          <w:color w:val="000000"/>
        </w:rPr>
        <w:t xml:space="preserve"> y)</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pre[find_root(y)]=find_root(x);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void</w:t>
      </w:r>
      <w:r w:rsidRPr="003F0B0C">
        <w:rPr>
          <w:rStyle w:val="hljs-function"/>
          <w:rFonts w:cs="Consolas"/>
          <w:color w:val="000000"/>
        </w:rPr>
        <w:t xml:space="preserve"> </w:t>
      </w:r>
      <w:r w:rsidRPr="003F0B0C">
        <w:rPr>
          <w:rStyle w:val="hljs-title"/>
          <w:rFonts w:cs="Consolas"/>
          <w:b/>
          <w:bCs/>
          <w:color w:val="880000"/>
        </w:rPr>
        <w:t>solve</w:t>
      </w:r>
      <w:r w:rsidRPr="003F0B0C">
        <w:rPr>
          <w:rStyle w:val="hljs-params"/>
          <w:rFonts w:cs="Consolas"/>
          <w:color w:val="000000"/>
        </w:rPr>
        <w:t>(</w:t>
      </w:r>
      <w:r w:rsidRPr="003F0B0C">
        <w:rPr>
          <w:rStyle w:val="hljs-keyword"/>
          <w:rFonts w:cs="Consolas"/>
          <w:b/>
          <w:bCs/>
          <w:color w:val="000000"/>
        </w:rPr>
        <w:t>char</w:t>
      </w:r>
      <w:r w:rsidRPr="003F0B0C">
        <w:rPr>
          <w:rStyle w:val="hljs-params"/>
          <w:rFonts w:cs="Consolas"/>
          <w:color w:val="000000"/>
        </w:rPr>
        <w:t xml:space="preserve"> invalid)</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;i&lt;=n;i++) pre[i]=i;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queue</w:t>
      </w:r>
      <w:r w:rsidRPr="003F0B0C">
        <w:rPr>
          <w:rStyle w:val="hljs-stlcontainer"/>
          <w:rFonts w:cs="Consolas"/>
          <w:color w:val="000000"/>
        </w:rPr>
        <w:t>&lt;</w:t>
      </w:r>
      <w:r w:rsidRPr="003F0B0C">
        <w:rPr>
          <w:rStyle w:val="hljs-keyword"/>
          <w:rFonts w:cs="Consolas"/>
          <w:b/>
          <w:bCs/>
          <w:color w:val="000000"/>
        </w:rPr>
        <w:t>int</w:t>
      </w:r>
      <w:r w:rsidRPr="003F0B0C">
        <w:rPr>
          <w:rStyle w:val="hljs-stlcontainer"/>
          <w:rFonts w:cs="Consolas"/>
          <w:color w:val="000000"/>
        </w:rPr>
        <w:t>&gt;</w:t>
      </w:r>
      <w:r w:rsidRPr="003F0B0C">
        <w:rPr>
          <w:rStyle w:val="HTML2"/>
          <w:rFonts w:cs="Consolas"/>
          <w:color w:val="000000"/>
        </w:rPr>
        <w:t xml:space="preserve"> q;</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while</w:t>
      </w:r>
      <w:r w:rsidRPr="003F0B0C">
        <w:rPr>
          <w:rStyle w:val="HTML2"/>
          <w:rFonts w:cs="Consolas"/>
          <w:color w:val="000000"/>
        </w:rPr>
        <w:t>(!q.empty()) q.pop();</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mincost=</w:t>
      </w:r>
      <w:r w:rsidRPr="003F0B0C">
        <w:rPr>
          <w:rStyle w:val="hljs-number"/>
          <w:rFonts w:cs="Consolas"/>
          <w:color w:val="008800"/>
        </w:rPr>
        <w:t>0</w:t>
      </w:r>
      <w:r w:rsidRPr="003F0B0C">
        <w:rPr>
          <w:rStyle w:val="HTML2"/>
          <w:rFonts w:cs="Consolas"/>
          <w:color w:val="000000"/>
        </w:rPr>
        <w:t>,mink=</w:t>
      </w:r>
      <w:r w:rsidRPr="003F0B0C">
        <w:rPr>
          <w:rStyle w:val="hljs-number"/>
          <w:rFonts w:cs="Consolas"/>
          <w:color w:val="008800"/>
        </w:rPr>
        <w:t>0</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;i&lt;=m;i++){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(edge[i].c[</w:t>
      </w:r>
      <w:r w:rsidRPr="003F0B0C">
        <w:rPr>
          <w:rStyle w:val="hljs-number"/>
          <w:rFonts w:cs="Consolas"/>
          <w:color w:val="008800"/>
        </w:rPr>
        <w:t>0</w:t>
      </w:r>
      <w:r w:rsidRPr="003F0B0C">
        <w:rPr>
          <w:rStyle w:val="HTML2"/>
          <w:rFonts w:cs="Consolas"/>
          <w:color w:val="000000"/>
        </w:rPr>
        <w:t>]==invalid||same(edge[i].a,edge[i].b)){</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q.push(edge[i].w);</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continue</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mincost+=edge[i].w;</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mink++;</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combine(edge[i].a,edge[i].b);</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2</w:t>
      </w:r>
      <w:r w:rsidRPr="003F0B0C">
        <w:rPr>
          <w:rStyle w:val="HTML2"/>
          <w:rFonts w:cs="Consolas"/>
          <w:color w:val="000000"/>
        </w:rPr>
        <w:t>;i&lt;=n;i++){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(!same(</w:t>
      </w:r>
      <w:r w:rsidRPr="003F0B0C">
        <w:rPr>
          <w:rStyle w:val="hljs-number"/>
          <w:rFonts w:cs="Consolas"/>
          <w:color w:val="008800"/>
        </w:rPr>
        <w:t>1</w:t>
      </w:r>
      <w:r w:rsidRPr="003F0B0C">
        <w:rPr>
          <w:rStyle w:val="HTML2"/>
          <w:rFonts w:cs="Consolas"/>
          <w:color w:val="000000"/>
        </w:rPr>
        <w:t xml:space="preserve">,i)) </w:t>
      </w:r>
      <w:r w:rsidRPr="003F0B0C">
        <w:rPr>
          <w:rStyle w:val="hljs-keyword"/>
          <w:rFonts w:cs="Consolas"/>
          <w:b/>
          <w:bCs/>
          <w:color w:val="000000"/>
        </w:rPr>
        <w:t>return</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(ans[mink]==-</w:t>
      </w:r>
      <w:r w:rsidRPr="003F0B0C">
        <w:rPr>
          <w:rStyle w:val="hljs-number"/>
          <w:rFonts w:cs="Consolas"/>
          <w:color w:val="008800"/>
        </w:rPr>
        <w:t>1</w:t>
      </w:r>
      <w:r w:rsidRPr="003F0B0C">
        <w:rPr>
          <w:rStyle w:val="HTML2"/>
          <w:rFonts w:cs="Consolas"/>
          <w:color w:val="000000"/>
        </w:rPr>
        <w:t>) ans[mink]=mincost;</w:t>
      </w:r>
      <w:r w:rsidRPr="003F0B0C">
        <w:rPr>
          <w:rStyle w:val="hljs-keyword"/>
          <w:rFonts w:cs="Consolas"/>
          <w:b/>
          <w:bCs/>
          <w:color w:val="000000"/>
        </w:rPr>
        <w:t>else</w:t>
      </w:r>
      <w:r w:rsidRPr="003F0B0C">
        <w:rPr>
          <w:rStyle w:val="HTML2"/>
          <w:rFonts w:cs="Consolas"/>
          <w:color w:val="000000"/>
        </w:rPr>
        <w:t xml:space="preserve"> ans[mink]=min(ans[mink],mincost);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i=mink+</w:t>
      </w:r>
      <w:r w:rsidRPr="003F0B0C">
        <w:rPr>
          <w:rStyle w:val="hljs-number"/>
          <w:rFonts w:cs="Consolas"/>
          <w:color w:val="008800"/>
        </w:rPr>
        <w:t>1</w:t>
      </w:r>
      <w:r w:rsidRPr="003F0B0C">
        <w:rPr>
          <w:rStyle w:val="HTML2"/>
          <w:rFonts w:cs="Consolas"/>
          <w:color w:val="000000"/>
        </w:rPr>
        <w:t>;i&lt;=m;i++){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mincost+=q.front();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q.pop();</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(ans[i]==-</w:t>
      </w:r>
      <w:r w:rsidRPr="003F0B0C">
        <w:rPr>
          <w:rStyle w:val="hljs-number"/>
          <w:rFonts w:cs="Consolas"/>
          <w:color w:val="008800"/>
        </w:rPr>
        <w:t>1</w:t>
      </w:r>
      <w:r w:rsidRPr="003F0B0C">
        <w:rPr>
          <w:rStyle w:val="HTML2"/>
          <w:rFonts w:cs="Consolas"/>
          <w:color w:val="000000"/>
        </w:rPr>
        <w:t>) ans[i]=mincost;</w:t>
      </w:r>
      <w:r w:rsidRPr="003F0B0C">
        <w:rPr>
          <w:rStyle w:val="hljs-keyword"/>
          <w:rFonts w:cs="Consolas"/>
          <w:b/>
          <w:bCs/>
          <w:color w:val="000000"/>
        </w:rPr>
        <w:t>else</w:t>
      </w:r>
      <w:r w:rsidRPr="003F0B0C">
        <w:rPr>
          <w:rStyle w:val="HTML2"/>
          <w:rFonts w:cs="Consolas"/>
          <w:color w:val="000000"/>
        </w:rPr>
        <w:t xml:space="preserve"> ans[i]=min(ans[i],mincost);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3F0B0C">
        <w:rPr>
          <w:rStyle w:val="hljs-keyword"/>
          <w:rFonts w:cs="Consolas"/>
          <w:b/>
          <w:bCs/>
          <w:color w:val="000000"/>
        </w:rPr>
        <w:t>int</w:t>
      </w:r>
      <w:r w:rsidRPr="003F0B0C">
        <w:rPr>
          <w:rStyle w:val="hljs-function"/>
          <w:rFonts w:cs="Consolas"/>
          <w:color w:val="000000"/>
        </w:rPr>
        <w:t xml:space="preserve"> </w:t>
      </w:r>
      <w:r w:rsidRPr="003F0B0C">
        <w:rPr>
          <w:rStyle w:val="hljs-title"/>
          <w:rFonts w:cs="Consolas"/>
          <w:b/>
          <w:bCs/>
          <w:color w:val="880000"/>
        </w:rPr>
        <w:t>main</w:t>
      </w:r>
      <w:r w:rsidRPr="003F0B0C">
        <w:rPr>
          <w:rStyle w:val="hljs-params"/>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scanf</w:t>
      </w:r>
      <w:r w:rsidRPr="003F0B0C">
        <w:rPr>
          <w:rStyle w:val="HTML2"/>
          <w:rFonts w:cs="Consolas"/>
          <w:color w:val="000000"/>
        </w:rPr>
        <w:t>(</w:t>
      </w:r>
      <w:r w:rsidRPr="003F0B0C">
        <w:rPr>
          <w:rStyle w:val="hljs-string"/>
          <w:rFonts w:cs="Consolas"/>
          <w:color w:val="880000"/>
        </w:rPr>
        <w:t>"%d"</w:t>
      </w:r>
      <w:r w:rsidRPr="003F0B0C">
        <w:rPr>
          <w:rStyle w:val="HTML2"/>
          <w:rFonts w:cs="Consolas"/>
          <w:color w:val="000000"/>
        </w:rPr>
        <w:t>,&amp;t);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casenum=</w:t>
      </w:r>
      <w:r w:rsidRPr="003F0B0C">
        <w:rPr>
          <w:rStyle w:val="hljs-number"/>
          <w:rFonts w:cs="Consolas"/>
          <w:color w:val="008800"/>
        </w:rPr>
        <w:t>1</w:t>
      </w:r>
      <w:r w:rsidRPr="003F0B0C">
        <w:rPr>
          <w:rStyle w:val="HTML2"/>
          <w:rFonts w:cs="Consolas"/>
          <w:color w:val="000000"/>
        </w:rPr>
        <w:t>;casenum&lt;=t;casenum++){</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lastRenderedPageBreak/>
        <w:t xml:space="preserve">        </w:t>
      </w:r>
      <w:r w:rsidRPr="003F0B0C">
        <w:rPr>
          <w:rStyle w:val="hljs-builtin"/>
          <w:rFonts w:cs="Consolas"/>
          <w:b/>
          <w:bCs/>
          <w:color w:val="000000"/>
        </w:rPr>
        <w:t>scanf</w:t>
      </w:r>
      <w:r w:rsidRPr="003F0B0C">
        <w:rPr>
          <w:rStyle w:val="HTML2"/>
          <w:rFonts w:cs="Consolas"/>
          <w:color w:val="000000"/>
        </w:rPr>
        <w:t>(</w:t>
      </w:r>
      <w:r w:rsidRPr="003F0B0C">
        <w:rPr>
          <w:rStyle w:val="hljs-string"/>
          <w:rFonts w:cs="Consolas"/>
          <w:color w:val="880000"/>
        </w:rPr>
        <w:t>"%d%d"</w:t>
      </w:r>
      <w:r w:rsidRPr="003F0B0C">
        <w:rPr>
          <w:rStyle w:val="HTML2"/>
          <w:rFonts w:cs="Consolas"/>
          <w:color w:val="000000"/>
        </w:rPr>
        <w:t>,&amp;n,&amp;m);</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 xml:space="preserve">;i&lt;=m;i++) </w:t>
      </w:r>
      <w:r w:rsidRPr="003F0B0C">
        <w:rPr>
          <w:rStyle w:val="hljs-builtin"/>
          <w:rFonts w:cs="Consolas"/>
          <w:b/>
          <w:bCs/>
          <w:color w:val="000000"/>
        </w:rPr>
        <w:t>scanf</w:t>
      </w:r>
      <w:r w:rsidRPr="003F0B0C">
        <w:rPr>
          <w:rStyle w:val="HTML2"/>
          <w:rFonts w:cs="Consolas"/>
          <w:color w:val="000000"/>
        </w:rPr>
        <w:t>(</w:t>
      </w:r>
      <w:r w:rsidRPr="003F0B0C">
        <w:rPr>
          <w:rStyle w:val="hljs-string"/>
          <w:rFonts w:cs="Consolas"/>
          <w:color w:val="880000"/>
        </w:rPr>
        <w:t>"%d %d %d %s"</w:t>
      </w:r>
      <w:r w:rsidRPr="003F0B0C">
        <w:rPr>
          <w:rStyle w:val="HTML2"/>
          <w:rFonts w:cs="Consolas"/>
          <w:color w:val="000000"/>
        </w:rPr>
        <w:t>,&amp;edge[i].a,&amp;edge[i].b,&amp;edge[i].w,edge[i].c);</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sort(edge+</w:t>
      </w:r>
      <w:r w:rsidRPr="003F0B0C">
        <w:rPr>
          <w:rStyle w:val="hljs-number"/>
          <w:rFonts w:cs="Consolas"/>
          <w:color w:val="008800"/>
        </w:rPr>
        <w:t>1</w:t>
      </w:r>
      <w:r w:rsidRPr="003F0B0C">
        <w:rPr>
          <w:rStyle w:val="HTML2"/>
          <w:rFonts w:cs="Consolas"/>
          <w:color w:val="000000"/>
        </w:rPr>
        <w:t>,edge+</w:t>
      </w:r>
      <w:r w:rsidRPr="003F0B0C">
        <w:rPr>
          <w:rStyle w:val="hljs-number"/>
          <w:rFonts w:cs="Consolas"/>
          <w:color w:val="008800"/>
        </w:rPr>
        <w:t>1</w:t>
      </w:r>
      <w:r w:rsidRPr="003F0B0C">
        <w:rPr>
          <w:rStyle w:val="HTML2"/>
          <w:rFonts w:cs="Consolas"/>
          <w:color w:val="000000"/>
        </w:rPr>
        <w:t>+m);</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memset</w:t>
      </w:r>
      <w:r w:rsidRPr="003F0B0C">
        <w:rPr>
          <w:rStyle w:val="HTML2"/>
          <w:rFonts w:cs="Consolas"/>
          <w:color w:val="000000"/>
        </w:rPr>
        <w:t>(ans,-</w:t>
      </w:r>
      <w:r w:rsidRPr="003F0B0C">
        <w:rPr>
          <w:rStyle w:val="hljs-number"/>
          <w:rFonts w:cs="Consolas"/>
          <w:color w:val="008800"/>
        </w:rPr>
        <w:t>1</w:t>
      </w:r>
      <w:r w:rsidRPr="003F0B0C">
        <w:rPr>
          <w:rStyle w:val="HTML2"/>
          <w:rFonts w:cs="Consolas"/>
          <w:color w:val="000000"/>
        </w:rPr>
        <w:t>,</w:t>
      </w:r>
      <w:r w:rsidRPr="003F0B0C">
        <w:rPr>
          <w:rStyle w:val="hljs-keyword"/>
          <w:rFonts w:cs="Consolas"/>
          <w:b/>
          <w:bCs/>
          <w:color w:val="000000"/>
        </w:rPr>
        <w:t>sizeof</w:t>
      </w:r>
      <w:r w:rsidRPr="003F0B0C">
        <w:rPr>
          <w:rStyle w:val="HTML2"/>
          <w:rFonts w:cs="Consolas"/>
          <w:color w:val="000000"/>
        </w:rPr>
        <w:t>(ans));</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solve(</w:t>
      </w:r>
      <w:r w:rsidRPr="003F0B0C">
        <w:rPr>
          <w:rStyle w:val="hljs-string"/>
          <w:rFonts w:cs="Consolas"/>
          <w:color w:val="880000"/>
        </w:rPr>
        <w:t>'B'</w:t>
      </w:r>
      <w:r w:rsidRPr="003F0B0C">
        <w:rPr>
          <w:rStyle w:val="HTML2"/>
          <w:rFonts w:cs="Consolas"/>
          <w:color w:val="000000"/>
        </w:rPr>
        <w:t>),solve(</w:t>
      </w:r>
      <w:r w:rsidRPr="003F0B0C">
        <w:rPr>
          <w:rStyle w:val="hljs-string"/>
          <w:rFonts w:cs="Consolas"/>
          <w:color w:val="880000"/>
        </w:rPr>
        <w:t>'R'</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printf</w:t>
      </w:r>
      <w:r w:rsidRPr="003F0B0C">
        <w:rPr>
          <w:rStyle w:val="HTML2"/>
          <w:rFonts w:cs="Consolas"/>
          <w:color w:val="000000"/>
        </w:rPr>
        <w:t>(</w:t>
      </w:r>
      <w:r w:rsidRPr="003F0B0C">
        <w:rPr>
          <w:rStyle w:val="hljs-string"/>
          <w:rFonts w:cs="Consolas"/>
          <w:color w:val="880000"/>
        </w:rPr>
        <w:t>"Case #%d:\n"</w:t>
      </w:r>
      <w:r w:rsidRPr="003F0B0C">
        <w:rPr>
          <w:rStyle w:val="HTML2"/>
          <w:rFonts w:cs="Consolas"/>
          <w:color w:val="000000"/>
        </w:rPr>
        <w:t>,casenum);</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 xml:space="preserve">;i&lt;=m;i++) </w:t>
      </w:r>
      <w:r w:rsidRPr="003F0B0C">
        <w:rPr>
          <w:rStyle w:val="hljs-builtin"/>
          <w:rFonts w:cs="Consolas"/>
          <w:b/>
          <w:bCs/>
          <w:color w:val="000000"/>
        </w:rPr>
        <w:t>printf</w:t>
      </w:r>
      <w:r w:rsidRPr="003F0B0C">
        <w:rPr>
          <w:rStyle w:val="HTML2"/>
          <w:rFonts w:cs="Consolas"/>
          <w:color w:val="000000"/>
        </w:rPr>
        <w:t>(</w:t>
      </w:r>
      <w:r w:rsidRPr="003F0B0C">
        <w:rPr>
          <w:rStyle w:val="hljs-string"/>
          <w:rFonts w:cs="Consolas"/>
          <w:color w:val="880000"/>
        </w:rPr>
        <w:t>"%d\n"</w:t>
      </w:r>
      <w:r w:rsidRPr="003F0B0C">
        <w:rPr>
          <w:rStyle w:val="HTML2"/>
          <w:rFonts w:cs="Consolas"/>
          <w:color w:val="000000"/>
        </w:rPr>
        <w:t>,ans[i]);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w:t>
      </w:r>
      <w:r w:rsidRPr="003F0B0C">
        <w:rPr>
          <w:rStyle w:val="hljs-number"/>
          <w:rFonts w:cs="Consolas"/>
          <w:color w:val="008800"/>
        </w:rPr>
        <w:t>0</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3F0B0C">
        <w:rPr>
          <w:rStyle w:val="HTML2"/>
          <w:rFonts w:cs="Consolas"/>
          <w:color w:val="000000"/>
        </w:rPr>
        <w:t>}</w:t>
      </w:r>
    </w:p>
    <w:p w:rsidR="00567EFB" w:rsidRPr="003F0B0C" w:rsidRDefault="00567EFB" w:rsidP="00567EFB">
      <w:pPr>
        <w:pStyle w:val="2"/>
        <w:rPr>
          <w:rFonts w:ascii="宋体" w:eastAsia="宋体" w:hAnsi="宋体"/>
          <w:b w:val="0"/>
        </w:rPr>
      </w:pPr>
      <w:bookmarkStart w:id="111" w:name="_Toc521431804"/>
      <w:r w:rsidRPr="003F0B0C">
        <w:rPr>
          <w:rFonts w:ascii="宋体" w:eastAsia="宋体" w:hAnsi="宋体" w:hint="eastAsia"/>
          <w:b w:val="0"/>
        </w:rPr>
        <w:t>欧拉回路</w:t>
      </w:r>
      <w:bookmarkEnd w:id="111"/>
    </w:p>
    <w:p w:rsidR="009E330B" w:rsidRPr="003F0B0C" w:rsidRDefault="009E330B" w:rsidP="009E330B">
      <w:pPr>
        <w:pStyle w:val="2"/>
        <w:rPr>
          <w:rFonts w:ascii="宋体" w:eastAsia="宋体" w:hAnsi="宋体"/>
          <w:b w:val="0"/>
        </w:rPr>
      </w:pPr>
      <w:bookmarkStart w:id="112" w:name="_Toc521431805"/>
      <w:r w:rsidRPr="003F0B0C">
        <w:rPr>
          <w:rFonts w:ascii="宋体" w:eastAsia="宋体" w:hAnsi="宋体" w:hint="eastAsia"/>
          <w:b w:val="0"/>
        </w:rPr>
        <w:t>线段树优化建图</w:t>
      </w:r>
      <w:bookmarkEnd w:id="112"/>
    </w:p>
    <w:p w:rsidR="00EE5D3F" w:rsidRPr="003F0B0C" w:rsidRDefault="004B1ACF" w:rsidP="009B11BF">
      <w:pPr>
        <w:pStyle w:val="1"/>
        <w:rPr>
          <w:rFonts w:ascii="宋体" w:eastAsia="宋体" w:hAnsi="宋体"/>
        </w:rPr>
      </w:pPr>
      <w:bookmarkStart w:id="113" w:name="_Toc521431806"/>
      <w:r w:rsidRPr="003F0B0C">
        <w:rPr>
          <w:rFonts w:ascii="宋体" w:eastAsia="宋体" w:hAnsi="宋体" w:hint="eastAsia"/>
        </w:rPr>
        <w:t>五、字符串算法</w:t>
      </w:r>
      <w:bookmarkEnd w:id="113"/>
    </w:p>
    <w:p w:rsidR="0023725F" w:rsidRPr="003F0B0C" w:rsidRDefault="0023725F" w:rsidP="00BC5A66">
      <w:pPr>
        <w:pStyle w:val="2"/>
        <w:rPr>
          <w:rFonts w:ascii="宋体" w:eastAsia="宋体" w:hAnsi="宋体"/>
          <w:b w:val="0"/>
        </w:rPr>
      </w:pPr>
      <w:bookmarkStart w:id="114" w:name="_Toc521431807"/>
      <w:r w:rsidRPr="003F0B0C">
        <w:rPr>
          <w:rFonts w:ascii="宋体" w:eastAsia="宋体" w:hAnsi="宋体" w:hint="eastAsia"/>
          <w:b w:val="0"/>
        </w:rPr>
        <w:t>补题</w:t>
      </w:r>
      <w:bookmarkEnd w:id="114"/>
    </w:p>
    <w:p w:rsidR="00E77A6C" w:rsidRPr="003F0B0C" w:rsidRDefault="00E77A6C" w:rsidP="00E77A6C">
      <w:pPr>
        <w:pStyle w:val="3"/>
        <w:rPr>
          <w:rFonts w:ascii="宋体" w:eastAsia="宋体" w:hAnsi="宋体"/>
          <w:b w:val="0"/>
        </w:rPr>
      </w:pPr>
      <w:bookmarkStart w:id="115" w:name="_Toc521431808"/>
      <w:r w:rsidRPr="003F0B0C">
        <w:rPr>
          <w:rFonts w:ascii="宋体" w:eastAsia="宋体" w:hAnsi="宋体" w:hint="eastAsia"/>
          <w:b w:val="0"/>
        </w:rPr>
        <w:t>金牌题-前置：无</w:t>
      </w:r>
      <w:bookmarkEnd w:id="115"/>
    </w:p>
    <w:p w:rsidR="00E77A6C" w:rsidRPr="003F0B0C" w:rsidRDefault="00E77A6C" w:rsidP="00E77A6C">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暑期多校2K-</w:t>
      </w:r>
      <w:r w:rsidRPr="003F0B0C">
        <w:rPr>
          <w:rFonts w:ascii="宋体" w:eastAsia="宋体" w:hAnsi="宋体"/>
        </w:rPr>
        <w:t>Carpet</w:t>
      </w:r>
    </w:p>
    <w:p w:rsidR="00E77A6C" w:rsidRPr="003F0B0C" w:rsidRDefault="00E77A6C" w:rsidP="00E77A6C">
      <w:pPr>
        <w:rPr>
          <w:rFonts w:ascii="宋体" w:eastAsia="宋体" w:hAnsi="宋体"/>
        </w:rPr>
      </w:pPr>
      <w:r w:rsidRPr="003F0B0C">
        <w:rPr>
          <w:rFonts w:ascii="宋体" w:eastAsia="宋体" w:hAnsi="宋体" w:hint="eastAsia"/>
        </w:rPr>
        <w:t>【题意】</w:t>
      </w:r>
    </w:p>
    <w:p w:rsidR="00E77A6C" w:rsidRPr="003F0B0C" w:rsidRDefault="00E77A6C" w:rsidP="00E77A6C">
      <w:pPr>
        <w:rPr>
          <w:rFonts w:ascii="宋体" w:eastAsia="宋体" w:hAnsi="宋体"/>
        </w:rPr>
      </w:pPr>
      <w:r w:rsidRPr="003F0B0C">
        <w:rPr>
          <w:rFonts w:ascii="宋体" w:eastAsia="宋体" w:hAnsi="宋体" w:hint="eastAsia"/>
        </w:rPr>
        <w:t>【TAG】KMP</w:t>
      </w:r>
    </w:p>
    <w:p w:rsidR="00E77A6C" w:rsidRPr="003F0B0C" w:rsidRDefault="00E77A6C" w:rsidP="00E77A6C">
      <w:pPr>
        <w:rPr>
          <w:rFonts w:ascii="宋体" w:eastAsia="宋体" w:hAnsi="宋体"/>
        </w:rPr>
      </w:pPr>
      <w:r w:rsidRPr="003F0B0C">
        <w:rPr>
          <w:rFonts w:ascii="宋体" w:eastAsia="宋体" w:hAnsi="宋体" w:hint="eastAsia"/>
        </w:rPr>
        <w:t>【题解】</w:t>
      </w:r>
    </w:p>
    <w:p w:rsidR="00E77A6C" w:rsidRPr="003F0B0C" w:rsidRDefault="00E77A6C" w:rsidP="00E77A6C">
      <w:pPr>
        <w:rPr>
          <w:rFonts w:ascii="宋体" w:eastAsia="宋体" w:hAnsi="宋体"/>
        </w:rPr>
      </w:pPr>
      <w:r w:rsidRPr="003F0B0C">
        <w:rPr>
          <w:rFonts w:ascii="宋体" w:eastAsia="宋体" w:hAnsi="宋体" w:hint="eastAsia"/>
        </w:rPr>
        <w:t>【代码】</w:t>
      </w:r>
    </w:p>
    <w:p w:rsidR="00AF2A14" w:rsidRPr="003F0B0C" w:rsidRDefault="00AF2A14" w:rsidP="00AF2A14">
      <w:pPr>
        <w:pStyle w:val="3"/>
        <w:rPr>
          <w:rFonts w:ascii="宋体" w:eastAsia="宋体" w:hAnsi="宋体"/>
          <w:b w:val="0"/>
        </w:rPr>
      </w:pPr>
      <w:bookmarkStart w:id="116" w:name="_Toc521431809"/>
      <w:r w:rsidRPr="003F0B0C">
        <w:rPr>
          <w:rFonts w:ascii="宋体" w:eastAsia="宋体" w:hAnsi="宋体" w:hint="eastAsia"/>
          <w:b w:val="0"/>
        </w:rPr>
        <w:t>金牌题-前置：无</w:t>
      </w:r>
      <w:bookmarkEnd w:id="116"/>
    </w:p>
    <w:p w:rsidR="00AF2A14" w:rsidRPr="003F0B0C" w:rsidRDefault="00AF2A14" w:rsidP="00AF2A14">
      <w:pPr>
        <w:rPr>
          <w:rFonts w:ascii="宋体" w:eastAsia="宋体" w:hAnsi="宋体"/>
        </w:rPr>
      </w:pPr>
      <w:r w:rsidRPr="003F0B0C">
        <w:rPr>
          <w:rFonts w:ascii="宋体" w:eastAsia="宋体" w:hAnsi="宋体" w:hint="eastAsia"/>
        </w:rPr>
        <w:t>牛客网2018暑期多校1</w:t>
      </w:r>
      <w:r w:rsidRPr="003F0B0C">
        <w:rPr>
          <w:rFonts w:ascii="宋体" w:eastAsia="宋体" w:hAnsi="宋体"/>
        </w:rPr>
        <w:t>I</w:t>
      </w:r>
      <w:r w:rsidRPr="003F0B0C">
        <w:rPr>
          <w:rFonts w:ascii="宋体" w:eastAsia="宋体" w:hAnsi="宋体" w:hint="eastAsia"/>
        </w:rPr>
        <w:t>-</w:t>
      </w:r>
      <w:r w:rsidRPr="003F0B0C">
        <w:rPr>
          <w:rFonts w:ascii="宋体" w:eastAsia="宋体" w:hAnsi="宋体"/>
        </w:rPr>
        <w:t>Substrings</w:t>
      </w:r>
    </w:p>
    <w:p w:rsidR="00AF2A14" w:rsidRPr="003F0B0C" w:rsidRDefault="00AF2A14" w:rsidP="00E77A6C">
      <w:pPr>
        <w:rPr>
          <w:rFonts w:ascii="宋体" w:eastAsia="宋体" w:hAnsi="宋体"/>
        </w:rPr>
      </w:pPr>
      <w:r w:rsidRPr="003F0B0C">
        <w:rPr>
          <w:rFonts w:ascii="宋体" w:eastAsia="宋体" w:hAnsi="宋体" w:hint="eastAsia"/>
        </w:rPr>
        <w:t>【TAG】字符串 同构</w:t>
      </w:r>
    </w:p>
    <w:p w:rsidR="00A3769E" w:rsidRPr="003F0B0C" w:rsidRDefault="00A3769E" w:rsidP="00A3769E">
      <w:pPr>
        <w:pStyle w:val="2"/>
        <w:rPr>
          <w:rFonts w:ascii="宋体" w:eastAsia="宋体" w:hAnsi="宋体"/>
          <w:b w:val="0"/>
        </w:rPr>
      </w:pPr>
      <w:bookmarkStart w:id="117" w:name="_Toc521431810"/>
      <w:r w:rsidRPr="003F0B0C">
        <w:rPr>
          <w:rFonts w:ascii="宋体" w:eastAsia="宋体" w:hAnsi="宋体" w:hint="eastAsia"/>
          <w:b w:val="0"/>
        </w:rPr>
        <w:t>KMP</w:t>
      </w:r>
      <w:bookmarkEnd w:id="117"/>
    </w:p>
    <w:p w:rsidR="00C63D74" w:rsidRPr="003F0B0C" w:rsidRDefault="000D10AC" w:rsidP="00C63D74">
      <w:pPr>
        <w:rPr>
          <w:rFonts w:ascii="宋体" w:eastAsia="宋体" w:hAnsi="宋体"/>
        </w:rPr>
      </w:pPr>
      <w:hyperlink r:id="rId53" w:history="1">
        <w:r w:rsidR="00C63D74" w:rsidRPr="003F0B0C">
          <w:rPr>
            <w:rStyle w:val="a3"/>
            <w:rFonts w:ascii="宋体" w:eastAsia="宋体" w:hAnsi="宋体"/>
          </w:rPr>
          <w:t>https://www.bilibili.com/video/av3246487?from=search&amp;seid=8616183992466782178</w:t>
        </w:r>
      </w:hyperlink>
    </w:p>
    <w:p w:rsidR="00C63D74" w:rsidRPr="003F0B0C" w:rsidRDefault="00C63D74" w:rsidP="00C63D74">
      <w:pPr>
        <w:rPr>
          <w:rFonts w:ascii="宋体" w:eastAsia="宋体" w:hAnsi="宋体"/>
        </w:rPr>
      </w:pPr>
      <w:r w:rsidRPr="003F0B0C">
        <w:rPr>
          <w:rFonts w:ascii="宋体" w:eastAsia="宋体" w:hAnsi="宋体" w:hint="eastAsia"/>
        </w:rPr>
        <w:t>这个视频讲的很详细</w:t>
      </w:r>
      <w:r w:rsidRPr="003F0B0C">
        <w:rPr>
          <w:rFonts w:ascii="宋体" w:eastAsia="宋体" w:hAnsi="宋体"/>
        </w:rPr>
        <w:t>…</w:t>
      </w:r>
      <w:r w:rsidRPr="003F0B0C">
        <w:rPr>
          <w:rFonts w:ascii="宋体" w:eastAsia="宋体" w:hAnsi="宋体" w:hint="eastAsia"/>
        </w:rPr>
        <w:t>比较容易懂</w:t>
      </w:r>
    </w:p>
    <w:p w:rsidR="007527EA" w:rsidRPr="003F0B0C" w:rsidRDefault="007527EA" w:rsidP="007527EA">
      <w:pPr>
        <w:pStyle w:val="3"/>
        <w:rPr>
          <w:rFonts w:ascii="宋体" w:eastAsia="宋体" w:hAnsi="宋体"/>
          <w:b w:val="0"/>
        </w:rPr>
      </w:pPr>
      <w:bookmarkStart w:id="118" w:name="_Toc521431811"/>
      <w:r w:rsidRPr="003F0B0C">
        <w:rPr>
          <w:rFonts w:ascii="宋体" w:eastAsia="宋体" w:hAnsi="宋体" w:hint="eastAsia"/>
          <w:b w:val="0"/>
        </w:rPr>
        <w:lastRenderedPageBreak/>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1711</w:t>
      </w:r>
      <w:r w:rsidRPr="003F0B0C">
        <w:rPr>
          <w:rFonts w:ascii="宋体" w:eastAsia="宋体" w:hAnsi="宋体" w:hint="eastAsia"/>
          <w:b w:val="0"/>
        </w:rPr>
        <w:t>-</w:t>
      </w:r>
      <w:r w:rsidRPr="003F0B0C">
        <w:rPr>
          <w:rFonts w:ascii="宋体" w:eastAsia="宋体" w:hAnsi="宋体"/>
          <w:b w:val="0"/>
        </w:rPr>
        <w:t>Number Sequence</w:t>
      </w:r>
      <w:bookmarkEnd w:id="118"/>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w:instrText>
      </w:r>
      <w:r w:rsidRPr="003F0B0C">
        <w:rPr>
          <w:rFonts w:ascii="宋体" w:eastAsia="宋体" w:hAnsi="宋体"/>
          <w:b w:val="0"/>
        </w:rPr>
        <w:instrText>HDU</w:instrText>
      </w:r>
      <w:r w:rsidRPr="003F0B0C">
        <w:rPr>
          <w:rFonts w:ascii="宋体" w:eastAsia="宋体" w:hAnsi="宋体" w:hint="eastAsia"/>
          <w:b w:val="0"/>
        </w:rPr>
        <w:instrText>-</w:instrText>
      </w:r>
      <w:r w:rsidRPr="003F0B0C">
        <w:rPr>
          <w:rFonts w:ascii="宋体" w:eastAsia="宋体" w:hAnsi="宋体"/>
          <w:b w:val="0"/>
        </w:rPr>
        <w:instrText>1711</w:instrText>
      </w:r>
      <w:r w:rsidRPr="003F0B0C">
        <w:rPr>
          <w:rFonts w:ascii="宋体" w:eastAsia="宋体" w:hAnsi="宋体" w:hint="eastAsia"/>
          <w:b w:val="0"/>
        </w:rPr>
        <w:instrText>-</w:instrText>
      </w:r>
      <w:r w:rsidRPr="003F0B0C">
        <w:rPr>
          <w:rFonts w:ascii="宋体" w:eastAsia="宋体" w:hAnsi="宋体"/>
          <w:b w:val="0"/>
        </w:rPr>
        <w:instrText>Number Sequence:</w:instrText>
      </w:r>
      <w:r w:rsidRPr="003F0B0C">
        <w:rPr>
          <w:rFonts w:ascii="宋体" w:eastAsia="宋体" w:hAnsi="宋体" w:hint="eastAsia"/>
        </w:rPr>
        <w:instrText>1</w:instrText>
      </w:r>
      <w:r w:rsidRPr="003F0B0C">
        <w:rPr>
          <w:rFonts w:ascii="宋体" w:eastAsia="宋体" w:hAnsi="宋体"/>
        </w:rPr>
        <w:instrText xml:space="preserve">711" \y "HDU:1711" </w:instrText>
      </w:r>
      <w:r w:rsidRPr="003F0B0C">
        <w:rPr>
          <w:rFonts w:ascii="宋体" w:eastAsia="宋体" w:hAnsi="宋体"/>
          <w:b w:val="0"/>
        </w:rPr>
        <w:fldChar w:fldCharType="end"/>
      </w:r>
    </w:p>
    <w:p w:rsidR="007527EA" w:rsidRPr="003F0B0C" w:rsidRDefault="007527EA" w:rsidP="00C63D74">
      <w:pPr>
        <w:rPr>
          <w:rFonts w:ascii="宋体" w:eastAsia="宋体" w:hAnsi="宋体"/>
        </w:rPr>
      </w:pPr>
      <w:r w:rsidRPr="003F0B0C">
        <w:rPr>
          <w:rFonts w:ascii="宋体" w:eastAsia="宋体" w:hAnsi="宋体" w:hint="eastAsia"/>
        </w:rPr>
        <w:t>【题意】给定数字序列a和b，如果b序列是a序列的子序列，输出其在a序列中第1个出现的位置（下标从1开始），否则输出-</w:t>
      </w:r>
      <w:r w:rsidRPr="003F0B0C">
        <w:rPr>
          <w:rFonts w:ascii="宋体" w:eastAsia="宋体" w:hAnsi="宋体"/>
        </w:rPr>
        <w:t>1</w:t>
      </w:r>
      <w:r w:rsidRPr="003F0B0C">
        <w:rPr>
          <w:rFonts w:ascii="宋体" w:eastAsia="宋体" w:hAnsi="宋体" w:hint="eastAsia"/>
        </w:rPr>
        <w:t>。</w:t>
      </w:r>
    </w:p>
    <w:p w:rsidR="007527EA" w:rsidRPr="003F0B0C" w:rsidRDefault="007527EA" w:rsidP="00C63D74">
      <w:pPr>
        <w:rPr>
          <w:rFonts w:ascii="宋体" w:eastAsia="宋体" w:hAnsi="宋体"/>
        </w:rPr>
      </w:pPr>
      <w:r w:rsidRPr="003F0B0C">
        <w:rPr>
          <w:rFonts w:ascii="宋体" w:eastAsia="宋体" w:hAnsi="宋体" w:hint="eastAsia"/>
        </w:rPr>
        <w:t>【题解】KMP模板题，在交之前写了个随机化测试以验证程序是否正确。</w:t>
      </w:r>
    </w:p>
    <w:p w:rsidR="007527EA" w:rsidRPr="003F0B0C" w:rsidRDefault="007527EA" w:rsidP="00C63D74">
      <w:pPr>
        <w:rPr>
          <w:rFonts w:ascii="宋体" w:eastAsia="宋体" w:hAnsi="宋体"/>
        </w:rPr>
      </w:pPr>
      <w:r w:rsidRPr="003F0B0C">
        <w:rPr>
          <w:rFonts w:ascii="宋体" w:eastAsia="宋体" w:hAnsi="宋体" w:hint="eastAsia"/>
        </w:rPr>
        <w:t>【代码】</w:t>
      </w:r>
    </w:p>
    <w:p w:rsidR="007527EA" w:rsidRPr="003F0B0C" w:rsidRDefault="007527EA" w:rsidP="007527EA">
      <w:pPr>
        <w:rPr>
          <w:rFonts w:ascii="宋体" w:eastAsia="宋体" w:hAnsi="宋体"/>
        </w:rPr>
      </w:pPr>
      <w:r w:rsidRPr="003F0B0C">
        <w:rPr>
          <w:rFonts w:ascii="宋体" w:eastAsia="宋体" w:hAnsi="宋体"/>
        </w:rPr>
        <w:t>#include &lt;bits/stdc++.h&gt;</w:t>
      </w:r>
    </w:p>
    <w:p w:rsidR="007527EA" w:rsidRPr="003F0B0C" w:rsidRDefault="007527EA" w:rsidP="007527EA">
      <w:pPr>
        <w:rPr>
          <w:rFonts w:ascii="宋体" w:eastAsia="宋体" w:hAnsi="宋体"/>
        </w:rPr>
      </w:pPr>
      <w:r w:rsidRPr="003F0B0C">
        <w:rPr>
          <w:rFonts w:ascii="宋体" w:eastAsia="宋体" w:hAnsi="宋体"/>
        </w:rPr>
        <w:t>#define MAXN 100010</w:t>
      </w:r>
    </w:p>
    <w:p w:rsidR="007527EA" w:rsidRPr="003F0B0C" w:rsidRDefault="007527EA" w:rsidP="007527EA">
      <w:pPr>
        <w:rPr>
          <w:rFonts w:ascii="宋体" w:eastAsia="宋体" w:hAnsi="宋体"/>
        </w:rPr>
      </w:pPr>
      <w:r w:rsidRPr="003F0B0C">
        <w:rPr>
          <w:rFonts w:ascii="宋体" w:eastAsia="宋体" w:hAnsi="宋体"/>
        </w:rPr>
        <w:t>#define MAXM 10010</w:t>
      </w:r>
    </w:p>
    <w:p w:rsidR="007527EA" w:rsidRPr="003F0B0C" w:rsidRDefault="007527EA" w:rsidP="007527EA">
      <w:pPr>
        <w:rPr>
          <w:rFonts w:ascii="宋体" w:eastAsia="宋体" w:hAnsi="宋体"/>
        </w:rPr>
      </w:pPr>
      <w:r w:rsidRPr="003F0B0C">
        <w:rPr>
          <w:rFonts w:ascii="宋体" w:eastAsia="宋体" w:hAnsi="宋体"/>
        </w:rPr>
        <w:t>#define random_debug false</w:t>
      </w:r>
    </w:p>
    <w:p w:rsidR="007527EA" w:rsidRPr="003F0B0C" w:rsidRDefault="007527EA" w:rsidP="007527EA">
      <w:pPr>
        <w:rPr>
          <w:rFonts w:ascii="宋体" w:eastAsia="宋体" w:hAnsi="宋体"/>
        </w:rPr>
      </w:pPr>
    </w:p>
    <w:p w:rsidR="007527EA" w:rsidRPr="003F0B0C" w:rsidRDefault="007527EA" w:rsidP="007527EA">
      <w:pPr>
        <w:rPr>
          <w:rFonts w:ascii="宋体" w:eastAsia="宋体" w:hAnsi="宋体"/>
        </w:rPr>
      </w:pPr>
      <w:r w:rsidRPr="003F0B0C">
        <w:rPr>
          <w:rFonts w:ascii="宋体" w:eastAsia="宋体" w:hAnsi="宋体"/>
        </w:rPr>
        <w:t>using namespace std;</w:t>
      </w:r>
    </w:p>
    <w:p w:rsidR="007527EA" w:rsidRPr="003F0B0C" w:rsidRDefault="007527EA" w:rsidP="007527EA">
      <w:pPr>
        <w:rPr>
          <w:rFonts w:ascii="宋体" w:eastAsia="宋体" w:hAnsi="宋体"/>
        </w:rPr>
      </w:pPr>
    </w:p>
    <w:p w:rsidR="007527EA" w:rsidRPr="003F0B0C" w:rsidRDefault="007527EA" w:rsidP="007527EA">
      <w:pPr>
        <w:rPr>
          <w:rFonts w:ascii="宋体" w:eastAsia="宋体" w:hAnsi="宋体"/>
        </w:rPr>
      </w:pPr>
      <w:r w:rsidRPr="003F0B0C">
        <w:rPr>
          <w:rFonts w:ascii="宋体" w:eastAsia="宋体" w:hAnsi="宋体"/>
        </w:rPr>
        <w:t>void cal_next(int n,int num[],int next[]){</w:t>
      </w:r>
    </w:p>
    <w:p w:rsidR="007527EA" w:rsidRPr="003F0B0C" w:rsidRDefault="007527EA" w:rsidP="007527EA">
      <w:pPr>
        <w:rPr>
          <w:rFonts w:ascii="宋体" w:eastAsia="宋体" w:hAnsi="宋体"/>
        </w:rPr>
      </w:pPr>
      <w:r w:rsidRPr="003F0B0C">
        <w:rPr>
          <w:rFonts w:ascii="宋体" w:eastAsia="宋体" w:hAnsi="宋体"/>
        </w:rPr>
        <w:t xml:space="preserve">    next[0]=0;</w:t>
      </w:r>
    </w:p>
    <w:p w:rsidR="007527EA" w:rsidRPr="003F0B0C" w:rsidRDefault="007527EA" w:rsidP="007527EA">
      <w:pPr>
        <w:rPr>
          <w:rFonts w:ascii="宋体" w:eastAsia="宋体" w:hAnsi="宋体"/>
        </w:rPr>
      </w:pPr>
      <w:r w:rsidRPr="003F0B0C">
        <w:rPr>
          <w:rFonts w:ascii="宋体" w:eastAsia="宋体" w:hAnsi="宋体"/>
        </w:rPr>
        <w:t xml:space="preserve">    int i=1,j=0;</w:t>
      </w:r>
    </w:p>
    <w:p w:rsidR="007527EA" w:rsidRPr="003F0B0C" w:rsidRDefault="007527EA" w:rsidP="007527EA">
      <w:pPr>
        <w:rPr>
          <w:rFonts w:ascii="宋体" w:eastAsia="宋体" w:hAnsi="宋体"/>
        </w:rPr>
      </w:pPr>
      <w:r w:rsidRPr="003F0B0C">
        <w:rPr>
          <w:rFonts w:ascii="宋体" w:eastAsia="宋体" w:hAnsi="宋体"/>
        </w:rPr>
        <w:t xml:space="preserve">    while(i&lt;n){</w:t>
      </w:r>
    </w:p>
    <w:p w:rsidR="007527EA" w:rsidRPr="003F0B0C" w:rsidRDefault="007527EA" w:rsidP="007527EA">
      <w:pPr>
        <w:rPr>
          <w:rFonts w:ascii="宋体" w:eastAsia="宋体" w:hAnsi="宋体"/>
        </w:rPr>
      </w:pPr>
      <w:r w:rsidRPr="003F0B0C">
        <w:rPr>
          <w:rFonts w:ascii="宋体" w:eastAsia="宋体" w:hAnsi="宋体"/>
        </w:rPr>
        <w:t xml:space="preserve">        if(num[i]==num[j]){</w:t>
      </w:r>
    </w:p>
    <w:p w:rsidR="007527EA" w:rsidRPr="003F0B0C" w:rsidRDefault="007527EA" w:rsidP="007527EA">
      <w:pPr>
        <w:rPr>
          <w:rFonts w:ascii="宋体" w:eastAsia="宋体" w:hAnsi="宋体"/>
        </w:rPr>
      </w:pPr>
      <w:r w:rsidRPr="003F0B0C">
        <w:rPr>
          <w:rFonts w:ascii="宋体" w:eastAsia="宋体" w:hAnsi="宋体"/>
        </w:rPr>
        <w:t xml:space="preserve">            next[i]=j+1,i++,j++;</w:t>
      </w:r>
    </w:p>
    <w:p w:rsidR="007527EA" w:rsidRPr="003F0B0C" w:rsidRDefault="007527EA" w:rsidP="007527EA">
      <w:pPr>
        <w:rPr>
          <w:rFonts w:ascii="宋体" w:eastAsia="宋体" w:hAnsi="宋体"/>
        </w:rPr>
      </w:pPr>
      <w:r w:rsidRPr="003F0B0C">
        <w:rPr>
          <w:rFonts w:ascii="宋体" w:eastAsia="宋体" w:hAnsi="宋体"/>
        </w:rPr>
        <w:t xml:space="preserve">            continue;</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while(num[i]!=num[j]){</w:t>
      </w:r>
    </w:p>
    <w:p w:rsidR="007527EA" w:rsidRPr="003F0B0C" w:rsidRDefault="007527EA" w:rsidP="007527EA">
      <w:pPr>
        <w:rPr>
          <w:rFonts w:ascii="宋体" w:eastAsia="宋体" w:hAnsi="宋体"/>
        </w:rPr>
      </w:pPr>
      <w:r w:rsidRPr="003F0B0C">
        <w:rPr>
          <w:rFonts w:ascii="宋体" w:eastAsia="宋体" w:hAnsi="宋体"/>
        </w:rPr>
        <w:t xml:space="preserve">            if(j==0){</w:t>
      </w:r>
    </w:p>
    <w:p w:rsidR="007527EA" w:rsidRPr="003F0B0C" w:rsidRDefault="007527EA" w:rsidP="007527EA">
      <w:pPr>
        <w:rPr>
          <w:rFonts w:ascii="宋体" w:eastAsia="宋体" w:hAnsi="宋体"/>
        </w:rPr>
      </w:pPr>
      <w:r w:rsidRPr="003F0B0C">
        <w:rPr>
          <w:rFonts w:ascii="宋体" w:eastAsia="宋体" w:hAnsi="宋体"/>
        </w:rPr>
        <w:t xml:space="preserve">                next[i++]=0;</w:t>
      </w:r>
    </w:p>
    <w:p w:rsidR="007527EA" w:rsidRPr="003F0B0C" w:rsidRDefault="007527EA" w:rsidP="007527EA">
      <w:pPr>
        <w:rPr>
          <w:rFonts w:ascii="宋体" w:eastAsia="宋体" w:hAnsi="宋体"/>
        </w:rPr>
      </w:pPr>
      <w:r w:rsidRPr="003F0B0C">
        <w:rPr>
          <w:rFonts w:ascii="宋体" w:eastAsia="宋体" w:hAnsi="宋体"/>
        </w:rPr>
        <w:t xml:space="preserve">                break;</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j=next[j-1];</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return;</w:t>
      </w:r>
    </w:p>
    <w:p w:rsidR="007527EA" w:rsidRPr="003F0B0C" w:rsidRDefault="007527EA" w:rsidP="007527EA">
      <w:pPr>
        <w:rPr>
          <w:rFonts w:ascii="宋体" w:eastAsia="宋体" w:hAnsi="宋体"/>
        </w:rPr>
      </w:pPr>
      <w:r w:rsidRPr="003F0B0C">
        <w:rPr>
          <w:rFonts w:ascii="宋体" w:eastAsia="宋体" w:hAnsi="宋体"/>
        </w:rPr>
        <w:t>}</w:t>
      </w:r>
    </w:p>
    <w:p w:rsidR="007527EA" w:rsidRPr="003F0B0C" w:rsidRDefault="007527EA" w:rsidP="007527EA">
      <w:pPr>
        <w:rPr>
          <w:rFonts w:ascii="宋体" w:eastAsia="宋体" w:hAnsi="宋体"/>
        </w:rPr>
      </w:pPr>
    </w:p>
    <w:p w:rsidR="007527EA" w:rsidRPr="003F0B0C" w:rsidRDefault="007527EA" w:rsidP="007527EA">
      <w:pPr>
        <w:rPr>
          <w:rFonts w:ascii="宋体" w:eastAsia="宋体" w:hAnsi="宋体"/>
        </w:rPr>
      </w:pPr>
      <w:r w:rsidRPr="003F0B0C">
        <w:rPr>
          <w:rFonts w:ascii="宋体" w:eastAsia="宋体" w:hAnsi="宋体"/>
        </w:rPr>
        <w:t>int kmp(int n,int m,int s[],int pattern[],int next[]){</w:t>
      </w:r>
    </w:p>
    <w:p w:rsidR="007527EA" w:rsidRPr="003F0B0C" w:rsidRDefault="007527EA" w:rsidP="007527EA">
      <w:pPr>
        <w:rPr>
          <w:rFonts w:ascii="宋体" w:eastAsia="宋体" w:hAnsi="宋体"/>
        </w:rPr>
      </w:pPr>
      <w:r w:rsidRPr="003F0B0C">
        <w:rPr>
          <w:rFonts w:ascii="宋体" w:eastAsia="宋体" w:hAnsi="宋体"/>
        </w:rPr>
        <w:t xml:space="preserve">    cal_next(m,pattern,next);</w:t>
      </w:r>
    </w:p>
    <w:p w:rsidR="007527EA" w:rsidRPr="003F0B0C" w:rsidRDefault="007527EA" w:rsidP="007527EA">
      <w:pPr>
        <w:rPr>
          <w:rFonts w:ascii="宋体" w:eastAsia="宋体" w:hAnsi="宋体"/>
        </w:rPr>
      </w:pPr>
      <w:r w:rsidRPr="003F0B0C">
        <w:rPr>
          <w:rFonts w:ascii="宋体" w:eastAsia="宋体" w:hAnsi="宋体"/>
        </w:rPr>
        <w:t xml:space="preserve">    int j=0;</w:t>
      </w:r>
    </w:p>
    <w:p w:rsidR="007527EA" w:rsidRPr="003F0B0C" w:rsidRDefault="007527EA" w:rsidP="007527EA">
      <w:pPr>
        <w:rPr>
          <w:rFonts w:ascii="宋体" w:eastAsia="宋体" w:hAnsi="宋体"/>
        </w:rPr>
      </w:pPr>
      <w:r w:rsidRPr="003F0B0C">
        <w:rPr>
          <w:rFonts w:ascii="宋体" w:eastAsia="宋体" w:hAnsi="宋体"/>
        </w:rPr>
        <w:t xml:space="preserve">    for (int i=0;i&lt;n;i++){</w:t>
      </w:r>
    </w:p>
    <w:p w:rsidR="007527EA" w:rsidRPr="003F0B0C" w:rsidRDefault="007527EA" w:rsidP="007527EA">
      <w:pPr>
        <w:rPr>
          <w:rFonts w:ascii="宋体" w:eastAsia="宋体" w:hAnsi="宋体"/>
        </w:rPr>
      </w:pPr>
      <w:r w:rsidRPr="003F0B0C">
        <w:rPr>
          <w:rFonts w:ascii="宋体" w:eastAsia="宋体" w:hAnsi="宋体"/>
        </w:rPr>
        <w:t xml:space="preserve">        while(s[i]!=pattern[j]){</w:t>
      </w:r>
    </w:p>
    <w:p w:rsidR="007527EA" w:rsidRPr="003F0B0C" w:rsidRDefault="007527EA" w:rsidP="007527EA">
      <w:pPr>
        <w:rPr>
          <w:rFonts w:ascii="宋体" w:eastAsia="宋体" w:hAnsi="宋体"/>
        </w:rPr>
      </w:pPr>
      <w:r w:rsidRPr="003F0B0C">
        <w:rPr>
          <w:rFonts w:ascii="宋体" w:eastAsia="宋体" w:hAnsi="宋体"/>
        </w:rPr>
        <w:t xml:space="preserve">            if(j==0) break;</w:t>
      </w:r>
    </w:p>
    <w:p w:rsidR="007527EA" w:rsidRPr="003F0B0C" w:rsidRDefault="007527EA" w:rsidP="007527EA">
      <w:pPr>
        <w:rPr>
          <w:rFonts w:ascii="宋体" w:eastAsia="宋体" w:hAnsi="宋体"/>
        </w:rPr>
      </w:pPr>
      <w:r w:rsidRPr="003F0B0C">
        <w:rPr>
          <w:rFonts w:ascii="宋体" w:eastAsia="宋体" w:hAnsi="宋体"/>
        </w:rPr>
        <w:t xml:space="preserve">            j=next[j-1];</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if(s[i]==pattern[j]) j++;</w:t>
      </w:r>
    </w:p>
    <w:p w:rsidR="007527EA" w:rsidRPr="003F0B0C" w:rsidRDefault="007527EA" w:rsidP="007527EA">
      <w:pPr>
        <w:rPr>
          <w:rFonts w:ascii="宋体" w:eastAsia="宋体" w:hAnsi="宋体"/>
        </w:rPr>
      </w:pPr>
      <w:r w:rsidRPr="003F0B0C">
        <w:rPr>
          <w:rFonts w:ascii="宋体" w:eastAsia="宋体" w:hAnsi="宋体"/>
        </w:rPr>
        <w:t xml:space="preserve">        if(j==m) return i-m+2;</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lastRenderedPageBreak/>
        <w:t xml:space="preserve">    return -1;</w:t>
      </w:r>
    </w:p>
    <w:p w:rsidR="007527EA" w:rsidRPr="003F0B0C" w:rsidRDefault="007527EA" w:rsidP="007527EA">
      <w:pPr>
        <w:rPr>
          <w:rFonts w:ascii="宋体" w:eastAsia="宋体" w:hAnsi="宋体"/>
        </w:rPr>
      </w:pPr>
      <w:r w:rsidRPr="003F0B0C">
        <w:rPr>
          <w:rFonts w:ascii="宋体" w:eastAsia="宋体" w:hAnsi="宋体"/>
        </w:rPr>
        <w:t>}</w:t>
      </w:r>
    </w:p>
    <w:p w:rsidR="007527EA" w:rsidRPr="003F0B0C" w:rsidRDefault="007527EA" w:rsidP="007527EA">
      <w:pPr>
        <w:rPr>
          <w:rFonts w:ascii="宋体" w:eastAsia="宋体" w:hAnsi="宋体"/>
        </w:rPr>
      </w:pPr>
    </w:p>
    <w:p w:rsidR="007527EA" w:rsidRPr="003F0B0C" w:rsidRDefault="007527EA" w:rsidP="007527EA">
      <w:pPr>
        <w:rPr>
          <w:rFonts w:ascii="宋体" w:eastAsia="宋体" w:hAnsi="宋体"/>
        </w:rPr>
      </w:pPr>
      <w:r w:rsidRPr="003F0B0C">
        <w:rPr>
          <w:rFonts w:ascii="宋体" w:eastAsia="宋体" w:hAnsi="宋体"/>
        </w:rPr>
        <w:t>int main()</w:t>
      </w:r>
    </w:p>
    <w:p w:rsidR="007527EA" w:rsidRPr="003F0B0C" w:rsidRDefault="007527EA" w:rsidP="007527EA">
      <w:pPr>
        <w:rPr>
          <w:rFonts w:ascii="宋体" w:eastAsia="宋体" w:hAnsi="宋体"/>
        </w:rPr>
      </w:pPr>
      <w:r w:rsidRPr="003F0B0C">
        <w:rPr>
          <w:rFonts w:ascii="宋体" w:eastAsia="宋体" w:hAnsi="宋体"/>
        </w:rPr>
        <w:t>{</w:t>
      </w:r>
    </w:p>
    <w:p w:rsidR="007527EA" w:rsidRPr="003F0B0C" w:rsidRDefault="007527EA" w:rsidP="007527EA">
      <w:pPr>
        <w:rPr>
          <w:rFonts w:ascii="宋体" w:eastAsia="宋体" w:hAnsi="宋体"/>
        </w:rPr>
      </w:pPr>
      <w:r w:rsidRPr="003F0B0C">
        <w:rPr>
          <w:rFonts w:ascii="宋体" w:eastAsia="宋体" w:hAnsi="宋体"/>
        </w:rPr>
        <w:t xml:space="preserve">    if(random_debug){</w:t>
      </w:r>
    </w:p>
    <w:p w:rsidR="007527EA" w:rsidRPr="003F0B0C" w:rsidRDefault="007527EA" w:rsidP="007527EA">
      <w:pPr>
        <w:rPr>
          <w:rFonts w:ascii="宋体" w:eastAsia="宋体" w:hAnsi="宋体"/>
        </w:rPr>
      </w:pPr>
      <w:r w:rsidRPr="003F0B0C">
        <w:rPr>
          <w:rFonts w:ascii="宋体" w:eastAsia="宋体" w:hAnsi="宋体"/>
        </w:rPr>
        <w:t xml:space="preserve">        int checktime=100000;</w:t>
      </w:r>
    </w:p>
    <w:p w:rsidR="007527EA" w:rsidRPr="003F0B0C" w:rsidRDefault="007527EA" w:rsidP="007527EA">
      <w:pPr>
        <w:rPr>
          <w:rFonts w:ascii="宋体" w:eastAsia="宋体" w:hAnsi="宋体"/>
        </w:rPr>
      </w:pPr>
      <w:r w:rsidRPr="003F0B0C">
        <w:rPr>
          <w:rFonts w:ascii="宋体" w:eastAsia="宋体" w:hAnsi="宋体"/>
        </w:rPr>
        <w:t xml:space="preserve">        srand((unsigned)time(NULL));//这个必须放在外面才能在while语句内每次生成随机的序列</w:t>
      </w:r>
    </w:p>
    <w:p w:rsidR="007527EA" w:rsidRPr="003F0B0C" w:rsidRDefault="007527EA" w:rsidP="007527EA">
      <w:pPr>
        <w:rPr>
          <w:rFonts w:ascii="宋体" w:eastAsia="宋体" w:hAnsi="宋体"/>
        </w:rPr>
      </w:pPr>
      <w:r w:rsidRPr="003F0B0C">
        <w:rPr>
          <w:rFonts w:ascii="宋体" w:eastAsia="宋体" w:hAnsi="宋体"/>
        </w:rPr>
        <w:t xml:space="preserve">        while(checktime--){</w:t>
      </w:r>
    </w:p>
    <w:p w:rsidR="007527EA" w:rsidRPr="003F0B0C" w:rsidRDefault="007527EA" w:rsidP="007527EA">
      <w:pPr>
        <w:rPr>
          <w:rFonts w:ascii="宋体" w:eastAsia="宋体" w:hAnsi="宋体"/>
        </w:rPr>
      </w:pPr>
      <w:r w:rsidRPr="003F0B0C">
        <w:rPr>
          <w:rFonts w:ascii="宋体" w:eastAsia="宋体" w:hAnsi="宋体"/>
        </w:rPr>
        <w:t xml:space="preserve">            int nmin=1,nmax=1000,mmin=1,mmax=1000,a[MAXN],b[MAXM],nummin=-3,nummax=3,next[MAXM];</w:t>
      </w:r>
    </w:p>
    <w:p w:rsidR="007527EA" w:rsidRPr="003F0B0C" w:rsidRDefault="007527EA" w:rsidP="007527EA">
      <w:pPr>
        <w:rPr>
          <w:rFonts w:ascii="宋体" w:eastAsia="宋体" w:hAnsi="宋体"/>
        </w:rPr>
      </w:pPr>
      <w:r w:rsidRPr="003F0B0C">
        <w:rPr>
          <w:rFonts w:ascii="宋体" w:eastAsia="宋体" w:hAnsi="宋体"/>
        </w:rPr>
        <w:t xml:space="preserve">            int n=rand()%(nmax-nmin+1)+nmin,m=rand()%(mmax-mmin+1)+mmin;</w:t>
      </w:r>
    </w:p>
    <w:p w:rsidR="007527EA" w:rsidRPr="003F0B0C" w:rsidRDefault="007527EA" w:rsidP="007527EA">
      <w:pPr>
        <w:rPr>
          <w:rFonts w:ascii="宋体" w:eastAsia="宋体" w:hAnsi="宋体"/>
        </w:rPr>
      </w:pPr>
      <w:r w:rsidRPr="003F0B0C">
        <w:rPr>
          <w:rFonts w:ascii="宋体" w:eastAsia="宋体" w:hAnsi="宋体"/>
        </w:rPr>
        <w:t xml:space="preserve">            for(int i=0;i&lt;n;i++) a[i]=rand()%(nummax-nummin+1)+nummin;</w:t>
      </w:r>
    </w:p>
    <w:p w:rsidR="007527EA" w:rsidRPr="003F0B0C" w:rsidRDefault="007527EA" w:rsidP="007527EA">
      <w:pPr>
        <w:rPr>
          <w:rFonts w:ascii="宋体" w:eastAsia="宋体" w:hAnsi="宋体"/>
        </w:rPr>
      </w:pPr>
      <w:r w:rsidRPr="003F0B0C">
        <w:rPr>
          <w:rFonts w:ascii="宋体" w:eastAsia="宋体" w:hAnsi="宋体"/>
        </w:rPr>
        <w:t xml:space="preserve">            for(int i=0;i&lt;m;i++) b[i]=rand()%(nummax-nummin+1)+nummin;</w:t>
      </w:r>
    </w:p>
    <w:p w:rsidR="007527EA" w:rsidRPr="003F0B0C" w:rsidRDefault="007527EA" w:rsidP="007527EA">
      <w:pPr>
        <w:rPr>
          <w:rFonts w:ascii="宋体" w:eastAsia="宋体" w:hAnsi="宋体"/>
        </w:rPr>
      </w:pPr>
      <w:r w:rsidRPr="003F0B0C">
        <w:rPr>
          <w:rFonts w:ascii="宋体" w:eastAsia="宋体" w:hAnsi="宋体"/>
        </w:rPr>
        <w:t xml:space="preserve">            int ans1=-1,ans2=kmp(n,m,a,b,next);</w:t>
      </w:r>
    </w:p>
    <w:p w:rsidR="007527EA" w:rsidRPr="003F0B0C" w:rsidRDefault="007527EA" w:rsidP="007527EA">
      <w:pPr>
        <w:rPr>
          <w:rFonts w:ascii="宋体" w:eastAsia="宋体" w:hAnsi="宋体"/>
        </w:rPr>
      </w:pPr>
      <w:r w:rsidRPr="003F0B0C">
        <w:rPr>
          <w:rFonts w:ascii="宋体" w:eastAsia="宋体" w:hAnsi="宋体"/>
        </w:rPr>
        <w:t xml:space="preserve">            for(int i=0;i&lt;n;i++){</w:t>
      </w:r>
    </w:p>
    <w:p w:rsidR="007527EA" w:rsidRPr="003F0B0C" w:rsidRDefault="007527EA" w:rsidP="007527EA">
      <w:pPr>
        <w:rPr>
          <w:rFonts w:ascii="宋体" w:eastAsia="宋体" w:hAnsi="宋体"/>
        </w:rPr>
      </w:pPr>
      <w:r w:rsidRPr="003F0B0C">
        <w:rPr>
          <w:rFonts w:ascii="宋体" w:eastAsia="宋体" w:hAnsi="宋体"/>
        </w:rPr>
        <w:t xml:space="preserve">                bool found=true;</w:t>
      </w:r>
    </w:p>
    <w:p w:rsidR="007527EA" w:rsidRPr="003F0B0C" w:rsidRDefault="007527EA" w:rsidP="007527EA">
      <w:pPr>
        <w:rPr>
          <w:rFonts w:ascii="宋体" w:eastAsia="宋体" w:hAnsi="宋体"/>
        </w:rPr>
      </w:pPr>
      <w:r w:rsidRPr="003F0B0C">
        <w:rPr>
          <w:rFonts w:ascii="宋体" w:eastAsia="宋体" w:hAnsi="宋体"/>
        </w:rPr>
        <w:t xml:space="preserve">                for (int j=0;j&lt;m;j++){</w:t>
      </w:r>
    </w:p>
    <w:p w:rsidR="007527EA" w:rsidRPr="003F0B0C" w:rsidRDefault="007527EA" w:rsidP="007527EA">
      <w:pPr>
        <w:rPr>
          <w:rFonts w:ascii="宋体" w:eastAsia="宋体" w:hAnsi="宋体"/>
        </w:rPr>
      </w:pPr>
      <w:r w:rsidRPr="003F0B0C">
        <w:rPr>
          <w:rFonts w:ascii="宋体" w:eastAsia="宋体" w:hAnsi="宋体"/>
        </w:rPr>
        <w:t xml:space="preserve">                    if(i+j&gt;=n){</w:t>
      </w:r>
    </w:p>
    <w:p w:rsidR="007527EA" w:rsidRPr="003F0B0C" w:rsidRDefault="007527EA" w:rsidP="007527EA">
      <w:pPr>
        <w:rPr>
          <w:rFonts w:ascii="宋体" w:eastAsia="宋体" w:hAnsi="宋体"/>
        </w:rPr>
      </w:pPr>
      <w:r w:rsidRPr="003F0B0C">
        <w:rPr>
          <w:rFonts w:ascii="宋体" w:eastAsia="宋体" w:hAnsi="宋体"/>
        </w:rPr>
        <w:t xml:space="preserve">                        found=false;</w:t>
      </w:r>
    </w:p>
    <w:p w:rsidR="007527EA" w:rsidRPr="003F0B0C" w:rsidRDefault="007527EA" w:rsidP="007527EA">
      <w:pPr>
        <w:rPr>
          <w:rFonts w:ascii="宋体" w:eastAsia="宋体" w:hAnsi="宋体"/>
        </w:rPr>
      </w:pPr>
      <w:r w:rsidRPr="003F0B0C">
        <w:rPr>
          <w:rFonts w:ascii="宋体" w:eastAsia="宋体" w:hAnsi="宋体"/>
        </w:rPr>
        <w:t xml:space="preserve">                        break;</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if(a[i+j]!=b[j]){</w:t>
      </w:r>
    </w:p>
    <w:p w:rsidR="007527EA" w:rsidRPr="003F0B0C" w:rsidRDefault="007527EA" w:rsidP="007527EA">
      <w:pPr>
        <w:rPr>
          <w:rFonts w:ascii="宋体" w:eastAsia="宋体" w:hAnsi="宋体"/>
        </w:rPr>
      </w:pPr>
      <w:r w:rsidRPr="003F0B0C">
        <w:rPr>
          <w:rFonts w:ascii="宋体" w:eastAsia="宋体" w:hAnsi="宋体"/>
        </w:rPr>
        <w:t xml:space="preserve">                        found=false;</w:t>
      </w:r>
    </w:p>
    <w:p w:rsidR="007527EA" w:rsidRPr="003F0B0C" w:rsidRDefault="007527EA" w:rsidP="007527EA">
      <w:pPr>
        <w:rPr>
          <w:rFonts w:ascii="宋体" w:eastAsia="宋体" w:hAnsi="宋体"/>
        </w:rPr>
      </w:pPr>
      <w:r w:rsidRPr="003F0B0C">
        <w:rPr>
          <w:rFonts w:ascii="宋体" w:eastAsia="宋体" w:hAnsi="宋体"/>
        </w:rPr>
        <w:t xml:space="preserve">                        break;</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if(found){</w:t>
      </w:r>
    </w:p>
    <w:p w:rsidR="007527EA" w:rsidRPr="003F0B0C" w:rsidRDefault="007527EA" w:rsidP="007527EA">
      <w:pPr>
        <w:rPr>
          <w:rFonts w:ascii="宋体" w:eastAsia="宋体" w:hAnsi="宋体"/>
        </w:rPr>
      </w:pPr>
      <w:r w:rsidRPr="003F0B0C">
        <w:rPr>
          <w:rFonts w:ascii="宋体" w:eastAsia="宋体" w:hAnsi="宋体"/>
        </w:rPr>
        <w:t xml:space="preserve">                    ans1=i+1;</w:t>
      </w:r>
    </w:p>
    <w:p w:rsidR="007527EA" w:rsidRPr="003F0B0C" w:rsidRDefault="007527EA" w:rsidP="007527EA">
      <w:pPr>
        <w:rPr>
          <w:rFonts w:ascii="宋体" w:eastAsia="宋体" w:hAnsi="宋体"/>
        </w:rPr>
      </w:pPr>
      <w:r w:rsidRPr="003F0B0C">
        <w:rPr>
          <w:rFonts w:ascii="宋体" w:eastAsia="宋体" w:hAnsi="宋体"/>
        </w:rPr>
        <w:t xml:space="preserve">                    break;</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if(ans1!=ans2){</w:t>
      </w:r>
    </w:p>
    <w:p w:rsidR="007527EA" w:rsidRPr="003F0B0C" w:rsidRDefault="007527EA" w:rsidP="007527EA">
      <w:pPr>
        <w:rPr>
          <w:rFonts w:ascii="宋体" w:eastAsia="宋体" w:hAnsi="宋体"/>
        </w:rPr>
      </w:pPr>
      <w:r w:rsidRPr="003F0B0C">
        <w:rPr>
          <w:rFonts w:ascii="宋体" w:eastAsia="宋体" w:hAnsi="宋体"/>
        </w:rPr>
        <w:t xml:space="preserve">                printf("error\na:");</w:t>
      </w:r>
    </w:p>
    <w:p w:rsidR="007527EA" w:rsidRPr="003F0B0C" w:rsidRDefault="007527EA" w:rsidP="007527EA">
      <w:pPr>
        <w:rPr>
          <w:rFonts w:ascii="宋体" w:eastAsia="宋体" w:hAnsi="宋体"/>
        </w:rPr>
      </w:pPr>
      <w:r w:rsidRPr="003F0B0C">
        <w:rPr>
          <w:rFonts w:ascii="宋体" w:eastAsia="宋体" w:hAnsi="宋体"/>
        </w:rPr>
        <w:t xml:space="preserve">                for (int i=0;i&lt;n;i++) printf("%d ",a[i]);</w:t>
      </w:r>
    </w:p>
    <w:p w:rsidR="007527EA" w:rsidRPr="003F0B0C" w:rsidRDefault="007527EA" w:rsidP="007527EA">
      <w:pPr>
        <w:rPr>
          <w:rFonts w:ascii="宋体" w:eastAsia="宋体" w:hAnsi="宋体"/>
        </w:rPr>
      </w:pPr>
      <w:r w:rsidRPr="003F0B0C">
        <w:rPr>
          <w:rFonts w:ascii="宋体" w:eastAsia="宋体" w:hAnsi="宋体"/>
        </w:rPr>
        <w:t xml:space="preserve">                printf("\nb:");</w:t>
      </w:r>
    </w:p>
    <w:p w:rsidR="007527EA" w:rsidRPr="003F0B0C" w:rsidRDefault="007527EA" w:rsidP="007527EA">
      <w:pPr>
        <w:rPr>
          <w:rFonts w:ascii="宋体" w:eastAsia="宋体" w:hAnsi="宋体"/>
        </w:rPr>
      </w:pPr>
      <w:r w:rsidRPr="003F0B0C">
        <w:rPr>
          <w:rFonts w:ascii="宋体" w:eastAsia="宋体" w:hAnsi="宋体"/>
        </w:rPr>
        <w:t xml:space="preserve">                for (int i=0;i&lt;m;i++) printf("%d ",b[i]);</w:t>
      </w:r>
    </w:p>
    <w:p w:rsidR="007527EA" w:rsidRPr="003F0B0C" w:rsidRDefault="007527EA" w:rsidP="007527EA">
      <w:pPr>
        <w:rPr>
          <w:rFonts w:ascii="宋体" w:eastAsia="宋体" w:hAnsi="宋体"/>
        </w:rPr>
      </w:pPr>
      <w:r w:rsidRPr="003F0B0C">
        <w:rPr>
          <w:rFonts w:ascii="宋体" w:eastAsia="宋体" w:hAnsi="宋体"/>
        </w:rPr>
        <w:t xml:space="preserve">                printf("\nnext:");</w:t>
      </w:r>
    </w:p>
    <w:p w:rsidR="007527EA" w:rsidRPr="003F0B0C" w:rsidRDefault="007527EA" w:rsidP="007527EA">
      <w:pPr>
        <w:rPr>
          <w:rFonts w:ascii="宋体" w:eastAsia="宋体" w:hAnsi="宋体"/>
        </w:rPr>
      </w:pPr>
      <w:r w:rsidRPr="003F0B0C">
        <w:rPr>
          <w:rFonts w:ascii="宋体" w:eastAsia="宋体" w:hAnsi="宋体"/>
        </w:rPr>
        <w:t xml:space="preserve">                for (int i=0;i&lt;m;i++) printf("%d ",next[i]);</w:t>
      </w:r>
    </w:p>
    <w:p w:rsidR="007527EA" w:rsidRPr="003F0B0C" w:rsidRDefault="007527EA" w:rsidP="007527EA">
      <w:pPr>
        <w:rPr>
          <w:rFonts w:ascii="宋体" w:eastAsia="宋体" w:hAnsi="宋体"/>
        </w:rPr>
      </w:pPr>
      <w:r w:rsidRPr="003F0B0C">
        <w:rPr>
          <w:rFonts w:ascii="宋体" w:eastAsia="宋体" w:hAnsi="宋体"/>
        </w:rPr>
        <w:t xml:space="preserve">                printf("ans1:%d,ans2:%d\n",ans1,ans2);</w:t>
      </w:r>
    </w:p>
    <w:p w:rsidR="007527EA" w:rsidRPr="003F0B0C" w:rsidRDefault="007527EA" w:rsidP="007527EA">
      <w:pPr>
        <w:rPr>
          <w:rFonts w:ascii="宋体" w:eastAsia="宋体" w:hAnsi="宋体"/>
        </w:rPr>
      </w:pPr>
      <w:r w:rsidRPr="003F0B0C">
        <w:rPr>
          <w:rFonts w:ascii="宋体" w:eastAsia="宋体" w:hAnsi="宋体"/>
        </w:rPr>
        <w:t xml:space="preserve">                return 0;</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if(ans1!=-1) printf("%d %d %d\n",n,m,ans1);</w:t>
      </w:r>
    </w:p>
    <w:p w:rsidR="007527EA" w:rsidRPr="003F0B0C" w:rsidRDefault="007527EA" w:rsidP="007527EA">
      <w:pPr>
        <w:rPr>
          <w:rFonts w:ascii="宋体" w:eastAsia="宋体" w:hAnsi="宋体"/>
        </w:rPr>
      </w:pPr>
      <w:r w:rsidRPr="003F0B0C">
        <w:rPr>
          <w:rFonts w:ascii="宋体" w:eastAsia="宋体" w:hAnsi="宋体"/>
        </w:rPr>
        <w:lastRenderedPageBreak/>
        <w:t xml:space="preserve">        }</w:t>
      </w:r>
    </w:p>
    <w:p w:rsidR="007527EA" w:rsidRPr="003F0B0C" w:rsidRDefault="007527EA" w:rsidP="007527EA">
      <w:pPr>
        <w:rPr>
          <w:rFonts w:ascii="宋体" w:eastAsia="宋体" w:hAnsi="宋体"/>
        </w:rPr>
      </w:pPr>
      <w:r w:rsidRPr="003F0B0C">
        <w:rPr>
          <w:rFonts w:ascii="宋体" w:eastAsia="宋体" w:hAnsi="宋体"/>
        </w:rPr>
        <w:t xml:space="preserve">        printf("correct\n");</w:t>
      </w:r>
    </w:p>
    <w:p w:rsidR="007527EA" w:rsidRPr="003F0B0C" w:rsidRDefault="007527EA" w:rsidP="007527EA">
      <w:pPr>
        <w:rPr>
          <w:rFonts w:ascii="宋体" w:eastAsia="宋体" w:hAnsi="宋体"/>
        </w:rPr>
      </w:pPr>
      <w:r w:rsidRPr="003F0B0C">
        <w:rPr>
          <w:rFonts w:ascii="宋体" w:eastAsia="宋体" w:hAnsi="宋体"/>
        </w:rPr>
        <w:t xml:space="preserve">        return 0;</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int t;</w:t>
      </w:r>
    </w:p>
    <w:p w:rsidR="007527EA" w:rsidRPr="003F0B0C" w:rsidRDefault="007527EA" w:rsidP="007527EA">
      <w:pPr>
        <w:rPr>
          <w:rFonts w:ascii="宋体" w:eastAsia="宋体" w:hAnsi="宋体"/>
        </w:rPr>
      </w:pPr>
      <w:r w:rsidRPr="003F0B0C">
        <w:rPr>
          <w:rFonts w:ascii="宋体" w:eastAsia="宋体" w:hAnsi="宋体"/>
        </w:rPr>
        <w:t xml:space="preserve">    scanf("%d",&amp;t);</w:t>
      </w:r>
    </w:p>
    <w:p w:rsidR="007527EA" w:rsidRPr="003F0B0C" w:rsidRDefault="007527EA" w:rsidP="007527EA">
      <w:pPr>
        <w:rPr>
          <w:rFonts w:ascii="宋体" w:eastAsia="宋体" w:hAnsi="宋体"/>
        </w:rPr>
      </w:pPr>
      <w:r w:rsidRPr="003F0B0C">
        <w:rPr>
          <w:rFonts w:ascii="宋体" w:eastAsia="宋体" w:hAnsi="宋体"/>
        </w:rPr>
        <w:t xml:space="preserve">    while(t--){</w:t>
      </w:r>
    </w:p>
    <w:p w:rsidR="007527EA" w:rsidRPr="003F0B0C" w:rsidRDefault="007527EA" w:rsidP="007527EA">
      <w:pPr>
        <w:rPr>
          <w:rFonts w:ascii="宋体" w:eastAsia="宋体" w:hAnsi="宋体"/>
        </w:rPr>
      </w:pPr>
      <w:r w:rsidRPr="003F0B0C">
        <w:rPr>
          <w:rFonts w:ascii="宋体" w:eastAsia="宋体" w:hAnsi="宋体"/>
        </w:rPr>
        <w:t xml:space="preserve">        int n,m,a[MAXN],b[MAXM],next[MAXM];</w:t>
      </w:r>
    </w:p>
    <w:p w:rsidR="007527EA" w:rsidRPr="003F0B0C" w:rsidRDefault="007527EA" w:rsidP="007527EA">
      <w:pPr>
        <w:rPr>
          <w:rFonts w:ascii="宋体" w:eastAsia="宋体" w:hAnsi="宋体"/>
        </w:rPr>
      </w:pPr>
      <w:r w:rsidRPr="003F0B0C">
        <w:rPr>
          <w:rFonts w:ascii="宋体" w:eastAsia="宋体" w:hAnsi="宋体"/>
        </w:rPr>
        <w:t xml:space="preserve">        scanf("%d%d",&amp;n,&amp;m);</w:t>
      </w:r>
    </w:p>
    <w:p w:rsidR="007527EA" w:rsidRPr="003F0B0C" w:rsidRDefault="007527EA" w:rsidP="007527EA">
      <w:pPr>
        <w:rPr>
          <w:rFonts w:ascii="宋体" w:eastAsia="宋体" w:hAnsi="宋体"/>
        </w:rPr>
      </w:pPr>
      <w:r w:rsidRPr="003F0B0C">
        <w:rPr>
          <w:rFonts w:ascii="宋体" w:eastAsia="宋体" w:hAnsi="宋体"/>
        </w:rPr>
        <w:t xml:space="preserve">        for (int i=0;i&lt;n;i++) scanf("%d",&amp;a[i]);</w:t>
      </w:r>
    </w:p>
    <w:p w:rsidR="007527EA" w:rsidRPr="003F0B0C" w:rsidRDefault="007527EA" w:rsidP="007527EA">
      <w:pPr>
        <w:rPr>
          <w:rFonts w:ascii="宋体" w:eastAsia="宋体" w:hAnsi="宋体"/>
        </w:rPr>
      </w:pPr>
      <w:r w:rsidRPr="003F0B0C">
        <w:rPr>
          <w:rFonts w:ascii="宋体" w:eastAsia="宋体" w:hAnsi="宋体"/>
        </w:rPr>
        <w:t xml:space="preserve">        for (int i=0;i&lt;m;i++) scanf("%d",&amp;b[i]);</w:t>
      </w:r>
    </w:p>
    <w:p w:rsidR="007527EA" w:rsidRPr="003F0B0C" w:rsidRDefault="007527EA" w:rsidP="007527EA">
      <w:pPr>
        <w:rPr>
          <w:rFonts w:ascii="宋体" w:eastAsia="宋体" w:hAnsi="宋体"/>
        </w:rPr>
      </w:pPr>
      <w:r w:rsidRPr="003F0B0C">
        <w:rPr>
          <w:rFonts w:ascii="宋体" w:eastAsia="宋体" w:hAnsi="宋体"/>
        </w:rPr>
        <w:t xml:space="preserve">        printf("%d\n",kmp(n,m,a,b,next));</w:t>
      </w:r>
    </w:p>
    <w:p w:rsidR="007527EA" w:rsidRPr="003F0B0C" w:rsidRDefault="007527EA" w:rsidP="007527EA">
      <w:pPr>
        <w:rPr>
          <w:rFonts w:ascii="宋体" w:eastAsia="宋体" w:hAnsi="宋体"/>
        </w:rPr>
      </w:pPr>
      <w:r w:rsidRPr="003F0B0C">
        <w:rPr>
          <w:rFonts w:ascii="宋体" w:eastAsia="宋体" w:hAnsi="宋体"/>
        </w:rPr>
        <w:t xml:space="preserve">    }</w:t>
      </w:r>
    </w:p>
    <w:p w:rsidR="007527EA" w:rsidRPr="003F0B0C" w:rsidRDefault="007527EA" w:rsidP="007527EA">
      <w:pPr>
        <w:rPr>
          <w:rFonts w:ascii="宋体" w:eastAsia="宋体" w:hAnsi="宋体"/>
        </w:rPr>
      </w:pPr>
      <w:r w:rsidRPr="003F0B0C">
        <w:rPr>
          <w:rFonts w:ascii="宋体" w:eastAsia="宋体" w:hAnsi="宋体"/>
        </w:rPr>
        <w:t xml:space="preserve">    return 0;</w:t>
      </w:r>
    </w:p>
    <w:p w:rsidR="007527EA" w:rsidRPr="003F0B0C" w:rsidRDefault="007527EA" w:rsidP="007527EA">
      <w:pPr>
        <w:rPr>
          <w:rFonts w:ascii="宋体" w:eastAsia="宋体" w:hAnsi="宋体"/>
        </w:rPr>
      </w:pPr>
      <w:r w:rsidRPr="003F0B0C">
        <w:rPr>
          <w:rFonts w:ascii="宋体" w:eastAsia="宋体" w:hAnsi="宋体"/>
        </w:rPr>
        <w:t>}</w:t>
      </w:r>
    </w:p>
    <w:p w:rsidR="00EA72AA" w:rsidRPr="003F0B0C" w:rsidRDefault="00EA72AA" w:rsidP="00EA72AA">
      <w:pPr>
        <w:pStyle w:val="3"/>
        <w:rPr>
          <w:rFonts w:ascii="宋体" w:eastAsia="宋体" w:hAnsi="宋体"/>
          <w:b w:val="0"/>
        </w:rPr>
      </w:pPr>
      <w:bookmarkStart w:id="119" w:name="_Toc521431812"/>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1686</w:t>
      </w:r>
      <w:r w:rsidRPr="003F0B0C">
        <w:rPr>
          <w:rFonts w:ascii="宋体" w:eastAsia="宋体" w:hAnsi="宋体" w:hint="eastAsia"/>
          <w:b w:val="0"/>
        </w:rPr>
        <w:t>-</w:t>
      </w:r>
      <w:r w:rsidRPr="003F0B0C">
        <w:rPr>
          <w:rFonts w:ascii="宋体" w:eastAsia="宋体" w:hAnsi="宋体"/>
          <w:b w:val="0"/>
        </w:rPr>
        <w:t>Oulipo</w:t>
      </w:r>
      <w:bookmarkEnd w:id="119"/>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w:instrText>
      </w:r>
      <w:r w:rsidRPr="003F0B0C">
        <w:rPr>
          <w:rFonts w:ascii="宋体" w:eastAsia="宋体" w:hAnsi="宋体"/>
          <w:b w:val="0"/>
        </w:rPr>
        <w:instrText>HDU</w:instrText>
      </w:r>
      <w:r w:rsidRPr="003F0B0C">
        <w:rPr>
          <w:rFonts w:ascii="宋体" w:eastAsia="宋体" w:hAnsi="宋体" w:hint="eastAsia"/>
          <w:b w:val="0"/>
        </w:rPr>
        <w:instrText>-</w:instrText>
      </w:r>
      <w:r w:rsidRPr="003F0B0C">
        <w:rPr>
          <w:rFonts w:ascii="宋体" w:eastAsia="宋体" w:hAnsi="宋体"/>
          <w:b w:val="0"/>
        </w:rPr>
        <w:instrText>1686</w:instrText>
      </w:r>
      <w:r w:rsidRPr="003F0B0C">
        <w:rPr>
          <w:rFonts w:ascii="宋体" w:eastAsia="宋体" w:hAnsi="宋体" w:hint="eastAsia"/>
          <w:b w:val="0"/>
        </w:rPr>
        <w:instrText>-</w:instrText>
      </w:r>
      <w:r w:rsidRPr="003F0B0C">
        <w:rPr>
          <w:rFonts w:ascii="宋体" w:eastAsia="宋体" w:hAnsi="宋体"/>
          <w:b w:val="0"/>
        </w:rPr>
        <w:instrText>Oulipo:</w:instrText>
      </w:r>
      <w:r w:rsidRPr="003F0B0C">
        <w:rPr>
          <w:rFonts w:ascii="宋体" w:eastAsia="宋体" w:hAnsi="宋体"/>
        </w:rPr>
        <w:instrText xml:space="preserve">1686" \y "HDU:1686" </w:instrText>
      </w:r>
      <w:r w:rsidRPr="003F0B0C">
        <w:rPr>
          <w:rFonts w:ascii="宋体" w:eastAsia="宋体" w:hAnsi="宋体"/>
          <w:b w:val="0"/>
        </w:rPr>
        <w:fldChar w:fldCharType="end"/>
      </w:r>
    </w:p>
    <w:p w:rsidR="00EA72AA" w:rsidRPr="003F0B0C" w:rsidRDefault="00EA72AA" w:rsidP="007527EA">
      <w:pPr>
        <w:rPr>
          <w:rFonts w:ascii="宋体" w:eastAsia="宋体" w:hAnsi="宋体"/>
        </w:rPr>
      </w:pPr>
      <w:r w:rsidRPr="003F0B0C">
        <w:rPr>
          <w:rFonts w:ascii="宋体" w:eastAsia="宋体" w:hAnsi="宋体" w:hint="eastAsia"/>
        </w:rPr>
        <w:t>【题意】求b字符串在a字符串中的出现次数，字符为大写字母，长度范围1e6</w:t>
      </w:r>
    </w:p>
    <w:p w:rsidR="00EA72AA" w:rsidRPr="003F0B0C" w:rsidRDefault="00EA72AA" w:rsidP="007527EA">
      <w:pPr>
        <w:rPr>
          <w:rFonts w:ascii="宋体" w:eastAsia="宋体" w:hAnsi="宋体"/>
        </w:rPr>
      </w:pPr>
      <w:r w:rsidRPr="003F0B0C">
        <w:rPr>
          <w:rFonts w:ascii="宋体" w:eastAsia="宋体" w:hAnsi="宋体" w:hint="eastAsia"/>
        </w:rPr>
        <w:t>【题解】KMP简单题，发现之前做过一次，将b字符串末尾添加1个不可能被匹配到的字符（如</w:t>
      </w:r>
      <w:r w:rsidRPr="003F0B0C">
        <w:rPr>
          <w:rFonts w:ascii="宋体" w:eastAsia="宋体" w:hAnsi="宋体"/>
        </w:rPr>
        <w:t>’#’</w:t>
      </w:r>
      <w:r w:rsidRPr="003F0B0C">
        <w:rPr>
          <w:rFonts w:ascii="宋体" w:eastAsia="宋体" w:hAnsi="宋体" w:hint="eastAsia"/>
        </w:rPr>
        <w:t>），正常求next数组，在作匹配时b字符串只要</w:t>
      </w:r>
      <w:r w:rsidRPr="003F0B0C">
        <w:rPr>
          <w:rFonts w:ascii="宋体" w:eastAsia="宋体" w:hAnsi="宋体"/>
        </w:rPr>
        <w:t>’#’</w:t>
      </w:r>
      <w:r w:rsidRPr="003F0B0C">
        <w:rPr>
          <w:rFonts w:ascii="宋体" w:eastAsia="宋体" w:hAnsi="宋体" w:hint="eastAsia"/>
        </w:rPr>
        <w:t>之前的字符都被匹配就计数1次，继续匹配，而不return；在提交前通过了随机测试</w:t>
      </w:r>
    </w:p>
    <w:p w:rsidR="00EA72AA" w:rsidRPr="003F0B0C" w:rsidRDefault="00EA72AA" w:rsidP="007527EA">
      <w:pPr>
        <w:rPr>
          <w:rFonts w:ascii="宋体" w:eastAsia="宋体" w:hAnsi="宋体"/>
        </w:rPr>
      </w:pPr>
      <w:r w:rsidRPr="003F0B0C">
        <w:rPr>
          <w:rFonts w:ascii="宋体" w:eastAsia="宋体" w:hAnsi="宋体" w:hint="eastAsia"/>
        </w:rPr>
        <w:t>【代码】</w:t>
      </w:r>
    </w:p>
    <w:p w:rsidR="00EA72AA" w:rsidRPr="003F0B0C" w:rsidRDefault="00EA72AA" w:rsidP="00EA72AA">
      <w:pPr>
        <w:rPr>
          <w:rFonts w:ascii="宋体" w:eastAsia="宋体" w:hAnsi="宋体"/>
        </w:rPr>
      </w:pPr>
      <w:r w:rsidRPr="003F0B0C">
        <w:rPr>
          <w:rFonts w:ascii="宋体" w:eastAsia="宋体" w:hAnsi="宋体"/>
        </w:rPr>
        <w:t>#include &lt;bits/stdc++.h&gt;</w:t>
      </w:r>
    </w:p>
    <w:p w:rsidR="00EA72AA" w:rsidRPr="003F0B0C" w:rsidRDefault="00EA72AA" w:rsidP="00EA72AA">
      <w:pPr>
        <w:rPr>
          <w:rFonts w:ascii="宋体" w:eastAsia="宋体" w:hAnsi="宋体"/>
        </w:rPr>
      </w:pPr>
      <w:r w:rsidRPr="003F0B0C">
        <w:rPr>
          <w:rFonts w:ascii="宋体" w:eastAsia="宋体" w:hAnsi="宋体"/>
        </w:rPr>
        <w:t>#define MAXLEN 1000010</w:t>
      </w:r>
    </w:p>
    <w:p w:rsidR="00EA72AA" w:rsidRPr="003F0B0C" w:rsidRDefault="00EA72AA" w:rsidP="00EA72AA">
      <w:pPr>
        <w:rPr>
          <w:rFonts w:ascii="宋体" w:eastAsia="宋体" w:hAnsi="宋体"/>
        </w:rPr>
      </w:pPr>
      <w:r w:rsidRPr="003F0B0C">
        <w:rPr>
          <w:rFonts w:ascii="宋体" w:eastAsia="宋体" w:hAnsi="宋体"/>
        </w:rPr>
        <w:t>#define random_debug false</w:t>
      </w:r>
    </w:p>
    <w:p w:rsidR="00EA72AA" w:rsidRPr="003F0B0C" w:rsidRDefault="00EA72AA" w:rsidP="00EA72AA">
      <w:pPr>
        <w:rPr>
          <w:rFonts w:ascii="宋体" w:eastAsia="宋体" w:hAnsi="宋体"/>
        </w:rPr>
      </w:pPr>
    </w:p>
    <w:p w:rsidR="00EA72AA" w:rsidRPr="003F0B0C" w:rsidRDefault="00EA72AA" w:rsidP="00EA72AA">
      <w:pPr>
        <w:rPr>
          <w:rFonts w:ascii="宋体" w:eastAsia="宋体" w:hAnsi="宋体"/>
        </w:rPr>
      </w:pPr>
      <w:r w:rsidRPr="003F0B0C">
        <w:rPr>
          <w:rFonts w:ascii="宋体" w:eastAsia="宋体" w:hAnsi="宋体"/>
        </w:rPr>
        <w:t>using namespace std;</w:t>
      </w:r>
    </w:p>
    <w:p w:rsidR="00EA72AA" w:rsidRPr="003F0B0C" w:rsidRDefault="00EA72AA" w:rsidP="00EA72AA">
      <w:pPr>
        <w:rPr>
          <w:rFonts w:ascii="宋体" w:eastAsia="宋体" w:hAnsi="宋体"/>
        </w:rPr>
      </w:pPr>
    </w:p>
    <w:p w:rsidR="00EA72AA" w:rsidRPr="003F0B0C" w:rsidRDefault="00EA72AA" w:rsidP="00EA72AA">
      <w:pPr>
        <w:rPr>
          <w:rFonts w:ascii="宋体" w:eastAsia="宋体" w:hAnsi="宋体"/>
        </w:rPr>
      </w:pPr>
      <w:r w:rsidRPr="003F0B0C">
        <w:rPr>
          <w:rFonts w:ascii="宋体" w:eastAsia="宋体" w:hAnsi="宋体"/>
        </w:rPr>
        <w:t>void cal_next(char s[],int len,int next[]){</w:t>
      </w:r>
    </w:p>
    <w:p w:rsidR="00EA72AA" w:rsidRPr="003F0B0C" w:rsidRDefault="00EA72AA" w:rsidP="00EA72AA">
      <w:pPr>
        <w:rPr>
          <w:rFonts w:ascii="宋体" w:eastAsia="宋体" w:hAnsi="宋体"/>
        </w:rPr>
      </w:pPr>
      <w:r w:rsidRPr="003F0B0C">
        <w:rPr>
          <w:rFonts w:ascii="宋体" w:eastAsia="宋体" w:hAnsi="宋体"/>
        </w:rPr>
        <w:t xml:space="preserve">    next[0]=0;</w:t>
      </w:r>
    </w:p>
    <w:p w:rsidR="00EA72AA" w:rsidRPr="003F0B0C" w:rsidRDefault="00EA72AA" w:rsidP="00EA72AA">
      <w:pPr>
        <w:rPr>
          <w:rFonts w:ascii="宋体" w:eastAsia="宋体" w:hAnsi="宋体"/>
        </w:rPr>
      </w:pPr>
      <w:r w:rsidRPr="003F0B0C">
        <w:rPr>
          <w:rFonts w:ascii="宋体" w:eastAsia="宋体" w:hAnsi="宋体"/>
        </w:rPr>
        <w:t xml:space="preserve">    int i=1,j=0;</w:t>
      </w:r>
    </w:p>
    <w:p w:rsidR="00EA72AA" w:rsidRPr="003F0B0C" w:rsidRDefault="00EA72AA" w:rsidP="00EA72AA">
      <w:pPr>
        <w:rPr>
          <w:rFonts w:ascii="宋体" w:eastAsia="宋体" w:hAnsi="宋体"/>
        </w:rPr>
      </w:pPr>
      <w:r w:rsidRPr="003F0B0C">
        <w:rPr>
          <w:rFonts w:ascii="宋体" w:eastAsia="宋体" w:hAnsi="宋体"/>
        </w:rPr>
        <w:t xml:space="preserve">    while(i&lt;len){</w:t>
      </w:r>
    </w:p>
    <w:p w:rsidR="00EA72AA" w:rsidRPr="003F0B0C" w:rsidRDefault="00EA72AA" w:rsidP="00EA72AA">
      <w:pPr>
        <w:rPr>
          <w:rFonts w:ascii="宋体" w:eastAsia="宋体" w:hAnsi="宋体"/>
        </w:rPr>
      </w:pPr>
      <w:r w:rsidRPr="003F0B0C">
        <w:rPr>
          <w:rFonts w:ascii="宋体" w:eastAsia="宋体" w:hAnsi="宋体"/>
        </w:rPr>
        <w:t xml:space="preserve">        if(s[i]==s[j]){</w:t>
      </w:r>
    </w:p>
    <w:p w:rsidR="00EA72AA" w:rsidRPr="003F0B0C" w:rsidRDefault="00EA72AA" w:rsidP="00EA72AA">
      <w:pPr>
        <w:rPr>
          <w:rFonts w:ascii="宋体" w:eastAsia="宋体" w:hAnsi="宋体"/>
        </w:rPr>
      </w:pPr>
      <w:r w:rsidRPr="003F0B0C">
        <w:rPr>
          <w:rFonts w:ascii="宋体" w:eastAsia="宋体" w:hAnsi="宋体"/>
        </w:rPr>
        <w:t xml:space="preserve">            next[i++]=(j++)+1;</w:t>
      </w:r>
    </w:p>
    <w:p w:rsidR="00EA72AA" w:rsidRPr="003F0B0C" w:rsidRDefault="00EA72AA" w:rsidP="00EA72AA">
      <w:pPr>
        <w:rPr>
          <w:rFonts w:ascii="宋体" w:eastAsia="宋体" w:hAnsi="宋体"/>
        </w:rPr>
      </w:pPr>
      <w:r w:rsidRPr="003F0B0C">
        <w:rPr>
          <w:rFonts w:ascii="宋体" w:eastAsia="宋体" w:hAnsi="宋体"/>
        </w:rPr>
        <w:t xml:space="preserve">            continue;</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while(s[i]!=s[j]){</w:t>
      </w:r>
    </w:p>
    <w:p w:rsidR="00EA72AA" w:rsidRPr="003F0B0C" w:rsidRDefault="00EA72AA" w:rsidP="00EA72AA">
      <w:pPr>
        <w:rPr>
          <w:rFonts w:ascii="宋体" w:eastAsia="宋体" w:hAnsi="宋体"/>
        </w:rPr>
      </w:pPr>
      <w:r w:rsidRPr="003F0B0C">
        <w:rPr>
          <w:rFonts w:ascii="宋体" w:eastAsia="宋体" w:hAnsi="宋体"/>
        </w:rPr>
        <w:t xml:space="preserve">            if(j==0){</w:t>
      </w:r>
    </w:p>
    <w:p w:rsidR="00EA72AA" w:rsidRPr="003F0B0C" w:rsidRDefault="00EA72AA" w:rsidP="00EA72AA">
      <w:pPr>
        <w:rPr>
          <w:rFonts w:ascii="宋体" w:eastAsia="宋体" w:hAnsi="宋体"/>
        </w:rPr>
      </w:pPr>
      <w:r w:rsidRPr="003F0B0C">
        <w:rPr>
          <w:rFonts w:ascii="宋体" w:eastAsia="宋体" w:hAnsi="宋体"/>
        </w:rPr>
        <w:t xml:space="preserve">                next[i++]=0;</w:t>
      </w:r>
    </w:p>
    <w:p w:rsidR="00EA72AA" w:rsidRPr="003F0B0C" w:rsidRDefault="00EA72AA" w:rsidP="00EA72AA">
      <w:pPr>
        <w:rPr>
          <w:rFonts w:ascii="宋体" w:eastAsia="宋体" w:hAnsi="宋体"/>
        </w:rPr>
      </w:pPr>
      <w:r w:rsidRPr="003F0B0C">
        <w:rPr>
          <w:rFonts w:ascii="宋体" w:eastAsia="宋体" w:hAnsi="宋体"/>
        </w:rPr>
        <w:t xml:space="preserve">                break;</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j=next[j-1];</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lastRenderedPageBreak/>
        <w:t xml:space="preserve">    }</w:t>
      </w:r>
    </w:p>
    <w:p w:rsidR="00EA72AA" w:rsidRPr="003F0B0C" w:rsidRDefault="00EA72AA" w:rsidP="00EA72AA">
      <w:pPr>
        <w:rPr>
          <w:rFonts w:ascii="宋体" w:eastAsia="宋体" w:hAnsi="宋体"/>
        </w:rPr>
      </w:pPr>
      <w:r w:rsidRPr="003F0B0C">
        <w:rPr>
          <w:rFonts w:ascii="宋体" w:eastAsia="宋体" w:hAnsi="宋体"/>
        </w:rPr>
        <w:t xml:space="preserve">    return;</w:t>
      </w:r>
    </w:p>
    <w:p w:rsidR="00EA72AA" w:rsidRPr="003F0B0C" w:rsidRDefault="00EA72AA" w:rsidP="00EA72AA">
      <w:pPr>
        <w:rPr>
          <w:rFonts w:ascii="宋体" w:eastAsia="宋体" w:hAnsi="宋体"/>
        </w:rPr>
      </w:pPr>
      <w:r w:rsidRPr="003F0B0C">
        <w:rPr>
          <w:rFonts w:ascii="宋体" w:eastAsia="宋体" w:hAnsi="宋体"/>
        </w:rPr>
        <w:t>}</w:t>
      </w:r>
    </w:p>
    <w:p w:rsidR="00EA72AA" w:rsidRPr="003F0B0C" w:rsidRDefault="00EA72AA" w:rsidP="00EA72AA">
      <w:pPr>
        <w:rPr>
          <w:rFonts w:ascii="宋体" w:eastAsia="宋体" w:hAnsi="宋体"/>
        </w:rPr>
      </w:pPr>
    </w:p>
    <w:p w:rsidR="00EA72AA" w:rsidRPr="003F0B0C" w:rsidRDefault="00EA72AA" w:rsidP="00EA72AA">
      <w:pPr>
        <w:rPr>
          <w:rFonts w:ascii="宋体" w:eastAsia="宋体" w:hAnsi="宋体"/>
        </w:rPr>
      </w:pPr>
      <w:r w:rsidRPr="003F0B0C">
        <w:rPr>
          <w:rFonts w:ascii="宋体" w:eastAsia="宋体" w:hAnsi="宋体"/>
        </w:rPr>
        <w:t>int kmp(char a[],char b[],int lena,int lenb,int next[]){</w:t>
      </w:r>
    </w:p>
    <w:p w:rsidR="00EA72AA" w:rsidRPr="003F0B0C" w:rsidRDefault="00EA72AA" w:rsidP="00EA72AA">
      <w:pPr>
        <w:rPr>
          <w:rFonts w:ascii="宋体" w:eastAsia="宋体" w:hAnsi="宋体"/>
        </w:rPr>
      </w:pPr>
      <w:r w:rsidRPr="003F0B0C">
        <w:rPr>
          <w:rFonts w:ascii="宋体" w:eastAsia="宋体" w:hAnsi="宋体"/>
        </w:rPr>
        <w:t xml:space="preserve">    b[lenb++]='#',b[lenb]='\0';</w:t>
      </w:r>
    </w:p>
    <w:p w:rsidR="00EA72AA" w:rsidRPr="003F0B0C" w:rsidRDefault="00EA72AA" w:rsidP="00EA72AA">
      <w:pPr>
        <w:rPr>
          <w:rFonts w:ascii="宋体" w:eastAsia="宋体" w:hAnsi="宋体"/>
        </w:rPr>
      </w:pPr>
      <w:r w:rsidRPr="003F0B0C">
        <w:rPr>
          <w:rFonts w:ascii="宋体" w:eastAsia="宋体" w:hAnsi="宋体"/>
        </w:rPr>
        <w:t xml:space="preserve">    cal_next(b,lenb,next);</w:t>
      </w:r>
    </w:p>
    <w:p w:rsidR="00EA72AA" w:rsidRPr="003F0B0C" w:rsidRDefault="00EA72AA" w:rsidP="00EA72AA">
      <w:pPr>
        <w:rPr>
          <w:rFonts w:ascii="宋体" w:eastAsia="宋体" w:hAnsi="宋体"/>
        </w:rPr>
      </w:pPr>
      <w:r w:rsidRPr="003F0B0C">
        <w:rPr>
          <w:rFonts w:ascii="宋体" w:eastAsia="宋体" w:hAnsi="宋体"/>
        </w:rPr>
        <w:t xml:space="preserve">    int cnt=0,j=0;</w:t>
      </w:r>
    </w:p>
    <w:p w:rsidR="00EA72AA" w:rsidRPr="003F0B0C" w:rsidRDefault="00EA72AA" w:rsidP="00EA72AA">
      <w:pPr>
        <w:rPr>
          <w:rFonts w:ascii="宋体" w:eastAsia="宋体" w:hAnsi="宋体"/>
        </w:rPr>
      </w:pPr>
      <w:r w:rsidRPr="003F0B0C">
        <w:rPr>
          <w:rFonts w:ascii="宋体" w:eastAsia="宋体" w:hAnsi="宋体"/>
        </w:rPr>
        <w:t xml:space="preserve">    for (int i=0;i&lt;lena;i++){</w:t>
      </w:r>
    </w:p>
    <w:p w:rsidR="00EA72AA" w:rsidRPr="003F0B0C" w:rsidRDefault="00EA72AA" w:rsidP="00EA72AA">
      <w:pPr>
        <w:rPr>
          <w:rFonts w:ascii="宋体" w:eastAsia="宋体" w:hAnsi="宋体"/>
        </w:rPr>
      </w:pPr>
      <w:r w:rsidRPr="003F0B0C">
        <w:rPr>
          <w:rFonts w:ascii="宋体" w:eastAsia="宋体" w:hAnsi="宋体"/>
        </w:rPr>
        <w:t xml:space="preserve">        while(a[i]!=b[j]){</w:t>
      </w:r>
    </w:p>
    <w:p w:rsidR="00EA72AA" w:rsidRPr="003F0B0C" w:rsidRDefault="00EA72AA" w:rsidP="00EA72AA">
      <w:pPr>
        <w:rPr>
          <w:rFonts w:ascii="宋体" w:eastAsia="宋体" w:hAnsi="宋体"/>
        </w:rPr>
      </w:pPr>
      <w:r w:rsidRPr="003F0B0C">
        <w:rPr>
          <w:rFonts w:ascii="宋体" w:eastAsia="宋体" w:hAnsi="宋体"/>
        </w:rPr>
        <w:t xml:space="preserve">            if(j==0) break;</w:t>
      </w:r>
    </w:p>
    <w:p w:rsidR="00EA72AA" w:rsidRPr="003F0B0C" w:rsidRDefault="00EA72AA" w:rsidP="00EA72AA">
      <w:pPr>
        <w:rPr>
          <w:rFonts w:ascii="宋体" w:eastAsia="宋体" w:hAnsi="宋体"/>
        </w:rPr>
      </w:pPr>
      <w:r w:rsidRPr="003F0B0C">
        <w:rPr>
          <w:rFonts w:ascii="宋体" w:eastAsia="宋体" w:hAnsi="宋体"/>
        </w:rPr>
        <w:t xml:space="preserve">            j=next[j-1];</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if(a[i]==b[j]){</w:t>
      </w:r>
    </w:p>
    <w:p w:rsidR="00EA72AA" w:rsidRPr="003F0B0C" w:rsidRDefault="00EA72AA" w:rsidP="00EA72AA">
      <w:pPr>
        <w:rPr>
          <w:rFonts w:ascii="宋体" w:eastAsia="宋体" w:hAnsi="宋体"/>
        </w:rPr>
      </w:pPr>
      <w:r w:rsidRPr="003F0B0C">
        <w:rPr>
          <w:rFonts w:ascii="宋体" w:eastAsia="宋体" w:hAnsi="宋体"/>
        </w:rPr>
        <w:t xml:space="preserve">            j++;</w:t>
      </w:r>
    </w:p>
    <w:p w:rsidR="00EA72AA" w:rsidRPr="003F0B0C" w:rsidRDefault="00EA72AA" w:rsidP="00EA72AA">
      <w:pPr>
        <w:rPr>
          <w:rFonts w:ascii="宋体" w:eastAsia="宋体" w:hAnsi="宋体"/>
        </w:rPr>
      </w:pPr>
      <w:r w:rsidRPr="003F0B0C">
        <w:rPr>
          <w:rFonts w:ascii="宋体" w:eastAsia="宋体" w:hAnsi="宋体"/>
        </w:rPr>
        <w:t xml:space="preserve">            if(j==lenb-1) cnt++;</w:t>
      </w:r>
    </w:p>
    <w:p w:rsidR="00EA72AA" w:rsidRPr="003F0B0C" w:rsidRDefault="00EA72AA" w:rsidP="00EA72AA">
      <w:pPr>
        <w:rPr>
          <w:rFonts w:ascii="宋体" w:eastAsia="宋体" w:hAnsi="宋体"/>
        </w:rPr>
      </w:pPr>
      <w:r w:rsidRPr="003F0B0C">
        <w:rPr>
          <w:rFonts w:ascii="宋体" w:eastAsia="宋体" w:hAnsi="宋体"/>
        </w:rPr>
        <w:t xml:space="preserve">            continue;</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return cnt;</w:t>
      </w:r>
    </w:p>
    <w:p w:rsidR="00EA72AA" w:rsidRPr="003F0B0C" w:rsidRDefault="00EA72AA" w:rsidP="00EA72AA">
      <w:pPr>
        <w:rPr>
          <w:rFonts w:ascii="宋体" w:eastAsia="宋体" w:hAnsi="宋体"/>
        </w:rPr>
      </w:pPr>
      <w:r w:rsidRPr="003F0B0C">
        <w:rPr>
          <w:rFonts w:ascii="宋体" w:eastAsia="宋体" w:hAnsi="宋体"/>
        </w:rPr>
        <w:t>}</w:t>
      </w:r>
    </w:p>
    <w:p w:rsidR="00EA72AA" w:rsidRPr="003F0B0C" w:rsidRDefault="00EA72AA" w:rsidP="00EA72AA">
      <w:pPr>
        <w:rPr>
          <w:rFonts w:ascii="宋体" w:eastAsia="宋体" w:hAnsi="宋体"/>
        </w:rPr>
      </w:pPr>
    </w:p>
    <w:p w:rsidR="00EA72AA" w:rsidRPr="003F0B0C" w:rsidRDefault="00EA72AA" w:rsidP="00EA72AA">
      <w:pPr>
        <w:rPr>
          <w:rFonts w:ascii="宋体" w:eastAsia="宋体" w:hAnsi="宋体"/>
        </w:rPr>
      </w:pPr>
      <w:r w:rsidRPr="003F0B0C">
        <w:rPr>
          <w:rFonts w:ascii="宋体" w:eastAsia="宋体" w:hAnsi="宋体"/>
        </w:rPr>
        <w:t>int main(){</w:t>
      </w:r>
    </w:p>
    <w:p w:rsidR="00EA72AA" w:rsidRPr="003F0B0C" w:rsidRDefault="00EA72AA" w:rsidP="00EA72AA">
      <w:pPr>
        <w:rPr>
          <w:rFonts w:ascii="宋体" w:eastAsia="宋体" w:hAnsi="宋体"/>
        </w:rPr>
      </w:pPr>
      <w:r w:rsidRPr="003F0B0C">
        <w:rPr>
          <w:rFonts w:ascii="宋体" w:eastAsia="宋体" w:hAnsi="宋体"/>
        </w:rPr>
        <w:t xml:space="preserve">    if(random_debug){</w:t>
      </w:r>
    </w:p>
    <w:p w:rsidR="00EA72AA" w:rsidRPr="003F0B0C" w:rsidRDefault="00EA72AA" w:rsidP="00EA72AA">
      <w:pPr>
        <w:rPr>
          <w:rFonts w:ascii="宋体" w:eastAsia="宋体" w:hAnsi="宋体"/>
        </w:rPr>
      </w:pPr>
      <w:r w:rsidRPr="003F0B0C">
        <w:rPr>
          <w:rFonts w:ascii="宋体" w:eastAsia="宋体" w:hAnsi="宋体"/>
        </w:rPr>
        <w:t xml:space="preserve">        int debug_case=10000;</w:t>
      </w:r>
    </w:p>
    <w:p w:rsidR="00EA72AA" w:rsidRPr="003F0B0C" w:rsidRDefault="00EA72AA" w:rsidP="00EA72AA">
      <w:pPr>
        <w:rPr>
          <w:rFonts w:ascii="宋体" w:eastAsia="宋体" w:hAnsi="宋体"/>
        </w:rPr>
      </w:pPr>
      <w:r w:rsidRPr="003F0B0C">
        <w:rPr>
          <w:rFonts w:ascii="宋体" w:eastAsia="宋体" w:hAnsi="宋体"/>
        </w:rPr>
        <w:t xml:space="preserve">        srand((unsigned)time(NULL));</w:t>
      </w:r>
    </w:p>
    <w:p w:rsidR="00EA72AA" w:rsidRPr="003F0B0C" w:rsidRDefault="00EA72AA" w:rsidP="00EA72AA">
      <w:pPr>
        <w:rPr>
          <w:rFonts w:ascii="宋体" w:eastAsia="宋体" w:hAnsi="宋体"/>
        </w:rPr>
      </w:pPr>
      <w:r w:rsidRPr="003F0B0C">
        <w:rPr>
          <w:rFonts w:ascii="宋体" w:eastAsia="宋体" w:hAnsi="宋体"/>
        </w:rPr>
        <w:t xml:space="preserve">        while(debug_case--){</w:t>
      </w:r>
    </w:p>
    <w:p w:rsidR="00EA72AA" w:rsidRPr="003F0B0C" w:rsidRDefault="00EA72AA" w:rsidP="00EA72AA">
      <w:pPr>
        <w:rPr>
          <w:rFonts w:ascii="宋体" w:eastAsia="宋体" w:hAnsi="宋体"/>
        </w:rPr>
      </w:pPr>
      <w:r w:rsidRPr="003F0B0C">
        <w:rPr>
          <w:rFonts w:ascii="宋体" w:eastAsia="宋体" w:hAnsi="宋体"/>
        </w:rPr>
        <w:t xml:space="preserve">            int lenamin=1,lenamax=1000,lena,lenbmin=1,lenbmax=10,lenb,chmin='A',chmax='Z',next[MAXLEN];</w:t>
      </w:r>
    </w:p>
    <w:p w:rsidR="00EA72AA" w:rsidRPr="003F0B0C" w:rsidRDefault="00EA72AA" w:rsidP="00EA72AA">
      <w:pPr>
        <w:rPr>
          <w:rFonts w:ascii="宋体" w:eastAsia="宋体" w:hAnsi="宋体"/>
        </w:rPr>
      </w:pPr>
      <w:r w:rsidRPr="003F0B0C">
        <w:rPr>
          <w:rFonts w:ascii="宋体" w:eastAsia="宋体" w:hAnsi="宋体"/>
        </w:rPr>
        <w:t xml:space="preserve">            lena=rand()%(lenamax-lenamin+1)+lenamin,lenb=rand()%(lenbmax-lenbmin+1)+lenbmin;</w:t>
      </w:r>
    </w:p>
    <w:p w:rsidR="00EA72AA" w:rsidRPr="003F0B0C" w:rsidRDefault="00EA72AA" w:rsidP="00EA72AA">
      <w:pPr>
        <w:rPr>
          <w:rFonts w:ascii="宋体" w:eastAsia="宋体" w:hAnsi="宋体"/>
        </w:rPr>
      </w:pPr>
      <w:r w:rsidRPr="003F0B0C">
        <w:rPr>
          <w:rFonts w:ascii="宋体" w:eastAsia="宋体" w:hAnsi="宋体"/>
        </w:rPr>
        <w:t xml:space="preserve">            char a[MAXLEN],b[MAXLEN];</w:t>
      </w:r>
    </w:p>
    <w:p w:rsidR="00EA72AA" w:rsidRPr="003F0B0C" w:rsidRDefault="00EA72AA" w:rsidP="00EA72AA">
      <w:pPr>
        <w:rPr>
          <w:rFonts w:ascii="宋体" w:eastAsia="宋体" w:hAnsi="宋体"/>
        </w:rPr>
      </w:pPr>
      <w:r w:rsidRPr="003F0B0C">
        <w:rPr>
          <w:rFonts w:ascii="宋体" w:eastAsia="宋体" w:hAnsi="宋体"/>
        </w:rPr>
        <w:t xml:space="preserve">            for (int i=0;i&lt;lena;i++) a[i]=rand()%(chmax-chmin+1)+chmin;</w:t>
      </w:r>
    </w:p>
    <w:p w:rsidR="00EA72AA" w:rsidRPr="003F0B0C" w:rsidRDefault="00EA72AA" w:rsidP="00EA72AA">
      <w:pPr>
        <w:rPr>
          <w:rFonts w:ascii="宋体" w:eastAsia="宋体" w:hAnsi="宋体"/>
        </w:rPr>
      </w:pPr>
      <w:r w:rsidRPr="003F0B0C">
        <w:rPr>
          <w:rFonts w:ascii="宋体" w:eastAsia="宋体" w:hAnsi="宋体"/>
        </w:rPr>
        <w:t xml:space="preserve">            for (int i=0;i&lt;lenb;i++) b[i]=rand()%(chmax-chmin+1)+chmin;</w:t>
      </w:r>
    </w:p>
    <w:p w:rsidR="00EA72AA" w:rsidRPr="003F0B0C" w:rsidRDefault="00EA72AA" w:rsidP="00EA72AA">
      <w:pPr>
        <w:rPr>
          <w:rFonts w:ascii="宋体" w:eastAsia="宋体" w:hAnsi="宋体"/>
        </w:rPr>
      </w:pPr>
      <w:r w:rsidRPr="003F0B0C">
        <w:rPr>
          <w:rFonts w:ascii="宋体" w:eastAsia="宋体" w:hAnsi="宋体"/>
        </w:rPr>
        <w:t xml:space="preserve">            int ans1=0,ans2=kmp(a,b,lena,lenb,next);</w:t>
      </w:r>
    </w:p>
    <w:p w:rsidR="00EA72AA" w:rsidRPr="003F0B0C" w:rsidRDefault="00EA72AA" w:rsidP="00EA72AA">
      <w:pPr>
        <w:rPr>
          <w:rFonts w:ascii="宋体" w:eastAsia="宋体" w:hAnsi="宋体"/>
        </w:rPr>
      </w:pPr>
      <w:r w:rsidRPr="003F0B0C">
        <w:rPr>
          <w:rFonts w:ascii="宋体" w:eastAsia="宋体" w:hAnsi="宋体"/>
        </w:rPr>
        <w:t xml:space="preserve">            for(int i=0;i&lt;lena;i++){</w:t>
      </w:r>
    </w:p>
    <w:p w:rsidR="00EA72AA" w:rsidRPr="003F0B0C" w:rsidRDefault="00EA72AA" w:rsidP="00EA72AA">
      <w:pPr>
        <w:rPr>
          <w:rFonts w:ascii="宋体" w:eastAsia="宋体" w:hAnsi="宋体"/>
        </w:rPr>
      </w:pPr>
      <w:r w:rsidRPr="003F0B0C">
        <w:rPr>
          <w:rFonts w:ascii="宋体" w:eastAsia="宋体" w:hAnsi="宋体"/>
        </w:rPr>
        <w:t xml:space="preserve">                bool check=true;</w:t>
      </w:r>
    </w:p>
    <w:p w:rsidR="00EA72AA" w:rsidRPr="003F0B0C" w:rsidRDefault="00EA72AA" w:rsidP="00EA72AA">
      <w:pPr>
        <w:rPr>
          <w:rFonts w:ascii="宋体" w:eastAsia="宋体" w:hAnsi="宋体"/>
        </w:rPr>
      </w:pPr>
      <w:r w:rsidRPr="003F0B0C">
        <w:rPr>
          <w:rFonts w:ascii="宋体" w:eastAsia="宋体" w:hAnsi="宋体"/>
        </w:rPr>
        <w:t xml:space="preserve">                for(int j=0;j&lt;lenb;j++){</w:t>
      </w:r>
    </w:p>
    <w:p w:rsidR="00EA72AA" w:rsidRPr="003F0B0C" w:rsidRDefault="00EA72AA" w:rsidP="00EA72AA">
      <w:pPr>
        <w:rPr>
          <w:rFonts w:ascii="宋体" w:eastAsia="宋体" w:hAnsi="宋体"/>
        </w:rPr>
      </w:pPr>
      <w:r w:rsidRPr="003F0B0C">
        <w:rPr>
          <w:rFonts w:ascii="宋体" w:eastAsia="宋体" w:hAnsi="宋体"/>
        </w:rPr>
        <w:t xml:space="preserve">                    if(i+j&gt;=lena){</w:t>
      </w:r>
    </w:p>
    <w:p w:rsidR="00EA72AA" w:rsidRPr="003F0B0C" w:rsidRDefault="00EA72AA" w:rsidP="00EA72AA">
      <w:pPr>
        <w:rPr>
          <w:rFonts w:ascii="宋体" w:eastAsia="宋体" w:hAnsi="宋体"/>
        </w:rPr>
      </w:pPr>
      <w:r w:rsidRPr="003F0B0C">
        <w:rPr>
          <w:rFonts w:ascii="宋体" w:eastAsia="宋体" w:hAnsi="宋体"/>
        </w:rPr>
        <w:t xml:space="preserve">                        check=false;</w:t>
      </w:r>
    </w:p>
    <w:p w:rsidR="00EA72AA" w:rsidRPr="003F0B0C" w:rsidRDefault="00EA72AA" w:rsidP="00EA72AA">
      <w:pPr>
        <w:rPr>
          <w:rFonts w:ascii="宋体" w:eastAsia="宋体" w:hAnsi="宋体"/>
        </w:rPr>
      </w:pPr>
      <w:r w:rsidRPr="003F0B0C">
        <w:rPr>
          <w:rFonts w:ascii="宋体" w:eastAsia="宋体" w:hAnsi="宋体"/>
        </w:rPr>
        <w:t xml:space="preserve">                        break;</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if(a[i+j]!=b[j]){</w:t>
      </w:r>
    </w:p>
    <w:p w:rsidR="00EA72AA" w:rsidRPr="003F0B0C" w:rsidRDefault="00EA72AA" w:rsidP="00EA72AA">
      <w:pPr>
        <w:rPr>
          <w:rFonts w:ascii="宋体" w:eastAsia="宋体" w:hAnsi="宋体"/>
        </w:rPr>
      </w:pPr>
      <w:r w:rsidRPr="003F0B0C">
        <w:rPr>
          <w:rFonts w:ascii="宋体" w:eastAsia="宋体" w:hAnsi="宋体"/>
        </w:rPr>
        <w:lastRenderedPageBreak/>
        <w:t xml:space="preserve">                        check=false;</w:t>
      </w:r>
    </w:p>
    <w:p w:rsidR="00EA72AA" w:rsidRPr="003F0B0C" w:rsidRDefault="00EA72AA" w:rsidP="00EA72AA">
      <w:pPr>
        <w:rPr>
          <w:rFonts w:ascii="宋体" w:eastAsia="宋体" w:hAnsi="宋体"/>
        </w:rPr>
      </w:pPr>
      <w:r w:rsidRPr="003F0B0C">
        <w:rPr>
          <w:rFonts w:ascii="宋体" w:eastAsia="宋体" w:hAnsi="宋体"/>
        </w:rPr>
        <w:t xml:space="preserve">                        break;</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if(check) ans1++;</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if(ans1!=ans2){</w:t>
      </w:r>
    </w:p>
    <w:p w:rsidR="00EA72AA" w:rsidRPr="003F0B0C" w:rsidRDefault="00EA72AA" w:rsidP="00EA72AA">
      <w:pPr>
        <w:rPr>
          <w:rFonts w:ascii="宋体" w:eastAsia="宋体" w:hAnsi="宋体"/>
        </w:rPr>
      </w:pPr>
      <w:r w:rsidRPr="003F0B0C">
        <w:rPr>
          <w:rFonts w:ascii="宋体" w:eastAsia="宋体" w:hAnsi="宋体"/>
        </w:rPr>
        <w:t xml:space="preserve">                printf("a:%d %s\nb:%d %s\nans1=%d,ans2=%d\nnext:",lena,a,lenb,b,ans1,ans2);</w:t>
      </w:r>
    </w:p>
    <w:p w:rsidR="00EA72AA" w:rsidRPr="003F0B0C" w:rsidRDefault="00EA72AA" w:rsidP="00EA72AA">
      <w:pPr>
        <w:rPr>
          <w:rFonts w:ascii="宋体" w:eastAsia="宋体" w:hAnsi="宋体"/>
        </w:rPr>
      </w:pPr>
      <w:r w:rsidRPr="003F0B0C">
        <w:rPr>
          <w:rFonts w:ascii="宋体" w:eastAsia="宋体" w:hAnsi="宋体"/>
        </w:rPr>
        <w:t xml:space="preserve">                for(int i=0;i&lt;lenb;i++) printf("%d ",next[i]);</w:t>
      </w:r>
    </w:p>
    <w:p w:rsidR="00EA72AA" w:rsidRPr="003F0B0C" w:rsidRDefault="00EA72AA" w:rsidP="00EA72AA">
      <w:pPr>
        <w:rPr>
          <w:rFonts w:ascii="宋体" w:eastAsia="宋体" w:hAnsi="宋体"/>
        </w:rPr>
      </w:pPr>
      <w:r w:rsidRPr="003F0B0C">
        <w:rPr>
          <w:rFonts w:ascii="宋体" w:eastAsia="宋体" w:hAnsi="宋体"/>
        </w:rPr>
        <w:t xml:space="preserve">                printf("\n");</w:t>
      </w:r>
    </w:p>
    <w:p w:rsidR="00EA72AA" w:rsidRPr="003F0B0C" w:rsidRDefault="00EA72AA" w:rsidP="00EA72AA">
      <w:pPr>
        <w:rPr>
          <w:rFonts w:ascii="宋体" w:eastAsia="宋体" w:hAnsi="宋体"/>
        </w:rPr>
      </w:pPr>
      <w:r w:rsidRPr="003F0B0C">
        <w:rPr>
          <w:rFonts w:ascii="宋体" w:eastAsia="宋体" w:hAnsi="宋体"/>
        </w:rPr>
        <w:t xml:space="preserve">                return 0;</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if(ans1&gt;1&amp;&amp;lenb&gt;1) printf("%d %d %d\n",ans1,lena,lenb);</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printf("correct\n");</w:t>
      </w:r>
    </w:p>
    <w:p w:rsidR="00EA72AA" w:rsidRPr="003F0B0C" w:rsidRDefault="00EA72AA" w:rsidP="00EA72AA">
      <w:pPr>
        <w:rPr>
          <w:rFonts w:ascii="宋体" w:eastAsia="宋体" w:hAnsi="宋体"/>
        </w:rPr>
      </w:pPr>
      <w:r w:rsidRPr="003F0B0C">
        <w:rPr>
          <w:rFonts w:ascii="宋体" w:eastAsia="宋体" w:hAnsi="宋体"/>
        </w:rPr>
        <w:t xml:space="preserve">        return 0;</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int t;</w:t>
      </w:r>
    </w:p>
    <w:p w:rsidR="00EA72AA" w:rsidRPr="003F0B0C" w:rsidRDefault="00EA72AA" w:rsidP="00EA72AA">
      <w:pPr>
        <w:rPr>
          <w:rFonts w:ascii="宋体" w:eastAsia="宋体" w:hAnsi="宋体"/>
        </w:rPr>
      </w:pPr>
      <w:r w:rsidRPr="003F0B0C">
        <w:rPr>
          <w:rFonts w:ascii="宋体" w:eastAsia="宋体" w:hAnsi="宋体"/>
        </w:rPr>
        <w:t xml:space="preserve">    scanf("%d",&amp;t);</w:t>
      </w:r>
    </w:p>
    <w:p w:rsidR="00EA72AA" w:rsidRPr="003F0B0C" w:rsidRDefault="00EA72AA" w:rsidP="00EA72AA">
      <w:pPr>
        <w:rPr>
          <w:rFonts w:ascii="宋体" w:eastAsia="宋体" w:hAnsi="宋体"/>
        </w:rPr>
      </w:pPr>
      <w:r w:rsidRPr="003F0B0C">
        <w:rPr>
          <w:rFonts w:ascii="宋体" w:eastAsia="宋体" w:hAnsi="宋体"/>
        </w:rPr>
        <w:t xml:space="preserve">    while(t--){</w:t>
      </w:r>
    </w:p>
    <w:p w:rsidR="00EA72AA" w:rsidRPr="003F0B0C" w:rsidRDefault="00EA72AA" w:rsidP="00EA72AA">
      <w:pPr>
        <w:rPr>
          <w:rFonts w:ascii="宋体" w:eastAsia="宋体" w:hAnsi="宋体"/>
        </w:rPr>
      </w:pPr>
      <w:r w:rsidRPr="003F0B0C">
        <w:rPr>
          <w:rFonts w:ascii="宋体" w:eastAsia="宋体" w:hAnsi="宋体"/>
        </w:rPr>
        <w:t xml:space="preserve">        char a[MAXLEN],b[MAXLEN];</w:t>
      </w:r>
    </w:p>
    <w:p w:rsidR="00EA72AA" w:rsidRPr="003F0B0C" w:rsidRDefault="00EA72AA" w:rsidP="00EA72AA">
      <w:pPr>
        <w:rPr>
          <w:rFonts w:ascii="宋体" w:eastAsia="宋体" w:hAnsi="宋体"/>
        </w:rPr>
      </w:pPr>
      <w:r w:rsidRPr="003F0B0C">
        <w:rPr>
          <w:rFonts w:ascii="宋体" w:eastAsia="宋体" w:hAnsi="宋体"/>
        </w:rPr>
        <w:t xml:space="preserve">        scanf("%s%s",b,a);</w:t>
      </w:r>
    </w:p>
    <w:p w:rsidR="00EA72AA" w:rsidRPr="003F0B0C" w:rsidRDefault="00EA72AA" w:rsidP="00EA72AA">
      <w:pPr>
        <w:rPr>
          <w:rFonts w:ascii="宋体" w:eastAsia="宋体" w:hAnsi="宋体"/>
        </w:rPr>
      </w:pPr>
      <w:r w:rsidRPr="003F0B0C">
        <w:rPr>
          <w:rFonts w:ascii="宋体" w:eastAsia="宋体" w:hAnsi="宋体"/>
        </w:rPr>
        <w:t xml:space="preserve">        int next[MAXLEN],lena=strlen(a),lenb=strlen(b);</w:t>
      </w:r>
    </w:p>
    <w:p w:rsidR="00EA72AA" w:rsidRPr="003F0B0C" w:rsidRDefault="00EA72AA" w:rsidP="00EA72AA">
      <w:pPr>
        <w:rPr>
          <w:rFonts w:ascii="宋体" w:eastAsia="宋体" w:hAnsi="宋体"/>
        </w:rPr>
      </w:pPr>
      <w:r w:rsidRPr="003F0B0C">
        <w:rPr>
          <w:rFonts w:ascii="宋体" w:eastAsia="宋体" w:hAnsi="宋体"/>
        </w:rPr>
        <w:t xml:space="preserve">        printf("%d\n",kmp(a,b,lena,lenb,next));</w:t>
      </w:r>
    </w:p>
    <w:p w:rsidR="00EA72AA" w:rsidRPr="003F0B0C" w:rsidRDefault="00EA72AA" w:rsidP="00EA72AA">
      <w:pPr>
        <w:rPr>
          <w:rFonts w:ascii="宋体" w:eastAsia="宋体" w:hAnsi="宋体"/>
        </w:rPr>
      </w:pPr>
      <w:r w:rsidRPr="003F0B0C">
        <w:rPr>
          <w:rFonts w:ascii="宋体" w:eastAsia="宋体" w:hAnsi="宋体"/>
        </w:rPr>
        <w:t xml:space="preserve">    }</w:t>
      </w:r>
    </w:p>
    <w:p w:rsidR="00EA72AA" w:rsidRPr="003F0B0C" w:rsidRDefault="00EA72AA" w:rsidP="00EA72AA">
      <w:pPr>
        <w:rPr>
          <w:rFonts w:ascii="宋体" w:eastAsia="宋体" w:hAnsi="宋体"/>
        </w:rPr>
      </w:pPr>
      <w:r w:rsidRPr="003F0B0C">
        <w:rPr>
          <w:rFonts w:ascii="宋体" w:eastAsia="宋体" w:hAnsi="宋体"/>
        </w:rPr>
        <w:t xml:space="preserve">    return 0;</w:t>
      </w:r>
    </w:p>
    <w:p w:rsidR="00EA72AA" w:rsidRPr="003F0B0C" w:rsidRDefault="00EA72AA" w:rsidP="00EA72AA">
      <w:pPr>
        <w:rPr>
          <w:rFonts w:ascii="宋体" w:eastAsia="宋体" w:hAnsi="宋体"/>
        </w:rPr>
      </w:pPr>
      <w:r w:rsidRPr="003F0B0C">
        <w:rPr>
          <w:rFonts w:ascii="宋体" w:eastAsia="宋体" w:hAnsi="宋体"/>
        </w:rPr>
        <w:t>}</w:t>
      </w:r>
    </w:p>
    <w:p w:rsidR="00D43614" w:rsidRPr="003F0B0C" w:rsidRDefault="00D43614" w:rsidP="0006405B">
      <w:pPr>
        <w:pStyle w:val="3"/>
        <w:rPr>
          <w:rFonts w:ascii="宋体" w:eastAsia="宋体" w:hAnsi="宋体"/>
          <w:b w:val="0"/>
        </w:rPr>
      </w:pPr>
      <w:bookmarkStart w:id="120" w:name="_Toc521431813"/>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2087</w:t>
      </w:r>
      <w:r w:rsidRPr="003F0B0C">
        <w:rPr>
          <w:rFonts w:ascii="宋体" w:eastAsia="宋体" w:hAnsi="宋体" w:hint="eastAsia"/>
          <w:b w:val="0"/>
        </w:rPr>
        <w:t>-剪花布条</w:t>
      </w:r>
      <w:bookmarkEnd w:id="120"/>
      <w:r w:rsidR="0006405B" w:rsidRPr="003F0B0C">
        <w:rPr>
          <w:rFonts w:ascii="宋体" w:eastAsia="宋体" w:hAnsi="宋体"/>
          <w:b w:val="0"/>
        </w:rPr>
        <w:fldChar w:fldCharType="begin"/>
      </w:r>
      <w:r w:rsidR="0006405B" w:rsidRPr="003F0B0C">
        <w:rPr>
          <w:rFonts w:ascii="宋体" w:eastAsia="宋体" w:hAnsi="宋体"/>
        </w:rPr>
        <w:instrText xml:space="preserve"> XE "</w:instrText>
      </w:r>
      <w:r w:rsidR="0006405B" w:rsidRPr="003F0B0C">
        <w:rPr>
          <w:rFonts w:ascii="宋体" w:eastAsia="宋体" w:hAnsi="宋体" w:hint="eastAsia"/>
          <w:b w:val="0"/>
        </w:rPr>
        <w:instrText>√-</w:instrText>
      </w:r>
      <w:r w:rsidR="0006405B" w:rsidRPr="003F0B0C">
        <w:rPr>
          <w:rFonts w:ascii="宋体" w:eastAsia="宋体" w:hAnsi="宋体"/>
          <w:b w:val="0"/>
        </w:rPr>
        <w:instrText>HDU</w:instrText>
      </w:r>
      <w:r w:rsidR="0006405B" w:rsidRPr="003F0B0C">
        <w:rPr>
          <w:rFonts w:ascii="宋体" w:eastAsia="宋体" w:hAnsi="宋体" w:hint="eastAsia"/>
          <w:b w:val="0"/>
        </w:rPr>
        <w:instrText>-</w:instrText>
      </w:r>
      <w:r w:rsidR="0006405B" w:rsidRPr="003F0B0C">
        <w:rPr>
          <w:rFonts w:ascii="宋体" w:eastAsia="宋体" w:hAnsi="宋体"/>
          <w:b w:val="0"/>
        </w:rPr>
        <w:instrText>2087</w:instrText>
      </w:r>
      <w:r w:rsidR="0006405B" w:rsidRPr="003F0B0C">
        <w:rPr>
          <w:rFonts w:ascii="宋体" w:eastAsia="宋体" w:hAnsi="宋体" w:hint="eastAsia"/>
          <w:b w:val="0"/>
        </w:rPr>
        <w:instrText>-剪花布条</w:instrText>
      </w:r>
      <w:r w:rsidR="0006405B" w:rsidRPr="003F0B0C">
        <w:rPr>
          <w:rFonts w:ascii="宋体" w:eastAsia="宋体" w:hAnsi="宋体"/>
          <w:b w:val="0"/>
        </w:rPr>
        <w:instrText>:</w:instrText>
      </w:r>
      <w:r w:rsidR="0006405B" w:rsidRPr="003F0B0C">
        <w:rPr>
          <w:rFonts w:ascii="宋体" w:eastAsia="宋体" w:hAnsi="宋体"/>
        </w:rPr>
        <w:instrText xml:space="preserve">2087" \y "HDU:2087" </w:instrText>
      </w:r>
      <w:r w:rsidR="0006405B" w:rsidRPr="003F0B0C">
        <w:rPr>
          <w:rFonts w:ascii="宋体" w:eastAsia="宋体" w:hAnsi="宋体"/>
          <w:b w:val="0"/>
        </w:rPr>
        <w:fldChar w:fldCharType="end"/>
      </w:r>
    </w:p>
    <w:p w:rsidR="00D43614" w:rsidRPr="003F0B0C" w:rsidRDefault="00D43614" w:rsidP="00EA72AA">
      <w:pPr>
        <w:rPr>
          <w:rFonts w:ascii="宋体" w:eastAsia="宋体" w:hAnsi="宋体"/>
        </w:rPr>
      </w:pPr>
      <w:r w:rsidRPr="003F0B0C">
        <w:rPr>
          <w:rFonts w:ascii="宋体" w:eastAsia="宋体" w:hAnsi="宋体" w:hint="eastAsia"/>
        </w:rPr>
        <w:t>【题意】给定字符串a和b，问a最多能拆出多少个b字符串</w:t>
      </w:r>
    </w:p>
    <w:p w:rsidR="009E0072" w:rsidRPr="003F0B0C" w:rsidRDefault="00D43614" w:rsidP="00EA72AA">
      <w:pPr>
        <w:rPr>
          <w:rFonts w:ascii="宋体" w:eastAsia="宋体" w:hAnsi="宋体"/>
        </w:rPr>
      </w:pPr>
      <w:r w:rsidRPr="003F0B0C">
        <w:rPr>
          <w:rFonts w:ascii="宋体" w:eastAsia="宋体" w:hAnsi="宋体" w:hint="eastAsia"/>
        </w:rPr>
        <w:t>【题解】KMP简单题</w:t>
      </w:r>
      <w:r w:rsidR="0006405B" w:rsidRPr="003F0B0C">
        <w:rPr>
          <w:rFonts w:ascii="宋体" w:eastAsia="宋体" w:hAnsi="宋体" w:hint="eastAsia"/>
        </w:rPr>
        <w:t>。a中可能有</w:t>
      </w:r>
      <w:r w:rsidR="0006405B" w:rsidRPr="003F0B0C">
        <w:rPr>
          <w:rFonts w:ascii="宋体" w:eastAsia="宋体" w:hAnsi="宋体"/>
        </w:rPr>
        <w:t>多种选择方案，按</w:t>
      </w:r>
      <w:r w:rsidR="0006405B" w:rsidRPr="003F0B0C">
        <w:rPr>
          <w:rFonts w:ascii="宋体" w:eastAsia="宋体" w:hAnsi="宋体" w:hint="eastAsia"/>
        </w:rPr>
        <w:t>顺序</w:t>
      </w:r>
      <w:r w:rsidR="0006405B" w:rsidRPr="003F0B0C">
        <w:rPr>
          <w:rFonts w:ascii="宋体" w:eastAsia="宋体" w:hAnsi="宋体"/>
        </w:rPr>
        <w:t>从前往后匹配一定是数量最多的。</w:t>
      </w:r>
      <w:r w:rsidR="0006405B" w:rsidRPr="003F0B0C">
        <w:rPr>
          <w:rFonts w:ascii="宋体" w:eastAsia="宋体" w:hAnsi="宋体" w:hint="eastAsia"/>
        </w:rPr>
        <w:t>考虑这样</w:t>
      </w:r>
      <w:r w:rsidR="0006405B" w:rsidRPr="003F0B0C">
        <w:rPr>
          <w:rFonts w:ascii="宋体" w:eastAsia="宋体" w:hAnsi="宋体"/>
        </w:rPr>
        <w:t>证明。</w:t>
      </w:r>
      <w:r w:rsidR="0006405B" w:rsidRPr="003F0B0C">
        <w:rPr>
          <w:rFonts w:ascii="宋体" w:eastAsia="宋体" w:hAnsi="宋体" w:hint="eastAsia"/>
        </w:rPr>
        <w:t>假定</w:t>
      </w:r>
      <w:r w:rsidR="0006405B" w:rsidRPr="003F0B0C">
        <w:rPr>
          <w:rFonts w:ascii="宋体" w:eastAsia="宋体" w:hAnsi="宋体"/>
        </w:rPr>
        <w:t>我们已经在</w:t>
      </w:r>
      <w:r w:rsidR="0006405B" w:rsidRPr="003F0B0C">
        <w:rPr>
          <w:rFonts w:ascii="宋体" w:eastAsia="宋体" w:hAnsi="宋体" w:hint="eastAsia"/>
        </w:rPr>
        <w:t>a中</w:t>
      </w:r>
      <w:r w:rsidR="0006405B" w:rsidRPr="003F0B0C">
        <w:rPr>
          <w:rFonts w:ascii="宋体" w:eastAsia="宋体" w:hAnsi="宋体"/>
        </w:rPr>
        <w:t>选择了</w:t>
      </w:r>
      <w:r w:rsidR="0006405B" w:rsidRPr="003F0B0C">
        <w:rPr>
          <w:rFonts w:ascii="宋体" w:eastAsia="宋体" w:hAnsi="宋体" w:hint="eastAsia"/>
        </w:rPr>
        <w:t>n个</w:t>
      </w:r>
      <w:r w:rsidR="0006405B" w:rsidRPr="003F0B0C">
        <w:rPr>
          <w:rFonts w:ascii="宋体" w:eastAsia="宋体" w:hAnsi="宋体"/>
        </w:rPr>
        <w:t>不想交的</w:t>
      </w:r>
      <w:r w:rsidR="0006405B" w:rsidRPr="003F0B0C">
        <w:rPr>
          <w:rFonts w:ascii="宋体" w:eastAsia="宋体" w:hAnsi="宋体" w:hint="eastAsia"/>
        </w:rPr>
        <w:t>b串b1,b2</w:t>
      </w:r>
      <w:r w:rsidR="0006405B" w:rsidRPr="003F0B0C">
        <w:rPr>
          <w:rFonts w:ascii="宋体" w:eastAsia="宋体" w:hAnsi="宋体"/>
        </w:rPr>
        <w:t>…bn</w:t>
      </w:r>
      <w:r w:rsidR="0006405B" w:rsidRPr="003F0B0C">
        <w:rPr>
          <w:rFonts w:ascii="宋体" w:eastAsia="宋体" w:hAnsi="宋体" w:hint="eastAsia"/>
        </w:rPr>
        <w:t>（从前往后）。</w:t>
      </w:r>
      <w:r w:rsidR="009E0072" w:rsidRPr="003F0B0C">
        <w:rPr>
          <w:rFonts w:ascii="宋体" w:eastAsia="宋体" w:hAnsi="宋体" w:hint="eastAsia"/>
        </w:rPr>
        <w:t>对于</w:t>
      </w:r>
      <w:r w:rsidR="009E0072" w:rsidRPr="003F0B0C">
        <w:rPr>
          <w:rFonts w:ascii="宋体" w:eastAsia="宋体" w:hAnsi="宋体"/>
        </w:rPr>
        <w:t>某一个串，如果同时有</w:t>
      </w:r>
      <w:r w:rsidR="009E0072" w:rsidRPr="003F0B0C">
        <w:rPr>
          <w:rFonts w:ascii="宋体" w:eastAsia="宋体" w:hAnsi="宋体" w:hint="eastAsia"/>
        </w:rPr>
        <w:t>2个</w:t>
      </w:r>
      <w:r w:rsidR="009E0072" w:rsidRPr="003F0B0C">
        <w:rPr>
          <w:rFonts w:ascii="宋体" w:eastAsia="宋体" w:hAnsi="宋体"/>
        </w:rPr>
        <w:t>串与它相交</w:t>
      </w:r>
      <w:r w:rsidR="009E0072" w:rsidRPr="003F0B0C">
        <w:rPr>
          <w:rFonts w:ascii="宋体" w:eastAsia="宋体" w:hAnsi="宋体" w:hint="eastAsia"/>
        </w:rPr>
        <w:t>（不可能</w:t>
      </w:r>
      <w:r w:rsidR="009E0072" w:rsidRPr="003F0B0C">
        <w:rPr>
          <w:rFonts w:ascii="宋体" w:eastAsia="宋体" w:hAnsi="宋体"/>
        </w:rPr>
        <w:t>有</w:t>
      </w:r>
      <w:r w:rsidR="009E0072" w:rsidRPr="003F0B0C">
        <w:rPr>
          <w:rFonts w:ascii="宋体" w:eastAsia="宋体" w:hAnsi="宋体" w:hint="eastAsia"/>
        </w:rPr>
        <w:t>3个</w:t>
      </w:r>
      <w:r w:rsidR="009E0072" w:rsidRPr="003F0B0C">
        <w:rPr>
          <w:rFonts w:ascii="宋体" w:eastAsia="宋体" w:hAnsi="宋体"/>
        </w:rPr>
        <w:t>或以上的串与它相交还保持互不相交</w:t>
      </w:r>
      <w:r w:rsidR="009E0072" w:rsidRPr="003F0B0C">
        <w:rPr>
          <w:rFonts w:ascii="宋体" w:eastAsia="宋体" w:hAnsi="宋体" w:hint="eastAsia"/>
        </w:rPr>
        <w:t>）</w:t>
      </w:r>
      <w:r w:rsidR="009E0072" w:rsidRPr="003F0B0C">
        <w:rPr>
          <w:rFonts w:ascii="宋体" w:eastAsia="宋体" w:hAnsi="宋体"/>
        </w:rPr>
        <w:t>，</w:t>
      </w:r>
      <w:r w:rsidR="009E0072" w:rsidRPr="003F0B0C">
        <w:rPr>
          <w:rFonts w:ascii="宋体" w:eastAsia="宋体" w:hAnsi="宋体" w:hint="eastAsia"/>
        </w:rPr>
        <w:t>且</w:t>
      </w:r>
      <w:r w:rsidR="009E0072" w:rsidRPr="003F0B0C">
        <w:rPr>
          <w:rFonts w:ascii="宋体" w:eastAsia="宋体" w:hAnsi="宋体"/>
        </w:rPr>
        <w:t>替换为这</w:t>
      </w:r>
      <w:r w:rsidR="009E0072" w:rsidRPr="003F0B0C">
        <w:rPr>
          <w:rFonts w:ascii="宋体" w:eastAsia="宋体" w:hAnsi="宋体" w:hint="eastAsia"/>
        </w:rPr>
        <w:t>2个</w:t>
      </w:r>
      <w:r w:rsidR="009E0072" w:rsidRPr="003F0B0C">
        <w:rPr>
          <w:rFonts w:ascii="宋体" w:eastAsia="宋体" w:hAnsi="宋体"/>
        </w:rPr>
        <w:t>串之后</w:t>
      </w:r>
      <w:r w:rsidR="009E0072" w:rsidRPr="003F0B0C">
        <w:rPr>
          <w:rFonts w:ascii="宋体" w:eastAsia="宋体" w:hAnsi="宋体" w:hint="eastAsia"/>
        </w:rPr>
        <w:t>n+1个</w:t>
      </w:r>
      <w:r w:rsidR="009E0072" w:rsidRPr="003F0B0C">
        <w:rPr>
          <w:rFonts w:ascii="宋体" w:eastAsia="宋体" w:hAnsi="宋体"/>
        </w:rPr>
        <w:t>串都互不相交，</w:t>
      </w:r>
      <w:r w:rsidR="009E0072" w:rsidRPr="003F0B0C">
        <w:rPr>
          <w:rFonts w:ascii="宋体" w:eastAsia="宋体" w:hAnsi="宋体" w:hint="eastAsia"/>
        </w:rPr>
        <w:t>则应该</w:t>
      </w:r>
      <w:r w:rsidR="009E0072" w:rsidRPr="003F0B0C">
        <w:rPr>
          <w:rFonts w:ascii="宋体" w:eastAsia="宋体" w:hAnsi="宋体"/>
        </w:rPr>
        <w:t>作出这样的替换，</w:t>
      </w:r>
      <w:r w:rsidR="009E0072" w:rsidRPr="003F0B0C">
        <w:rPr>
          <w:rFonts w:ascii="宋体" w:eastAsia="宋体" w:hAnsi="宋体" w:hint="eastAsia"/>
        </w:rPr>
        <w:t>这种情况</w:t>
      </w:r>
      <w:r w:rsidR="009E0072" w:rsidRPr="003F0B0C">
        <w:rPr>
          <w:rFonts w:ascii="宋体" w:eastAsia="宋体" w:hAnsi="宋体"/>
        </w:rPr>
        <w:t>被替换的串一定在替换后的（</w:t>
      </w:r>
      <w:r w:rsidR="009E0072" w:rsidRPr="003F0B0C">
        <w:rPr>
          <w:rFonts w:ascii="宋体" w:eastAsia="宋体" w:hAnsi="宋体" w:hint="eastAsia"/>
        </w:rPr>
        <w:t>更优解</w:t>
      </w:r>
      <w:r w:rsidR="009E0072" w:rsidRPr="003F0B0C">
        <w:rPr>
          <w:rFonts w:ascii="宋体" w:eastAsia="宋体" w:hAnsi="宋体"/>
        </w:rPr>
        <w:t>的中间）</w:t>
      </w:r>
      <w:r w:rsidR="009E0072" w:rsidRPr="003F0B0C">
        <w:rPr>
          <w:rFonts w:ascii="宋体" w:eastAsia="宋体" w:hAnsi="宋体" w:hint="eastAsia"/>
        </w:rPr>
        <w:t>，</w:t>
      </w:r>
      <w:r w:rsidR="009E0072" w:rsidRPr="003F0B0C">
        <w:rPr>
          <w:rFonts w:ascii="宋体" w:eastAsia="宋体" w:hAnsi="宋体"/>
        </w:rPr>
        <w:t>因此如果按照顺序选取就一定会先</w:t>
      </w:r>
      <w:r w:rsidR="009E0072" w:rsidRPr="003F0B0C">
        <w:rPr>
          <w:rFonts w:ascii="宋体" w:eastAsia="宋体" w:hAnsi="宋体" w:hint="eastAsia"/>
        </w:rPr>
        <w:t>选到</w:t>
      </w:r>
      <w:r w:rsidR="009E0072" w:rsidRPr="003F0B0C">
        <w:rPr>
          <w:rFonts w:ascii="宋体" w:eastAsia="宋体" w:hAnsi="宋体"/>
        </w:rPr>
        <w:t>更优解而不是这个</w:t>
      </w:r>
      <w:r w:rsidR="009E0072" w:rsidRPr="003F0B0C">
        <w:rPr>
          <w:rFonts w:ascii="宋体" w:eastAsia="宋体" w:hAnsi="宋体" w:hint="eastAsia"/>
        </w:rPr>
        <w:t>应该</w:t>
      </w:r>
      <w:r w:rsidR="009E0072" w:rsidRPr="003F0B0C">
        <w:rPr>
          <w:rFonts w:ascii="宋体" w:eastAsia="宋体" w:hAnsi="宋体"/>
        </w:rPr>
        <w:t>被替换的串。</w:t>
      </w:r>
    </w:p>
    <w:p w:rsidR="00D43614" w:rsidRPr="003F0B0C" w:rsidRDefault="00D43614" w:rsidP="00EA72AA">
      <w:pPr>
        <w:rPr>
          <w:rFonts w:ascii="宋体" w:eastAsia="宋体" w:hAnsi="宋体"/>
        </w:rPr>
      </w:pPr>
      <w:r w:rsidRPr="003F0B0C">
        <w:rPr>
          <w:rFonts w:ascii="宋体" w:eastAsia="宋体" w:hAnsi="宋体" w:hint="eastAsia"/>
        </w:rPr>
        <w:t>【代码】</w:t>
      </w:r>
    </w:p>
    <w:p w:rsidR="00D43614" w:rsidRPr="003F0B0C" w:rsidRDefault="00D43614" w:rsidP="00D43614">
      <w:pPr>
        <w:rPr>
          <w:rFonts w:ascii="宋体" w:eastAsia="宋体" w:hAnsi="宋体"/>
        </w:rPr>
      </w:pPr>
      <w:r w:rsidRPr="003F0B0C">
        <w:rPr>
          <w:rFonts w:ascii="宋体" w:eastAsia="宋体" w:hAnsi="宋体"/>
        </w:rPr>
        <w:t>#include &lt;bits/stdc++.h&gt;</w:t>
      </w:r>
    </w:p>
    <w:p w:rsidR="00D43614" w:rsidRPr="003F0B0C" w:rsidRDefault="00D43614" w:rsidP="00D43614">
      <w:pPr>
        <w:rPr>
          <w:rFonts w:ascii="宋体" w:eastAsia="宋体" w:hAnsi="宋体"/>
        </w:rPr>
      </w:pPr>
      <w:r w:rsidRPr="003F0B0C">
        <w:rPr>
          <w:rFonts w:ascii="宋体" w:eastAsia="宋体" w:hAnsi="宋体"/>
        </w:rPr>
        <w:t>#define MAXN 1010</w:t>
      </w:r>
    </w:p>
    <w:p w:rsidR="00D43614" w:rsidRPr="003F0B0C" w:rsidRDefault="00D43614" w:rsidP="00D43614">
      <w:pPr>
        <w:rPr>
          <w:rFonts w:ascii="宋体" w:eastAsia="宋体" w:hAnsi="宋体"/>
        </w:rPr>
      </w:pPr>
      <w:r w:rsidRPr="003F0B0C">
        <w:rPr>
          <w:rFonts w:ascii="宋体" w:eastAsia="宋体" w:hAnsi="宋体"/>
        </w:rPr>
        <w:t>#define random_debug false</w:t>
      </w:r>
    </w:p>
    <w:p w:rsidR="00D43614" w:rsidRPr="003F0B0C" w:rsidRDefault="00D43614" w:rsidP="00D43614">
      <w:pPr>
        <w:rPr>
          <w:rFonts w:ascii="宋体" w:eastAsia="宋体" w:hAnsi="宋体"/>
        </w:rPr>
      </w:pPr>
    </w:p>
    <w:p w:rsidR="00D43614" w:rsidRPr="003F0B0C" w:rsidRDefault="00D43614" w:rsidP="00D43614">
      <w:pPr>
        <w:rPr>
          <w:rFonts w:ascii="宋体" w:eastAsia="宋体" w:hAnsi="宋体"/>
        </w:rPr>
      </w:pPr>
      <w:r w:rsidRPr="003F0B0C">
        <w:rPr>
          <w:rFonts w:ascii="宋体" w:eastAsia="宋体" w:hAnsi="宋体"/>
        </w:rPr>
        <w:t>using namespace std;</w:t>
      </w:r>
    </w:p>
    <w:p w:rsidR="00D43614" w:rsidRPr="003F0B0C" w:rsidRDefault="00D43614" w:rsidP="00D43614">
      <w:pPr>
        <w:rPr>
          <w:rFonts w:ascii="宋体" w:eastAsia="宋体" w:hAnsi="宋体"/>
        </w:rPr>
      </w:pPr>
    </w:p>
    <w:p w:rsidR="00D43614" w:rsidRPr="003F0B0C" w:rsidRDefault="00D43614" w:rsidP="00D43614">
      <w:pPr>
        <w:rPr>
          <w:rFonts w:ascii="宋体" w:eastAsia="宋体" w:hAnsi="宋体"/>
        </w:rPr>
      </w:pPr>
      <w:r w:rsidRPr="003F0B0C">
        <w:rPr>
          <w:rFonts w:ascii="宋体" w:eastAsia="宋体" w:hAnsi="宋体"/>
        </w:rPr>
        <w:t>void cal_next(char s[],int len,int next[]){</w:t>
      </w:r>
    </w:p>
    <w:p w:rsidR="00D43614" w:rsidRPr="003F0B0C" w:rsidRDefault="00D43614" w:rsidP="00D43614">
      <w:pPr>
        <w:rPr>
          <w:rFonts w:ascii="宋体" w:eastAsia="宋体" w:hAnsi="宋体"/>
        </w:rPr>
      </w:pPr>
      <w:r w:rsidRPr="003F0B0C">
        <w:rPr>
          <w:rFonts w:ascii="宋体" w:eastAsia="宋体" w:hAnsi="宋体"/>
        </w:rPr>
        <w:t xml:space="preserve">    next[0]=0;</w:t>
      </w:r>
    </w:p>
    <w:p w:rsidR="00D43614" w:rsidRPr="003F0B0C" w:rsidRDefault="00D43614" w:rsidP="00D43614">
      <w:pPr>
        <w:rPr>
          <w:rFonts w:ascii="宋体" w:eastAsia="宋体" w:hAnsi="宋体"/>
        </w:rPr>
      </w:pPr>
      <w:r w:rsidRPr="003F0B0C">
        <w:rPr>
          <w:rFonts w:ascii="宋体" w:eastAsia="宋体" w:hAnsi="宋体"/>
        </w:rPr>
        <w:t xml:space="preserve">    int i=1,j=0;</w:t>
      </w:r>
    </w:p>
    <w:p w:rsidR="00D43614" w:rsidRPr="003F0B0C" w:rsidRDefault="00D43614" w:rsidP="00D43614">
      <w:pPr>
        <w:rPr>
          <w:rFonts w:ascii="宋体" w:eastAsia="宋体" w:hAnsi="宋体"/>
        </w:rPr>
      </w:pPr>
      <w:r w:rsidRPr="003F0B0C">
        <w:rPr>
          <w:rFonts w:ascii="宋体" w:eastAsia="宋体" w:hAnsi="宋体"/>
        </w:rPr>
        <w:t xml:space="preserve">    while(i&lt;len){</w:t>
      </w:r>
    </w:p>
    <w:p w:rsidR="00D43614" w:rsidRPr="003F0B0C" w:rsidRDefault="00D43614" w:rsidP="00D43614">
      <w:pPr>
        <w:rPr>
          <w:rFonts w:ascii="宋体" w:eastAsia="宋体" w:hAnsi="宋体"/>
        </w:rPr>
      </w:pPr>
      <w:r w:rsidRPr="003F0B0C">
        <w:rPr>
          <w:rFonts w:ascii="宋体" w:eastAsia="宋体" w:hAnsi="宋体"/>
        </w:rPr>
        <w:t xml:space="preserve">        if(s[i]==s[j]){</w:t>
      </w:r>
    </w:p>
    <w:p w:rsidR="00D43614" w:rsidRPr="003F0B0C" w:rsidRDefault="00D43614" w:rsidP="00D43614">
      <w:pPr>
        <w:rPr>
          <w:rFonts w:ascii="宋体" w:eastAsia="宋体" w:hAnsi="宋体"/>
        </w:rPr>
      </w:pPr>
      <w:r w:rsidRPr="003F0B0C">
        <w:rPr>
          <w:rFonts w:ascii="宋体" w:eastAsia="宋体" w:hAnsi="宋体"/>
        </w:rPr>
        <w:t xml:space="preserve">            next[i]=j+1,i++,j++;</w:t>
      </w:r>
    </w:p>
    <w:p w:rsidR="00D43614" w:rsidRPr="003F0B0C" w:rsidRDefault="00D43614" w:rsidP="00D43614">
      <w:pPr>
        <w:rPr>
          <w:rFonts w:ascii="宋体" w:eastAsia="宋体" w:hAnsi="宋体"/>
        </w:rPr>
      </w:pPr>
      <w:r w:rsidRPr="003F0B0C">
        <w:rPr>
          <w:rFonts w:ascii="宋体" w:eastAsia="宋体" w:hAnsi="宋体"/>
        </w:rPr>
        <w:t xml:space="preserve">            continue;</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while(s[i]!=s[j]){</w:t>
      </w:r>
    </w:p>
    <w:p w:rsidR="00D43614" w:rsidRPr="003F0B0C" w:rsidRDefault="00D43614" w:rsidP="00D43614">
      <w:pPr>
        <w:rPr>
          <w:rFonts w:ascii="宋体" w:eastAsia="宋体" w:hAnsi="宋体"/>
        </w:rPr>
      </w:pPr>
      <w:r w:rsidRPr="003F0B0C">
        <w:rPr>
          <w:rFonts w:ascii="宋体" w:eastAsia="宋体" w:hAnsi="宋体"/>
        </w:rPr>
        <w:t xml:space="preserve">            if(j==0){</w:t>
      </w:r>
    </w:p>
    <w:p w:rsidR="00D43614" w:rsidRPr="003F0B0C" w:rsidRDefault="00D43614" w:rsidP="00D43614">
      <w:pPr>
        <w:rPr>
          <w:rFonts w:ascii="宋体" w:eastAsia="宋体" w:hAnsi="宋体"/>
        </w:rPr>
      </w:pPr>
      <w:r w:rsidRPr="003F0B0C">
        <w:rPr>
          <w:rFonts w:ascii="宋体" w:eastAsia="宋体" w:hAnsi="宋体"/>
        </w:rPr>
        <w:t xml:space="preserve">                next[i++]=0;</w:t>
      </w:r>
    </w:p>
    <w:p w:rsidR="00D43614" w:rsidRPr="003F0B0C" w:rsidRDefault="00D43614" w:rsidP="00D43614">
      <w:pPr>
        <w:rPr>
          <w:rFonts w:ascii="宋体" w:eastAsia="宋体" w:hAnsi="宋体"/>
        </w:rPr>
      </w:pPr>
      <w:r w:rsidRPr="003F0B0C">
        <w:rPr>
          <w:rFonts w:ascii="宋体" w:eastAsia="宋体" w:hAnsi="宋体"/>
        </w:rPr>
        <w:t xml:space="preserve">                break;</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j=next[j-1];</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return;</w:t>
      </w:r>
    </w:p>
    <w:p w:rsidR="00D43614" w:rsidRPr="003F0B0C" w:rsidRDefault="00D43614" w:rsidP="00D43614">
      <w:pPr>
        <w:rPr>
          <w:rFonts w:ascii="宋体" w:eastAsia="宋体" w:hAnsi="宋体"/>
        </w:rPr>
      </w:pPr>
      <w:r w:rsidRPr="003F0B0C">
        <w:rPr>
          <w:rFonts w:ascii="宋体" w:eastAsia="宋体" w:hAnsi="宋体"/>
        </w:rPr>
        <w:t>}</w:t>
      </w:r>
    </w:p>
    <w:p w:rsidR="00D43614" w:rsidRPr="003F0B0C" w:rsidRDefault="00D43614" w:rsidP="00D43614">
      <w:pPr>
        <w:rPr>
          <w:rFonts w:ascii="宋体" w:eastAsia="宋体" w:hAnsi="宋体"/>
        </w:rPr>
      </w:pPr>
    </w:p>
    <w:p w:rsidR="00D43614" w:rsidRPr="003F0B0C" w:rsidRDefault="00D43614" w:rsidP="00D43614">
      <w:pPr>
        <w:rPr>
          <w:rFonts w:ascii="宋体" w:eastAsia="宋体" w:hAnsi="宋体"/>
        </w:rPr>
      </w:pPr>
      <w:r w:rsidRPr="003F0B0C">
        <w:rPr>
          <w:rFonts w:ascii="宋体" w:eastAsia="宋体" w:hAnsi="宋体"/>
        </w:rPr>
        <w:t>int kmp(char a[],char b[],int lena,int lenb,int next[]){</w:t>
      </w:r>
    </w:p>
    <w:p w:rsidR="00D43614" w:rsidRPr="003F0B0C" w:rsidRDefault="00D43614" w:rsidP="00D43614">
      <w:pPr>
        <w:rPr>
          <w:rFonts w:ascii="宋体" w:eastAsia="宋体" w:hAnsi="宋体"/>
        </w:rPr>
      </w:pPr>
      <w:r w:rsidRPr="003F0B0C">
        <w:rPr>
          <w:rFonts w:ascii="宋体" w:eastAsia="宋体" w:hAnsi="宋体"/>
        </w:rPr>
        <w:t xml:space="preserve">    cal_next(b,lenb,next);</w:t>
      </w:r>
    </w:p>
    <w:p w:rsidR="00D43614" w:rsidRPr="003F0B0C" w:rsidRDefault="00D43614" w:rsidP="00D43614">
      <w:pPr>
        <w:rPr>
          <w:rFonts w:ascii="宋体" w:eastAsia="宋体" w:hAnsi="宋体"/>
        </w:rPr>
      </w:pPr>
      <w:r w:rsidRPr="003F0B0C">
        <w:rPr>
          <w:rFonts w:ascii="宋体" w:eastAsia="宋体" w:hAnsi="宋体"/>
        </w:rPr>
        <w:t xml:space="preserve">    int cnt=0;</w:t>
      </w:r>
    </w:p>
    <w:p w:rsidR="00D43614" w:rsidRPr="003F0B0C" w:rsidRDefault="00D43614" w:rsidP="00D43614">
      <w:pPr>
        <w:rPr>
          <w:rFonts w:ascii="宋体" w:eastAsia="宋体" w:hAnsi="宋体"/>
        </w:rPr>
      </w:pPr>
      <w:r w:rsidRPr="003F0B0C">
        <w:rPr>
          <w:rFonts w:ascii="宋体" w:eastAsia="宋体" w:hAnsi="宋体"/>
        </w:rPr>
        <w:t xml:space="preserve">    int j=0;</w:t>
      </w:r>
    </w:p>
    <w:p w:rsidR="00D43614" w:rsidRPr="003F0B0C" w:rsidRDefault="00D43614" w:rsidP="00D43614">
      <w:pPr>
        <w:rPr>
          <w:rFonts w:ascii="宋体" w:eastAsia="宋体" w:hAnsi="宋体"/>
        </w:rPr>
      </w:pPr>
      <w:r w:rsidRPr="003F0B0C">
        <w:rPr>
          <w:rFonts w:ascii="宋体" w:eastAsia="宋体" w:hAnsi="宋体"/>
        </w:rPr>
        <w:t xml:space="preserve">    for (int i=0;i&lt;lena;i++){</w:t>
      </w:r>
    </w:p>
    <w:p w:rsidR="00D43614" w:rsidRPr="003F0B0C" w:rsidRDefault="00D43614" w:rsidP="00D43614">
      <w:pPr>
        <w:rPr>
          <w:rFonts w:ascii="宋体" w:eastAsia="宋体" w:hAnsi="宋体"/>
        </w:rPr>
      </w:pPr>
      <w:r w:rsidRPr="003F0B0C">
        <w:rPr>
          <w:rFonts w:ascii="宋体" w:eastAsia="宋体" w:hAnsi="宋体"/>
        </w:rPr>
        <w:t xml:space="preserve">        while(a[i]!=b[j]){</w:t>
      </w:r>
    </w:p>
    <w:p w:rsidR="00D43614" w:rsidRPr="003F0B0C" w:rsidRDefault="00D43614" w:rsidP="00D43614">
      <w:pPr>
        <w:rPr>
          <w:rFonts w:ascii="宋体" w:eastAsia="宋体" w:hAnsi="宋体"/>
        </w:rPr>
      </w:pPr>
      <w:r w:rsidRPr="003F0B0C">
        <w:rPr>
          <w:rFonts w:ascii="宋体" w:eastAsia="宋体" w:hAnsi="宋体"/>
        </w:rPr>
        <w:t xml:space="preserve">            if(j==0) break;</w:t>
      </w:r>
    </w:p>
    <w:p w:rsidR="00D43614" w:rsidRPr="003F0B0C" w:rsidRDefault="00D43614" w:rsidP="00D43614">
      <w:pPr>
        <w:rPr>
          <w:rFonts w:ascii="宋体" w:eastAsia="宋体" w:hAnsi="宋体"/>
        </w:rPr>
      </w:pPr>
      <w:r w:rsidRPr="003F0B0C">
        <w:rPr>
          <w:rFonts w:ascii="宋体" w:eastAsia="宋体" w:hAnsi="宋体"/>
        </w:rPr>
        <w:t xml:space="preserve">            j=next[j-1];</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if(a[i]==b[j]){</w:t>
      </w:r>
    </w:p>
    <w:p w:rsidR="00D43614" w:rsidRPr="003F0B0C" w:rsidRDefault="00D43614" w:rsidP="00D43614">
      <w:pPr>
        <w:rPr>
          <w:rFonts w:ascii="宋体" w:eastAsia="宋体" w:hAnsi="宋体"/>
        </w:rPr>
      </w:pPr>
      <w:r w:rsidRPr="003F0B0C">
        <w:rPr>
          <w:rFonts w:ascii="宋体" w:eastAsia="宋体" w:hAnsi="宋体"/>
        </w:rPr>
        <w:t xml:space="preserve">            j++;</w:t>
      </w:r>
    </w:p>
    <w:p w:rsidR="00D43614" w:rsidRPr="003F0B0C" w:rsidRDefault="00D43614" w:rsidP="00D43614">
      <w:pPr>
        <w:rPr>
          <w:rFonts w:ascii="宋体" w:eastAsia="宋体" w:hAnsi="宋体"/>
        </w:rPr>
      </w:pPr>
      <w:r w:rsidRPr="003F0B0C">
        <w:rPr>
          <w:rFonts w:ascii="宋体" w:eastAsia="宋体" w:hAnsi="宋体"/>
        </w:rPr>
        <w:t xml:space="preserve">            if(j==lenb){</w:t>
      </w:r>
    </w:p>
    <w:p w:rsidR="00D43614" w:rsidRPr="003F0B0C" w:rsidRDefault="00D43614" w:rsidP="00D43614">
      <w:pPr>
        <w:rPr>
          <w:rFonts w:ascii="宋体" w:eastAsia="宋体" w:hAnsi="宋体"/>
        </w:rPr>
      </w:pPr>
      <w:r w:rsidRPr="003F0B0C">
        <w:rPr>
          <w:rFonts w:ascii="宋体" w:eastAsia="宋体" w:hAnsi="宋体"/>
        </w:rPr>
        <w:t xml:space="preserve">                cnt++;</w:t>
      </w:r>
    </w:p>
    <w:p w:rsidR="00D43614" w:rsidRPr="003F0B0C" w:rsidRDefault="00D43614" w:rsidP="00D43614">
      <w:pPr>
        <w:rPr>
          <w:rFonts w:ascii="宋体" w:eastAsia="宋体" w:hAnsi="宋体"/>
        </w:rPr>
      </w:pPr>
      <w:r w:rsidRPr="003F0B0C">
        <w:rPr>
          <w:rFonts w:ascii="宋体" w:eastAsia="宋体" w:hAnsi="宋体"/>
        </w:rPr>
        <w:t xml:space="preserve">                j=0;</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return cnt;</w:t>
      </w:r>
    </w:p>
    <w:p w:rsidR="00D43614" w:rsidRPr="003F0B0C" w:rsidRDefault="00D43614" w:rsidP="00D43614">
      <w:pPr>
        <w:rPr>
          <w:rFonts w:ascii="宋体" w:eastAsia="宋体" w:hAnsi="宋体"/>
        </w:rPr>
      </w:pPr>
      <w:r w:rsidRPr="003F0B0C">
        <w:rPr>
          <w:rFonts w:ascii="宋体" w:eastAsia="宋体" w:hAnsi="宋体"/>
        </w:rPr>
        <w:t>}</w:t>
      </w:r>
    </w:p>
    <w:p w:rsidR="00D43614" w:rsidRPr="003F0B0C" w:rsidRDefault="00D43614" w:rsidP="00D43614">
      <w:pPr>
        <w:rPr>
          <w:rFonts w:ascii="宋体" w:eastAsia="宋体" w:hAnsi="宋体"/>
        </w:rPr>
      </w:pPr>
    </w:p>
    <w:p w:rsidR="00D43614" w:rsidRPr="003F0B0C" w:rsidRDefault="00D43614" w:rsidP="00D43614">
      <w:pPr>
        <w:rPr>
          <w:rFonts w:ascii="宋体" w:eastAsia="宋体" w:hAnsi="宋体"/>
        </w:rPr>
      </w:pPr>
      <w:r w:rsidRPr="003F0B0C">
        <w:rPr>
          <w:rFonts w:ascii="宋体" w:eastAsia="宋体" w:hAnsi="宋体"/>
        </w:rPr>
        <w:t>int main(){</w:t>
      </w:r>
    </w:p>
    <w:p w:rsidR="00D43614" w:rsidRPr="003F0B0C" w:rsidRDefault="00D43614" w:rsidP="00D43614">
      <w:pPr>
        <w:rPr>
          <w:rFonts w:ascii="宋体" w:eastAsia="宋体" w:hAnsi="宋体"/>
        </w:rPr>
      </w:pPr>
      <w:r w:rsidRPr="003F0B0C">
        <w:rPr>
          <w:rFonts w:ascii="宋体" w:eastAsia="宋体" w:hAnsi="宋体"/>
        </w:rPr>
        <w:t xml:space="preserve">    if(random_debug){</w:t>
      </w:r>
    </w:p>
    <w:p w:rsidR="00D43614" w:rsidRPr="003F0B0C" w:rsidRDefault="00D43614" w:rsidP="00D43614">
      <w:pPr>
        <w:rPr>
          <w:rFonts w:ascii="宋体" w:eastAsia="宋体" w:hAnsi="宋体"/>
        </w:rPr>
      </w:pPr>
      <w:r w:rsidRPr="003F0B0C">
        <w:rPr>
          <w:rFonts w:ascii="宋体" w:eastAsia="宋体" w:hAnsi="宋体"/>
        </w:rPr>
        <w:t xml:space="preserve">        srand((unsigned)time(NULL));</w:t>
      </w:r>
    </w:p>
    <w:p w:rsidR="00D43614" w:rsidRPr="003F0B0C" w:rsidRDefault="00D43614" w:rsidP="00D43614">
      <w:pPr>
        <w:rPr>
          <w:rFonts w:ascii="宋体" w:eastAsia="宋体" w:hAnsi="宋体"/>
        </w:rPr>
      </w:pPr>
      <w:r w:rsidRPr="003F0B0C">
        <w:rPr>
          <w:rFonts w:ascii="宋体" w:eastAsia="宋体" w:hAnsi="宋体"/>
        </w:rPr>
        <w:t xml:space="preserve">        int debugcase=1000;</w:t>
      </w:r>
    </w:p>
    <w:p w:rsidR="00D43614" w:rsidRPr="003F0B0C" w:rsidRDefault="00D43614" w:rsidP="00D43614">
      <w:pPr>
        <w:rPr>
          <w:rFonts w:ascii="宋体" w:eastAsia="宋体" w:hAnsi="宋体"/>
        </w:rPr>
      </w:pPr>
      <w:r w:rsidRPr="003F0B0C">
        <w:rPr>
          <w:rFonts w:ascii="宋体" w:eastAsia="宋体" w:hAnsi="宋体"/>
        </w:rPr>
        <w:lastRenderedPageBreak/>
        <w:t xml:space="preserve">        while(debugcase--){</w:t>
      </w:r>
    </w:p>
    <w:p w:rsidR="00D43614" w:rsidRPr="003F0B0C" w:rsidRDefault="00D43614" w:rsidP="00D43614">
      <w:pPr>
        <w:rPr>
          <w:rFonts w:ascii="宋体" w:eastAsia="宋体" w:hAnsi="宋体"/>
        </w:rPr>
      </w:pPr>
      <w:r w:rsidRPr="003F0B0C">
        <w:rPr>
          <w:rFonts w:ascii="宋体" w:eastAsia="宋体" w:hAnsi="宋体"/>
        </w:rPr>
        <w:t xml:space="preserve">            char a[MAXN],b[MAXN],chmin='a',chmax='d';</w:t>
      </w:r>
    </w:p>
    <w:p w:rsidR="00D43614" w:rsidRPr="003F0B0C" w:rsidRDefault="00D43614" w:rsidP="00D43614">
      <w:pPr>
        <w:rPr>
          <w:rFonts w:ascii="宋体" w:eastAsia="宋体" w:hAnsi="宋体"/>
        </w:rPr>
      </w:pPr>
      <w:r w:rsidRPr="003F0B0C">
        <w:rPr>
          <w:rFonts w:ascii="宋体" w:eastAsia="宋体" w:hAnsi="宋体"/>
        </w:rPr>
        <w:t xml:space="preserve">            int lenamin=1,lenamax=1000,lena=rand()%(lenamax-lenamin+1)+lenamin,lenbmin=1,lenbmax=100,lenb=rand()%(lenbmax-lenbmin+1)+lenbmin,next[MAXN];</w:t>
      </w:r>
    </w:p>
    <w:p w:rsidR="00D43614" w:rsidRPr="003F0B0C" w:rsidRDefault="00D43614" w:rsidP="00D43614">
      <w:pPr>
        <w:rPr>
          <w:rFonts w:ascii="宋体" w:eastAsia="宋体" w:hAnsi="宋体"/>
        </w:rPr>
      </w:pPr>
      <w:r w:rsidRPr="003F0B0C">
        <w:rPr>
          <w:rFonts w:ascii="宋体" w:eastAsia="宋体" w:hAnsi="宋体"/>
        </w:rPr>
        <w:t xml:space="preserve">            for(int i=0;i&lt;lena;i++) a[i]=rand()%(chmax-chmin+1)+chmin;</w:t>
      </w:r>
    </w:p>
    <w:p w:rsidR="00D43614" w:rsidRPr="003F0B0C" w:rsidRDefault="00D43614" w:rsidP="00D43614">
      <w:pPr>
        <w:rPr>
          <w:rFonts w:ascii="宋体" w:eastAsia="宋体" w:hAnsi="宋体"/>
        </w:rPr>
      </w:pPr>
      <w:r w:rsidRPr="003F0B0C">
        <w:rPr>
          <w:rFonts w:ascii="宋体" w:eastAsia="宋体" w:hAnsi="宋体"/>
        </w:rPr>
        <w:t xml:space="preserve">            for(int i=0;i&lt;lenb;i++) b[i]=rand()%(chmax-chmin+1)+chmin;</w:t>
      </w:r>
    </w:p>
    <w:p w:rsidR="00D43614" w:rsidRPr="003F0B0C" w:rsidRDefault="00D43614" w:rsidP="00D43614">
      <w:pPr>
        <w:rPr>
          <w:rFonts w:ascii="宋体" w:eastAsia="宋体" w:hAnsi="宋体"/>
        </w:rPr>
      </w:pPr>
      <w:r w:rsidRPr="003F0B0C">
        <w:rPr>
          <w:rFonts w:ascii="宋体" w:eastAsia="宋体" w:hAnsi="宋体"/>
        </w:rPr>
        <w:t xml:space="preserve">            a[lena]=b[lenb]='\0';</w:t>
      </w:r>
    </w:p>
    <w:p w:rsidR="00D43614" w:rsidRPr="003F0B0C" w:rsidRDefault="00D43614" w:rsidP="00D43614">
      <w:pPr>
        <w:rPr>
          <w:rFonts w:ascii="宋体" w:eastAsia="宋体" w:hAnsi="宋体"/>
        </w:rPr>
      </w:pPr>
      <w:r w:rsidRPr="003F0B0C">
        <w:rPr>
          <w:rFonts w:ascii="宋体" w:eastAsia="宋体" w:hAnsi="宋体"/>
        </w:rPr>
        <w:t xml:space="preserve">            int ans1=0,ans2=kmp(a,b,lena,lenb,next);</w:t>
      </w:r>
    </w:p>
    <w:p w:rsidR="00D43614" w:rsidRPr="003F0B0C" w:rsidRDefault="00D43614" w:rsidP="00D43614">
      <w:pPr>
        <w:rPr>
          <w:rFonts w:ascii="宋体" w:eastAsia="宋体" w:hAnsi="宋体"/>
        </w:rPr>
      </w:pPr>
      <w:r w:rsidRPr="003F0B0C">
        <w:rPr>
          <w:rFonts w:ascii="宋体" w:eastAsia="宋体" w:hAnsi="宋体"/>
        </w:rPr>
        <w:t xml:space="preserve">            int i=0;</w:t>
      </w:r>
    </w:p>
    <w:p w:rsidR="00D43614" w:rsidRPr="003F0B0C" w:rsidRDefault="00D43614" w:rsidP="00D43614">
      <w:pPr>
        <w:rPr>
          <w:rFonts w:ascii="宋体" w:eastAsia="宋体" w:hAnsi="宋体"/>
        </w:rPr>
      </w:pPr>
      <w:r w:rsidRPr="003F0B0C">
        <w:rPr>
          <w:rFonts w:ascii="宋体" w:eastAsia="宋体" w:hAnsi="宋体"/>
        </w:rPr>
        <w:t xml:space="preserve">            while(i&lt;lena){</w:t>
      </w:r>
    </w:p>
    <w:p w:rsidR="00D43614" w:rsidRPr="003F0B0C" w:rsidRDefault="00D43614" w:rsidP="00D43614">
      <w:pPr>
        <w:rPr>
          <w:rFonts w:ascii="宋体" w:eastAsia="宋体" w:hAnsi="宋体"/>
        </w:rPr>
      </w:pPr>
      <w:r w:rsidRPr="003F0B0C">
        <w:rPr>
          <w:rFonts w:ascii="宋体" w:eastAsia="宋体" w:hAnsi="宋体"/>
        </w:rPr>
        <w:t xml:space="preserve">                bool match=true;</w:t>
      </w:r>
    </w:p>
    <w:p w:rsidR="00D43614" w:rsidRPr="003F0B0C" w:rsidRDefault="00D43614" w:rsidP="00D43614">
      <w:pPr>
        <w:rPr>
          <w:rFonts w:ascii="宋体" w:eastAsia="宋体" w:hAnsi="宋体"/>
        </w:rPr>
      </w:pPr>
      <w:r w:rsidRPr="003F0B0C">
        <w:rPr>
          <w:rFonts w:ascii="宋体" w:eastAsia="宋体" w:hAnsi="宋体"/>
        </w:rPr>
        <w:t xml:space="preserve">                int j;</w:t>
      </w:r>
    </w:p>
    <w:p w:rsidR="00D43614" w:rsidRPr="003F0B0C" w:rsidRDefault="00D43614" w:rsidP="00D43614">
      <w:pPr>
        <w:rPr>
          <w:rFonts w:ascii="宋体" w:eastAsia="宋体" w:hAnsi="宋体"/>
        </w:rPr>
      </w:pPr>
      <w:r w:rsidRPr="003F0B0C">
        <w:rPr>
          <w:rFonts w:ascii="宋体" w:eastAsia="宋体" w:hAnsi="宋体"/>
        </w:rPr>
        <w:t xml:space="preserve">                for(j=0;j&lt;lenb;j++){</w:t>
      </w:r>
    </w:p>
    <w:p w:rsidR="00D43614" w:rsidRPr="003F0B0C" w:rsidRDefault="00D43614" w:rsidP="00D43614">
      <w:pPr>
        <w:rPr>
          <w:rFonts w:ascii="宋体" w:eastAsia="宋体" w:hAnsi="宋体"/>
        </w:rPr>
      </w:pPr>
      <w:r w:rsidRPr="003F0B0C">
        <w:rPr>
          <w:rFonts w:ascii="宋体" w:eastAsia="宋体" w:hAnsi="宋体"/>
        </w:rPr>
        <w:t xml:space="preserve">                    if(i+j&gt;=lena){</w:t>
      </w:r>
    </w:p>
    <w:p w:rsidR="00D43614" w:rsidRPr="003F0B0C" w:rsidRDefault="00D43614" w:rsidP="00D43614">
      <w:pPr>
        <w:rPr>
          <w:rFonts w:ascii="宋体" w:eastAsia="宋体" w:hAnsi="宋体"/>
        </w:rPr>
      </w:pPr>
      <w:r w:rsidRPr="003F0B0C">
        <w:rPr>
          <w:rFonts w:ascii="宋体" w:eastAsia="宋体" w:hAnsi="宋体"/>
        </w:rPr>
        <w:t xml:space="preserve">                        match=false;</w:t>
      </w:r>
    </w:p>
    <w:p w:rsidR="00D43614" w:rsidRPr="003F0B0C" w:rsidRDefault="00D43614" w:rsidP="00D43614">
      <w:pPr>
        <w:rPr>
          <w:rFonts w:ascii="宋体" w:eastAsia="宋体" w:hAnsi="宋体"/>
        </w:rPr>
      </w:pPr>
      <w:r w:rsidRPr="003F0B0C">
        <w:rPr>
          <w:rFonts w:ascii="宋体" w:eastAsia="宋体" w:hAnsi="宋体"/>
        </w:rPr>
        <w:t xml:space="preserve">                        break;</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if(a[i+j]!=b[j]){</w:t>
      </w:r>
    </w:p>
    <w:p w:rsidR="00D43614" w:rsidRPr="003F0B0C" w:rsidRDefault="00D43614" w:rsidP="00D43614">
      <w:pPr>
        <w:rPr>
          <w:rFonts w:ascii="宋体" w:eastAsia="宋体" w:hAnsi="宋体"/>
        </w:rPr>
      </w:pPr>
      <w:r w:rsidRPr="003F0B0C">
        <w:rPr>
          <w:rFonts w:ascii="宋体" w:eastAsia="宋体" w:hAnsi="宋体"/>
        </w:rPr>
        <w:t xml:space="preserve">                        match=false;</w:t>
      </w:r>
    </w:p>
    <w:p w:rsidR="00D43614" w:rsidRPr="003F0B0C" w:rsidRDefault="00D43614" w:rsidP="00D43614">
      <w:pPr>
        <w:rPr>
          <w:rFonts w:ascii="宋体" w:eastAsia="宋体" w:hAnsi="宋体"/>
        </w:rPr>
      </w:pPr>
      <w:r w:rsidRPr="003F0B0C">
        <w:rPr>
          <w:rFonts w:ascii="宋体" w:eastAsia="宋体" w:hAnsi="宋体"/>
        </w:rPr>
        <w:t xml:space="preserve">                        break;</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if(match){</w:t>
      </w:r>
    </w:p>
    <w:p w:rsidR="00D43614" w:rsidRPr="003F0B0C" w:rsidRDefault="00D43614" w:rsidP="00D43614">
      <w:pPr>
        <w:rPr>
          <w:rFonts w:ascii="宋体" w:eastAsia="宋体" w:hAnsi="宋体"/>
        </w:rPr>
      </w:pPr>
      <w:r w:rsidRPr="003F0B0C">
        <w:rPr>
          <w:rFonts w:ascii="宋体" w:eastAsia="宋体" w:hAnsi="宋体"/>
        </w:rPr>
        <w:t xml:space="preserve">                    ans1++,i=i+j;</w:t>
      </w:r>
    </w:p>
    <w:p w:rsidR="00D43614" w:rsidRPr="003F0B0C" w:rsidRDefault="00D43614" w:rsidP="00D43614">
      <w:pPr>
        <w:rPr>
          <w:rFonts w:ascii="宋体" w:eastAsia="宋体" w:hAnsi="宋体"/>
        </w:rPr>
      </w:pPr>
      <w:r w:rsidRPr="003F0B0C">
        <w:rPr>
          <w:rFonts w:ascii="宋体" w:eastAsia="宋体" w:hAnsi="宋体"/>
        </w:rPr>
        <w:t xml:space="preserve">                }else{</w:t>
      </w:r>
    </w:p>
    <w:p w:rsidR="00D43614" w:rsidRPr="003F0B0C" w:rsidRDefault="00D43614" w:rsidP="00D43614">
      <w:pPr>
        <w:rPr>
          <w:rFonts w:ascii="宋体" w:eastAsia="宋体" w:hAnsi="宋体"/>
        </w:rPr>
      </w:pPr>
      <w:r w:rsidRPr="003F0B0C">
        <w:rPr>
          <w:rFonts w:ascii="宋体" w:eastAsia="宋体" w:hAnsi="宋体"/>
        </w:rPr>
        <w:t xml:space="preserve">                    i++;</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if(ans1!=ans2){</w:t>
      </w:r>
    </w:p>
    <w:p w:rsidR="00D43614" w:rsidRPr="003F0B0C" w:rsidRDefault="00D43614" w:rsidP="00D43614">
      <w:pPr>
        <w:rPr>
          <w:rFonts w:ascii="宋体" w:eastAsia="宋体" w:hAnsi="宋体"/>
        </w:rPr>
      </w:pPr>
      <w:r w:rsidRPr="003F0B0C">
        <w:rPr>
          <w:rFonts w:ascii="宋体" w:eastAsia="宋体" w:hAnsi="宋体"/>
        </w:rPr>
        <w:t xml:space="preserve">                printf("error\na:%s\nb:%s\nans1:%d,ans2:%d\n",a,b,ans1,ans2);</w:t>
      </w:r>
    </w:p>
    <w:p w:rsidR="00D43614" w:rsidRPr="003F0B0C" w:rsidRDefault="00D43614" w:rsidP="00D43614">
      <w:pPr>
        <w:rPr>
          <w:rFonts w:ascii="宋体" w:eastAsia="宋体" w:hAnsi="宋体"/>
        </w:rPr>
      </w:pPr>
      <w:r w:rsidRPr="003F0B0C">
        <w:rPr>
          <w:rFonts w:ascii="宋体" w:eastAsia="宋体" w:hAnsi="宋体"/>
        </w:rPr>
        <w:t xml:space="preserve">                return 0;</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//if(ans1&gt;0&amp;&amp;lenb&gt;1) printf("a:%s\nb:%s\nans1:%d,ans2:%d\n",a,b,ans1,ans2);</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printf("correct\n");</w:t>
      </w:r>
    </w:p>
    <w:p w:rsidR="00D43614" w:rsidRPr="003F0B0C" w:rsidRDefault="00D43614" w:rsidP="00D43614">
      <w:pPr>
        <w:rPr>
          <w:rFonts w:ascii="宋体" w:eastAsia="宋体" w:hAnsi="宋体"/>
        </w:rPr>
      </w:pPr>
      <w:r w:rsidRPr="003F0B0C">
        <w:rPr>
          <w:rFonts w:ascii="宋体" w:eastAsia="宋体" w:hAnsi="宋体"/>
        </w:rPr>
        <w:t xml:space="preserve">        return 0;</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char a[MAXN],b[MAXN];</w:t>
      </w:r>
    </w:p>
    <w:p w:rsidR="00D43614" w:rsidRPr="003F0B0C" w:rsidRDefault="00D43614" w:rsidP="00D43614">
      <w:pPr>
        <w:rPr>
          <w:rFonts w:ascii="宋体" w:eastAsia="宋体" w:hAnsi="宋体"/>
        </w:rPr>
      </w:pPr>
      <w:r w:rsidRPr="003F0B0C">
        <w:rPr>
          <w:rFonts w:ascii="宋体" w:eastAsia="宋体" w:hAnsi="宋体"/>
        </w:rPr>
        <w:t xml:space="preserve">    int lena,lenb,next[MAXN];</w:t>
      </w:r>
    </w:p>
    <w:p w:rsidR="00D43614" w:rsidRPr="003F0B0C" w:rsidRDefault="00D43614" w:rsidP="00D43614">
      <w:pPr>
        <w:rPr>
          <w:rFonts w:ascii="宋体" w:eastAsia="宋体" w:hAnsi="宋体"/>
        </w:rPr>
      </w:pPr>
      <w:r w:rsidRPr="003F0B0C">
        <w:rPr>
          <w:rFonts w:ascii="宋体" w:eastAsia="宋体" w:hAnsi="宋体"/>
        </w:rPr>
        <w:t xml:space="preserve">    while(~scanf("%s",a)){</w:t>
      </w:r>
    </w:p>
    <w:p w:rsidR="00D43614" w:rsidRPr="003F0B0C" w:rsidRDefault="00D43614" w:rsidP="00D43614">
      <w:pPr>
        <w:rPr>
          <w:rFonts w:ascii="宋体" w:eastAsia="宋体" w:hAnsi="宋体"/>
        </w:rPr>
      </w:pPr>
      <w:r w:rsidRPr="003F0B0C">
        <w:rPr>
          <w:rFonts w:ascii="宋体" w:eastAsia="宋体" w:hAnsi="宋体"/>
        </w:rPr>
        <w:t xml:space="preserve">        if(a[0]=='#'&amp;&amp;strlen(a)==1) break;</w:t>
      </w:r>
    </w:p>
    <w:p w:rsidR="00D43614" w:rsidRPr="003F0B0C" w:rsidRDefault="00D43614" w:rsidP="00D43614">
      <w:pPr>
        <w:rPr>
          <w:rFonts w:ascii="宋体" w:eastAsia="宋体" w:hAnsi="宋体"/>
        </w:rPr>
      </w:pPr>
      <w:r w:rsidRPr="003F0B0C">
        <w:rPr>
          <w:rFonts w:ascii="宋体" w:eastAsia="宋体" w:hAnsi="宋体"/>
        </w:rPr>
        <w:t xml:space="preserve">        scanf("%s",b);</w:t>
      </w:r>
    </w:p>
    <w:p w:rsidR="00D43614" w:rsidRPr="003F0B0C" w:rsidRDefault="00D43614" w:rsidP="00D43614">
      <w:pPr>
        <w:rPr>
          <w:rFonts w:ascii="宋体" w:eastAsia="宋体" w:hAnsi="宋体"/>
        </w:rPr>
      </w:pPr>
      <w:r w:rsidRPr="003F0B0C">
        <w:rPr>
          <w:rFonts w:ascii="宋体" w:eastAsia="宋体" w:hAnsi="宋体"/>
        </w:rPr>
        <w:lastRenderedPageBreak/>
        <w:t xml:space="preserve">        lena=strlen(a),lenb=strlen(b);</w:t>
      </w:r>
    </w:p>
    <w:p w:rsidR="00D43614" w:rsidRPr="003F0B0C" w:rsidRDefault="00D43614" w:rsidP="00D43614">
      <w:pPr>
        <w:rPr>
          <w:rFonts w:ascii="宋体" w:eastAsia="宋体" w:hAnsi="宋体"/>
        </w:rPr>
      </w:pPr>
      <w:r w:rsidRPr="003F0B0C">
        <w:rPr>
          <w:rFonts w:ascii="宋体" w:eastAsia="宋体" w:hAnsi="宋体"/>
        </w:rPr>
        <w:t xml:space="preserve">        printf("%d\n",kmp(a,b,lena,lenb,next));</w:t>
      </w:r>
    </w:p>
    <w:p w:rsidR="00D43614" w:rsidRPr="003F0B0C" w:rsidRDefault="00D43614" w:rsidP="00D43614">
      <w:pPr>
        <w:rPr>
          <w:rFonts w:ascii="宋体" w:eastAsia="宋体" w:hAnsi="宋体"/>
        </w:rPr>
      </w:pPr>
      <w:r w:rsidRPr="003F0B0C">
        <w:rPr>
          <w:rFonts w:ascii="宋体" w:eastAsia="宋体" w:hAnsi="宋体"/>
        </w:rPr>
        <w:t xml:space="preserve">    }</w:t>
      </w:r>
    </w:p>
    <w:p w:rsidR="00D43614" w:rsidRPr="003F0B0C" w:rsidRDefault="00D43614" w:rsidP="00D43614">
      <w:pPr>
        <w:rPr>
          <w:rFonts w:ascii="宋体" w:eastAsia="宋体" w:hAnsi="宋体"/>
        </w:rPr>
      </w:pPr>
      <w:r w:rsidRPr="003F0B0C">
        <w:rPr>
          <w:rFonts w:ascii="宋体" w:eastAsia="宋体" w:hAnsi="宋体"/>
        </w:rPr>
        <w:t xml:space="preserve">    return 0;</w:t>
      </w:r>
    </w:p>
    <w:p w:rsidR="00D43614" w:rsidRPr="003F0B0C" w:rsidRDefault="00D43614" w:rsidP="00D43614">
      <w:pPr>
        <w:rPr>
          <w:rFonts w:ascii="宋体" w:eastAsia="宋体" w:hAnsi="宋体"/>
        </w:rPr>
      </w:pPr>
      <w:r w:rsidRPr="003F0B0C">
        <w:rPr>
          <w:rFonts w:ascii="宋体" w:eastAsia="宋体" w:hAnsi="宋体"/>
        </w:rPr>
        <w:t>}</w:t>
      </w:r>
    </w:p>
    <w:p w:rsidR="000E2C94" w:rsidRPr="003F0B0C" w:rsidRDefault="000E2C94" w:rsidP="000E2C94">
      <w:pPr>
        <w:pStyle w:val="3"/>
        <w:rPr>
          <w:rFonts w:ascii="宋体" w:eastAsia="宋体" w:hAnsi="宋体"/>
        </w:rPr>
      </w:pPr>
      <w:bookmarkStart w:id="121" w:name="_Toc521431814"/>
      <w:r w:rsidRPr="003F0B0C">
        <w:rPr>
          <w:rFonts w:ascii="宋体" w:eastAsia="宋体" w:hAnsi="宋体" w:hint="eastAsia"/>
        </w:rPr>
        <w:t>循环节问题</w:t>
      </w:r>
      <w:bookmarkEnd w:id="121"/>
    </w:p>
    <w:p w:rsidR="00667543" w:rsidRPr="003F0B0C" w:rsidRDefault="00667543" w:rsidP="000E2C94">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3746</w:t>
      </w:r>
      <w:r w:rsidRPr="003F0B0C">
        <w:rPr>
          <w:rFonts w:ascii="宋体" w:eastAsia="宋体" w:hAnsi="宋体" w:hint="eastAsia"/>
          <w:b w:val="0"/>
        </w:rPr>
        <w:t>-</w:t>
      </w:r>
      <w:r w:rsidRPr="003F0B0C">
        <w:rPr>
          <w:rFonts w:ascii="宋体" w:eastAsia="宋体" w:hAnsi="宋体"/>
          <w:b w:val="0"/>
        </w:rPr>
        <w:t>Cyclic Nacklace</w:t>
      </w:r>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w:instrText>
      </w:r>
      <w:r w:rsidRPr="003F0B0C">
        <w:rPr>
          <w:rFonts w:ascii="宋体" w:eastAsia="宋体" w:hAnsi="宋体"/>
          <w:b w:val="0"/>
        </w:rPr>
        <w:instrText>HDU</w:instrText>
      </w:r>
      <w:r w:rsidRPr="003F0B0C">
        <w:rPr>
          <w:rFonts w:ascii="宋体" w:eastAsia="宋体" w:hAnsi="宋体" w:hint="eastAsia"/>
          <w:b w:val="0"/>
        </w:rPr>
        <w:instrText>-</w:instrText>
      </w:r>
      <w:r w:rsidRPr="003F0B0C">
        <w:rPr>
          <w:rFonts w:ascii="宋体" w:eastAsia="宋体" w:hAnsi="宋体"/>
          <w:b w:val="0"/>
        </w:rPr>
        <w:instrText>3746</w:instrText>
      </w:r>
      <w:r w:rsidRPr="003F0B0C">
        <w:rPr>
          <w:rFonts w:ascii="宋体" w:eastAsia="宋体" w:hAnsi="宋体" w:hint="eastAsia"/>
          <w:b w:val="0"/>
        </w:rPr>
        <w:instrText>-</w:instrText>
      </w:r>
      <w:r w:rsidRPr="003F0B0C">
        <w:rPr>
          <w:rFonts w:ascii="宋体" w:eastAsia="宋体" w:hAnsi="宋体"/>
          <w:b w:val="0"/>
        </w:rPr>
        <w:instrText>Cyclic Nacklace:</w:instrText>
      </w:r>
      <w:r w:rsidRPr="003F0B0C">
        <w:rPr>
          <w:rFonts w:ascii="宋体" w:eastAsia="宋体" w:hAnsi="宋体" w:hint="eastAsia"/>
        </w:rPr>
        <w:instrText>3</w:instrText>
      </w:r>
      <w:r w:rsidRPr="003F0B0C">
        <w:rPr>
          <w:rFonts w:ascii="宋体" w:eastAsia="宋体" w:hAnsi="宋体"/>
        </w:rPr>
        <w:instrText xml:space="preserve">746" \y "HDU:3746" </w:instrText>
      </w:r>
      <w:r w:rsidRPr="003F0B0C">
        <w:rPr>
          <w:rFonts w:ascii="宋体" w:eastAsia="宋体" w:hAnsi="宋体"/>
          <w:b w:val="0"/>
        </w:rPr>
        <w:fldChar w:fldCharType="end"/>
      </w:r>
    </w:p>
    <w:p w:rsidR="00667543" w:rsidRPr="003F0B0C" w:rsidRDefault="00667543" w:rsidP="00D43614">
      <w:pPr>
        <w:rPr>
          <w:rFonts w:ascii="宋体" w:eastAsia="宋体" w:hAnsi="宋体"/>
        </w:rPr>
      </w:pPr>
      <w:r w:rsidRPr="003F0B0C">
        <w:rPr>
          <w:rFonts w:ascii="宋体" w:eastAsia="宋体" w:hAnsi="宋体" w:hint="eastAsia"/>
        </w:rPr>
        <w:t>【题意】给定1个字符串（长度范围1</w:t>
      </w:r>
      <w:r w:rsidRPr="003F0B0C">
        <w:rPr>
          <w:rFonts w:ascii="宋体" w:eastAsia="宋体" w:hAnsi="宋体"/>
        </w:rPr>
        <w:t>e5</w:t>
      </w:r>
      <w:r w:rsidRPr="003F0B0C">
        <w:rPr>
          <w:rFonts w:ascii="宋体" w:eastAsia="宋体" w:hAnsi="宋体" w:hint="eastAsia"/>
        </w:rPr>
        <w:t>），要求在左侧或右侧补上最少的字符，使得它的循环节数量超过1.</w:t>
      </w:r>
    </w:p>
    <w:p w:rsidR="00667543" w:rsidRPr="003F0B0C" w:rsidRDefault="00667543" w:rsidP="00D43614">
      <w:pPr>
        <w:rPr>
          <w:rFonts w:ascii="宋体" w:eastAsia="宋体" w:hAnsi="宋体"/>
        </w:rPr>
      </w:pPr>
      <w:r w:rsidRPr="003F0B0C">
        <w:rPr>
          <w:rFonts w:ascii="宋体" w:eastAsia="宋体" w:hAnsi="宋体" w:hint="eastAsia"/>
        </w:rPr>
        <w:t>【题解】首先对于这个问题，在左侧补和在右侧补是一样的（包括在两侧同时补），因为假定我们在一个字符串s的左侧补上了a个字符，右侧补上了b个字符，此时它成为了一个循环串，由循环串的性质，当我们把左侧a个字符顺次添加到右侧时，不改变它的循环性质。因此我们只需要考虑添加字符在右侧的情形。</w:t>
      </w:r>
    </w:p>
    <w:p w:rsidR="00667543" w:rsidRPr="003F0B0C" w:rsidRDefault="00667543" w:rsidP="00D43614">
      <w:pPr>
        <w:rPr>
          <w:rFonts w:ascii="宋体" w:eastAsia="宋体" w:hAnsi="宋体"/>
        </w:rPr>
      </w:pPr>
      <w:r w:rsidRPr="003F0B0C">
        <w:rPr>
          <w:rFonts w:ascii="宋体" w:eastAsia="宋体" w:hAnsi="宋体" w:hint="eastAsia"/>
        </w:rPr>
        <w:t>考虑1个字符串s和它自身</w:t>
      </w:r>
      <w:r w:rsidR="0034219E" w:rsidRPr="003F0B0C">
        <w:rPr>
          <w:rFonts w:ascii="宋体" w:eastAsia="宋体" w:hAnsi="宋体" w:hint="eastAsia"/>
        </w:rPr>
        <w:t>按如下方式</w:t>
      </w:r>
      <w:r w:rsidRPr="003F0B0C">
        <w:rPr>
          <w:rFonts w:ascii="宋体" w:eastAsia="宋体" w:hAnsi="宋体" w:hint="eastAsia"/>
        </w:rPr>
        <w:t>进行匹配。</w:t>
      </w:r>
      <w:r w:rsidR="0034219E" w:rsidRPr="003F0B0C">
        <w:rPr>
          <w:rFonts w:ascii="宋体" w:eastAsia="宋体" w:hAnsi="宋体" w:hint="eastAsia"/>
        </w:rPr>
        <w:t>（不含完全覆盖本身的情况）</w:t>
      </w:r>
    </w:p>
    <w:p w:rsidR="00667543" w:rsidRPr="003F0B0C" w:rsidRDefault="0034219E" w:rsidP="00D43614">
      <w:pPr>
        <w:rPr>
          <w:rFonts w:ascii="宋体" w:eastAsia="宋体" w:hAnsi="宋体"/>
        </w:rPr>
      </w:pPr>
      <w:r w:rsidRPr="003F0B0C">
        <w:rPr>
          <w:rFonts w:ascii="宋体" w:eastAsia="宋体" w:hAnsi="宋体"/>
        </w:rPr>
        <w:t>aaaa</w:t>
      </w:r>
      <w:r w:rsidR="00667543" w:rsidRPr="003F0B0C">
        <w:rPr>
          <w:rFonts w:ascii="宋体" w:eastAsia="宋体" w:hAnsi="宋体" w:hint="eastAsia"/>
        </w:rPr>
        <w:t>ssssssssss</w:t>
      </w:r>
    </w:p>
    <w:p w:rsidR="00667543" w:rsidRPr="003F0B0C" w:rsidRDefault="00667543" w:rsidP="00667543">
      <w:pPr>
        <w:ind w:firstLine="420"/>
        <w:rPr>
          <w:rFonts w:ascii="宋体" w:eastAsia="宋体" w:hAnsi="宋体"/>
        </w:rPr>
      </w:pPr>
      <w:r w:rsidRPr="003F0B0C">
        <w:rPr>
          <w:rFonts w:ascii="宋体" w:eastAsia="宋体" w:hAnsi="宋体"/>
        </w:rPr>
        <w:t>ssssssssss</w:t>
      </w:r>
      <w:r w:rsidR="0034219E" w:rsidRPr="003F0B0C">
        <w:rPr>
          <w:rFonts w:ascii="宋体" w:eastAsia="宋体" w:hAnsi="宋体"/>
        </w:rPr>
        <w:t>bbbb</w:t>
      </w:r>
    </w:p>
    <w:p w:rsidR="00667543" w:rsidRPr="003F0B0C" w:rsidRDefault="00667543" w:rsidP="00667543">
      <w:pPr>
        <w:rPr>
          <w:rFonts w:ascii="宋体" w:eastAsia="宋体" w:hAnsi="宋体"/>
        </w:rPr>
      </w:pPr>
      <w:r w:rsidRPr="003F0B0C">
        <w:rPr>
          <w:rFonts w:ascii="宋体" w:eastAsia="宋体" w:hAnsi="宋体" w:hint="eastAsia"/>
        </w:rPr>
        <w:t>设j</w:t>
      </w:r>
      <w:r w:rsidR="0034219E" w:rsidRPr="003F0B0C">
        <w:rPr>
          <w:rFonts w:ascii="宋体" w:eastAsia="宋体" w:hAnsi="宋体" w:hint="eastAsia"/>
        </w:rPr>
        <w:t>为公共部分的最大长度.</w:t>
      </w:r>
    </w:p>
    <w:p w:rsidR="0034219E" w:rsidRPr="003F0B0C" w:rsidRDefault="0034219E" w:rsidP="00667543">
      <w:pPr>
        <w:rPr>
          <w:rFonts w:ascii="宋体" w:eastAsia="宋体" w:hAnsi="宋体"/>
        </w:rPr>
      </w:pPr>
      <w:r w:rsidRPr="003F0B0C">
        <w:rPr>
          <w:rFonts w:ascii="宋体" w:eastAsia="宋体" w:hAnsi="宋体" w:hint="eastAsia"/>
        </w:rPr>
        <w:t>考虑前面的串aaaa和后面的串bbbb</w:t>
      </w:r>
    </w:p>
    <w:p w:rsidR="0034219E" w:rsidRPr="003F0B0C" w:rsidRDefault="0034219E" w:rsidP="00667543">
      <w:pPr>
        <w:rPr>
          <w:rFonts w:ascii="宋体" w:eastAsia="宋体" w:hAnsi="宋体"/>
        </w:rPr>
      </w:pPr>
      <w:r w:rsidRPr="003F0B0C">
        <w:rPr>
          <w:rFonts w:ascii="宋体" w:eastAsia="宋体" w:hAnsi="宋体" w:hint="eastAsia"/>
        </w:rPr>
        <w:t>如果他们是一样的话，那么s就是一个循环串，并且len(s)-j或者说a或b串的长度就是其最小循环节长度.</w:t>
      </w:r>
    </w:p>
    <w:p w:rsidR="0034219E" w:rsidRPr="003F0B0C" w:rsidRDefault="0034219E" w:rsidP="00667543">
      <w:pPr>
        <w:rPr>
          <w:rFonts w:ascii="宋体" w:eastAsia="宋体" w:hAnsi="宋体"/>
        </w:rPr>
      </w:pPr>
      <w:r w:rsidRPr="003F0B0C">
        <w:rPr>
          <w:rFonts w:ascii="宋体" w:eastAsia="宋体" w:hAnsi="宋体" w:hint="eastAsia"/>
        </w:rPr>
        <w:t>证明的思路如下</w:t>
      </w:r>
    </w:p>
    <w:p w:rsidR="0034219E" w:rsidRPr="003F0B0C" w:rsidRDefault="0034219E" w:rsidP="0034219E">
      <w:pPr>
        <w:rPr>
          <w:rFonts w:ascii="宋体" w:eastAsia="宋体" w:hAnsi="宋体"/>
        </w:rPr>
      </w:pPr>
      <w:r w:rsidRPr="003F0B0C">
        <w:rPr>
          <w:rFonts w:ascii="宋体" w:eastAsia="宋体" w:hAnsi="宋体"/>
        </w:rPr>
        <w:t>|aaaa|</w:t>
      </w:r>
      <w:r w:rsidRPr="003F0B0C">
        <w:rPr>
          <w:rFonts w:ascii="宋体" w:eastAsia="宋体" w:hAnsi="宋体" w:hint="eastAsia"/>
        </w:rPr>
        <w:t>ssssssssss</w:t>
      </w:r>
    </w:p>
    <w:p w:rsidR="0034219E" w:rsidRPr="003F0B0C" w:rsidRDefault="0034219E" w:rsidP="0034219E">
      <w:pPr>
        <w:ind w:firstLineChars="300" w:firstLine="630"/>
        <w:rPr>
          <w:rFonts w:ascii="宋体" w:eastAsia="宋体" w:hAnsi="宋体"/>
        </w:rPr>
      </w:pPr>
      <w:r w:rsidRPr="003F0B0C">
        <w:rPr>
          <w:rFonts w:ascii="宋体" w:eastAsia="宋体" w:hAnsi="宋体"/>
        </w:rPr>
        <w:t>ssssssssss|aaaa|</w:t>
      </w:r>
      <w:r w:rsidRPr="003F0B0C">
        <w:rPr>
          <w:rFonts w:ascii="宋体" w:eastAsia="宋体" w:hAnsi="宋体"/>
        </w:rPr>
        <w:br/>
      </w:r>
      <w:r w:rsidRPr="003F0B0C">
        <w:rPr>
          <w:rFonts w:ascii="宋体" w:eastAsia="宋体" w:hAnsi="宋体" w:hint="eastAsia"/>
        </w:rPr>
        <w:t>推出</w:t>
      </w:r>
    </w:p>
    <w:p w:rsidR="0034219E" w:rsidRPr="003F0B0C" w:rsidRDefault="0034219E" w:rsidP="0034219E">
      <w:pPr>
        <w:rPr>
          <w:rFonts w:ascii="宋体" w:eastAsia="宋体" w:hAnsi="宋体"/>
        </w:rPr>
      </w:pPr>
      <w:r w:rsidRPr="003F0B0C">
        <w:rPr>
          <w:rFonts w:ascii="宋体" w:eastAsia="宋体" w:hAnsi="宋体"/>
        </w:rPr>
        <w:t>|aaaa|</w:t>
      </w:r>
      <w:r w:rsidRPr="003F0B0C">
        <w:rPr>
          <w:rFonts w:ascii="宋体" w:eastAsia="宋体" w:hAnsi="宋体" w:hint="eastAsia"/>
        </w:rPr>
        <w:t>aaaa|ssssss</w:t>
      </w:r>
    </w:p>
    <w:p w:rsidR="0034219E" w:rsidRPr="003F0B0C" w:rsidRDefault="0034219E" w:rsidP="0034219E">
      <w:pPr>
        <w:ind w:firstLineChars="250" w:firstLine="525"/>
        <w:rPr>
          <w:rFonts w:ascii="宋体" w:eastAsia="宋体" w:hAnsi="宋体"/>
        </w:rPr>
      </w:pPr>
      <w:r w:rsidRPr="003F0B0C">
        <w:rPr>
          <w:rFonts w:ascii="宋体" w:eastAsia="宋体" w:hAnsi="宋体"/>
        </w:rPr>
        <w:t>|aaaa|ssssss|aaaa|</w:t>
      </w:r>
      <w:r w:rsidRPr="003F0B0C">
        <w:rPr>
          <w:rFonts w:ascii="宋体" w:eastAsia="宋体" w:hAnsi="宋体"/>
        </w:rPr>
        <w:br/>
      </w:r>
      <w:r w:rsidRPr="003F0B0C">
        <w:rPr>
          <w:rFonts w:ascii="宋体" w:eastAsia="宋体" w:hAnsi="宋体" w:hint="eastAsia"/>
        </w:rPr>
        <w:t>以此类推，证明当中的长度恰好被len(s)-j还没有想好</w:t>
      </w:r>
    </w:p>
    <w:p w:rsidR="0034219E" w:rsidRPr="003F0B0C" w:rsidRDefault="0034219E" w:rsidP="0034219E">
      <w:pPr>
        <w:rPr>
          <w:rFonts w:ascii="宋体" w:eastAsia="宋体" w:hAnsi="宋体"/>
        </w:rPr>
      </w:pPr>
      <w:r w:rsidRPr="003F0B0C">
        <w:rPr>
          <w:rFonts w:ascii="宋体" w:eastAsia="宋体" w:hAnsi="宋体" w:hint="eastAsia"/>
        </w:rPr>
        <w:t>当a串和b串不相等时,len(s)-j就是s串通过增加最少字符成为循环串后的循环节大小</w:t>
      </w:r>
    </w:p>
    <w:p w:rsidR="0034219E" w:rsidRPr="003F0B0C" w:rsidRDefault="0034219E" w:rsidP="0034219E">
      <w:pPr>
        <w:rPr>
          <w:rFonts w:ascii="宋体" w:eastAsia="宋体" w:hAnsi="宋体"/>
        </w:rPr>
      </w:pPr>
      <w:r w:rsidRPr="003F0B0C">
        <w:rPr>
          <w:rFonts w:ascii="宋体" w:eastAsia="宋体" w:hAnsi="宋体" w:hint="eastAsia"/>
        </w:rPr>
        <w:t>也可以类似上面的方式理解。</w:t>
      </w:r>
    </w:p>
    <w:p w:rsidR="0034219E" w:rsidRPr="003F0B0C" w:rsidRDefault="0034219E" w:rsidP="0034219E">
      <w:pPr>
        <w:rPr>
          <w:rFonts w:ascii="宋体" w:eastAsia="宋体" w:hAnsi="宋体"/>
        </w:rPr>
      </w:pPr>
      <w:r w:rsidRPr="003F0B0C">
        <w:rPr>
          <w:rFonts w:ascii="宋体" w:eastAsia="宋体" w:hAnsi="宋体" w:hint="eastAsia"/>
        </w:rPr>
        <w:t>设unit=len(s)-j表示循环节大小</w:t>
      </w:r>
    </w:p>
    <w:p w:rsidR="0034219E" w:rsidRPr="003F0B0C" w:rsidRDefault="0034219E" w:rsidP="0034219E">
      <w:pPr>
        <w:rPr>
          <w:rFonts w:ascii="宋体" w:eastAsia="宋体" w:hAnsi="宋体"/>
        </w:rPr>
      </w:pPr>
      <w:r w:rsidRPr="003F0B0C">
        <w:rPr>
          <w:rFonts w:ascii="宋体" w:eastAsia="宋体" w:hAnsi="宋体" w:hint="eastAsia"/>
        </w:rPr>
        <w:t>可以证明加上unit-len%unit个字符后可以变成循环节大小为unit的循环串。</w:t>
      </w:r>
    </w:p>
    <w:p w:rsidR="0034219E" w:rsidRPr="003F0B0C" w:rsidRDefault="0034219E" w:rsidP="00667543">
      <w:pPr>
        <w:rPr>
          <w:rFonts w:ascii="宋体" w:eastAsia="宋体" w:hAnsi="宋体"/>
        </w:rPr>
      </w:pPr>
      <w:r w:rsidRPr="003F0B0C">
        <w:rPr>
          <w:rFonts w:ascii="宋体" w:eastAsia="宋体" w:hAnsi="宋体" w:hint="eastAsia"/>
        </w:rPr>
        <w:t>不过要严格证明其为最小的话还要反证出更小的不可能。</w:t>
      </w:r>
    </w:p>
    <w:p w:rsidR="00667543" w:rsidRPr="003F0B0C" w:rsidRDefault="00667543" w:rsidP="00D43614">
      <w:pPr>
        <w:rPr>
          <w:rFonts w:ascii="宋体" w:eastAsia="宋体" w:hAnsi="宋体"/>
        </w:rPr>
      </w:pPr>
      <w:r w:rsidRPr="003F0B0C">
        <w:rPr>
          <w:rFonts w:ascii="宋体" w:eastAsia="宋体" w:hAnsi="宋体" w:hint="eastAsia"/>
        </w:rPr>
        <w:t>【代码】</w:t>
      </w:r>
    </w:p>
    <w:p w:rsidR="0034219E" w:rsidRPr="003F0B0C" w:rsidRDefault="0034219E" w:rsidP="0034219E">
      <w:pPr>
        <w:rPr>
          <w:rFonts w:ascii="宋体" w:eastAsia="宋体" w:hAnsi="宋体"/>
        </w:rPr>
      </w:pPr>
      <w:r w:rsidRPr="003F0B0C">
        <w:rPr>
          <w:rFonts w:ascii="宋体" w:eastAsia="宋体" w:hAnsi="宋体"/>
        </w:rPr>
        <w:t>#include &lt;bits/stdc++.h&gt;</w:t>
      </w:r>
    </w:p>
    <w:p w:rsidR="0034219E" w:rsidRPr="003F0B0C" w:rsidRDefault="0034219E" w:rsidP="0034219E">
      <w:pPr>
        <w:rPr>
          <w:rFonts w:ascii="宋体" w:eastAsia="宋体" w:hAnsi="宋体"/>
        </w:rPr>
      </w:pPr>
    </w:p>
    <w:p w:rsidR="0034219E" w:rsidRPr="003F0B0C" w:rsidRDefault="0034219E" w:rsidP="0034219E">
      <w:pPr>
        <w:rPr>
          <w:rFonts w:ascii="宋体" w:eastAsia="宋体" w:hAnsi="宋体"/>
        </w:rPr>
      </w:pPr>
      <w:r w:rsidRPr="003F0B0C">
        <w:rPr>
          <w:rFonts w:ascii="宋体" w:eastAsia="宋体" w:hAnsi="宋体"/>
        </w:rPr>
        <w:t>using namespace std;</w:t>
      </w:r>
    </w:p>
    <w:p w:rsidR="0034219E" w:rsidRPr="003F0B0C" w:rsidRDefault="0034219E" w:rsidP="0034219E">
      <w:pPr>
        <w:rPr>
          <w:rFonts w:ascii="宋体" w:eastAsia="宋体" w:hAnsi="宋体"/>
        </w:rPr>
      </w:pPr>
    </w:p>
    <w:p w:rsidR="0034219E" w:rsidRPr="003F0B0C" w:rsidRDefault="0034219E" w:rsidP="0034219E">
      <w:pPr>
        <w:rPr>
          <w:rFonts w:ascii="宋体" w:eastAsia="宋体" w:hAnsi="宋体"/>
        </w:rPr>
      </w:pPr>
      <w:r w:rsidRPr="003F0B0C">
        <w:rPr>
          <w:rFonts w:ascii="宋体" w:eastAsia="宋体" w:hAnsi="宋体"/>
        </w:rPr>
        <w:t>const int MAXLEN=1e5+10;</w:t>
      </w:r>
    </w:p>
    <w:p w:rsidR="0034219E" w:rsidRPr="003F0B0C" w:rsidRDefault="0034219E" w:rsidP="0034219E">
      <w:pPr>
        <w:rPr>
          <w:rFonts w:ascii="宋体" w:eastAsia="宋体" w:hAnsi="宋体"/>
        </w:rPr>
      </w:pPr>
      <w:r w:rsidRPr="003F0B0C">
        <w:rPr>
          <w:rFonts w:ascii="宋体" w:eastAsia="宋体" w:hAnsi="宋体"/>
        </w:rPr>
        <w:t>void cal_next(char s[],int len,int next[]){</w:t>
      </w:r>
    </w:p>
    <w:p w:rsidR="0034219E" w:rsidRPr="003F0B0C" w:rsidRDefault="0034219E" w:rsidP="0034219E">
      <w:pPr>
        <w:rPr>
          <w:rFonts w:ascii="宋体" w:eastAsia="宋体" w:hAnsi="宋体"/>
        </w:rPr>
      </w:pPr>
      <w:r w:rsidRPr="003F0B0C">
        <w:rPr>
          <w:rFonts w:ascii="宋体" w:eastAsia="宋体" w:hAnsi="宋体"/>
        </w:rPr>
        <w:t xml:space="preserve">    next[0]=0;</w:t>
      </w:r>
    </w:p>
    <w:p w:rsidR="0034219E" w:rsidRPr="003F0B0C" w:rsidRDefault="0034219E" w:rsidP="0034219E">
      <w:pPr>
        <w:rPr>
          <w:rFonts w:ascii="宋体" w:eastAsia="宋体" w:hAnsi="宋体"/>
        </w:rPr>
      </w:pPr>
      <w:r w:rsidRPr="003F0B0C">
        <w:rPr>
          <w:rFonts w:ascii="宋体" w:eastAsia="宋体" w:hAnsi="宋体"/>
        </w:rPr>
        <w:lastRenderedPageBreak/>
        <w:t xml:space="preserve">    int i=1,j=0;</w:t>
      </w:r>
    </w:p>
    <w:p w:rsidR="0034219E" w:rsidRPr="003F0B0C" w:rsidRDefault="0034219E" w:rsidP="0034219E">
      <w:pPr>
        <w:rPr>
          <w:rFonts w:ascii="宋体" w:eastAsia="宋体" w:hAnsi="宋体"/>
        </w:rPr>
      </w:pPr>
      <w:r w:rsidRPr="003F0B0C">
        <w:rPr>
          <w:rFonts w:ascii="宋体" w:eastAsia="宋体" w:hAnsi="宋体"/>
        </w:rPr>
        <w:t xml:space="preserve">    while(i&lt;len){</w:t>
      </w:r>
    </w:p>
    <w:p w:rsidR="0034219E" w:rsidRPr="003F0B0C" w:rsidRDefault="0034219E" w:rsidP="0034219E">
      <w:pPr>
        <w:rPr>
          <w:rFonts w:ascii="宋体" w:eastAsia="宋体" w:hAnsi="宋体"/>
        </w:rPr>
      </w:pPr>
      <w:r w:rsidRPr="003F0B0C">
        <w:rPr>
          <w:rFonts w:ascii="宋体" w:eastAsia="宋体" w:hAnsi="宋体"/>
        </w:rPr>
        <w:t xml:space="preserve">        if(s[i]==s[j]){</w:t>
      </w:r>
    </w:p>
    <w:p w:rsidR="0034219E" w:rsidRPr="003F0B0C" w:rsidRDefault="0034219E" w:rsidP="0034219E">
      <w:pPr>
        <w:rPr>
          <w:rFonts w:ascii="宋体" w:eastAsia="宋体" w:hAnsi="宋体"/>
        </w:rPr>
      </w:pPr>
      <w:r w:rsidRPr="003F0B0C">
        <w:rPr>
          <w:rFonts w:ascii="宋体" w:eastAsia="宋体" w:hAnsi="宋体"/>
        </w:rPr>
        <w:t xml:space="preserve">            next[i++]=(j++)+1;</w:t>
      </w:r>
    </w:p>
    <w:p w:rsidR="0034219E" w:rsidRPr="003F0B0C" w:rsidRDefault="0034219E" w:rsidP="0034219E">
      <w:pPr>
        <w:rPr>
          <w:rFonts w:ascii="宋体" w:eastAsia="宋体" w:hAnsi="宋体"/>
        </w:rPr>
      </w:pPr>
      <w:r w:rsidRPr="003F0B0C">
        <w:rPr>
          <w:rFonts w:ascii="宋体" w:eastAsia="宋体" w:hAnsi="宋体"/>
        </w:rPr>
        <w:t xml:space="preserve">            continue;</w:t>
      </w:r>
    </w:p>
    <w:p w:rsidR="0034219E" w:rsidRPr="003F0B0C" w:rsidRDefault="0034219E" w:rsidP="0034219E">
      <w:pPr>
        <w:rPr>
          <w:rFonts w:ascii="宋体" w:eastAsia="宋体" w:hAnsi="宋体"/>
        </w:rPr>
      </w:pPr>
      <w:r w:rsidRPr="003F0B0C">
        <w:rPr>
          <w:rFonts w:ascii="宋体" w:eastAsia="宋体" w:hAnsi="宋体"/>
        </w:rPr>
        <w:t xml:space="preserve">        }</w:t>
      </w:r>
    </w:p>
    <w:p w:rsidR="0034219E" w:rsidRPr="003F0B0C" w:rsidRDefault="0034219E" w:rsidP="0034219E">
      <w:pPr>
        <w:rPr>
          <w:rFonts w:ascii="宋体" w:eastAsia="宋体" w:hAnsi="宋体"/>
        </w:rPr>
      </w:pPr>
      <w:r w:rsidRPr="003F0B0C">
        <w:rPr>
          <w:rFonts w:ascii="宋体" w:eastAsia="宋体" w:hAnsi="宋体"/>
        </w:rPr>
        <w:t xml:space="preserve">        while(s[i]!=s[j]){</w:t>
      </w:r>
    </w:p>
    <w:p w:rsidR="0034219E" w:rsidRPr="003F0B0C" w:rsidRDefault="0034219E" w:rsidP="0034219E">
      <w:pPr>
        <w:rPr>
          <w:rFonts w:ascii="宋体" w:eastAsia="宋体" w:hAnsi="宋体"/>
        </w:rPr>
      </w:pPr>
      <w:r w:rsidRPr="003F0B0C">
        <w:rPr>
          <w:rFonts w:ascii="宋体" w:eastAsia="宋体" w:hAnsi="宋体"/>
        </w:rPr>
        <w:t xml:space="preserve">            if(j==0){</w:t>
      </w:r>
    </w:p>
    <w:p w:rsidR="0034219E" w:rsidRPr="003F0B0C" w:rsidRDefault="0034219E" w:rsidP="0034219E">
      <w:pPr>
        <w:rPr>
          <w:rFonts w:ascii="宋体" w:eastAsia="宋体" w:hAnsi="宋体"/>
        </w:rPr>
      </w:pPr>
      <w:r w:rsidRPr="003F0B0C">
        <w:rPr>
          <w:rFonts w:ascii="宋体" w:eastAsia="宋体" w:hAnsi="宋体"/>
        </w:rPr>
        <w:t xml:space="preserve">                next[i++]=0;</w:t>
      </w:r>
    </w:p>
    <w:p w:rsidR="0034219E" w:rsidRPr="003F0B0C" w:rsidRDefault="0034219E" w:rsidP="0034219E">
      <w:pPr>
        <w:rPr>
          <w:rFonts w:ascii="宋体" w:eastAsia="宋体" w:hAnsi="宋体"/>
        </w:rPr>
      </w:pPr>
      <w:r w:rsidRPr="003F0B0C">
        <w:rPr>
          <w:rFonts w:ascii="宋体" w:eastAsia="宋体" w:hAnsi="宋体"/>
        </w:rPr>
        <w:t xml:space="preserve">                break;</w:t>
      </w:r>
    </w:p>
    <w:p w:rsidR="0034219E" w:rsidRPr="003F0B0C" w:rsidRDefault="0034219E" w:rsidP="0034219E">
      <w:pPr>
        <w:rPr>
          <w:rFonts w:ascii="宋体" w:eastAsia="宋体" w:hAnsi="宋体"/>
        </w:rPr>
      </w:pPr>
      <w:r w:rsidRPr="003F0B0C">
        <w:rPr>
          <w:rFonts w:ascii="宋体" w:eastAsia="宋体" w:hAnsi="宋体"/>
        </w:rPr>
        <w:t xml:space="preserve">            }</w:t>
      </w:r>
    </w:p>
    <w:p w:rsidR="0034219E" w:rsidRPr="003F0B0C" w:rsidRDefault="0034219E" w:rsidP="0034219E">
      <w:pPr>
        <w:rPr>
          <w:rFonts w:ascii="宋体" w:eastAsia="宋体" w:hAnsi="宋体"/>
        </w:rPr>
      </w:pPr>
      <w:r w:rsidRPr="003F0B0C">
        <w:rPr>
          <w:rFonts w:ascii="宋体" w:eastAsia="宋体" w:hAnsi="宋体"/>
        </w:rPr>
        <w:t xml:space="preserve">            j=next[j-1];</w:t>
      </w:r>
    </w:p>
    <w:p w:rsidR="0034219E" w:rsidRPr="003F0B0C" w:rsidRDefault="0034219E" w:rsidP="0034219E">
      <w:pPr>
        <w:rPr>
          <w:rFonts w:ascii="宋体" w:eastAsia="宋体" w:hAnsi="宋体"/>
        </w:rPr>
      </w:pPr>
      <w:r w:rsidRPr="003F0B0C">
        <w:rPr>
          <w:rFonts w:ascii="宋体" w:eastAsia="宋体" w:hAnsi="宋体"/>
        </w:rPr>
        <w:t xml:space="preserve">        }</w:t>
      </w:r>
    </w:p>
    <w:p w:rsidR="0034219E" w:rsidRPr="003F0B0C" w:rsidRDefault="0034219E" w:rsidP="0034219E">
      <w:pPr>
        <w:rPr>
          <w:rFonts w:ascii="宋体" w:eastAsia="宋体" w:hAnsi="宋体"/>
        </w:rPr>
      </w:pPr>
      <w:r w:rsidRPr="003F0B0C">
        <w:rPr>
          <w:rFonts w:ascii="宋体" w:eastAsia="宋体" w:hAnsi="宋体"/>
        </w:rPr>
        <w:t xml:space="preserve">    }</w:t>
      </w:r>
    </w:p>
    <w:p w:rsidR="0034219E" w:rsidRPr="003F0B0C" w:rsidRDefault="0034219E" w:rsidP="0034219E">
      <w:pPr>
        <w:rPr>
          <w:rFonts w:ascii="宋体" w:eastAsia="宋体" w:hAnsi="宋体"/>
        </w:rPr>
      </w:pPr>
      <w:r w:rsidRPr="003F0B0C">
        <w:rPr>
          <w:rFonts w:ascii="宋体" w:eastAsia="宋体" w:hAnsi="宋体"/>
        </w:rPr>
        <w:t xml:space="preserve">    return;</w:t>
      </w:r>
    </w:p>
    <w:p w:rsidR="0034219E" w:rsidRPr="003F0B0C" w:rsidRDefault="0034219E" w:rsidP="0034219E">
      <w:pPr>
        <w:rPr>
          <w:rFonts w:ascii="宋体" w:eastAsia="宋体" w:hAnsi="宋体"/>
        </w:rPr>
      </w:pPr>
      <w:r w:rsidRPr="003F0B0C">
        <w:rPr>
          <w:rFonts w:ascii="宋体" w:eastAsia="宋体" w:hAnsi="宋体"/>
        </w:rPr>
        <w:t>}</w:t>
      </w:r>
    </w:p>
    <w:p w:rsidR="0034219E" w:rsidRPr="003F0B0C" w:rsidRDefault="0034219E" w:rsidP="0034219E">
      <w:pPr>
        <w:rPr>
          <w:rFonts w:ascii="宋体" w:eastAsia="宋体" w:hAnsi="宋体"/>
        </w:rPr>
      </w:pPr>
      <w:r w:rsidRPr="003F0B0C">
        <w:rPr>
          <w:rFonts w:ascii="宋体" w:eastAsia="宋体" w:hAnsi="宋体"/>
        </w:rPr>
        <w:t>int kmp(char s[]){</w:t>
      </w:r>
    </w:p>
    <w:p w:rsidR="0034219E" w:rsidRPr="003F0B0C" w:rsidRDefault="0034219E" w:rsidP="0034219E">
      <w:pPr>
        <w:rPr>
          <w:rFonts w:ascii="宋体" w:eastAsia="宋体" w:hAnsi="宋体"/>
        </w:rPr>
      </w:pPr>
      <w:r w:rsidRPr="003F0B0C">
        <w:rPr>
          <w:rFonts w:ascii="宋体" w:eastAsia="宋体" w:hAnsi="宋体"/>
        </w:rPr>
        <w:t xml:space="preserve">    int len=strlen(s),next[MAXLEN];</w:t>
      </w:r>
    </w:p>
    <w:p w:rsidR="0034219E" w:rsidRPr="003F0B0C" w:rsidRDefault="0034219E" w:rsidP="0034219E">
      <w:pPr>
        <w:rPr>
          <w:rFonts w:ascii="宋体" w:eastAsia="宋体" w:hAnsi="宋体"/>
        </w:rPr>
      </w:pPr>
      <w:r w:rsidRPr="003F0B0C">
        <w:rPr>
          <w:rFonts w:ascii="宋体" w:eastAsia="宋体" w:hAnsi="宋体"/>
        </w:rPr>
        <w:t xml:space="preserve">    cal_next(s,len,next);</w:t>
      </w:r>
    </w:p>
    <w:p w:rsidR="0034219E" w:rsidRPr="003F0B0C" w:rsidRDefault="0034219E" w:rsidP="0034219E">
      <w:pPr>
        <w:rPr>
          <w:rFonts w:ascii="宋体" w:eastAsia="宋体" w:hAnsi="宋体"/>
        </w:rPr>
      </w:pPr>
      <w:r w:rsidRPr="003F0B0C">
        <w:rPr>
          <w:rFonts w:ascii="宋体" w:eastAsia="宋体" w:hAnsi="宋体"/>
        </w:rPr>
        <w:t xml:space="preserve">    int j=0;</w:t>
      </w:r>
    </w:p>
    <w:p w:rsidR="0034219E" w:rsidRPr="003F0B0C" w:rsidRDefault="0034219E" w:rsidP="0034219E">
      <w:pPr>
        <w:rPr>
          <w:rFonts w:ascii="宋体" w:eastAsia="宋体" w:hAnsi="宋体"/>
        </w:rPr>
      </w:pPr>
      <w:r w:rsidRPr="003F0B0C">
        <w:rPr>
          <w:rFonts w:ascii="宋体" w:eastAsia="宋体" w:hAnsi="宋体"/>
        </w:rPr>
        <w:t xml:space="preserve">    for(int i=1;i&lt;len;i++){</w:t>
      </w:r>
    </w:p>
    <w:p w:rsidR="0034219E" w:rsidRPr="003F0B0C" w:rsidRDefault="0034219E" w:rsidP="0034219E">
      <w:pPr>
        <w:rPr>
          <w:rFonts w:ascii="宋体" w:eastAsia="宋体" w:hAnsi="宋体"/>
        </w:rPr>
      </w:pPr>
      <w:r w:rsidRPr="003F0B0C">
        <w:rPr>
          <w:rFonts w:ascii="宋体" w:eastAsia="宋体" w:hAnsi="宋体"/>
        </w:rPr>
        <w:t xml:space="preserve">        while(s[i]!=s[j]){</w:t>
      </w:r>
    </w:p>
    <w:p w:rsidR="0034219E" w:rsidRPr="003F0B0C" w:rsidRDefault="0034219E" w:rsidP="0034219E">
      <w:pPr>
        <w:rPr>
          <w:rFonts w:ascii="宋体" w:eastAsia="宋体" w:hAnsi="宋体"/>
        </w:rPr>
      </w:pPr>
      <w:r w:rsidRPr="003F0B0C">
        <w:rPr>
          <w:rFonts w:ascii="宋体" w:eastAsia="宋体" w:hAnsi="宋体"/>
        </w:rPr>
        <w:t xml:space="preserve">            if(j==0) break;</w:t>
      </w:r>
    </w:p>
    <w:p w:rsidR="0034219E" w:rsidRPr="003F0B0C" w:rsidRDefault="0034219E" w:rsidP="0034219E">
      <w:pPr>
        <w:rPr>
          <w:rFonts w:ascii="宋体" w:eastAsia="宋体" w:hAnsi="宋体"/>
        </w:rPr>
      </w:pPr>
      <w:r w:rsidRPr="003F0B0C">
        <w:rPr>
          <w:rFonts w:ascii="宋体" w:eastAsia="宋体" w:hAnsi="宋体"/>
        </w:rPr>
        <w:t xml:space="preserve">            j=next[j-1];</w:t>
      </w:r>
    </w:p>
    <w:p w:rsidR="0034219E" w:rsidRPr="003F0B0C" w:rsidRDefault="0034219E" w:rsidP="0034219E">
      <w:pPr>
        <w:rPr>
          <w:rFonts w:ascii="宋体" w:eastAsia="宋体" w:hAnsi="宋体"/>
        </w:rPr>
      </w:pPr>
      <w:r w:rsidRPr="003F0B0C">
        <w:rPr>
          <w:rFonts w:ascii="宋体" w:eastAsia="宋体" w:hAnsi="宋体"/>
        </w:rPr>
        <w:t xml:space="preserve">        }</w:t>
      </w:r>
    </w:p>
    <w:p w:rsidR="0034219E" w:rsidRPr="003F0B0C" w:rsidRDefault="0034219E" w:rsidP="0034219E">
      <w:pPr>
        <w:rPr>
          <w:rFonts w:ascii="宋体" w:eastAsia="宋体" w:hAnsi="宋体"/>
        </w:rPr>
      </w:pPr>
      <w:r w:rsidRPr="003F0B0C">
        <w:rPr>
          <w:rFonts w:ascii="宋体" w:eastAsia="宋体" w:hAnsi="宋体"/>
        </w:rPr>
        <w:t xml:space="preserve">        if(s[i]==s[j]){</w:t>
      </w:r>
    </w:p>
    <w:p w:rsidR="0034219E" w:rsidRPr="003F0B0C" w:rsidRDefault="0034219E" w:rsidP="0034219E">
      <w:pPr>
        <w:rPr>
          <w:rFonts w:ascii="宋体" w:eastAsia="宋体" w:hAnsi="宋体"/>
        </w:rPr>
      </w:pPr>
      <w:r w:rsidRPr="003F0B0C">
        <w:rPr>
          <w:rFonts w:ascii="宋体" w:eastAsia="宋体" w:hAnsi="宋体"/>
        </w:rPr>
        <w:t xml:space="preserve">            j++;</w:t>
      </w:r>
    </w:p>
    <w:p w:rsidR="0034219E" w:rsidRPr="003F0B0C" w:rsidRDefault="0034219E" w:rsidP="0034219E">
      <w:pPr>
        <w:rPr>
          <w:rFonts w:ascii="宋体" w:eastAsia="宋体" w:hAnsi="宋体"/>
        </w:rPr>
      </w:pPr>
      <w:r w:rsidRPr="003F0B0C">
        <w:rPr>
          <w:rFonts w:ascii="宋体" w:eastAsia="宋体" w:hAnsi="宋体"/>
        </w:rPr>
        <w:t xml:space="preserve">        }</w:t>
      </w:r>
    </w:p>
    <w:p w:rsidR="0034219E" w:rsidRPr="003F0B0C" w:rsidRDefault="0034219E" w:rsidP="0034219E">
      <w:pPr>
        <w:rPr>
          <w:rFonts w:ascii="宋体" w:eastAsia="宋体" w:hAnsi="宋体"/>
        </w:rPr>
      </w:pPr>
      <w:r w:rsidRPr="003F0B0C">
        <w:rPr>
          <w:rFonts w:ascii="宋体" w:eastAsia="宋体" w:hAnsi="宋体"/>
        </w:rPr>
        <w:t xml:space="preserve">    }</w:t>
      </w:r>
    </w:p>
    <w:p w:rsidR="0034219E" w:rsidRPr="003F0B0C" w:rsidRDefault="0034219E" w:rsidP="0034219E">
      <w:pPr>
        <w:rPr>
          <w:rFonts w:ascii="宋体" w:eastAsia="宋体" w:hAnsi="宋体"/>
        </w:rPr>
      </w:pPr>
      <w:r w:rsidRPr="003F0B0C">
        <w:rPr>
          <w:rFonts w:ascii="宋体" w:eastAsia="宋体" w:hAnsi="宋体"/>
        </w:rPr>
        <w:t xml:space="preserve">    int unit=len-j;</w:t>
      </w:r>
    </w:p>
    <w:p w:rsidR="0034219E" w:rsidRPr="003F0B0C" w:rsidRDefault="0034219E" w:rsidP="0034219E">
      <w:pPr>
        <w:rPr>
          <w:rFonts w:ascii="宋体" w:eastAsia="宋体" w:hAnsi="宋体"/>
        </w:rPr>
      </w:pPr>
      <w:r w:rsidRPr="003F0B0C">
        <w:rPr>
          <w:rFonts w:ascii="宋体" w:eastAsia="宋体" w:hAnsi="宋体"/>
        </w:rPr>
        <w:t xml:space="preserve">    if(unit==len) return len;</w:t>
      </w:r>
    </w:p>
    <w:p w:rsidR="0034219E" w:rsidRPr="003F0B0C" w:rsidRDefault="0034219E" w:rsidP="0034219E">
      <w:pPr>
        <w:rPr>
          <w:rFonts w:ascii="宋体" w:eastAsia="宋体" w:hAnsi="宋体"/>
        </w:rPr>
      </w:pPr>
      <w:r w:rsidRPr="003F0B0C">
        <w:rPr>
          <w:rFonts w:ascii="宋体" w:eastAsia="宋体" w:hAnsi="宋体"/>
        </w:rPr>
        <w:t xml:space="preserve">    char s1[MAXLEN],s2[MAXLEN];</w:t>
      </w:r>
    </w:p>
    <w:p w:rsidR="0034219E" w:rsidRPr="003F0B0C" w:rsidRDefault="0034219E" w:rsidP="0034219E">
      <w:pPr>
        <w:rPr>
          <w:rFonts w:ascii="宋体" w:eastAsia="宋体" w:hAnsi="宋体"/>
        </w:rPr>
      </w:pPr>
      <w:r w:rsidRPr="003F0B0C">
        <w:rPr>
          <w:rFonts w:ascii="宋体" w:eastAsia="宋体" w:hAnsi="宋体"/>
        </w:rPr>
        <w:t xml:space="preserve">    strncpy(s1,s,unit),strncpy(s2,s+j,unit);</w:t>
      </w:r>
    </w:p>
    <w:p w:rsidR="0034219E" w:rsidRPr="003F0B0C" w:rsidRDefault="0034219E" w:rsidP="0034219E">
      <w:pPr>
        <w:rPr>
          <w:rFonts w:ascii="宋体" w:eastAsia="宋体" w:hAnsi="宋体"/>
        </w:rPr>
      </w:pPr>
      <w:r w:rsidRPr="003F0B0C">
        <w:rPr>
          <w:rFonts w:ascii="宋体" w:eastAsia="宋体" w:hAnsi="宋体"/>
        </w:rPr>
        <w:t xml:space="preserve">    if(strcmp(s1,s2)==0) return 0;</w:t>
      </w:r>
    </w:p>
    <w:p w:rsidR="0034219E" w:rsidRPr="003F0B0C" w:rsidRDefault="0034219E" w:rsidP="0034219E">
      <w:pPr>
        <w:rPr>
          <w:rFonts w:ascii="宋体" w:eastAsia="宋体" w:hAnsi="宋体"/>
        </w:rPr>
      </w:pPr>
      <w:r w:rsidRPr="003F0B0C">
        <w:rPr>
          <w:rFonts w:ascii="宋体" w:eastAsia="宋体" w:hAnsi="宋体"/>
        </w:rPr>
        <w:t xml:space="preserve">    return unit-len%unit;</w:t>
      </w:r>
    </w:p>
    <w:p w:rsidR="0034219E" w:rsidRPr="003F0B0C" w:rsidRDefault="0034219E" w:rsidP="0034219E">
      <w:pPr>
        <w:rPr>
          <w:rFonts w:ascii="宋体" w:eastAsia="宋体" w:hAnsi="宋体"/>
        </w:rPr>
      </w:pPr>
      <w:r w:rsidRPr="003F0B0C">
        <w:rPr>
          <w:rFonts w:ascii="宋体" w:eastAsia="宋体" w:hAnsi="宋体"/>
        </w:rPr>
        <w:t>}</w:t>
      </w:r>
    </w:p>
    <w:p w:rsidR="0034219E" w:rsidRPr="003F0B0C" w:rsidRDefault="0034219E" w:rsidP="0034219E">
      <w:pPr>
        <w:rPr>
          <w:rFonts w:ascii="宋体" w:eastAsia="宋体" w:hAnsi="宋体"/>
        </w:rPr>
      </w:pPr>
    </w:p>
    <w:p w:rsidR="0034219E" w:rsidRPr="003F0B0C" w:rsidRDefault="0034219E" w:rsidP="0034219E">
      <w:pPr>
        <w:rPr>
          <w:rFonts w:ascii="宋体" w:eastAsia="宋体" w:hAnsi="宋体"/>
        </w:rPr>
      </w:pPr>
      <w:r w:rsidRPr="003F0B0C">
        <w:rPr>
          <w:rFonts w:ascii="宋体" w:eastAsia="宋体" w:hAnsi="宋体"/>
        </w:rPr>
        <w:t>int main()</w:t>
      </w:r>
    </w:p>
    <w:p w:rsidR="0034219E" w:rsidRPr="003F0B0C" w:rsidRDefault="0034219E" w:rsidP="0034219E">
      <w:pPr>
        <w:rPr>
          <w:rFonts w:ascii="宋体" w:eastAsia="宋体" w:hAnsi="宋体"/>
        </w:rPr>
      </w:pPr>
      <w:r w:rsidRPr="003F0B0C">
        <w:rPr>
          <w:rFonts w:ascii="宋体" w:eastAsia="宋体" w:hAnsi="宋体"/>
        </w:rPr>
        <w:t>{</w:t>
      </w:r>
    </w:p>
    <w:p w:rsidR="0034219E" w:rsidRPr="003F0B0C" w:rsidRDefault="0034219E" w:rsidP="0034219E">
      <w:pPr>
        <w:rPr>
          <w:rFonts w:ascii="宋体" w:eastAsia="宋体" w:hAnsi="宋体"/>
        </w:rPr>
      </w:pPr>
      <w:r w:rsidRPr="003F0B0C">
        <w:rPr>
          <w:rFonts w:ascii="宋体" w:eastAsia="宋体" w:hAnsi="宋体"/>
        </w:rPr>
        <w:t xml:space="preserve">    int t;</w:t>
      </w:r>
    </w:p>
    <w:p w:rsidR="0034219E" w:rsidRPr="003F0B0C" w:rsidRDefault="0034219E" w:rsidP="0034219E">
      <w:pPr>
        <w:rPr>
          <w:rFonts w:ascii="宋体" w:eastAsia="宋体" w:hAnsi="宋体"/>
        </w:rPr>
      </w:pPr>
      <w:r w:rsidRPr="003F0B0C">
        <w:rPr>
          <w:rFonts w:ascii="宋体" w:eastAsia="宋体" w:hAnsi="宋体"/>
        </w:rPr>
        <w:t xml:space="preserve">    scanf("%d",&amp;t);</w:t>
      </w:r>
    </w:p>
    <w:p w:rsidR="0034219E" w:rsidRPr="003F0B0C" w:rsidRDefault="0034219E" w:rsidP="0034219E">
      <w:pPr>
        <w:rPr>
          <w:rFonts w:ascii="宋体" w:eastAsia="宋体" w:hAnsi="宋体"/>
        </w:rPr>
      </w:pPr>
      <w:r w:rsidRPr="003F0B0C">
        <w:rPr>
          <w:rFonts w:ascii="宋体" w:eastAsia="宋体" w:hAnsi="宋体"/>
        </w:rPr>
        <w:t xml:space="preserve">    while(t--){</w:t>
      </w:r>
    </w:p>
    <w:p w:rsidR="0034219E" w:rsidRPr="003F0B0C" w:rsidRDefault="0034219E" w:rsidP="0034219E">
      <w:pPr>
        <w:rPr>
          <w:rFonts w:ascii="宋体" w:eastAsia="宋体" w:hAnsi="宋体"/>
        </w:rPr>
      </w:pPr>
      <w:r w:rsidRPr="003F0B0C">
        <w:rPr>
          <w:rFonts w:ascii="宋体" w:eastAsia="宋体" w:hAnsi="宋体"/>
        </w:rPr>
        <w:t xml:space="preserve">        char s[MAXLEN];</w:t>
      </w:r>
    </w:p>
    <w:p w:rsidR="0034219E" w:rsidRPr="003F0B0C" w:rsidRDefault="0034219E" w:rsidP="0034219E">
      <w:pPr>
        <w:rPr>
          <w:rFonts w:ascii="宋体" w:eastAsia="宋体" w:hAnsi="宋体"/>
        </w:rPr>
      </w:pPr>
      <w:r w:rsidRPr="003F0B0C">
        <w:rPr>
          <w:rFonts w:ascii="宋体" w:eastAsia="宋体" w:hAnsi="宋体"/>
        </w:rPr>
        <w:t xml:space="preserve">        scanf("%s",s);</w:t>
      </w:r>
    </w:p>
    <w:p w:rsidR="0034219E" w:rsidRPr="003F0B0C" w:rsidRDefault="0034219E" w:rsidP="0034219E">
      <w:pPr>
        <w:rPr>
          <w:rFonts w:ascii="宋体" w:eastAsia="宋体" w:hAnsi="宋体"/>
        </w:rPr>
      </w:pPr>
      <w:r w:rsidRPr="003F0B0C">
        <w:rPr>
          <w:rFonts w:ascii="宋体" w:eastAsia="宋体" w:hAnsi="宋体"/>
        </w:rPr>
        <w:lastRenderedPageBreak/>
        <w:t xml:space="preserve">        printf("%d\n",kmp(s));</w:t>
      </w:r>
    </w:p>
    <w:p w:rsidR="0034219E" w:rsidRPr="003F0B0C" w:rsidRDefault="0034219E" w:rsidP="0034219E">
      <w:pPr>
        <w:rPr>
          <w:rFonts w:ascii="宋体" w:eastAsia="宋体" w:hAnsi="宋体"/>
        </w:rPr>
      </w:pPr>
      <w:r w:rsidRPr="003F0B0C">
        <w:rPr>
          <w:rFonts w:ascii="宋体" w:eastAsia="宋体" w:hAnsi="宋体"/>
        </w:rPr>
        <w:t xml:space="preserve">    }</w:t>
      </w:r>
    </w:p>
    <w:p w:rsidR="0034219E" w:rsidRPr="003F0B0C" w:rsidRDefault="0034219E" w:rsidP="0034219E">
      <w:pPr>
        <w:rPr>
          <w:rFonts w:ascii="宋体" w:eastAsia="宋体" w:hAnsi="宋体"/>
        </w:rPr>
      </w:pPr>
      <w:r w:rsidRPr="003F0B0C">
        <w:rPr>
          <w:rFonts w:ascii="宋体" w:eastAsia="宋体" w:hAnsi="宋体"/>
        </w:rPr>
        <w:t xml:space="preserve">    return 0;</w:t>
      </w:r>
    </w:p>
    <w:p w:rsidR="0034219E" w:rsidRPr="003F0B0C" w:rsidRDefault="0034219E" w:rsidP="0034219E">
      <w:pPr>
        <w:rPr>
          <w:rFonts w:ascii="宋体" w:eastAsia="宋体" w:hAnsi="宋体"/>
        </w:rPr>
      </w:pPr>
      <w:r w:rsidRPr="003F0B0C">
        <w:rPr>
          <w:rFonts w:ascii="宋体" w:eastAsia="宋体" w:hAnsi="宋体"/>
        </w:rPr>
        <w:t>}</w:t>
      </w:r>
    </w:p>
    <w:p w:rsidR="00694EB8" w:rsidRPr="003F0B0C" w:rsidRDefault="00694EB8" w:rsidP="000E2C94">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1358</w:t>
      </w:r>
      <w:r w:rsidRPr="003F0B0C">
        <w:rPr>
          <w:rFonts w:ascii="宋体" w:eastAsia="宋体" w:hAnsi="宋体" w:hint="eastAsia"/>
          <w:b w:val="0"/>
        </w:rPr>
        <w:t>-</w:t>
      </w:r>
      <w:r w:rsidRPr="003F0B0C">
        <w:rPr>
          <w:rFonts w:ascii="宋体" w:eastAsia="宋体" w:hAnsi="宋体"/>
          <w:b w:val="0"/>
        </w:rPr>
        <w:t>Period</w:t>
      </w:r>
      <w:r w:rsidR="005721D7" w:rsidRPr="003F0B0C">
        <w:rPr>
          <w:rFonts w:ascii="宋体" w:eastAsia="宋体" w:hAnsi="宋体"/>
          <w:b w:val="0"/>
        </w:rPr>
        <w:fldChar w:fldCharType="begin"/>
      </w:r>
      <w:r w:rsidR="005721D7" w:rsidRPr="003F0B0C">
        <w:rPr>
          <w:rFonts w:ascii="宋体" w:eastAsia="宋体" w:hAnsi="宋体"/>
          <w:b w:val="0"/>
        </w:rPr>
        <w:instrText xml:space="preserve"> XE "</w:instrText>
      </w:r>
      <w:r w:rsidR="005721D7" w:rsidRPr="003F0B0C">
        <w:rPr>
          <w:rFonts w:ascii="宋体" w:eastAsia="宋体" w:hAnsi="宋体" w:hint="eastAsia"/>
          <w:b w:val="0"/>
        </w:rPr>
        <w:instrText>√-</w:instrText>
      </w:r>
      <w:r w:rsidR="005721D7" w:rsidRPr="003F0B0C">
        <w:rPr>
          <w:rFonts w:ascii="宋体" w:eastAsia="宋体" w:hAnsi="宋体"/>
          <w:b w:val="0"/>
        </w:rPr>
        <w:instrText>HDU</w:instrText>
      </w:r>
      <w:r w:rsidR="005721D7" w:rsidRPr="003F0B0C">
        <w:rPr>
          <w:rFonts w:ascii="宋体" w:eastAsia="宋体" w:hAnsi="宋体" w:hint="eastAsia"/>
          <w:b w:val="0"/>
        </w:rPr>
        <w:instrText>-</w:instrText>
      </w:r>
      <w:r w:rsidR="005721D7" w:rsidRPr="003F0B0C">
        <w:rPr>
          <w:rFonts w:ascii="宋体" w:eastAsia="宋体" w:hAnsi="宋体"/>
          <w:b w:val="0"/>
        </w:rPr>
        <w:instrText>1358</w:instrText>
      </w:r>
      <w:r w:rsidR="005721D7" w:rsidRPr="003F0B0C">
        <w:rPr>
          <w:rFonts w:ascii="宋体" w:eastAsia="宋体" w:hAnsi="宋体" w:hint="eastAsia"/>
          <w:b w:val="0"/>
        </w:rPr>
        <w:instrText>-</w:instrText>
      </w:r>
      <w:r w:rsidR="005721D7" w:rsidRPr="003F0B0C">
        <w:rPr>
          <w:rFonts w:ascii="宋体" w:eastAsia="宋体" w:hAnsi="宋体"/>
          <w:b w:val="0"/>
        </w:rPr>
        <w:instrText>Period:</w:instrText>
      </w:r>
      <w:r w:rsidR="005721D7" w:rsidRPr="003F0B0C">
        <w:rPr>
          <w:rFonts w:ascii="宋体" w:eastAsia="宋体" w:hAnsi="宋体" w:hint="eastAsia"/>
          <w:b w:val="0"/>
        </w:rPr>
        <w:instrText>1</w:instrText>
      </w:r>
      <w:r w:rsidR="005721D7" w:rsidRPr="003F0B0C">
        <w:rPr>
          <w:rFonts w:ascii="宋体" w:eastAsia="宋体" w:hAnsi="宋体"/>
          <w:b w:val="0"/>
        </w:rPr>
        <w:instrText xml:space="preserve">358" \y "HDU:1358" </w:instrText>
      </w:r>
      <w:r w:rsidR="005721D7" w:rsidRPr="003F0B0C">
        <w:rPr>
          <w:rFonts w:ascii="宋体" w:eastAsia="宋体" w:hAnsi="宋体"/>
          <w:b w:val="0"/>
        </w:rPr>
        <w:fldChar w:fldCharType="end"/>
      </w:r>
    </w:p>
    <w:p w:rsidR="00694EB8" w:rsidRPr="003F0B0C" w:rsidRDefault="00694EB8" w:rsidP="0034219E">
      <w:pPr>
        <w:rPr>
          <w:rFonts w:ascii="宋体" w:eastAsia="宋体" w:hAnsi="宋体"/>
        </w:rPr>
      </w:pPr>
      <w:r w:rsidRPr="003F0B0C">
        <w:rPr>
          <w:rFonts w:ascii="宋体" w:eastAsia="宋体" w:hAnsi="宋体" w:hint="eastAsia"/>
        </w:rPr>
        <w:t>【题意】给定字符串s（长度范围1</w:t>
      </w:r>
      <w:r w:rsidRPr="003F0B0C">
        <w:rPr>
          <w:rFonts w:ascii="宋体" w:eastAsia="宋体" w:hAnsi="宋体"/>
        </w:rPr>
        <w:t>e6</w:t>
      </w:r>
      <w:r w:rsidRPr="003F0B0C">
        <w:rPr>
          <w:rFonts w:ascii="宋体" w:eastAsia="宋体" w:hAnsi="宋体" w:hint="eastAsia"/>
        </w:rPr>
        <w:t>），求它所有前缀是否是循环串，如果是，输出循环节组数</w:t>
      </w:r>
    </w:p>
    <w:p w:rsidR="00694EB8" w:rsidRPr="003F0B0C" w:rsidRDefault="00694EB8" w:rsidP="0034219E">
      <w:pPr>
        <w:rPr>
          <w:rFonts w:ascii="宋体" w:eastAsia="宋体" w:hAnsi="宋体"/>
        </w:rPr>
      </w:pPr>
      <w:r w:rsidRPr="003F0B0C">
        <w:rPr>
          <w:rFonts w:ascii="宋体" w:eastAsia="宋体" w:hAnsi="宋体" w:hint="eastAsia"/>
        </w:rPr>
        <w:t>【题解】KMP循环节问题的经典结论题。在HDU3746的基础上对时间复杂度有了更高要求，在求一个串是否为循环串时，我们之前用了自己匹配自己后，前后多出来的部分是否相同来判断是否为循环串。</w:t>
      </w:r>
    </w:p>
    <w:p w:rsidR="00694EB8" w:rsidRPr="003F0B0C" w:rsidRDefault="00694EB8" w:rsidP="0034219E">
      <w:pPr>
        <w:rPr>
          <w:rFonts w:ascii="宋体" w:eastAsia="宋体" w:hAnsi="宋体"/>
        </w:rPr>
      </w:pPr>
      <w:r w:rsidRPr="003F0B0C">
        <w:rPr>
          <w:rFonts w:ascii="宋体" w:eastAsia="宋体" w:hAnsi="宋体" w:hint="eastAsia"/>
        </w:rPr>
        <w:t>aaaaassssssssssss</w:t>
      </w:r>
    </w:p>
    <w:p w:rsidR="00694EB8" w:rsidRPr="003F0B0C" w:rsidRDefault="00694EB8" w:rsidP="0034219E">
      <w:pPr>
        <w:rPr>
          <w:rFonts w:ascii="宋体" w:eastAsia="宋体" w:hAnsi="宋体"/>
        </w:rPr>
      </w:pPr>
      <w:r w:rsidRPr="003F0B0C">
        <w:rPr>
          <w:rFonts w:ascii="宋体" w:eastAsia="宋体" w:hAnsi="宋体"/>
        </w:rPr>
        <w:t xml:space="preserve">     ssssssssssssbbbbb</w:t>
      </w:r>
    </w:p>
    <w:p w:rsidR="00694EB8" w:rsidRPr="003F0B0C" w:rsidRDefault="00694EB8" w:rsidP="0034219E">
      <w:pPr>
        <w:rPr>
          <w:rFonts w:ascii="宋体" w:eastAsia="宋体" w:hAnsi="宋体"/>
        </w:rPr>
      </w:pPr>
      <w:r w:rsidRPr="003F0B0C">
        <w:rPr>
          <w:rFonts w:ascii="宋体" w:eastAsia="宋体" w:hAnsi="宋体" w:hint="eastAsia"/>
        </w:rPr>
        <w:t>这里实际上并不需要判断，只要看循环节长度（假定的）是否整除串的长度，如果是的话，那么前后的a串和b串一定会相同，否则就一定不相同。而且也不用再拿一个自己来匹配了，直接使用next数组即可，因为这个自己和自己匹配的过程本身就是在求next数组，对于0,</w:t>
      </w:r>
      <w:r w:rsidRPr="003F0B0C">
        <w:rPr>
          <w:rFonts w:ascii="宋体" w:eastAsia="宋体" w:hAnsi="宋体"/>
        </w:rPr>
        <w:t>…,i-1</w:t>
      </w:r>
      <w:r w:rsidRPr="003F0B0C">
        <w:rPr>
          <w:rFonts w:ascii="宋体" w:eastAsia="宋体" w:hAnsi="宋体" w:hint="eastAsia"/>
        </w:rPr>
        <w:t>，到第i-1个字符时，总共有i个字符，考虑next[i-1]的含义就是如果下一个字符不匹配的话，就要跳到next[i-1]，也就是说，next[i-1]是前i个字符的最大前后缀相同长度，也就是我们上图中s串的大小，那么循环节长度就是i-next[i-1]，不过要排除一个next[i-1]等于0的情况，其实广义上说这种情况也是满足循环节的，只不过循环次数是1，而题目中一般要求循环次数要大于1，所以要特判一下下</w:t>
      </w:r>
      <w:r w:rsidR="005721D7" w:rsidRPr="003F0B0C">
        <w:rPr>
          <w:rFonts w:ascii="宋体" w:eastAsia="宋体" w:hAnsi="宋体" w:hint="eastAsia"/>
        </w:rPr>
        <w:t>。</w:t>
      </w:r>
    </w:p>
    <w:p w:rsidR="00694EB8" w:rsidRPr="003F0B0C" w:rsidRDefault="00694EB8" w:rsidP="0034219E">
      <w:pPr>
        <w:rPr>
          <w:rFonts w:ascii="宋体" w:eastAsia="宋体" w:hAnsi="宋体"/>
        </w:rPr>
      </w:pPr>
      <w:r w:rsidRPr="003F0B0C">
        <w:rPr>
          <w:rFonts w:ascii="宋体" w:eastAsia="宋体" w:hAnsi="宋体" w:hint="eastAsia"/>
        </w:rPr>
        <w:t>【代码】</w:t>
      </w:r>
    </w:p>
    <w:p w:rsidR="00694EB8" w:rsidRPr="003F0B0C" w:rsidRDefault="00694EB8" w:rsidP="00694EB8">
      <w:pPr>
        <w:rPr>
          <w:rFonts w:ascii="宋体" w:eastAsia="宋体" w:hAnsi="宋体"/>
        </w:rPr>
      </w:pPr>
      <w:r w:rsidRPr="003F0B0C">
        <w:rPr>
          <w:rFonts w:ascii="宋体" w:eastAsia="宋体" w:hAnsi="宋体"/>
        </w:rPr>
        <w:t>#include &lt;bits/stdc++.h&gt;</w:t>
      </w:r>
    </w:p>
    <w:p w:rsidR="00694EB8" w:rsidRPr="003F0B0C" w:rsidRDefault="00694EB8" w:rsidP="00694EB8">
      <w:pPr>
        <w:rPr>
          <w:rFonts w:ascii="宋体" w:eastAsia="宋体" w:hAnsi="宋体"/>
        </w:rPr>
      </w:pPr>
      <w:r w:rsidRPr="003F0B0C">
        <w:rPr>
          <w:rFonts w:ascii="宋体" w:eastAsia="宋体" w:hAnsi="宋体"/>
        </w:rPr>
        <w:t>#define MAXLEN 1000010</w:t>
      </w:r>
    </w:p>
    <w:p w:rsidR="00694EB8" w:rsidRPr="003F0B0C" w:rsidRDefault="00694EB8" w:rsidP="00694EB8">
      <w:pPr>
        <w:rPr>
          <w:rFonts w:ascii="宋体" w:eastAsia="宋体" w:hAnsi="宋体"/>
        </w:rPr>
      </w:pPr>
    </w:p>
    <w:p w:rsidR="00694EB8" w:rsidRPr="003F0B0C" w:rsidRDefault="00694EB8" w:rsidP="00694EB8">
      <w:pPr>
        <w:rPr>
          <w:rFonts w:ascii="宋体" w:eastAsia="宋体" w:hAnsi="宋体"/>
        </w:rPr>
      </w:pPr>
      <w:r w:rsidRPr="003F0B0C">
        <w:rPr>
          <w:rFonts w:ascii="宋体" w:eastAsia="宋体" w:hAnsi="宋体"/>
        </w:rPr>
        <w:t>using namespace std;</w:t>
      </w:r>
    </w:p>
    <w:p w:rsidR="00694EB8" w:rsidRPr="003F0B0C" w:rsidRDefault="00694EB8" w:rsidP="00694EB8">
      <w:pPr>
        <w:rPr>
          <w:rFonts w:ascii="宋体" w:eastAsia="宋体" w:hAnsi="宋体"/>
        </w:rPr>
      </w:pPr>
    </w:p>
    <w:p w:rsidR="00694EB8" w:rsidRPr="003F0B0C" w:rsidRDefault="00694EB8" w:rsidP="00694EB8">
      <w:pPr>
        <w:rPr>
          <w:rFonts w:ascii="宋体" w:eastAsia="宋体" w:hAnsi="宋体"/>
        </w:rPr>
      </w:pPr>
      <w:r w:rsidRPr="003F0B0C">
        <w:rPr>
          <w:rFonts w:ascii="宋体" w:eastAsia="宋体" w:hAnsi="宋体"/>
        </w:rPr>
        <w:t>void cal_next(char s[],int len,int next[]){</w:t>
      </w:r>
    </w:p>
    <w:p w:rsidR="00694EB8" w:rsidRPr="003F0B0C" w:rsidRDefault="00694EB8" w:rsidP="00694EB8">
      <w:pPr>
        <w:rPr>
          <w:rFonts w:ascii="宋体" w:eastAsia="宋体" w:hAnsi="宋体"/>
        </w:rPr>
      </w:pPr>
      <w:r w:rsidRPr="003F0B0C">
        <w:rPr>
          <w:rFonts w:ascii="宋体" w:eastAsia="宋体" w:hAnsi="宋体"/>
        </w:rPr>
        <w:t xml:space="preserve">    next[0]=0;</w:t>
      </w:r>
    </w:p>
    <w:p w:rsidR="00694EB8" w:rsidRPr="003F0B0C" w:rsidRDefault="00694EB8" w:rsidP="00694EB8">
      <w:pPr>
        <w:rPr>
          <w:rFonts w:ascii="宋体" w:eastAsia="宋体" w:hAnsi="宋体"/>
        </w:rPr>
      </w:pPr>
      <w:r w:rsidRPr="003F0B0C">
        <w:rPr>
          <w:rFonts w:ascii="宋体" w:eastAsia="宋体" w:hAnsi="宋体"/>
        </w:rPr>
        <w:t xml:space="preserve">    int i=1,j=0;</w:t>
      </w:r>
    </w:p>
    <w:p w:rsidR="00694EB8" w:rsidRPr="003F0B0C" w:rsidRDefault="00694EB8" w:rsidP="00694EB8">
      <w:pPr>
        <w:rPr>
          <w:rFonts w:ascii="宋体" w:eastAsia="宋体" w:hAnsi="宋体"/>
        </w:rPr>
      </w:pPr>
      <w:r w:rsidRPr="003F0B0C">
        <w:rPr>
          <w:rFonts w:ascii="宋体" w:eastAsia="宋体" w:hAnsi="宋体"/>
        </w:rPr>
        <w:t xml:space="preserve">    while(i&lt;len){</w:t>
      </w:r>
    </w:p>
    <w:p w:rsidR="00694EB8" w:rsidRPr="003F0B0C" w:rsidRDefault="00694EB8" w:rsidP="00694EB8">
      <w:pPr>
        <w:rPr>
          <w:rFonts w:ascii="宋体" w:eastAsia="宋体" w:hAnsi="宋体"/>
        </w:rPr>
      </w:pPr>
      <w:r w:rsidRPr="003F0B0C">
        <w:rPr>
          <w:rFonts w:ascii="宋体" w:eastAsia="宋体" w:hAnsi="宋体"/>
        </w:rPr>
        <w:t xml:space="preserve">        if(s[i]==s[j]){</w:t>
      </w:r>
    </w:p>
    <w:p w:rsidR="00694EB8" w:rsidRPr="003F0B0C" w:rsidRDefault="00694EB8" w:rsidP="00694EB8">
      <w:pPr>
        <w:rPr>
          <w:rFonts w:ascii="宋体" w:eastAsia="宋体" w:hAnsi="宋体"/>
        </w:rPr>
      </w:pPr>
      <w:r w:rsidRPr="003F0B0C">
        <w:rPr>
          <w:rFonts w:ascii="宋体" w:eastAsia="宋体" w:hAnsi="宋体"/>
        </w:rPr>
        <w:t xml:space="preserve">            next[i++]=(j++)+1;</w:t>
      </w:r>
    </w:p>
    <w:p w:rsidR="00694EB8" w:rsidRPr="003F0B0C" w:rsidRDefault="00694EB8" w:rsidP="00694EB8">
      <w:pPr>
        <w:rPr>
          <w:rFonts w:ascii="宋体" w:eastAsia="宋体" w:hAnsi="宋体"/>
        </w:rPr>
      </w:pPr>
      <w:r w:rsidRPr="003F0B0C">
        <w:rPr>
          <w:rFonts w:ascii="宋体" w:eastAsia="宋体" w:hAnsi="宋体"/>
        </w:rPr>
        <w:t xml:space="preserve">            continue;</w:t>
      </w:r>
    </w:p>
    <w:p w:rsidR="00694EB8" w:rsidRPr="003F0B0C" w:rsidRDefault="00694EB8" w:rsidP="00694EB8">
      <w:pPr>
        <w:rPr>
          <w:rFonts w:ascii="宋体" w:eastAsia="宋体" w:hAnsi="宋体"/>
        </w:rPr>
      </w:pPr>
      <w:r w:rsidRPr="003F0B0C">
        <w:rPr>
          <w:rFonts w:ascii="宋体" w:eastAsia="宋体" w:hAnsi="宋体"/>
        </w:rPr>
        <w:t xml:space="preserve">        }</w:t>
      </w:r>
    </w:p>
    <w:p w:rsidR="00694EB8" w:rsidRPr="003F0B0C" w:rsidRDefault="00694EB8" w:rsidP="00694EB8">
      <w:pPr>
        <w:rPr>
          <w:rFonts w:ascii="宋体" w:eastAsia="宋体" w:hAnsi="宋体"/>
        </w:rPr>
      </w:pPr>
      <w:r w:rsidRPr="003F0B0C">
        <w:rPr>
          <w:rFonts w:ascii="宋体" w:eastAsia="宋体" w:hAnsi="宋体"/>
        </w:rPr>
        <w:t xml:space="preserve">        while(s[i]!=s[j]){</w:t>
      </w:r>
    </w:p>
    <w:p w:rsidR="00694EB8" w:rsidRPr="003F0B0C" w:rsidRDefault="00694EB8" w:rsidP="00694EB8">
      <w:pPr>
        <w:rPr>
          <w:rFonts w:ascii="宋体" w:eastAsia="宋体" w:hAnsi="宋体"/>
        </w:rPr>
      </w:pPr>
      <w:r w:rsidRPr="003F0B0C">
        <w:rPr>
          <w:rFonts w:ascii="宋体" w:eastAsia="宋体" w:hAnsi="宋体"/>
        </w:rPr>
        <w:t xml:space="preserve">            if(j==0){</w:t>
      </w:r>
    </w:p>
    <w:p w:rsidR="00694EB8" w:rsidRPr="003F0B0C" w:rsidRDefault="00694EB8" w:rsidP="00694EB8">
      <w:pPr>
        <w:rPr>
          <w:rFonts w:ascii="宋体" w:eastAsia="宋体" w:hAnsi="宋体"/>
        </w:rPr>
      </w:pPr>
      <w:r w:rsidRPr="003F0B0C">
        <w:rPr>
          <w:rFonts w:ascii="宋体" w:eastAsia="宋体" w:hAnsi="宋体"/>
        </w:rPr>
        <w:t xml:space="preserve">                next[i++]=0;</w:t>
      </w:r>
    </w:p>
    <w:p w:rsidR="00694EB8" w:rsidRPr="003F0B0C" w:rsidRDefault="00694EB8" w:rsidP="00694EB8">
      <w:pPr>
        <w:rPr>
          <w:rFonts w:ascii="宋体" w:eastAsia="宋体" w:hAnsi="宋体"/>
        </w:rPr>
      </w:pPr>
      <w:r w:rsidRPr="003F0B0C">
        <w:rPr>
          <w:rFonts w:ascii="宋体" w:eastAsia="宋体" w:hAnsi="宋体"/>
        </w:rPr>
        <w:t xml:space="preserve">                break;</w:t>
      </w:r>
    </w:p>
    <w:p w:rsidR="00694EB8" w:rsidRPr="003F0B0C" w:rsidRDefault="00694EB8" w:rsidP="00694EB8">
      <w:pPr>
        <w:rPr>
          <w:rFonts w:ascii="宋体" w:eastAsia="宋体" w:hAnsi="宋体"/>
        </w:rPr>
      </w:pPr>
      <w:r w:rsidRPr="003F0B0C">
        <w:rPr>
          <w:rFonts w:ascii="宋体" w:eastAsia="宋体" w:hAnsi="宋体"/>
        </w:rPr>
        <w:t xml:space="preserve">            }</w:t>
      </w:r>
    </w:p>
    <w:p w:rsidR="00694EB8" w:rsidRPr="003F0B0C" w:rsidRDefault="00694EB8" w:rsidP="00694EB8">
      <w:pPr>
        <w:rPr>
          <w:rFonts w:ascii="宋体" w:eastAsia="宋体" w:hAnsi="宋体"/>
        </w:rPr>
      </w:pPr>
      <w:r w:rsidRPr="003F0B0C">
        <w:rPr>
          <w:rFonts w:ascii="宋体" w:eastAsia="宋体" w:hAnsi="宋体"/>
        </w:rPr>
        <w:t xml:space="preserve">            j=next[j-1];</w:t>
      </w:r>
    </w:p>
    <w:p w:rsidR="00694EB8" w:rsidRPr="003F0B0C" w:rsidRDefault="00694EB8" w:rsidP="00694EB8">
      <w:pPr>
        <w:rPr>
          <w:rFonts w:ascii="宋体" w:eastAsia="宋体" w:hAnsi="宋体"/>
        </w:rPr>
      </w:pPr>
      <w:r w:rsidRPr="003F0B0C">
        <w:rPr>
          <w:rFonts w:ascii="宋体" w:eastAsia="宋体" w:hAnsi="宋体"/>
        </w:rPr>
        <w:t xml:space="preserve">        }</w:t>
      </w:r>
    </w:p>
    <w:p w:rsidR="00694EB8" w:rsidRPr="003F0B0C" w:rsidRDefault="00694EB8" w:rsidP="00694EB8">
      <w:pPr>
        <w:rPr>
          <w:rFonts w:ascii="宋体" w:eastAsia="宋体" w:hAnsi="宋体"/>
        </w:rPr>
      </w:pPr>
      <w:r w:rsidRPr="003F0B0C">
        <w:rPr>
          <w:rFonts w:ascii="宋体" w:eastAsia="宋体" w:hAnsi="宋体"/>
        </w:rPr>
        <w:lastRenderedPageBreak/>
        <w:t xml:space="preserve">    }</w:t>
      </w:r>
    </w:p>
    <w:p w:rsidR="00694EB8" w:rsidRPr="003F0B0C" w:rsidRDefault="00694EB8" w:rsidP="00694EB8">
      <w:pPr>
        <w:rPr>
          <w:rFonts w:ascii="宋体" w:eastAsia="宋体" w:hAnsi="宋体"/>
        </w:rPr>
      </w:pPr>
      <w:r w:rsidRPr="003F0B0C">
        <w:rPr>
          <w:rFonts w:ascii="宋体" w:eastAsia="宋体" w:hAnsi="宋体"/>
        </w:rPr>
        <w:t xml:space="preserve">    return;</w:t>
      </w:r>
    </w:p>
    <w:p w:rsidR="00694EB8" w:rsidRPr="003F0B0C" w:rsidRDefault="00694EB8" w:rsidP="00694EB8">
      <w:pPr>
        <w:rPr>
          <w:rFonts w:ascii="宋体" w:eastAsia="宋体" w:hAnsi="宋体"/>
        </w:rPr>
      </w:pPr>
      <w:r w:rsidRPr="003F0B0C">
        <w:rPr>
          <w:rFonts w:ascii="宋体" w:eastAsia="宋体" w:hAnsi="宋体"/>
        </w:rPr>
        <w:t>}</w:t>
      </w:r>
    </w:p>
    <w:p w:rsidR="00694EB8" w:rsidRPr="003F0B0C" w:rsidRDefault="00694EB8" w:rsidP="00694EB8">
      <w:pPr>
        <w:rPr>
          <w:rFonts w:ascii="宋体" w:eastAsia="宋体" w:hAnsi="宋体"/>
        </w:rPr>
      </w:pPr>
      <w:r w:rsidRPr="003F0B0C">
        <w:rPr>
          <w:rFonts w:ascii="宋体" w:eastAsia="宋体" w:hAnsi="宋体"/>
        </w:rPr>
        <w:t>void kmp(char s[],int len){</w:t>
      </w:r>
    </w:p>
    <w:p w:rsidR="00694EB8" w:rsidRPr="003F0B0C" w:rsidRDefault="00694EB8" w:rsidP="00694EB8">
      <w:pPr>
        <w:rPr>
          <w:rFonts w:ascii="宋体" w:eastAsia="宋体" w:hAnsi="宋体"/>
        </w:rPr>
      </w:pPr>
      <w:r w:rsidRPr="003F0B0C">
        <w:rPr>
          <w:rFonts w:ascii="宋体" w:eastAsia="宋体" w:hAnsi="宋体"/>
        </w:rPr>
        <w:t xml:space="preserve">    int next[MAXLEN];</w:t>
      </w:r>
    </w:p>
    <w:p w:rsidR="00694EB8" w:rsidRPr="003F0B0C" w:rsidRDefault="00694EB8" w:rsidP="00694EB8">
      <w:pPr>
        <w:rPr>
          <w:rFonts w:ascii="宋体" w:eastAsia="宋体" w:hAnsi="宋体"/>
        </w:rPr>
      </w:pPr>
      <w:r w:rsidRPr="003F0B0C">
        <w:rPr>
          <w:rFonts w:ascii="宋体" w:eastAsia="宋体" w:hAnsi="宋体"/>
        </w:rPr>
        <w:t xml:space="preserve">    cal_next(s,len,next);</w:t>
      </w:r>
    </w:p>
    <w:p w:rsidR="00694EB8" w:rsidRPr="003F0B0C" w:rsidRDefault="00694EB8" w:rsidP="00694EB8">
      <w:pPr>
        <w:rPr>
          <w:rFonts w:ascii="宋体" w:eastAsia="宋体" w:hAnsi="宋体"/>
        </w:rPr>
      </w:pPr>
      <w:r w:rsidRPr="003F0B0C">
        <w:rPr>
          <w:rFonts w:ascii="宋体" w:eastAsia="宋体" w:hAnsi="宋体"/>
        </w:rPr>
        <w:t xml:space="preserve">    for (int i=1;i&lt;len;i++){</w:t>
      </w:r>
    </w:p>
    <w:p w:rsidR="00694EB8" w:rsidRPr="003F0B0C" w:rsidRDefault="00694EB8" w:rsidP="00694EB8">
      <w:pPr>
        <w:rPr>
          <w:rFonts w:ascii="宋体" w:eastAsia="宋体" w:hAnsi="宋体"/>
        </w:rPr>
      </w:pPr>
      <w:r w:rsidRPr="003F0B0C">
        <w:rPr>
          <w:rFonts w:ascii="宋体" w:eastAsia="宋体" w:hAnsi="宋体"/>
        </w:rPr>
        <w:t xml:space="preserve">        if((i+1)%(i-next[i]+1)==0&amp;&amp;next[i]!=0){</w:t>
      </w:r>
    </w:p>
    <w:p w:rsidR="00694EB8" w:rsidRPr="003F0B0C" w:rsidRDefault="00694EB8" w:rsidP="00694EB8">
      <w:pPr>
        <w:rPr>
          <w:rFonts w:ascii="宋体" w:eastAsia="宋体" w:hAnsi="宋体"/>
        </w:rPr>
      </w:pPr>
      <w:r w:rsidRPr="003F0B0C">
        <w:rPr>
          <w:rFonts w:ascii="宋体" w:eastAsia="宋体" w:hAnsi="宋体"/>
        </w:rPr>
        <w:t xml:space="preserve">            printf("%d %d\n",i+1,(i+1)/(i-next[i-1]));</w:t>
      </w:r>
    </w:p>
    <w:p w:rsidR="00694EB8" w:rsidRPr="003F0B0C" w:rsidRDefault="00694EB8" w:rsidP="00694EB8">
      <w:pPr>
        <w:rPr>
          <w:rFonts w:ascii="宋体" w:eastAsia="宋体" w:hAnsi="宋体"/>
        </w:rPr>
      </w:pPr>
      <w:r w:rsidRPr="003F0B0C">
        <w:rPr>
          <w:rFonts w:ascii="宋体" w:eastAsia="宋体" w:hAnsi="宋体"/>
        </w:rPr>
        <w:t xml:space="preserve">        }</w:t>
      </w:r>
    </w:p>
    <w:p w:rsidR="00694EB8" w:rsidRPr="003F0B0C" w:rsidRDefault="00694EB8" w:rsidP="00694EB8">
      <w:pPr>
        <w:rPr>
          <w:rFonts w:ascii="宋体" w:eastAsia="宋体" w:hAnsi="宋体"/>
        </w:rPr>
      </w:pPr>
      <w:r w:rsidRPr="003F0B0C">
        <w:rPr>
          <w:rFonts w:ascii="宋体" w:eastAsia="宋体" w:hAnsi="宋体"/>
        </w:rPr>
        <w:t xml:space="preserve">    }</w:t>
      </w:r>
    </w:p>
    <w:p w:rsidR="00694EB8" w:rsidRPr="003F0B0C" w:rsidRDefault="00694EB8" w:rsidP="00694EB8">
      <w:pPr>
        <w:rPr>
          <w:rFonts w:ascii="宋体" w:eastAsia="宋体" w:hAnsi="宋体"/>
        </w:rPr>
      </w:pPr>
      <w:r w:rsidRPr="003F0B0C">
        <w:rPr>
          <w:rFonts w:ascii="宋体" w:eastAsia="宋体" w:hAnsi="宋体"/>
        </w:rPr>
        <w:t xml:space="preserve">    return;</w:t>
      </w:r>
    </w:p>
    <w:p w:rsidR="00694EB8" w:rsidRPr="003F0B0C" w:rsidRDefault="00694EB8" w:rsidP="00694EB8">
      <w:pPr>
        <w:rPr>
          <w:rFonts w:ascii="宋体" w:eastAsia="宋体" w:hAnsi="宋体"/>
        </w:rPr>
      </w:pPr>
      <w:r w:rsidRPr="003F0B0C">
        <w:rPr>
          <w:rFonts w:ascii="宋体" w:eastAsia="宋体" w:hAnsi="宋体"/>
        </w:rPr>
        <w:t>}</w:t>
      </w:r>
    </w:p>
    <w:p w:rsidR="00694EB8" w:rsidRPr="003F0B0C" w:rsidRDefault="00694EB8" w:rsidP="00694EB8">
      <w:pPr>
        <w:rPr>
          <w:rFonts w:ascii="宋体" w:eastAsia="宋体" w:hAnsi="宋体"/>
        </w:rPr>
      </w:pPr>
    </w:p>
    <w:p w:rsidR="00694EB8" w:rsidRPr="003F0B0C" w:rsidRDefault="00694EB8" w:rsidP="00694EB8">
      <w:pPr>
        <w:rPr>
          <w:rFonts w:ascii="宋体" w:eastAsia="宋体" w:hAnsi="宋体"/>
        </w:rPr>
      </w:pPr>
      <w:r w:rsidRPr="003F0B0C">
        <w:rPr>
          <w:rFonts w:ascii="宋体" w:eastAsia="宋体" w:hAnsi="宋体"/>
        </w:rPr>
        <w:t>int main()</w:t>
      </w:r>
    </w:p>
    <w:p w:rsidR="00694EB8" w:rsidRPr="003F0B0C" w:rsidRDefault="00694EB8" w:rsidP="00694EB8">
      <w:pPr>
        <w:rPr>
          <w:rFonts w:ascii="宋体" w:eastAsia="宋体" w:hAnsi="宋体"/>
        </w:rPr>
      </w:pPr>
      <w:r w:rsidRPr="003F0B0C">
        <w:rPr>
          <w:rFonts w:ascii="宋体" w:eastAsia="宋体" w:hAnsi="宋体"/>
        </w:rPr>
        <w:t>{</w:t>
      </w:r>
    </w:p>
    <w:p w:rsidR="00694EB8" w:rsidRPr="003F0B0C" w:rsidRDefault="00694EB8" w:rsidP="00694EB8">
      <w:pPr>
        <w:rPr>
          <w:rFonts w:ascii="宋体" w:eastAsia="宋体" w:hAnsi="宋体"/>
        </w:rPr>
      </w:pPr>
      <w:r w:rsidRPr="003F0B0C">
        <w:rPr>
          <w:rFonts w:ascii="宋体" w:eastAsia="宋体" w:hAnsi="宋体"/>
        </w:rPr>
        <w:t xml:space="preserve">    int len,casenum=1;</w:t>
      </w:r>
    </w:p>
    <w:p w:rsidR="00694EB8" w:rsidRPr="003F0B0C" w:rsidRDefault="00694EB8" w:rsidP="00694EB8">
      <w:pPr>
        <w:rPr>
          <w:rFonts w:ascii="宋体" w:eastAsia="宋体" w:hAnsi="宋体"/>
        </w:rPr>
      </w:pPr>
      <w:r w:rsidRPr="003F0B0C">
        <w:rPr>
          <w:rFonts w:ascii="宋体" w:eastAsia="宋体" w:hAnsi="宋体"/>
        </w:rPr>
        <w:t xml:space="preserve">    char s[MAXLEN];</w:t>
      </w:r>
    </w:p>
    <w:p w:rsidR="00694EB8" w:rsidRPr="003F0B0C" w:rsidRDefault="00694EB8" w:rsidP="00694EB8">
      <w:pPr>
        <w:rPr>
          <w:rFonts w:ascii="宋体" w:eastAsia="宋体" w:hAnsi="宋体"/>
        </w:rPr>
      </w:pPr>
      <w:r w:rsidRPr="003F0B0C">
        <w:rPr>
          <w:rFonts w:ascii="宋体" w:eastAsia="宋体" w:hAnsi="宋体"/>
        </w:rPr>
        <w:t xml:space="preserve">    while(~scanf("%d",&amp;len)&amp;&amp;len){</w:t>
      </w:r>
    </w:p>
    <w:p w:rsidR="00694EB8" w:rsidRPr="003F0B0C" w:rsidRDefault="00694EB8" w:rsidP="00694EB8">
      <w:pPr>
        <w:rPr>
          <w:rFonts w:ascii="宋体" w:eastAsia="宋体" w:hAnsi="宋体"/>
        </w:rPr>
      </w:pPr>
      <w:r w:rsidRPr="003F0B0C">
        <w:rPr>
          <w:rFonts w:ascii="宋体" w:eastAsia="宋体" w:hAnsi="宋体"/>
        </w:rPr>
        <w:t xml:space="preserve">        scanf("%s",s);</w:t>
      </w:r>
    </w:p>
    <w:p w:rsidR="00694EB8" w:rsidRPr="003F0B0C" w:rsidRDefault="00694EB8" w:rsidP="00694EB8">
      <w:pPr>
        <w:rPr>
          <w:rFonts w:ascii="宋体" w:eastAsia="宋体" w:hAnsi="宋体"/>
        </w:rPr>
      </w:pPr>
      <w:r w:rsidRPr="003F0B0C">
        <w:rPr>
          <w:rFonts w:ascii="宋体" w:eastAsia="宋体" w:hAnsi="宋体"/>
        </w:rPr>
        <w:t xml:space="preserve">        printf("Test case #%d\n",casenum++);</w:t>
      </w:r>
    </w:p>
    <w:p w:rsidR="00694EB8" w:rsidRPr="003F0B0C" w:rsidRDefault="00694EB8" w:rsidP="00694EB8">
      <w:pPr>
        <w:rPr>
          <w:rFonts w:ascii="宋体" w:eastAsia="宋体" w:hAnsi="宋体"/>
        </w:rPr>
      </w:pPr>
      <w:r w:rsidRPr="003F0B0C">
        <w:rPr>
          <w:rFonts w:ascii="宋体" w:eastAsia="宋体" w:hAnsi="宋体"/>
        </w:rPr>
        <w:t xml:space="preserve">        kmp(s,len);</w:t>
      </w:r>
    </w:p>
    <w:p w:rsidR="00694EB8" w:rsidRPr="003F0B0C" w:rsidRDefault="00694EB8" w:rsidP="00694EB8">
      <w:pPr>
        <w:rPr>
          <w:rFonts w:ascii="宋体" w:eastAsia="宋体" w:hAnsi="宋体"/>
        </w:rPr>
      </w:pPr>
      <w:r w:rsidRPr="003F0B0C">
        <w:rPr>
          <w:rFonts w:ascii="宋体" w:eastAsia="宋体" w:hAnsi="宋体"/>
        </w:rPr>
        <w:t xml:space="preserve">        printf("\n");</w:t>
      </w:r>
    </w:p>
    <w:p w:rsidR="00694EB8" w:rsidRPr="003F0B0C" w:rsidRDefault="00694EB8" w:rsidP="00694EB8">
      <w:pPr>
        <w:rPr>
          <w:rFonts w:ascii="宋体" w:eastAsia="宋体" w:hAnsi="宋体"/>
        </w:rPr>
      </w:pPr>
      <w:r w:rsidRPr="003F0B0C">
        <w:rPr>
          <w:rFonts w:ascii="宋体" w:eastAsia="宋体" w:hAnsi="宋体"/>
        </w:rPr>
        <w:t xml:space="preserve">    }</w:t>
      </w:r>
    </w:p>
    <w:p w:rsidR="00694EB8" w:rsidRPr="003F0B0C" w:rsidRDefault="00694EB8" w:rsidP="00694EB8">
      <w:pPr>
        <w:rPr>
          <w:rFonts w:ascii="宋体" w:eastAsia="宋体" w:hAnsi="宋体"/>
        </w:rPr>
      </w:pPr>
      <w:r w:rsidRPr="003F0B0C">
        <w:rPr>
          <w:rFonts w:ascii="宋体" w:eastAsia="宋体" w:hAnsi="宋体"/>
        </w:rPr>
        <w:t xml:space="preserve">    return 0;</w:t>
      </w:r>
    </w:p>
    <w:p w:rsidR="00694EB8" w:rsidRPr="003F0B0C" w:rsidRDefault="00694EB8" w:rsidP="00694EB8">
      <w:pPr>
        <w:rPr>
          <w:rFonts w:ascii="宋体" w:eastAsia="宋体" w:hAnsi="宋体"/>
        </w:rPr>
      </w:pPr>
      <w:r w:rsidRPr="003F0B0C">
        <w:rPr>
          <w:rFonts w:ascii="宋体" w:eastAsia="宋体" w:hAnsi="宋体"/>
        </w:rPr>
        <w:t>}</w:t>
      </w:r>
    </w:p>
    <w:p w:rsidR="00875AA9" w:rsidRPr="003F0B0C" w:rsidRDefault="00875AA9" w:rsidP="000E2C94">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POJ</w:t>
      </w:r>
      <w:r w:rsidRPr="003F0B0C">
        <w:rPr>
          <w:rFonts w:ascii="宋体" w:eastAsia="宋体" w:hAnsi="宋体" w:hint="eastAsia"/>
          <w:b w:val="0"/>
        </w:rPr>
        <w:t>-</w:t>
      </w:r>
      <w:r w:rsidRPr="003F0B0C">
        <w:rPr>
          <w:rFonts w:ascii="宋体" w:eastAsia="宋体" w:hAnsi="宋体"/>
          <w:b w:val="0"/>
        </w:rPr>
        <w:t>2406</w:t>
      </w:r>
      <w:r w:rsidRPr="003F0B0C">
        <w:rPr>
          <w:rFonts w:ascii="宋体" w:eastAsia="宋体" w:hAnsi="宋体" w:hint="eastAsia"/>
          <w:b w:val="0"/>
        </w:rPr>
        <w:t>-</w:t>
      </w:r>
      <w:r w:rsidRPr="003F0B0C">
        <w:rPr>
          <w:rFonts w:ascii="宋体" w:eastAsia="宋体" w:hAnsi="宋体"/>
          <w:b w:val="0"/>
        </w:rPr>
        <w:t>Power Strings</w:t>
      </w:r>
      <w:r w:rsidR="00054EFB" w:rsidRPr="003F0B0C">
        <w:rPr>
          <w:rFonts w:ascii="宋体" w:eastAsia="宋体" w:hAnsi="宋体"/>
          <w:b w:val="0"/>
        </w:rPr>
        <w:fldChar w:fldCharType="begin"/>
      </w:r>
      <w:r w:rsidR="00054EFB" w:rsidRPr="003F0B0C">
        <w:rPr>
          <w:rFonts w:ascii="宋体" w:eastAsia="宋体" w:hAnsi="宋体"/>
        </w:rPr>
        <w:instrText xml:space="preserve"> XE "</w:instrText>
      </w:r>
      <w:r w:rsidR="00054EFB" w:rsidRPr="003F0B0C">
        <w:rPr>
          <w:rFonts w:ascii="宋体" w:eastAsia="宋体" w:hAnsi="宋体" w:hint="eastAsia"/>
          <w:b w:val="0"/>
        </w:rPr>
        <w:instrText>√-</w:instrText>
      </w:r>
      <w:r w:rsidR="00054EFB" w:rsidRPr="003F0B0C">
        <w:rPr>
          <w:rFonts w:ascii="宋体" w:eastAsia="宋体" w:hAnsi="宋体"/>
          <w:b w:val="0"/>
        </w:rPr>
        <w:instrText>POJ</w:instrText>
      </w:r>
      <w:r w:rsidR="00054EFB" w:rsidRPr="003F0B0C">
        <w:rPr>
          <w:rFonts w:ascii="宋体" w:eastAsia="宋体" w:hAnsi="宋体" w:hint="eastAsia"/>
          <w:b w:val="0"/>
        </w:rPr>
        <w:instrText>-</w:instrText>
      </w:r>
      <w:r w:rsidR="00054EFB" w:rsidRPr="003F0B0C">
        <w:rPr>
          <w:rFonts w:ascii="宋体" w:eastAsia="宋体" w:hAnsi="宋体"/>
          <w:b w:val="0"/>
        </w:rPr>
        <w:instrText>2406</w:instrText>
      </w:r>
      <w:r w:rsidR="00054EFB" w:rsidRPr="003F0B0C">
        <w:rPr>
          <w:rFonts w:ascii="宋体" w:eastAsia="宋体" w:hAnsi="宋体" w:hint="eastAsia"/>
          <w:b w:val="0"/>
        </w:rPr>
        <w:instrText>-</w:instrText>
      </w:r>
      <w:r w:rsidR="00054EFB" w:rsidRPr="003F0B0C">
        <w:rPr>
          <w:rFonts w:ascii="宋体" w:eastAsia="宋体" w:hAnsi="宋体"/>
          <w:b w:val="0"/>
        </w:rPr>
        <w:instrText>Power Strings:</w:instrText>
      </w:r>
      <w:r w:rsidR="00054EFB" w:rsidRPr="003F0B0C">
        <w:rPr>
          <w:rFonts w:ascii="宋体" w:eastAsia="宋体" w:hAnsi="宋体"/>
        </w:rPr>
        <w:instrText xml:space="preserve">2406" \y "POJ:2406" </w:instrText>
      </w:r>
      <w:r w:rsidR="00054EFB" w:rsidRPr="003F0B0C">
        <w:rPr>
          <w:rFonts w:ascii="宋体" w:eastAsia="宋体" w:hAnsi="宋体"/>
          <w:b w:val="0"/>
        </w:rPr>
        <w:fldChar w:fldCharType="end"/>
      </w:r>
    </w:p>
    <w:p w:rsidR="00875AA9" w:rsidRPr="003F0B0C" w:rsidRDefault="00875AA9" w:rsidP="00694EB8">
      <w:pPr>
        <w:rPr>
          <w:rFonts w:ascii="宋体" w:eastAsia="宋体" w:hAnsi="宋体"/>
        </w:rPr>
      </w:pPr>
      <w:r w:rsidRPr="003F0B0C">
        <w:rPr>
          <w:rFonts w:ascii="宋体" w:eastAsia="宋体" w:hAnsi="宋体" w:hint="eastAsia"/>
        </w:rPr>
        <w:t>【题意】给定字符串，求最大循环次数</w:t>
      </w:r>
    </w:p>
    <w:p w:rsidR="00875AA9" w:rsidRPr="003F0B0C" w:rsidRDefault="00875AA9" w:rsidP="00694EB8">
      <w:pPr>
        <w:rPr>
          <w:rFonts w:ascii="宋体" w:eastAsia="宋体" w:hAnsi="宋体"/>
        </w:rPr>
      </w:pPr>
      <w:r w:rsidRPr="003F0B0C">
        <w:rPr>
          <w:rFonts w:ascii="宋体" w:eastAsia="宋体" w:hAnsi="宋体" w:hint="eastAsia"/>
        </w:rPr>
        <w:t>【题解】</w:t>
      </w:r>
      <w:r w:rsidR="00054EFB" w:rsidRPr="003F0B0C">
        <w:rPr>
          <w:rFonts w:ascii="宋体" w:eastAsia="宋体" w:hAnsi="宋体" w:hint="eastAsia"/>
        </w:rPr>
        <w:t>铁铜题难度；利用len-next[len-1]求出最小循环节长度，判断一下是否整除len即可。学了一下如何用new，果然直接开1</w:t>
      </w:r>
      <w:r w:rsidR="00054EFB" w:rsidRPr="003F0B0C">
        <w:rPr>
          <w:rFonts w:ascii="宋体" w:eastAsia="宋体" w:hAnsi="宋体"/>
        </w:rPr>
        <w:t>e6</w:t>
      </w:r>
      <w:r w:rsidR="00054EFB" w:rsidRPr="003F0B0C">
        <w:rPr>
          <w:rFonts w:ascii="宋体" w:eastAsia="宋体" w:hAnsi="宋体" w:hint="eastAsia"/>
        </w:rPr>
        <w:t>本地codeblocks会爆栈，用了new之后就不会了。</w:t>
      </w:r>
    </w:p>
    <w:p w:rsidR="00875AA9" w:rsidRPr="003F0B0C" w:rsidRDefault="00875AA9" w:rsidP="00694EB8">
      <w:pPr>
        <w:rPr>
          <w:rFonts w:ascii="宋体" w:eastAsia="宋体" w:hAnsi="宋体"/>
        </w:rPr>
      </w:pPr>
      <w:r w:rsidRPr="003F0B0C">
        <w:rPr>
          <w:rFonts w:ascii="宋体" w:eastAsia="宋体" w:hAnsi="宋体" w:hint="eastAsia"/>
        </w:rPr>
        <w:t>【代码】</w:t>
      </w:r>
    </w:p>
    <w:p w:rsidR="00054EFB" w:rsidRPr="003F0B0C" w:rsidRDefault="00054EFB" w:rsidP="00054EFB">
      <w:pPr>
        <w:rPr>
          <w:rFonts w:ascii="宋体" w:eastAsia="宋体" w:hAnsi="宋体"/>
        </w:rPr>
      </w:pPr>
      <w:r w:rsidRPr="003F0B0C">
        <w:rPr>
          <w:rFonts w:ascii="宋体" w:eastAsia="宋体" w:hAnsi="宋体"/>
        </w:rPr>
        <w:t>#include &lt;cstring&gt;</w:t>
      </w:r>
    </w:p>
    <w:p w:rsidR="00054EFB" w:rsidRPr="003F0B0C" w:rsidRDefault="00054EFB" w:rsidP="00054EFB">
      <w:pPr>
        <w:rPr>
          <w:rFonts w:ascii="宋体" w:eastAsia="宋体" w:hAnsi="宋体"/>
        </w:rPr>
      </w:pPr>
      <w:r w:rsidRPr="003F0B0C">
        <w:rPr>
          <w:rFonts w:ascii="宋体" w:eastAsia="宋体" w:hAnsi="宋体"/>
        </w:rPr>
        <w:t>#include &lt;cstdio&gt;</w:t>
      </w:r>
    </w:p>
    <w:p w:rsidR="00054EFB" w:rsidRPr="003F0B0C" w:rsidRDefault="00054EFB" w:rsidP="00054EFB">
      <w:pPr>
        <w:rPr>
          <w:rFonts w:ascii="宋体" w:eastAsia="宋体" w:hAnsi="宋体"/>
        </w:rPr>
      </w:pPr>
      <w:r w:rsidRPr="003F0B0C">
        <w:rPr>
          <w:rFonts w:ascii="宋体" w:eastAsia="宋体" w:hAnsi="宋体"/>
        </w:rPr>
        <w:t>#define MAXLEN 1000010</w:t>
      </w:r>
    </w:p>
    <w:p w:rsidR="00054EFB" w:rsidRPr="003F0B0C" w:rsidRDefault="00054EFB" w:rsidP="00054EFB">
      <w:pPr>
        <w:rPr>
          <w:rFonts w:ascii="宋体" w:eastAsia="宋体" w:hAnsi="宋体"/>
        </w:rPr>
      </w:pPr>
    </w:p>
    <w:p w:rsidR="00054EFB" w:rsidRPr="003F0B0C" w:rsidRDefault="00054EFB" w:rsidP="00054EFB">
      <w:pPr>
        <w:rPr>
          <w:rFonts w:ascii="宋体" w:eastAsia="宋体" w:hAnsi="宋体"/>
        </w:rPr>
      </w:pPr>
      <w:r w:rsidRPr="003F0B0C">
        <w:rPr>
          <w:rFonts w:ascii="宋体" w:eastAsia="宋体" w:hAnsi="宋体"/>
        </w:rPr>
        <w:t>using namespace std;</w:t>
      </w:r>
    </w:p>
    <w:p w:rsidR="00054EFB" w:rsidRPr="003F0B0C" w:rsidRDefault="00054EFB" w:rsidP="00054EFB">
      <w:pPr>
        <w:rPr>
          <w:rFonts w:ascii="宋体" w:eastAsia="宋体" w:hAnsi="宋体"/>
        </w:rPr>
      </w:pPr>
    </w:p>
    <w:p w:rsidR="00054EFB" w:rsidRPr="003F0B0C" w:rsidRDefault="00054EFB" w:rsidP="00054EFB">
      <w:pPr>
        <w:rPr>
          <w:rFonts w:ascii="宋体" w:eastAsia="宋体" w:hAnsi="宋体"/>
        </w:rPr>
      </w:pPr>
      <w:r w:rsidRPr="003F0B0C">
        <w:rPr>
          <w:rFonts w:ascii="宋体" w:eastAsia="宋体" w:hAnsi="宋体"/>
        </w:rPr>
        <w:t>void cal_next(char s[],int len,int next[]){</w:t>
      </w:r>
    </w:p>
    <w:p w:rsidR="00054EFB" w:rsidRPr="003F0B0C" w:rsidRDefault="00054EFB" w:rsidP="00054EFB">
      <w:pPr>
        <w:rPr>
          <w:rFonts w:ascii="宋体" w:eastAsia="宋体" w:hAnsi="宋体"/>
        </w:rPr>
      </w:pPr>
      <w:r w:rsidRPr="003F0B0C">
        <w:rPr>
          <w:rFonts w:ascii="宋体" w:eastAsia="宋体" w:hAnsi="宋体"/>
        </w:rPr>
        <w:t xml:space="preserve">    next[0]=0;</w:t>
      </w:r>
    </w:p>
    <w:p w:rsidR="00054EFB" w:rsidRPr="003F0B0C" w:rsidRDefault="00054EFB" w:rsidP="00054EFB">
      <w:pPr>
        <w:rPr>
          <w:rFonts w:ascii="宋体" w:eastAsia="宋体" w:hAnsi="宋体"/>
        </w:rPr>
      </w:pPr>
      <w:r w:rsidRPr="003F0B0C">
        <w:rPr>
          <w:rFonts w:ascii="宋体" w:eastAsia="宋体" w:hAnsi="宋体"/>
        </w:rPr>
        <w:t xml:space="preserve">    int i=1,j=0;</w:t>
      </w:r>
    </w:p>
    <w:p w:rsidR="00054EFB" w:rsidRPr="003F0B0C" w:rsidRDefault="00054EFB" w:rsidP="00054EFB">
      <w:pPr>
        <w:rPr>
          <w:rFonts w:ascii="宋体" w:eastAsia="宋体" w:hAnsi="宋体"/>
        </w:rPr>
      </w:pPr>
      <w:r w:rsidRPr="003F0B0C">
        <w:rPr>
          <w:rFonts w:ascii="宋体" w:eastAsia="宋体" w:hAnsi="宋体"/>
        </w:rPr>
        <w:lastRenderedPageBreak/>
        <w:t xml:space="preserve">    while(i&lt;len){</w:t>
      </w:r>
    </w:p>
    <w:p w:rsidR="00054EFB" w:rsidRPr="003F0B0C" w:rsidRDefault="00054EFB" w:rsidP="00054EFB">
      <w:pPr>
        <w:rPr>
          <w:rFonts w:ascii="宋体" w:eastAsia="宋体" w:hAnsi="宋体"/>
        </w:rPr>
      </w:pPr>
      <w:r w:rsidRPr="003F0B0C">
        <w:rPr>
          <w:rFonts w:ascii="宋体" w:eastAsia="宋体" w:hAnsi="宋体"/>
        </w:rPr>
        <w:t xml:space="preserve">        if(s[i]==s[j]){</w:t>
      </w:r>
    </w:p>
    <w:p w:rsidR="00054EFB" w:rsidRPr="003F0B0C" w:rsidRDefault="00054EFB" w:rsidP="00054EFB">
      <w:pPr>
        <w:rPr>
          <w:rFonts w:ascii="宋体" w:eastAsia="宋体" w:hAnsi="宋体"/>
        </w:rPr>
      </w:pPr>
      <w:r w:rsidRPr="003F0B0C">
        <w:rPr>
          <w:rFonts w:ascii="宋体" w:eastAsia="宋体" w:hAnsi="宋体"/>
        </w:rPr>
        <w:t xml:space="preserve">            next[i++]=(j++)+1;</w:t>
      </w:r>
    </w:p>
    <w:p w:rsidR="00054EFB" w:rsidRPr="003F0B0C" w:rsidRDefault="00054EFB" w:rsidP="00054EFB">
      <w:pPr>
        <w:rPr>
          <w:rFonts w:ascii="宋体" w:eastAsia="宋体" w:hAnsi="宋体"/>
        </w:rPr>
      </w:pPr>
      <w:r w:rsidRPr="003F0B0C">
        <w:rPr>
          <w:rFonts w:ascii="宋体" w:eastAsia="宋体" w:hAnsi="宋体"/>
        </w:rPr>
        <w:t xml:space="preserve">            continue;</w:t>
      </w:r>
    </w:p>
    <w:p w:rsidR="00054EFB" w:rsidRPr="003F0B0C" w:rsidRDefault="00054EFB" w:rsidP="00054EFB">
      <w:pPr>
        <w:rPr>
          <w:rFonts w:ascii="宋体" w:eastAsia="宋体" w:hAnsi="宋体"/>
        </w:rPr>
      </w:pPr>
      <w:r w:rsidRPr="003F0B0C">
        <w:rPr>
          <w:rFonts w:ascii="宋体" w:eastAsia="宋体" w:hAnsi="宋体"/>
        </w:rPr>
        <w:t xml:space="preserve">        }</w:t>
      </w:r>
    </w:p>
    <w:p w:rsidR="00054EFB" w:rsidRPr="003F0B0C" w:rsidRDefault="00054EFB" w:rsidP="00054EFB">
      <w:pPr>
        <w:rPr>
          <w:rFonts w:ascii="宋体" w:eastAsia="宋体" w:hAnsi="宋体"/>
        </w:rPr>
      </w:pPr>
      <w:r w:rsidRPr="003F0B0C">
        <w:rPr>
          <w:rFonts w:ascii="宋体" w:eastAsia="宋体" w:hAnsi="宋体"/>
        </w:rPr>
        <w:t xml:space="preserve">        while(s[i]!=s[j]){</w:t>
      </w:r>
    </w:p>
    <w:p w:rsidR="00054EFB" w:rsidRPr="003F0B0C" w:rsidRDefault="00054EFB" w:rsidP="00054EFB">
      <w:pPr>
        <w:rPr>
          <w:rFonts w:ascii="宋体" w:eastAsia="宋体" w:hAnsi="宋体"/>
        </w:rPr>
      </w:pPr>
      <w:r w:rsidRPr="003F0B0C">
        <w:rPr>
          <w:rFonts w:ascii="宋体" w:eastAsia="宋体" w:hAnsi="宋体"/>
        </w:rPr>
        <w:t xml:space="preserve">            if(j==0){</w:t>
      </w:r>
    </w:p>
    <w:p w:rsidR="00054EFB" w:rsidRPr="003F0B0C" w:rsidRDefault="00054EFB" w:rsidP="00054EFB">
      <w:pPr>
        <w:rPr>
          <w:rFonts w:ascii="宋体" w:eastAsia="宋体" w:hAnsi="宋体"/>
        </w:rPr>
      </w:pPr>
      <w:r w:rsidRPr="003F0B0C">
        <w:rPr>
          <w:rFonts w:ascii="宋体" w:eastAsia="宋体" w:hAnsi="宋体"/>
        </w:rPr>
        <w:t xml:space="preserve">                next[i++]=0;</w:t>
      </w:r>
    </w:p>
    <w:p w:rsidR="00054EFB" w:rsidRPr="003F0B0C" w:rsidRDefault="00054EFB" w:rsidP="00054EFB">
      <w:pPr>
        <w:rPr>
          <w:rFonts w:ascii="宋体" w:eastAsia="宋体" w:hAnsi="宋体"/>
        </w:rPr>
      </w:pPr>
      <w:r w:rsidRPr="003F0B0C">
        <w:rPr>
          <w:rFonts w:ascii="宋体" w:eastAsia="宋体" w:hAnsi="宋体"/>
        </w:rPr>
        <w:t xml:space="preserve">                break;</w:t>
      </w:r>
    </w:p>
    <w:p w:rsidR="00054EFB" w:rsidRPr="003F0B0C" w:rsidRDefault="00054EFB" w:rsidP="00054EFB">
      <w:pPr>
        <w:rPr>
          <w:rFonts w:ascii="宋体" w:eastAsia="宋体" w:hAnsi="宋体"/>
        </w:rPr>
      </w:pPr>
      <w:r w:rsidRPr="003F0B0C">
        <w:rPr>
          <w:rFonts w:ascii="宋体" w:eastAsia="宋体" w:hAnsi="宋体"/>
        </w:rPr>
        <w:t xml:space="preserve">            }</w:t>
      </w:r>
    </w:p>
    <w:p w:rsidR="00054EFB" w:rsidRPr="003F0B0C" w:rsidRDefault="00054EFB" w:rsidP="00054EFB">
      <w:pPr>
        <w:rPr>
          <w:rFonts w:ascii="宋体" w:eastAsia="宋体" w:hAnsi="宋体"/>
        </w:rPr>
      </w:pPr>
      <w:r w:rsidRPr="003F0B0C">
        <w:rPr>
          <w:rFonts w:ascii="宋体" w:eastAsia="宋体" w:hAnsi="宋体"/>
        </w:rPr>
        <w:t xml:space="preserve">            j=next[j-1];</w:t>
      </w:r>
    </w:p>
    <w:p w:rsidR="00054EFB" w:rsidRPr="003F0B0C" w:rsidRDefault="00054EFB" w:rsidP="00054EFB">
      <w:pPr>
        <w:rPr>
          <w:rFonts w:ascii="宋体" w:eastAsia="宋体" w:hAnsi="宋体"/>
        </w:rPr>
      </w:pPr>
      <w:r w:rsidRPr="003F0B0C">
        <w:rPr>
          <w:rFonts w:ascii="宋体" w:eastAsia="宋体" w:hAnsi="宋体"/>
        </w:rPr>
        <w:t xml:space="preserve">        }</w:t>
      </w:r>
    </w:p>
    <w:p w:rsidR="00054EFB" w:rsidRPr="003F0B0C" w:rsidRDefault="00054EFB" w:rsidP="00054EFB">
      <w:pPr>
        <w:rPr>
          <w:rFonts w:ascii="宋体" w:eastAsia="宋体" w:hAnsi="宋体"/>
        </w:rPr>
      </w:pPr>
      <w:r w:rsidRPr="003F0B0C">
        <w:rPr>
          <w:rFonts w:ascii="宋体" w:eastAsia="宋体" w:hAnsi="宋体"/>
        </w:rPr>
        <w:t xml:space="preserve">    }</w:t>
      </w:r>
    </w:p>
    <w:p w:rsidR="00054EFB" w:rsidRPr="003F0B0C" w:rsidRDefault="00054EFB" w:rsidP="00054EFB">
      <w:pPr>
        <w:rPr>
          <w:rFonts w:ascii="宋体" w:eastAsia="宋体" w:hAnsi="宋体"/>
        </w:rPr>
      </w:pPr>
      <w:r w:rsidRPr="003F0B0C">
        <w:rPr>
          <w:rFonts w:ascii="宋体" w:eastAsia="宋体" w:hAnsi="宋体"/>
        </w:rPr>
        <w:t xml:space="preserve">    return;</w:t>
      </w:r>
    </w:p>
    <w:p w:rsidR="00054EFB" w:rsidRPr="003F0B0C" w:rsidRDefault="00054EFB" w:rsidP="00054EFB">
      <w:pPr>
        <w:rPr>
          <w:rFonts w:ascii="宋体" w:eastAsia="宋体" w:hAnsi="宋体"/>
        </w:rPr>
      </w:pPr>
      <w:r w:rsidRPr="003F0B0C">
        <w:rPr>
          <w:rFonts w:ascii="宋体" w:eastAsia="宋体" w:hAnsi="宋体"/>
        </w:rPr>
        <w:t>}</w:t>
      </w:r>
    </w:p>
    <w:p w:rsidR="00054EFB" w:rsidRPr="003F0B0C" w:rsidRDefault="00054EFB" w:rsidP="00054EFB">
      <w:pPr>
        <w:rPr>
          <w:rFonts w:ascii="宋体" w:eastAsia="宋体" w:hAnsi="宋体"/>
        </w:rPr>
      </w:pPr>
    </w:p>
    <w:p w:rsidR="00054EFB" w:rsidRPr="003F0B0C" w:rsidRDefault="00054EFB" w:rsidP="00054EFB">
      <w:pPr>
        <w:rPr>
          <w:rFonts w:ascii="宋体" w:eastAsia="宋体" w:hAnsi="宋体"/>
        </w:rPr>
      </w:pPr>
      <w:r w:rsidRPr="003F0B0C">
        <w:rPr>
          <w:rFonts w:ascii="宋体" w:eastAsia="宋体" w:hAnsi="宋体"/>
        </w:rPr>
        <w:t>int kmp(char s[],int len){</w:t>
      </w:r>
    </w:p>
    <w:p w:rsidR="00054EFB" w:rsidRPr="003F0B0C" w:rsidRDefault="00054EFB" w:rsidP="00054EFB">
      <w:pPr>
        <w:rPr>
          <w:rFonts w:ascii="宋体" w:eastAsia="宋体" w:hAnsi="宋体"/>
        </w:rPr>
      </w:pPr>
      <w:r w:rsidRPr="003F0B0C">
        <w:rPr>
          <w:rFonts w:ascii="宋体" w:eastAsia="宋体" w:hAnsi="宋体"/>
        </w:rPr>
        <w:t xml:space="preserve">    int *next=new int[len];</w:t>
      </w:r>
    </w:p>
    <w:p w:rsidR="00054EFB" w:rsidRPr="003F0B0C" w:rsidRDefault="00054EFB" w:rsidP="00054EFB">
      <w:pPr>
        <w:rPr>
          <w:rFonts w:ascii="宋体" w:eastAsia="宋体" w:hAnsi="宋体"/>
        </w:rPr>
      </w:pPr>
      <w:r w:rsidRPr="003F0B0C">
        <w:rPr>
          <w:rFonts w:ascii="宋体" w:eastAsia="宋体" w:hAnsi="宋体"/>
        </w:rPr>
        <w:t xml:space="preserve">    cal_next(s,len,next);</w:t>
      </w:r>
    </w:p>
    <w:p w:rsidR="00054EFB" w:rsidRPr="003F0B0C" w:rsidRDefault="00054EFB" w:rsidP="00054EFB">
      <w:pPr>
        <w:rPr>
          <w:rFonts w:ascii="宋体" w:eastAsia="宋体" w:hAnsi="宋体"/>
        </w:rPr>
      </w:pPr>
      <w:r w:rsidRPr="003F0B0C">
        <w:rPr>
          <w:rFonts w:ascii="宋体" w:eastAsia="宋体" w:hAnsi="宋体"/>
        </w:rPr>
        <w:t xml:space="preserve">    int unit=len-next[len-1];</w:t>
      </w:r>
    </w:p>
    <w:p w:rsidR="00054EFB" w:rsidRPr="003F0B0C" w:rsidRDefault="00054EFB" w:rsidP="00054EFB">
      <w:pPr>
        <w:rPr>
          <w:rFonts w:ascii="宋体" w:eastAsia="宋体" w:hAnsi="宋体"/>
        </w:rPr>
      </w:pPr>
      <w:r w:rsidRPr="003F0B0C">
        <w:rPr>
          <w:rFonts w:ascii="宋体" w:eastAsia="宋体" w:hAnsi="宋体"/>
        </w:rPr>
        <w:t xml:space="preserve">    delete[] next;</w:t>
      </w:r>
    </w:p>
    <w:p w:rsidR="00054EFB" w:rsidRPr="003F0B0C" w:rsidRDefault="00054EFB" w:rsidP="00054EFB">
      <w:pPr>
        <w:rPr>
          <w:rFonts w:ascii="宋体" w:eastAsia="宋体" w:hAnsi="宋体"/>
        </w:rPr>
      </w:pPr>
      <w:r w:rsidRPr="003F0B0C">
        <w:rPr>
          <w:rFonts w:ascii="宋体" w:eastAsia="宋体" w:hAnsi="宋体"/>
        </w:rPr>
        <w:t xml:space="preserve">    if(len%unit) return 1;</w:t>
      </w:r>
    </w:p>
    <w:p w:rsidR="00054EFB" w:rsidRPr="003F0B0C" w:rsidRDefault="00054EFB" w:rsidP="00054EFB">
      <w:pPr>
        <w:rPr>
          <w:rFonts w:ascii="宋体" w:eastAsia="宋体" w:hAnsi="宋体"/>
        </w:rPr>
      </w:pPr>
      <w:r w:rsidRPr="003F0B0C">
        <w:rPr>
          <w:rFonts w:ascii="宋体" w:eastAsia="宋体" w:hAnsi="宋体"/>
        </w:rPr>
        <w:t xml:space="preserve">    return len/unit;</w:t>
      </w:r>
    </w:p>
    <w:p w:rsidR="00054EFB" w:rsidRPr="003F0B0C" w:rsidRDefault="00054EFB" w:rsidP="00054EFB">
      <w:pPr>
        <w:rPr>
          <w:rFonts w:ascii="宋体" w:eastAsia="宋体" w:hAnsi="宋体"/>
        </w:rPr>
      </w:pPr>
      <w:r w:rsidRPr="003F0B0C">
        <w:rPr>
          <w:rFonts w:ascii="宋体" w:eastAsia="宋体" w:hAnsi="宋体"/>
        </w:rPr>
        <w:t>}</w:t>
      </w:r>
    </w:p>
    <w:p w:rsidR="00054EFB" w:rsidRPr="003F0B0C" w:rsidRDefault="00054EFB" w:rsidP="00054EFB">
      <w:pPr>
        <w:rPr>
          <w:rFonts w:ascii="宋体" w:eastAsia="宋体" w:hAnsi="宋体"/>
        </w:rPr>
      </w:pPr>
    </w:p>
    <w:p w:rsidR="00054EFB" w:rsidRPr="003F0B0C" w:rsidRDefault="00054EFB" w:rsidP="00054EFB">
      <w:pPr>
        <w:rPr>
          <w:rFonts w:ascii="宋体" w:eastAsia="宋体" w:hAnsi="宋体"/>
        </w:rPr>
      </w:pPr>
      <w:r w:rsidRPr="003F0B0C">
        <w:rPr>
          <w:rFonts w:ascii="宋体" w:eastAsia="宋体" w:hAnsi="宋体"/>
        </w:rPr>
        <w:t>int main()</w:t>
      </w:r>
    </w:p>
    <w:p w:rsidR="00054EFB" w:rsidRPr="003F0B0C" w:rsidRDefault="00054EFB" w:rsidP="00054EFB">
      <w:pPr>
        <w:rPr>
          <w:rFonts w:ascii="宋体" w:eastAsia="宋体" w:hAnsi="宋体"/>
        </w:rPr>
      </w:pPr>
      <w:r w:rsidRPr="003F0B0C">
        <w:rPr>
          <w:rFonts w:ascii="宋体" w:eastAsia="宋体" w:hAnsi="宋体"/>
        </w:rPr>
        <w:t>{</w:t>
      </w:r>
    </w:p>
    <w:p w:rsidR="00054EFB" w:rsidRPr="003F0B0C" w:rsidRDefault="00054EFB" w:rsidP="00054EFB">
      <w:pPr>
        <w:rPr>
          <w:rFonts w:ascii="宋体" w:eastAsia="宋体" w:hAnsi="宋体"/>
        </w:rPr>
      </w:pPr>
      <w:r w:rsidRPr="003F0B0C">
        <w:rPr>
          <w:rFonts w:ascii="宋体" w:eastAsia="宋体" w:hAnsi="宋体"/>
        </w:rPr>
        <w:t xml:space="preserve">    char *s=new char[MAXLEN];</w:t>
      </w:r>
    </w:p>
    <w:p w:rsidR="00054EFB" w:rsidRPr="003F0B0C" w:rsidRDefault="00054EFB" w:rsidP="00054EFB">
      <w:pPr>
        <w:rPr>
          <w:rFonts w:ascii="宋体" w:eastAsia="宋体" w:hAnsi="宋体"/>
        </w:rPr>
      </w:pPr>
      <w:r w:rsidRPr="003F0B0C">
        <w:rPr>
          <w:rFonts w:ascii="宋体" w:eastAsia="宋体" w:hAnsi="宋体"/>
        </w:rPr>
        <w:t xml:space="preserve">    while(~scanf("%s",s)){</w:t>
      </w:r>
    </w:p>
    <w:p w:rsidR="00054EFB" w:rsidRPr="003F0B0C" w:rsidRDefault="00054EFB" w:rsidP="00054EFB">
      <w:pPr>
        <w:rPr>
          <w:rFonts w:ascii="宋体" w:eastAsia="宋体" w:hAnsi="宋体"/>
        </w:rPr>
      </w:pPr>
      <w:r w:rsidRPr="003F0B0C">
        <w:rPr>
          <w:rFonts w:ascii="宋体" w:eastAsia="宋体" w:hAnsi="宋体"/>
        </w:rPr>
        <w:t xml:space="preserve">        int len=strlen(s);</w:t>
      </w:r>
    </w:p>
    <w:p w:rsidR="00054EFB" w:rsidRPr="003F0B0C" w:rsidRDefault="00054EFB" w:rsidP="00054EFB">
      <w:pPr>
        <w:rPr>
          <w:rFonts w:ascii="宋体" w:eastAsia="宋体" w:hAnsi="宋体"/>
        </w:rPr>
      </w:pPr>
      <w:r w:rsidRPr="003F0B0C">
        <w:rPr>
          <w:rFonts w:ascii="宋体" w:eastAsia="宋体" w:hAnsi="宋体"/>
        </w:rPr>
        <w:t xml:space="preserve">        if(s[0]=='.') break;</w:t>
      </w:r>
    </w:p>
    <w:p w:rsidR="00054EFB" w:rsidRPr="003F0B0C" w:rsidRDefault="00054EFB" w:rsidP="00054EFB">
      <w:pPr>
        <w:rPr>
          <w:rFonts w:ascii="宋体" w:eastAsia="宋体" w:hAnsi="宋体"/>
        </w:rPr>
      </w:pPr>
      <w:r w:rsidRPr="003F0B0C">
        <w:rPr>
          <w:rFonts w:ascii="宋体" w:eastAsia="宋体" w:hAnsi="宋体"/>
        </w:rPr>
        <w:t xml:space="preserve">        printf("%d\n",kmp(s,len));</w:t>
      </w:r>
    </w:p>
    <w:p w:rsidR="00054EFB" w:rsidRPr="003F0B0C" w:rsidRDefault="00054EFB" w:rsidP="00054EFB">
      <w:pPr>
        <w:rPr>
          <w:rFonts w:ascii="宋体" w:eastAsia="宋体" w:hAnsi="宋体"/>
        </w:rPr>
      </w:pPr>
      <w:r w:rsidRPr="003F0B0C">
        <w:rPr>
          <w:rFonts w:ascii="宋体" w:eastAsia="宋体" w:hAnsi="宋体"/>
        </w:rPr>
        <w:t xml:space="preserve">    }</w:t>
      </w:r>
    </w:p>
    <w:p w:rsidR="00054EFB" w:rsidRPr="003F0B0C" w:rsidRDefault="00054EFB" w:rsidP="00054EFB">
      <w:pPr>
        <w:rPr>
          <w:rFonts w:ascii="宋体" w:eastAsia="宋体" w:hAnsi="宋体"/>
        </w:rPr>
      </w:pPr>
      <w:r w:rsidRPr="003F0B0C">
        <w:rPr>
          <w:rFonts w:ascii="宋体" w:eastAsia="宋体" w:hAnsi="宋体"/>
        </w:rPr>
        <w:t xml:space="preserve">    delete[] s;</w:t>
      </w:r>
    </w:p>
    <w:p w:rsidR="00054EFB" w:rsidRPr="003F0B0C" w:rsidRDefault="00054EFB" w:rsidP="00054EFB">
      <w:pPr>
        <w:rPr>
          <w:rFonts w:ascii="宋体" w:eastAsia="宋体" w:hAnsi="宋体"/>
        </w:rPr>
      </w:pPr>
      <w:r w:rsidRPr="003F0B0C">
        <w:rPr>
          <w:rFonts w:ascii="宋体" w:eastAsia="宋体" w:hAnsi="宋体"/>
        </w:rPr>
        <w:t xml:space="preserve">    return 0;</w:t>
      </w:r>
    </w:p>
    <w:p w:rsidR="00054EFB" w:rsidRPr="003F0B0C" w:rsidRDefault="00054EFB" w:rsidP="00054EFB">
      <w:pPr>
        <w:rPr>
          <w:rFonts w:ascii="宋体" w:eastAsia="宋体" w:hAnsi="宋体"/>
        </w:rPr>
      </w:pPr>
      <w:r w:rsidRPr="003F0B0C">
        <w:rPr>
          <w:rFonts w:ascii="宋体" w:eastAsia="宋体" w:hAnsi="宋体"/>
        </w:rPr>
        <w:t>}</w:t>
      </w:r>
    </w:p>
    <w:p w:rsidR="00245D51" w:rsidRPr="003F0B0C" w:rsidRDefault="00245D51" w:rsidP="00245D51">
      <w:pPr>
        <w:pStyle w:val="4"/>
        <w:rPr>
          <w:rFonts w:ascii="宋体" w:eastAsia="宋体" w:hAnsi="宋体"/>
          <w:b w:val="0"/>
        </w:rPr>
      </w:pPr>
      <w:r w:rsidRPr="003F0B0C">
        <w:rPr>
          <w:rFonts w:ascii="宋体" w:eastAsia="宋体" w:hAnsi="宋体" w:hint="eastAsia"/>
          <w:b w:val="0"/>
        </w:rPr>
        <w:t>√-牛客网2018暑期多校3E-</w:t>
      </w:r>
      <w:r w:rsidRPr="003F0B0C">
        <w:rPr>
          <w:rFonts w:ascii="宋体" w:eastAsia="宋体" w:hAnsi="宋体"/>
          <w:b w:val="0"/>
        </w:rPr>
        <w:t>S</w:t>
      </w:r>
      <w:r w:rsidRPr="003F0B0C">
        <w:rPr>
          <w:rFonts w:ascii="宋体" w:eastAsia="宋体" w:hAnsi="宋体" w:hint="eastAsia"/>
          <w:b w:val="0"/>
        </w:rPr>
        <w:t>ort String-铜牌题</w:t>
      </w:r>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√-牛客网2018暑期多校3E-</w:instrText>
      </w:r>
      <w:r w:rsidRPr="003F0B0C">
        <w:rPr>
          <w:rFonts w:ascii="宋体" w:eastAsia="宋体" w:hAnsi="宋体"/>
          <w:b w:val="0"/>
        </w:rPr>
        <w:instrText>S</w:instrText>
      </w:r>
      <w:r w:rsidRPr="003F0B0C">
        <w:rPr>
          <w:rFonts w:ascii="宋体" w:eastAsia="宋体" w:hAnsi="宋体" w:hint="eastAsia"/>
          <w:b w:val="0"/>
        </w:rPr>
        <w:instrText>ort String-铜牌题</w:instrText>
      </w:r>
      <w:r w:rsidRPr="003F0B0C">
        <w:rPr>
          <w:rFonts w:ascii="宋体" w:eastAsia="宋体" w:hAnsi="宋体"/>
        </w:rPr>
        <w:instrText xml:space="preserve">" \y "牛客网" </w:instrText>
      </w:r>
      <w:r w:rsidRPr="003F0B0C">
        <w:rPr>
          <w:rFonts w:ascii="宋体" w:eastAsia="宋体" w:hAnsi="宋体"/>
          <w:b w:val="0"/>
        </w:rPr>
        <w:fldChar w:fldCharType="end"/>
      </w:r>
    </w:p>
    <w:p w:rsidR="00245D51" w:rsidRPr="003F0B0C" w:rsidRDefault="00245D51" w:rsidP="00245D51">
      <w:pPr>
        <w:rPr>
          <w:rFonts w:ascii="宋体" w:eastAsia="宋体" w:hAnsi="宋体"/>
        </w:rPr>
      </w:pPr>
      <w:r w:rsidRPr="003F0B0C">
        <w:rPr>
          <w:rFonts w:ascii="宋体" w:eastAsia="宋体" w:hAnsi="宋体" w:hint="eastAsia"/>
        </w:rPr>
        <w:t>【题意】</w:t>
      </w:r>
    </w:p>
    <w:p w:rsidR="00245D51" w:rsidRPr="003F0B0C" w:rsidRDefault="00245D51" w:rsidP="00245D51">
      <w:pPr>
        <w:rPr>
          <w:rFonts w:ascii="宋体" w:eastAsia="宋体" w:hAnsi="宋体"/>
        </w:rPr>
      </w:pPr>
      <w:r w:rsidRPr="003F0B0C">
        <w:rPr>
          <w:rFonts w:ascii="宋体" w:eastAsia="宋体" w:hAnsi="宋体" w:hint="eastAsia"/>
        </w:rPr>
        <w:t>【TAG】KMP 字符串循环节</w:t>
      </w:r>
    </w:p>
    <w:p w:rsidR="00245D51" w:rsidRPr="003F0B0C" w:rsidRDefault="00245D51" w:rsidP="00245D51">
      <w:pPr>
        <w:rPr>
          <w:rFonts w:ascii="宋体" w:eastAsia="宋体" w:hAnsi="宋体"/>
        </w:rPr>
      </w:pPr>
      <w:r w:rsidRPr="003F0B0C">
        <w:rPr>
          <w:rFonts w:ascii="宋体" w:eastAsia="宋体" w:hAnsi="宋体" w:hint="eastAsia"/>
        </w:rPr>
        <w:t>【题解】</w:t>
      </w:r>
    </w:p>
    <w:p w:rsidR="00245D51" w:rsidRPr="003F0B0C" w:rsidRDefault="00245D51" w:rsidP="00245D51">
      <w:pPr>
        <w:rPr>
          <w:rFonts w:ascii="宋体" w:eastAsia="宋体" w:hAnsi="宋体"/>
        </w:rPr>
      </w:pPr>
      <w:r w:rsidRPr="003F0B0C">
        <w:rPr>
          <w:rFonts w:ascii="宋体" w:eastAsia="宋体" w:hAnsi="宋体" w:hint="eastAsia"/>
        </w:rPr>
        <w:t>【代码】</w:t>
      </w:r>
    </w:p>
    <w:p w:rsidR="00245D51" w:rsidRPr="003F0B0C" w:rsidRDefault="00245D51" w:rsidP="00245D51">
      <w:pPr>
        <w:rPr>
          <w:rFonts w:ascii="宋体" w:eastAsia="宋体" w:hAnsi="宋体"/>
        </w:rPr>
      </w:pPr>
      <w:r w:rsidRPr="003F0B0C">
        <w:rPr>
          <w:rFonts w:ascii="宋体" w:eastAsia="宋体" w:hAnsi="宋体"/>
        </w:rPr>
        <w:lastRenderedPageBreak/>
        <w:t>#include &lt;bits/stdc++.h&gt;</w:t>
      </w:r>
    </w:p>
    <w:p w:rsidR="00245D51" w:rsidRPr="003F0B0C" w:rsidRDefault="00245D51" w:rsidP="00245D51">
      <w:pPr>
        <w:rPr>
          <w:rFonts w:ascii="宋体" w:eastAsia="宋体" w:hAnsi="宋体"/>
        </w:rPr>
      </w:pPr>
      <w:r w:rsidRPr="003F0B0C">
        <w:rPr>
          <w:rFonts w:ascii="宋体" w:eastAsia="宋体" w:hAnsi="宋体"/>
        </w:rPr>
        <w:t>using namespace std;</w:t>
      </w:r>
    </w:p>
    <w:p w:rsidR="00245D51" w:rsidRPr="003F0B0C" w:rsidRDefault="00245D51" w:rsidP="00245D51">
      <w:pPr>
        <w:rPr>
          <w:rFonts w:ascii="宋体" w:eastAsia="宋体" w:hAnsi="宋体"/>
        </w:rPr>
      </w:pPr>
      <w:r w:rsidRPr="003F0B0C">
        <w:rPr>
          <w:rFonts w:ascii="宋体" w:eastAsia="宋体" w:hAnsi="宋体"/>
        </w:rPr>
        <w:t>const int maxn = 1e6+100;</w:t>
      </w:r>
    </w:p>
    <w:p w:rsidR="00245D51" w:rsidRPr="003F0B0C" w:rsidRDefault="00245D51" w:rsidP="00245D51">
      <w:pPr>
        <w:rPr>
          <w:rFonts w:ascii="宋体" w:eastAsia="宋体" w:hAnsi="宋体"/>
        </w:rPr>
      </w:pPr>
      <w:r w:rsidRPr="003F0B0C">
        <w:rPr>
          <w:rFonts w:ascii="宋体" w:eastAsia="宋体" w:hAnsi="宋体"/>
        </w:rPr>
        <w:t>char s[maxn];</w:t>
      </w:r>
    </w:p>
    <w:p w:rsidR="00245D51" w:rsidRPr="003F0B0C" w:rsidRDefault="00245D51" w:rsidP="00245D51">
      <w:pPr>
        <w:rPr>
          <w:rFonts w:ascii="宋体" w:eastAsia="宋体" w:hAnsi="宋体"/>
        </w:rPr>
      </w:pPr>
      <w:r w:rsidRPr="003F0B0C">
        <w:rPr>
          <w:rFonts w:ascii="宋体" w:eastAsia="宋体" w:hAnsi="宋体"/>
        </w:rPr>
        <w:t>int Next[maxn];</w:t>
      </w:r>
    </w:p>
    <w:p w:rsidR="00245D51" w:rsidRPr="003F0B0C" w:rsidRDefault="00245D51" w:rsidP="00245D51">
      <w:pPr>
        <w:rPr>
          <w:rFonts w:ascii="宋体" w:eastAsia="宋体" w:hAnsi="宋体"/>
        </w:rPr>
      </w:pPr>
    </w:p>
    <w:p w:rsidR="00245D51" w:rsidRPr="003F0B0C" w:rsidRDefault="00245D51" w:rsidP="00245D51">
      <w:pPr>
        <w:rPr>
          <w:rFonts w:ascii="宋体" w:eastAsia="宋体" w:hAnsi="宋体"/>
        </w:rPr>
      </w:pPr>
      <w:r w:rsidRPr="003F0B0C">
        <w:rPr>
          <w:rFonts w:ascii="宋体" w:eastAsia="宋体" w:hAnsi="宋体"/>
        </w:rPr>
        <w:t>void cal_next()</w:t>
      </w:r>
    </w:p>
    <w:p w:rsidR="00245D51" w:rsidRPr="003F0B0C" w:rsidRDefault="00245D51" w:rsidP="00245D51">
      <w:pPr>
        <w:rPr>
          <w:rFonts w:ascii="宋体" w:eastAsia="宋体" w:hAnsi="宋体"/>
        </w:rPr>
      </w:pPr>
      <w:r w:rsidRPr="003F0B0C">
        <w:rPr>
          <w:rFonts w:ascii="宋体" w:eastAsia="宋体" w:hAnsi="宋体"/>
        </w:rPr>
        <w:t>{</w:t>
      </w:r>
    </w:p>
    <w:p w:rsidR="00245D51" w:rsidRPr="003F0B0C" w:rsidRDefault="00245D51" w:rsidP="00245D51">
      <w:pPr>
        <w:rPr>
          <w:rFonts w:ascii="宋体" w:eastAsia="宋体" w:hAnsi="宋体"/>
        </w:rPr>
      </w:pPr>
      <w:r w:rsidRPr="003F0B0C">
        <w:rPr>
          <w:rFonts w:ascii="宋体" w:eastAsia="宋体" w:hAnsi="宋体"/>
        </w:rPr>
        <w:t xml:space="preserve">    int k;</w:t>
      </w:r>
    </w:p>
    <w:p w:rsidR="00245D51" w:rsidRPr="003F0B0C" w:rsidRDefault="00245D51" w:rsidP="00245D51">
      <w:pPr>
        <w:rPr>
          <w:rFonts w:ascii="宋体" w:eastAsia="宋体" w:hAnsi="宋体"/>
        </w:rPr>
      </w:pPr>
      <w:r w:rsidRPr="003F0B0C">
        <w:rPr>
          <w:rFonts w:ascii="宋体" w:eastAsia="宋体" w:hAnsi="宋体"/>
        </w:rPr>
        <w:t xml:space="preserve">    Next[0] = k = -1;</w:t>
      </w:r>
    </w:p>
    <w:p w:rsidR="00245D51" w:rsidRPr="003F0B0C" w:rsidRDefault="00245D51" w:rsidP="00245D51">
      <w:pPr>
        <w:rPr>
          <w:rFonts w:ascii="宋体" w:eastAsia="宋体" w:hAnsi="宋体"/>
        </w:rPr>
      </w:pPr>
      <w:r w:rsidRPr="003F0B0C">
        <w:rPr>
          <w:rFonts w:ascii="宋体" w:eastAsia="宋体" w:hAnsi="宋体"/>
        </w:rPr>
        <w:t xml:space="preserve">    int len = strlen(s);</w:t>
      </w:r>
    </w:p>
    <w:p w:rsidR="00245D51" w:rsidRPr="003F0B0C" w:rsidRDefault="00245D51" w:rsidP="00245D51">
      <w:pPr>
        <w:rPr>
          <w:rFonts w:ascii="宋体" w:eastAsia="宋体" w:hAnsi="宋体"/>
        </w:rPr>
      </w:pPr>
      <w:r w:rsidRPr="003F0B0C">
        <w:rPr>
          <w:rFonts w:ascii="宋体" w:eastAsia="宋体" w:hAnsi="宋体"/>
        </w:rPr>
        <w:t xml:space="preserve">    for(int i=1;i&lt;len;i++)</w:t>
      </w:r>
    </w:p>
    <w:p w:rsidR="00245D51" w:rsidRPr="003F0B0C" w:rsidRDefault="00245D51" w:rsidP="00245D51">
      <w:pPr>
        <w:rPr>
          <w:rFonts w:ascii="宋体" w:eastAsia="宋体" w:hAnsi="宋体"/>
        </w:rPr>
      </w:pPr>
      <w:r w:rsidRPr="003F0B0C">
        <w:rPr>
          <w:rFonts w:ascii="宋体" w:eastAsia="宋体" w:hAnsi="宋体"/>
        </w:rPr>
        <w:t xml:space="preserve">    {</w:t>
      </w:r>
    </w:p>
    <w:p w:rsidR="00245D51" w:rsidRPr="003F0B0C" w:rsidRDefault="00245D51" w:rsidP="00245D51">
      <w:pPr>
        <w:rPr>
          <w:rFonts w:ascii="宋体" w:eastAsia="宋体" w:hAnsi="宋体"/>
        </w:rPr>
      </w:pPr>
      <w:r w:rsidRPr="003F0B0C">
        <w:rPr>
          <w:rFonts w:ascii="宋体" w:eastAsia="宋体" w:hAnsi="宋体"/>
        </w:rPr>
        <w:t xml:space="preserve">        while(k&gt;-1 &amp;&amp; s[i] != s[k+1])</w:t>
      </w:r>
    </w:p>
    <w:p w:rsidR="00245D51" w:rsidRPr="003F0B0C" w:rsidRDefault="00245D51" w:rsidP="00245D51">
      <w:pPr>
        <w:rPr>
          <w:rFonts w:ascii="宋体" w:eastAsia="宋体" w:hAnsi="宋体"/>
        </w:rPr>
      </w:pPr>
      <w:r w:rsidRPr="003F0B0C">
        <w:rPr>
          <w:rFonts w:ascii="宋体" w:eastAsia="宋体" w:hAnsi="宋体"/>
        </w:rPr>
        <w:t xml:space="preserve">            k = Next[k];</w:t>
      </w:r>
    </w:p>
    <w:p w:rsidR="00245D51" w:rsidRPr="003F0B0C" w:rsidRDefault="00245D51" w:rsidP="00245D51">
      <w:pPr>
        <w:rPr>
          <w:rFonts w:ascii="宋体" w:eastAsia="宋体" w:hAnsi="宋体"/>
        </w:rPr>
      </w:pPr>
      <w:r w:rsidRPr="003F0B0C">
        <w:rPr>
          <w:rFonts w:ascii="宋体" w:eastAsia="宋体" w:hAnsi="宋体"/>
        </w:rPr>
        <w:t xml:space="preserve">        if(s[i] == s[k+1])</w:t>
      </w:r>
    </w:p>
    <w:p w:rsidR="00245D51" w:rsidRPr="003F0B0C" w:rsidRDefault="00245D51" w:rsidP="00245D51">
      <w:pPr>
        <w:rPr>
          <w:rFonts w:ascii="宋体" w:eastAsia="宋体" w:hAnsi="宋体"/>
        </w:rPr>
      </w:pPr>
      <w:r w:rsidRPr="003F0B0C">
        <w:rPr>
          <w:rFonts w:ascii="宋体" w:eastAsia="宋体" w:hAnsi="宋体"/>
        </w:rPr>
        <w:t xml:space="preserve">            k++;</w:t>
      </w:r>
    </w:p>
    <w:p w:rsidR="00245D51" w:rsidRPr="003F0B0C" w:rsidRDefault="00245D51" w:rsidP="00245D51">
      <w:pPr>
        <w:rPr>
          <w:rFonts w:ascii="宋体" w:eastAsia="宋体" w:hAnsi="宋体"/>
        </w:rPr>
      </w:pPr>
      <w:r w:rsidRPr="003F0B0C">
        <w:rPr>
          <w:rFonts w:ascii="宋体" w:eastAsia="宋体" w:hAnsi="宋体"/>
        </w:rPr>
        <w:t xml:space="preserve">        Next[i] = k;</w:t>
      </w:r>
    </w:p>
    <w:p w:rsidR="00245D51" w:rsidRPr="003F0B0C" w:rsidRDefault="00245D51" w:rsidP="00245D51">
      <w:pPr>
        <w:rPr>
          <w:rFonts w:ascii="宋体" w:eastAsia="宋体" w:hAnsi="宋体"/>
        </w:rPr>
      </w:pPr>
      <w:r w:rsidRPr="003F0B0C">
        <w:rPr>
          <w:rFonts w:ascii="宋体" w:eastAsia="宋体" w:hAnsi="宋体"/>
        </w:rPr>
        <w:t xml:space="preserve">    }</w:t>
      </w:r>
    </w:p>
    <w:p w:rsidR="00245D51" w:rsidRPr="003F0B0C" w:rsidRDefault="00245D51" w:rsidP="00245D51">
      <w:pPr>
        <w:rPr>
          <w:rFonts w:ascii="宋体" w:eastAsia="宋体" w:hAnsi="宋体"/>
        </w:rPr>
      </w:pPr>
      <w:r w:rsidRPr="003F0B0C">
        <w:rPr>
          <w:rFonts w:ascii="宋体" w:eastAsia="宋体" w:hAnsi="宋体"/>
        </w:rPr>
        <w:t>}</w:t>
      </w:r>
    </w:p>
    <w:p w:rsidR="00245D51" w:rsidRPr="003F0B0C" w:rsidRDefault="00245D51" w:rsidP="00245D51">
      <w:pPr>
        <w:rPr>
          <w:rFonts w:ascii="宋体" w:eastAsia="宋体" w:hAnsi="宋体"/>
        </w:rPr>
      </w:pPr>
    </w:p>
    <w:p w:rsidR="00245D51" w:rsidRPr="003F0B0C" w:rsidRDefault="00245D51" w:rsidP="00245D51">
      <w:pPr>
        <w:rPr>
          <w:rFonts w:ascii="宋体" w:eastAsia="宋体" w:hAnsi="宋体"/>
        </w:rPr>
      </w:pPr>
      <w:r w:rsidRPr="003F0B0C">
        <w:rPr>
          <w:rFonts w:ascii="宋体" w:eastAsia="宋体" w:hAnsi="宋体"/>
        </w:rPr>
        <w:t>int main()</w:t>
      </w:r>
    </w:p>
    <w:p w:rsidR="00245D51" w:rsidRPr="003F0B0C" w:rsidRDefault="00245D51" w:rsidP="00245D51">
      <w:pPr>
        <w:rPr>
          <w:rFonts w:ascii="宋体" w:eastAsia="宋体" w:hAnsi="宋体"/>
        </w:rPr>
      </w:pPr>
      <w:r w:rsidRPr="003F0B0C">
        <w:rPr>
          <w:rFonts w:ascii="宋体" w:eastAsia="宋体" w:hAnsi="宋体"/>
        </w:rPr>
        <w:t>{</w:t>
      </w:r>
    </w:p>
    <w:p w:rsidR="00245D51" w:rsidRPr="003F0B0C" w:rsidRDefault="00245D51" w:rsidP="00245D51">
      <w:pPr>
        <w:rPr>
          <w:rFonts w:ascii="宋体" w:eastAsia="宋体" w:hAnsi="宋体"/>
        </w:rPr>
      </w:pPr>
      <w:r w:rsidRPr="003F0B0C">
        <w:rPr>
          <w:rFonts w:ascii="宋体" w:eastAsia="宋体" w:hAnsi="宋体"/>
        </w:rPr>
        <w:t xml:space="preserve">    int groupnum,groupsize;</w:t>
      </w:r>
    </w:p>
    <w:p w:rsidR="00245D51" w:rsidRPr="003F0B0C" w:rsidRDefault="00245D51" w:rsidP="00245D51">
      <w:pPr>
        <w:rPr>
          <w:rFonts w:ascii="宋体" w:eastAsia="宋体" w:hAnsi="宋体"/>
        </w:rPr>
      </w:pPr>
      <w:r w:rsidRPr="003F0B0C">
        <w:rPr>
          <w:rFonts w:ascii="宋体" w:eastAsia="宋体" w:hAnsi="宋体"/>
        </w:rPr>
        <w:t xml:space="preserve">    scanf("%s",s);</w:t>
      </w:r>
    </w:p>
    <w:p w:rsidR="00245D51" w:rsidRPr="003F0B0C" w:rsidRDefault="00245D51" w:rsidP="00245D51">
      <w:pPr>
        <w:rPr>
          <w:rFonts w:ascii="宋体" w:eastAsia="宋体" w:hAnsi="宋体"/>
        </w:rPr>
      </w:pPr>
      <w:r w:rsidRPr="003F0B0C">
        <w:rPr>
          <w:rFonts w:ascii="宋体" w:eastAsia="宋体" w:hAnsi="宋体"/>
        </w:rPr>
        <w:t xml:space="preserve">    cal_next();</w:t>
      </w:r>
    </w:p>
    <w:p w:rsidR="00245D51" w:rsidRPr="003F0B0C" w:rsidRDefault="00245D51" w:rsidP="00245D51">
      <w:pPr>
        <w:rPr>
          <w:rFonts w:ascii="宋体" w:eastAsia="宋体" w:hAnsi="宋体"/>
        </w:rPr>
      </w:pPr>
      <w:r w:rsidRPr="003F0B0C">
        <w:rPr>
          <w:rFonts w:ascii="宋体" w:eastAsia="宋体" w:hAnsi="宋体"/>
        </w:rPr>
        <w:t xml:space="preserve">    int len = strlen(s);</w:t>
      </w:r>
    </w:p>
    <w:p w:rsidR="00245D51" w:rsidRPr="003F0B0C" w:rsidRDefault="00245D51" w:rsidP="00245D51">
      <w:pPr>
        <w:rPr>
          <w:rFonts w:ascii="宋体" w:eastAsia="宋体" w:hAnsi="宋体"/>
        </w:rPr>
      </w:pPr>
      <w:r w:rsidRPr="003F0B0C">
        <w:rPr>
          <w:rFonts w:ascii="宋体" w:eastAsia="宋体" w:hAnsi="宋体"/>
        </w:rPr>
        <w:t xml:space="preserve">    if(len%(len - Next[len-1] - 1) == 0) groupsize=len/(len - Next[len-1] - 1); else groupsize=1;</w:t>
      </w:r>
    </w:p>
    <w:p w:rsidR="00245D51" w:rsidRPr="003F0B0C" w:rsidRDefault="00245D51" w:rsidP="00245D51">
      <w:pPr>
        <w:rPr>
          <w:rFonts w:ascii="宋体" w:eastAsia="宋体" w:hAnsi="宋体"/>
        </w:rPr>
      </w:pPr>
      <w:r w:rsidRPr="003F0B0C">
        <w:rPr>
          <w:rFonts w:ascii="宋体" w:eastAsia="宋体" w:hAnsi="宋体"/>
        </w:rPr>
        <w:t xml:space="preserve">    groupnum=len/groupsize;</w:t>
      </w:r>
    </w:p>
    <w:p w:rsidR="00245D51" w:rsidRPr="003F0B0C" w:rsidRDefault="00245D51" w:rsidP="00245D51">
      <w:pPr>
        <w:rPr>
          <w:rFonts w:ascii="宋体" w:eastAsia="宋体" w:hAnsi="宋体"/>
        </w:rPr>
      </w:pPr>
      <w:r w:rsidRPr="003F0B0C">
        <w:rPr>
          <w:rFonts w:ascii="宋体" w:eastAsia="宋体" w:hAnsi="宋体"/>
        </w:rPr>
        <w:t xml:space="preserve">    //cout&lt;&lt;"groupnum:"&lt;&lt;groupnum&lt;&lt;endl;</w:t>
      </w:r>
    </w:p>
    <w:p w:rsidR="00245D51" w:rsidRPr="003F0B0C" w:rsidRDefault="00245D51" w:rsidP="00245D51">
      <w:pPr>
        <w:rPr>
          <w:rFonts w:ascii="宋体" w:eastAsia="宋体" w:hAnsi="宋体"/>
        </w:rPr>
      </w:pPr>
      <w:r w:rsidRPr="003F0B0C">
        <w:rPr>
          <w:rFonts w:ascii="宋体" w:eastAsia="宋体" w:hAnsi="宋体"/>
        </w:rPr>
        <w:t xml:space="preserve">    //cout&lt;&lt;"groupsize:"&lt;&lt;groupsize&lt;&lt;endl;</w:t>
      </w:r>
    </w:p>
    <w:p w:rsidR="00245D51" w:rsidRPr="003F0B0C" w:rsidRDefault="00245D51" w:rsidP="00245D51">
      <w:pPr>
        <w:rPr>
          <w:rFonts w:ascii="宋体" w:eastAsia="宋体" w:hAnsi="宋体"/>
        </w:rPr>
      </w:pPr>
      <w:r w:rsidRPr="003F0B0C">
        <w:rPr>
          <w:rFonts w:ascii="宋体" w:eastAsia="宋体" w:hAnsi="宋体"/>
        </w:rPr>
        <w:t xml:space="preserve">    printf("%d\n",groupnum);</w:t>
      </w:r>
    </w:p>
    <w:p w:rsidR="00245D51" w:rsidRPr="003F0B0C" w:rsidRDefault="00245D51" w:rsidP="00245D51">
      <w:pPr>
        <w:rPr>
          <w:rFonts w:ascii="宋体" w:eastAsia="宋体" w:hAnsi="宋体"/>
        </w:rPr>
      </w:pPr>
      <w:r w:rsidRPr="003F0B0C">
        <w:rPr>
          <w:rFonts w:ascii="宋体" w:eastAsia="宋体" w:hAnsi="宋体"/>
        </w:rPr>
        <w:t xml:space="preserve">    for(int i=0;i&lt;groupnum;i++){</w:t>
      </w:r>
    </w:p>
    <w:p w:rsidR="00245D51" w:rsidRPr="003F0B0C" w:rsidRDefault="00245D51" w:rsidP="00245D51">
      <w:pPr>
        <w:rPr>
          <w:rFonts w:ascii="宋体" w:eastAsia="宋体" w:hAnsi="宋体"/>
        </w:rPr>
      </w:pPr>
      <w:r w:rsidRPr="003F0B0C">
        <w:rPr>
          <w:rFonts w:ascii="宋体" w:eastAsia="宋体" w:hAnsi="宋体"/>
        </w:rPr>
        <w:t xml:space="preserve">        printf("%d ",groupsize);</w:t>
      </w:r>
    </w:p>
    <w:p w:rsidR="00245D51" w:rsidRPr="003F0B0C" w:rsidRDefault="00245D51" w:rsidP="00245D51">
      <w:pPr>
        <w:rPr>
          <w:rFonts w:ascii="宋体" w:eastAsia="宋体" w:hAnsi="宋体"/>
        </w:rPr>
      </w:pPr>
      <w:r w:rsidRPr="003F0B0C">
        <w:rPr>
          <w:rFonts w:ascii="宋体" w:eastAsia="宋体" w:hAnsi="宋体"/>
        </w:rPr>
        <w:t xml:space="preserve">        for (int j=0;j&lt;groupsize;j++){</w:t>
      </w:r>
    </w:p>
    <w:p w:rsidR="00245D51" w:rsidRPr="003F0B0C" w:rsidRDefault="00245D51" w:rsidP="00245D51">
      <w:pPr>
        <w:rPr>
          <w:rFonts w:ascii="宋体" w:eastAsia="宋体" w:hAnsi="宋体"/>
        </w:rPr>
      </w:pPr>
      <w:r w:rsidRPr="003F0B0C">
        <w:rPr>
          <w:rFonts w:ascii="宋体" w:eastAsia="宋体" w:hAnsi="宋体"/>
        </w:rPr>
        <w:t xml:space="preserve">            printf("%d",i+j*groupnum);</w:t>
      </w:r>
    </w:p>
    <w:p w:rsidR="00245D51" w:rsidRPr="003F0B0C" w:rsidRDefault="00245D51" w:rsidP="00245D51">
      <w:pPr>
        <w:rPr>
          <w:rFonts w:ascii="宋体" w:eastAsia="宋体" w:hAnsi="宋体"/>
        </w:rPr>
      </w:pPr>
      <w:r w:rsidRPr="003F0B0C">
        <w:rPr>
          <w:rFonts w:ascii="宋体" w:eastAsia="宋体" w:hAnsi="宋体"/>
        </w:rPr>
        <w:t xml:space="preserve">            if(j==groupsize-1) printf("\n");else printf(" ");</w:t>
      </w:r>
    </w:p>
    <w:p w:rsidR="00245D51" w:rsidRPr="003F0B0C" w:rsidRDefault="00245D51" w:rsidP="00245D51">
      <w:pPr>
        <w:rPr>
          <w:rFonts w:ascii="宋体" w:eastAsia="宋体" w:hAnsi="宋体"/>
        </w:rPr>
      </w:pPr>
      <w:r w:rsidRPr="003F0B0C">
        <w:rPr>
          <w:rFonts w:ascii="宋体" w:eastAsia="宋体" w:hAnsi="宋体"/>
        </w:rPr>
        <w:t xml:space="preserve">        }</w:t>
      </w:r>
    </w:p>
    <w:p w:rsidR="00245D51" w:rsidRPr="003F0B0C" w:rsidRDefault="00245D51" w:rsidP="00245D51">
      <w:pPr>
        <w:rPr>
          <w:rFonts w:ascii="宋体" w:eastAsia="宋体" w:hAnsi="宋体"/>
        </w:rPr>
      </w:pPr>
      <w:r w:rsidRPr="003F0B0C">
        <w:rPr>
          <w:rFonts w:ascii="宋体" w:eastAsia="宋体" w:hAnsi="宋体"/>
        </w:rPr>
        <w:t xml:space="preserve">    }</w:t>
      </w:r>
    </w:p>
    <w:p w:rsidR="00245D51" w:rsidRPr="003F0B0C" w:rsidRDefault="00245D51" w:rsidP="00245D51">
      <w:pPr>
        <w:rPr>
          <w:rFonts w:ascii="宋体" w:eastAsia="宋体" w:hAnsi="宋体"/>
        </w:rPr>
      </w:pPr>
      <w:r w:rsidRPr="003F0B0C">
        <w:rPr>
          <w:rFonts w:ascii="宋体" w:eastAsia="宋体" w:hAnsi="宋体"/>
        </w:rPr>
        <w:t xml:space="preserve">    return 0;</w:t>
      </w:r>
    </w:p>
    <w:p w:rsidR="00245D51" w:rsidRPr="003F0B0C" w:rsidRDefault="00245D51" w:rsidP="00245D51">
      <w:pPr>
        <w:rPr>
          <w:rFonts w:ascii="宋体" w:eastAsia="宋体" w:hAnsi="宋体"/>
        </w:rPr>
      </w:pPr>
      <w:r w:rsidRPr="003F0B0C">
        <w:rPr>
          <w:rFonts w:ascii="宋体" w:eastAsia="宋体" w:hAnsi="宋体"/>
        </w:rPr>
        <w:t>}</w:t>
      </w:r>
    </w:p>
    <w:p w:rsidR="005505FF" w:rsidRPr="003F0B0C" w:rsidRDefault="005505FF" w:rsidP="005505FF">
      <w:pPr>
        <w:pStyle w:val="3"/>
        <w:rPr>
          <w:rFonts w:ascii="宋体" w:eastAsia="宋体" w:hAnsi="宋体"/>
          <w:b w:val="0"/>
        </w:rPr>
      </w:pPr>
      <w:bookmarkStart w:id="122" w:name="_Toc521431815"/>
      <w:r w:rsidRPr="003F0B0C">
        <w:rPr>
          <w:rFonts w:ascii="宋体" w:eastAsia="宋体" w:hAnsi="宋体" w:hint="eastAsia"/>
          <w:b w:val="0"/>
        </w:rPr>
        <w:lastRenderedPageBreak/>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2203</w:t>
      </w:r>
      <w:r w:rsidRPr="003F0B0C">
        <w:rPr>
          <w:rFonts w:ascii="宋体" w:eastAsia="宋体" w:hAnsi="宋体" w:hint="eastAsia"/>
          <w:b w:val="0"/>
        </w:rPr>
        <w:t>-亲和串</w:t>
      </w:r>
      <w:bookmarkEnd w:id="122"/>
    </w:p>
    <w:p w:rsidR="005505FF" w:rsidRPr="003F0B0C" w:rsidRDefault="005505FF" w:rsidP="00054EFB">
      <w:pPr>
        <w:rPr>
          <w:rFonts w:ascii="宋体" w:eastAsia="宋体" w:hAnsi="宋体"/>
        </w:rPr>
      </w:pPr>
      <w:r w:rsidRPr="003F0B0C">
        <w:rPr>
          <w:rFonts w:ascii="宋体" w:eastAsia="宋体" w:hAnsi="宋体" w:hint="eastAsia"/>
        </w:rPr>
        <w:t>【题意】给定字符串a和b判断b是否为a在经过任意次循环移位后的子串</w:t>
      </w:r>
    </w:p>
    <w:p w:rsidR="005505FF" w:rsidRPr="003F0B0C" w:rsidRDefault="005505FF" w:rsidP="00054EFB">
      <w:pPr>
        <w:rPr>
          <w:rFonts w:ascii="宋体" w:eastAsia="宋体" w:hAnsi="宋体"/>
        </w:rPr>
      </w:pPr>
      <w:r w:rsidRPr="003F0B0C">
        <w:rPr>
          <w:rFonts w:ascii="宋体" w:eastAsia="宋体" w:hAnsi="宋体" w:hint="eastAsia"/>
        </w:rPr>
        <w:t>【题解】处理序列循环移位的惯用套路-写2遍，这样的一个新的序列一定包含了所有的循环移位序列，之后就变成KMP模板题</w:t>
      </w:r>
    </w:p>
    <w:p w:rsidR="005505FF" w:rsidRPr="003F0B0C" w:rsidRDefault="005505FF" w:rsidP="00054EFB">
      <w:pPr>
        <w:rPr>
          <w:rFonts w:ascii="宋体" w:eastAsia="宋体" w:hAnsi="宋体"/>
        </w:rPr>
      </w:pPr>
      <w:r w:rsidRPr="003F0B0C">
        <w:rPr>
          <w:rFonts w:ascii="宋体" w:eastAsia="宋体" w:hAnsi="宋体" w:hint="eastAsia"/>
        </w:rPr>
        <w:t>【代码】</w:t>
      </w:r>
    </w:p>
    <w:p w:rsidR="005505FF" w:rsidRPr="003F0B0C" w:rsidRDefault="005505FF" w:rsidP="005505FF">
      <w:pPr>
        <w:rPr>
          <w:rFonts w:ascii="宋体" w:eastAsia="宋体" w:hAnsi="宋体"/>
        </w:rPr>
      </w:pPr>
      <w:r w:rsidRPr="003F0B0C">
        <w:rPr>
          <w:rFonts w:ascii="宋体" w:eastAsia="宋体" w:hAnsi="宋体"/>
        </w:rPr>
        <w:t>#include &lt;bits/stdc++.h&gt;</w:t>
      </w:r>
    </w:p>
    <w:p w:rsidR="005505FF" w:rsidRPr="003F0B0C" w:rsidRDefault="005505FF" w:rsidP="005505FF">
      <w:pPr>
        <w:rPr>
          <w:rFonts w:ascii="宋体" w:eastAsia="宋体" w:hAnsi="宋体"/>
        </w:rPr>
      </w:pPr>
      <w:r w:rsidRPr="003F0B0C">
        <w:rPr>
          <w:rFonts w:ascii="宋体" w:eastAsia="宋体" w:hAnsi="宋体"/>
        </w:rPr>
        <w:t>#define MAXLEN 100010</w:t>
      </w:r>
    </w:p>
    <w:p w:rsidR="005505FF" w:rsidRPr="003F0B0C" w:rsidRDefault="005505FF" w:rsidP="005505FF">
      <w:pPr>
        <w:rPr>
          <w:rFonts w:ascii="宋体" w:eastAsia="宋体" w:hAnsi="宋体"/>
        </w:rPr>
      </w:pPr>
    </w:p>
    <w:p w:rsidR="005505FF" w:rsidRPr="003F0B0C" w:rsidRDefault="005505FF" w:rsidP="005505FF">
      <w:pPr>
        <w:rPr>
          <w:rFonts w:ascii="宋体" w:eastAsia="宋体" w:hAnsi="宋体"/>
        </w:rPr>
      </w:pPr>
      <w:r w:rsidRPr="003F0B0C">
        <w:rPr>
          <w:rFonts w:ascii="宋体" w:eastAsia="宋体" w:hAnsi="宋体"/>
        </w:rPr>
        <w:t>using namespace std;</w:t>
      </w:r>
    </w:p>
    <w:p w:rsidR="005505FF" w:rsidRPr="003F0B0C" w:rsidRDefault="005505FF" w:rsidP="005505FF">
      <w:pPr>
        <w:rPr>
          <w:rFonts w:ascii="宋体" w:eastAsia="宋体" w:hAnsi="宋体"/>
        </w:rPr>
      </w:pPr>
    </w:p>
    <w:p w:rsidR="005505FF" w:rsidRPr="003F0B0C" w:rsidRDefault="005505FF" w:rsidP="005505FF">
      <w:pPr>
        <w:rPr>
          <w:rFonts w:ascii="宋体" w:eastAsia="宋体" w:hAnsi="宋体"/>
        </w:rPr>
      </w:pPr>
      <w:r w:rsidRPr="003F0B0C">
        <w:rPr>
          <w:rFonts w:ascii="宋体" w:eastAsia="宋体" w:hAnsi="宋体"/>
        </w:rPr>
        <w:t>void cal_next(char s[],int len,int next[]){</w:t>
      </w:r>
    </w:p>
    <w:p w:rsidR="005505FF" w:rsidRPr="003F0B0C" w:rsidRDefault="005505FF" w:rsidP="005505FF">
      <w:pPr>
        <w:rPr>
          <w:rFonts w:ascii="宋体" w:eastAsia="宋体" w:hAnsi="宋体"/>
        </w:rPr>
      </w:pPr>
      <w:r w:rsidRPr="003F0B0C">
        <w:rPr>
          <w:rFonts w:ascii="宋体" w:eastAsia="宋体" w:hAnsi="宋体"/>
        </w:rPr>
        <w:t xml:space="preserve">    next[0]=0;</w:t>
      </w:r>
    </w:p>
    <w:p w:rsidR="005505FF" w:rsidRPr="003F0B0C" w:rsidRDefault="005505FF" w:rsidP="005505FF">
      <w:pPr>
        <w:rPr>
          <w:rFonts w:ascii="宋体" w:eastAsia="宋体" w:hAnsi="宋体"/>
        </w:rPr>
      </w:pPr>
      <w:r w:rsidRPr="003F0B0C">
        <w:rPr>
          <w:rFonts w:ascii="宋体" w:eastAsia="宋体" w:hAnsi="宋体"/>
        </w:rPr>
        <w:t xml:space="preserve">    int j=0,i=1;</w:t>
      </w:r>
    </w:p>
    <w:p w:rsidR="005505FF" w:rsidRPr="003F0B0C" w:rsidRDefault="005505FF" w:rsidP="005505FF">
      <w:pPr>
        <w:rPr>
          <w:rFonts w:ascii="宋体" w:eastAsia="宋体" w:hAnsi="宋体"/>
        </w:rPr>
      </w:pPr>
      <w:r w:rsidRPr="003F0B0C">
        <w:rPr>
          <w:rFonts w:ascii="宋体" w:eastAsia="宋体" w:hAnsi="宋体"/>
        </w:rPr>
        <w:t xml:space="preserve">    while(i&lt;len){</w:t>
      </w:r>
    </w:p>
    <w:p w:rsidR="005505FF" w:rsidRPr="003F0B0C" w:rsidRDefault="005505FF" w:rsidP="005505FF">
      <w:pPr>
        <w:rPr>
          <w:rFonts w:ascii="宋体" w:eastAsia="宋体" w:hAnsi="宋体"/>
        </w:rPr>
      </w:pPr>
      <w:r w:rsidRPr="003F0B0C">
        <w:rPr>
          <w:rFonts w:ascii="宋体" w:eastAsia="宋体" w:hAnsi="宋体"/>
        </w:rPr>
        <w:t xml:space="preserve">        if(s[i]==s[j]){</w:t>
      </w:r>
    </w:p>
    <w:p w:rsidR="005505FF" w:rsidRPr="003F0B0C" w:rsidRDefault="005505FF" w:rsidP="005505FF">
      <w:pPr>
        <w:rPr>
          <w:rFonts w:ascii="宋体" w:eastAsia="宋体" w:hAnsi="宋体"/>
        </w:rPr>
      </w:pPr>
      <w:r w:rsidRPr="003F0B0C">
        <w:rPr>
          <w:rFonts w:ascii="宋体" w:eastAsia="宋体" w:hAnsi="宋体"/>
        </w:rPr>
        <w:t xml:space="preserve">            next[i++]=(j++)+1;</w:t>
      </w:r>
    </w:p>
    <w:p w:rsidR="005505FF" w:rsidRPr="003F0B0C" w:rsidRDefault="005505FF" w:rsidP="005505FF">
      <w:pPr>
        <w:rPr>
          <w:rFonts w:ascii="宋体" w:eastAsia="宋体" w:hAnsi="宋体"/>
        </w:rPr>
      </w:pPr>
      <w:r w:rsidRPr="003F0B0C">
        <w:rPr>
          <w:rFonts w:ascii="宋体" w:eastAsia="宋体" w:hAnsi="宋体"/>
        </w:rPr>
        <w:t xml:space="preserve">            continue;</w:t>
      </w:r>
    </w:p>
    <w:p w:rsidR="005505FF" w:rsidRPr="003F0B0C" w:rsidRDefault="005505FF" w:rsidP="005505FF">
      <w:pPr>
        <w:rPr>
          <w:rFonts w:ascii="宋体" w:eastAsia="宋体" w:hAnsi="宋体"/>
        </w:rPr>
      </w:pPr>
      <w:r w:rsidRPr="003F0B0C">
        <w:rPr>
          <w:rFonts w:ascii="宋体" w:eastAsia="宋体" w:hAnsi="宋体"/>
        </w:rPr>
        <w:t xml:space="preserve">        }</w:t>
      </w:r>
    </w:p>
    <w:p w:rsidR="005505FF" w:rsidRPr="003F0B0C" w:rsidRDefault="005505FF" w:rsidP="005505FF">
      <w:pPr>
        <w:rPr>
          <w:rFonts w:ascii="宋体" w:eastAsia="宋体" w:hAnsi="宋体"/>
        </w:rPr>
      </w:pPr>
      <w:r w:rsidRPr="003F0B0C">
        <w:rPr>
          <w:rFonts w:ascii="宋体" w:eastAsia="宋体" w:hAnsi="宋体"/>
        </w:rPr>
        <w:t xml:space="preserve">        while(s[i]!=s[j]){</w:t>
      </w:r>
    </w:p>
    <w:p w:rsidR="005505FF" w:rsidRPr="003F0B0C" w:rsidRDefault="005505FF" w:rsidP="005505FF">
      <w:pPr>
        <w:rPr>
          <w:rFonts w:ascii="宋体" w:eastAsia="宋体" w:hAnsi="宋体"/>
        </w:rPr>
      </w:pPr>
      <w:r w:rsidRPr="003F0B0C">
        <w:rPr>
          <w:rFonts w:ascii="宋体" w:eastAsia="宋体" w:hAnsi="宋体"/>
        </w:rPr>
        <w:t xml:space="preserve">            if(j==0){</w:t>
      </w:r>
    </w:p>
    <w:p w:rsidR="005505FF" w:rsidRPr="003F0B0C" w:rsidRDefault="005505FF" w:rsidP="005505FF">
      <w:pPr>
        <w:rPr>
          <w:rFonts w:ascii="宋体" w:eastAsia="宋体" w:hAnsi="宋体"/>
        </w:rPr>
      </w:pPr>
      <w:r w:rsidRPr="003F0B0C">
        <w:rPr>
          <w:rFonts w:ascii="宋体" w:eastAsia="宋体" w:hAnsi="宋体"/>
        </w:rPr>
        <w:t xml:space="preserve">                next[i++]=0;</w:t>
      </w:r>
    </w:p>
    <w:p w:rsidR="005505FF" w:rsidRPr="003F0B0C" w:rsidRDefault="005505FF" w:rsidP="005505FF">
      <w:pPr>
        <w:rPr>
          <w:rFonts w:ascii="宋体" w:eastAsia="宋体" w:hAnsi="宋体"/>
        </w:rPr>
      </w:pPr>
      <w:r w:rsidRPr="003F0B0C">
        <w:rPr>
          <w:rFonts w:ascii="宋体" w:eastAsia="宋体" w:hAnsi="宋体"/>
        </w:rPr>
        <w:t xml:space="preserve">                break;</w:t>
      </w:r>
    </w:p>
    <w:p w:rsidR="005505FF" w:rsidRPr="003F0B0C" w:rsidRDefault="005505FF" w:rsidP="005505FF">
      <w:pPr>
        <w:rPr>
          <w:rFonts w:ascii="宋体" w:eastAsia="宋体" w:hAnsi="宋体"/>
        </w:rPr>
      </w:pPr>
      <w:r w:rsidRPr="003F0B0C">
        <w:rPr>
          <w:rFonts w:ascii="宋体" w:eastAsia="宋体" w:hAnsi="宋体"/>
        </w:rPr>
        <w:t xml:space="preserve">            }</w:t>
      </w:r>
    </w:p>
    <w:p w:rsidR="005505FF" w:rsidRPr="003F0B0C" w:rsidRDefault="005505FF" w:rsidP="005505FF">
      <w:pPr>
        <w:rPr>
          <w:rFonts w:ascii="宋体" w:eastAsia="宋体" w:hAnsi="宋体"/>
        </w:rPr>
      </w:pPr>
      <w:r w:rsidRPr="003F0B0C">
        <w:rPr>
          <w:rFonts w:ascii="宋体" w:eastAsia="宋体" w:hAnsi="宋体"/>
        </w:rPr>
        <w:t xml:space="preserve">            j=next[j-1];</w:t>
      </w:r>
    </w:p>
    <w:p w:rsidR="005505FF" w:rsidRPr="003F0B0C" w:rsidRDefault="005505FF" w:rsidP="005505FF">
      <w:pPr>
        <w:rPr>
          <w:rFonts w:ascii="宋体" w:eastAsia="宋体" w:hAnsi="宋体"/>
        </w:rPr>
      </w:pPr>
      <w:r w:rsidRPr="003F0B0C">
        <w:rPr>
          <w:rFonts w:ascii="宋体" w:eastAsia="宋体" w:hAnsi="宋体"/>
        </w:rPr>
        <w:t xml:space="preserve">        }</w:t>
      </w:r>
    </w:p>
    <w:p w:rsidR="005505FF" w:rsidRPr="003F0B0C" w:rsidRDefault="005505FF" w:rsidP="005505FF">
      <w:pPr>
        <w:rPr>
          <w:rFonts w:ascii="宋体" w:eastAsia="宋体" w:hAnsi="宋体"/>
        </w:rPr>
      </w:pPr>
      <w:r w:rsidRPr="003F0B0C">
        <w:rPr>
          <w:rFonts w:ascii="宋体" w:eastAsia="宋体" w:hAnsi="宋体"/>
        </w:rPr>
        <w:t xml:space="preserve">    }</w:t>
      </w:r>
    </w:p>
    <w:p w:rsidR="005505FF" w:rsidRPr="003F0B0C" w:rsidRDefault="005505FF" w:rsidP="005505FF">
      <w:pPr>
        <w:rPr>
          <w:rFonts w:ascii="宋体" w:eastAsia="宋体" w:hAnsi="宋体"/>
        </w:rPr>
      </w:pPr>
      <w:r w:rsidRPr="003F0B0C">
        <w:rPr>
          <w:rFonts w:ascii="宋体" w:eastAsia="宋体" w:hAnsi="宋体"/>
        </w:rPr>
        <w:t xml:space="preserve">    return;</w:t>
      </w:r>
    </w:p>
    <w:p w:rsidR="005505FF" w:rsidRPr="003F0B0C" w:rsidRDefault="005505FF" w:rsidP="005505FF">
      <w:pPr>
        <w:rPr>
          <w:rFonts w:ascii="宋体" w:eastAsia="宋体" w:hAnsi="宋体"/>
        </w:rPr>
      </w:pPr>
      <w:r w:rsidRPr="003F0B0C">
        <w:rPr>
          <w:rFonts w:ascii="宋体" w:eastAsia="宋体" w:hAnsi="宋体"/>
        </w:rPr>
        <w:t>}</w:t>
      </w:r>
    </w:p>
    <w:p w:rsidR="005505FF" w:rsidRPr="003F0B0C" w:rsidRDefault="005505FF" w:rsidP="005505FF">
      <w:pPr>
        <w:rPr>
          <w:rFonts w:ascii="宋体" w:eastAsia="宋体" w:hAnsi="宋体"/>
        </w:rPr>
      </w:pPr>
    </w:p>
    <w:p w:rsidR="005505FF" w:rsidRPr="003F0B0C" w:rsidRDefault="005505FF" w:rsidP="005505FF">
      <w:pPr>
        <w:rPr>
          <w:rFonts w:ascii="宋体" w:eastAsia="宋体" w:hAnsi="宋体"/>
        </w:rPr>
      </w:pPr>
      <w:r w:rsidRPr="003F0B0C">
        <w:rPr>
          <w:rFonts w:ascii="宋体" w:eastAsia="宋体" w:hAnsi="宋体"/>
        </w:rPr>
        <w:t>bool kmp(char s1[],char s2[],int len1,int len2){</w:t>
      </w:r>
    </w:p>
    <w:p w:rsidR="005505FF" w:rsidRPr="003F0B0C" w:rsidRDefault="005505FF" w:rsidP="005505FF">
      <w:pPr>
        <w:rPr>
          <w:rFonts w:ascii="宋体" w:eastAsia="宋体" w:hAnsi="宋体"/>
        </w:rPr>
      </w:pPr>
      <w:r w:rsidRPr="003F0B0C">
        <w:rPr>
          <w:rFonts w:ascii="宋体" w:eastAsia="宋体" w:hAnsi="宋体"/>
        </w:rPr>
        <w:t xml:space="preserve">    int *next=new int[len2];</w:t>
      </w:r>
    </w:p>
    <w:p w:rsidR="005505FF" w:rsidRPr="003F0B0C" w:rsidRDefault="005505FF" w:rsidP="005505FF">
      <w:pPr>
        <w:rPr>
          <w:rFonts w:ascii="宋体" w:eastAsia="宋体" w:hAnsi="宋体"/>
        </w:rPr>
      </w:pPr>
      <w:r w:rsidRPr="003F0B0C">
        <w:rPr>
          <w:rFonts w:ascii="宋体" w:eastAsia="宋体" w:hAnsi="宋体"/>
        </w:rPr>
        <w:t xml:space="preserve">    strncpy(s1+len1,s1,len1+1);</w:t>
      </w:r>
    </w:p>
    <w:p w:rsidR="005505FF" w:rsidRPr="003F0B0C" w:rsidRDefault="005505FF" w:rsidP="005505FF">
      <w:pPr>
        <w:rPr>
          <w:rFonts w:ascii="宋体" w:eastAsia="宋体" w:hAnsi="宋体"/>
        </w:rPr>
      </w:pPr>
      <w:r w:rsidRPr="003F0B0C">
        <w:rPr>
          <w:rFonts w:ascii="宋体" w:eastAsia="宋体" w:hAnsi="宋体"/>
        </w:rPr>
        <w:t xml:space="preserve">    len1=strlen(s1);</w:t>
      </w:r>
    </w:p>
    <w:p w:rsidR="005505FF" w:rsidRPr="003F0B0C" w:rsidRDefault="005505FF" w:rsidP="005505FF">
      <w:pPr>
        <w:rPr>
          <w:rFonts w:ascii="宋体" w:eastAsia="宋体" w:hAnsi="宋体"/>
        </w:rPr>
      </w:pPr>
      <w:r w:rsidRPr="003F0B0C">
        <w:rPr>
          <w:rFonts w:ascii="宋体" w:eastAsia="宋体" w:hAnsi="宋体"/>
        </w:rPr>
        <w:t xml:space="preserve">    cal_next(s2,len2,next);</w:t>
      </w:r>
    </w:p>
    <w:p w:rsidR="005505FF" w:rsidRPr="003F0B0C" w:rsidRDefault="005505FF" w:rsidP="005505FF">
      <w:pPr>
        <w:rPr>
          <w:rFonts w:ascii="宋体" w:eastAsia="宋体" w:hAnsi="宋体"/>
        </w:rPr>
      </w:pPr>
      <w:r w:rsidRPr="003F0B0C">
        <w:rPr>
          <w:rFonts w:ascii="宋体" w:eastAsia="宋体" w:hAnsi="宋体"/>
        </w:rPr>
        <w:t xml:space="preserve">    int j=0;</w:t>
      </w:r>
    </w:p>
    <w:p w:rsidR="005505FF" w:rsidRPr="003F0B0C" w:rsidRDefault="005505FF" w:rsidP="005505FF">
      <w:pPr>
        <w:rPr>
          <w:rFonts w:ascii="宋体" w:eastAsia="宋体" w:hAnsi="宋体"/>
        </w:rPr>
      </w:pPr>
      <w:r w:rsidRPr="003F0B0C">
        <w:rPr>
          <w:rFonts w:ascii="宋体" w:eastAsia="宋体" w:hAnsi="宋体"/>
        </w:rPr>
        <w:t xml:space="preserve">    for (int i=0;i&lt;len1;i++){</w:t>
      </w:r>
    </w:p>
    <w:p w:rsidR="005505FF" w:rsidRPr="003F0B0C" w:rsidRDefault="005505FF" w:rsidP="005505FF">
      <w:pPr>
        <w:rPr>
          <w:rFonts w:ascii="宋体" w:eastAsia="宋体" w:hAnsi="宋体"/>
        </w:rPr>
      </w:pPr>
      <w:r w:rsidRPr="003F0B0C">
        <w:rPr>
          <w:rFonts w:ascii="宋体" w:eastAsia="宋体" w:hAnsi="宋体"/>
        </w:rPr>
        <w:t xml:space="preserve">        while(s1[i]!=s2[j]){</w:t>
      </w:r>
    </w:p>
    <w:p w:rsidR="005505FF" w:rsidRPr="003F0B0C" w:rsidRDefault="005505FF" w:rsidP="005505FF">
      <w:pPr>
        <w:rPr>
          <w:rFonts w:ascii="宋体" w:eastAsia="宋体" w:hAnsi="宋体"/>
        </w:rPr>
      </w:pPr>
      <w:r w:rsidRPr="003F0B0C">
        <w:rPr>
          <w:rFonts w:ascii="宋体" w:eastAsia="宋体" w:hAnsi="宋体"/>
        </w:rPr>
        <w:t xml:space="preserve">            if(j==0) break;</w:t>
      </w:r>
    </w:p>
    <w:p w:rsidR="005505FF" w:rsidRPr="003F0B0C" w:rsidRDefault="005505FF" w:rsidP="005505FF">
      <w:pPr>
        <w:rPr>
          <w:rFonts w:ascii="宋体" w:eastAsia="宋体" w:hAnsi="宋体"/>
        </w:rPr>
      </w:pPr>
      <w:r w:rsidRPr="003F0B0C">
        <w:rPr>
          <w:rFonts w:ascii="宋体" w:eastAsia="宋体" w:hAnsi="宋体"/>
        </w:rPr>
        <w:t xml:space="preserve">            j=next[j-1];</w:t>
      </w:r>
    </w:p>
    <w:p w:rsidR="005505FF" w:rsidRPr="003F0B0C" w:rsidRDefault="005505FF" w:rsidP="005505FF">
      <w:pPr>
        <w:rPr>
          <w:rFonts w:ascii="宋体" w:eastAsia="宋体" w:hAnsi="宋体"/>
        </w:rPr>
      </w:pPr>
      <w:r w:rsidRPr="003F0B0C">
        <w:rPr>
          <w:rFonts w:ascii="宋体" w:eastAsia="宋体" w:hAnsi="宋体"/>
        </w:rPr>
        <w:t xml:space="preserve">        }</w:t>
      </w:r>
    </w:p>
    <w:p w:rsidR="005505FF" w:rsidRPr="003F0B0C" w:rsidRDefault="005505FF" w:rsidP="005505FF">
      <w:pPr>
        <w:rPr>
          <w:rFonts w:ascii="宋体" w:eastAsia="宋体" w:hAnsi="宋体"/>
        </w:rPr>
      </w:pPr>
      <w:r w:rsidRPr="003F0B0C">
        <w:rPr>
          <w:rFonts w:ascii="宋体" w:eastAsia="宋体" w:hAnsi="宋体"/>
        </w:rPr>
        <w:t xml:space="preserve">        if(s1[i]==s2[j]){</w:t>
      </w:r>
    </w:p>
    <w:p w:rsidR="005505FF" w:rsidRPr="003F0B0C" w:rsidRDefault="005505FF" w:rsidP="005505FF">
      <w:pPr>
        <w:rPr>
          <w:rFonts w:ascii="宋体" w:eastAsia="宋体" w:hAnsi="宋体"/>
        </w:rPr>
      </w:pPr>
      <w:r w:rsidRPr="003F0B0C">
        <w:rPr>
          <w:rFonts w:ascii="宋体" w:eastAsia="宋体" w:hAnsi="宋体"/>
        </w:rPr>
        <w:t xml:space="preserve">            j++;</w:t>
      </w:r>
    </w:p>
    <w:p w:rsidR="005505FF" w:rsidRPr="003F0B0C" w:rsidRDefault="005505FF" w:rsidP="005505FF">
      <w:pPr>
        <w:rPr>
          <w:rFonts w:ascii="宋体" w:eastAsia="宋体" w:hAnsi="宋体"/>
        </w:rPr>
      </w:pPr>
      <w:r w:rsidRPr="003F0B0C">
        <w:rPr>
          <w:rFonts w:ascii="宋体" w:eastAsia="宋体" w:hAnsi="宋体"/>
        </w:rPr>
        <w:lastRenderedPageBreak/>
        <w:t xml:space="preserve">            if(j==len2) return true;</w:t>
      </w:r>
    </w:p>
    <w:p w:rsidR="005505FF" w:rsidRPr="003F0B0C" w:rsidRDefault="005505FF" w:rsidP="005505FF">
      <w:pPr>
        <w:rPr>
          <w:rFonts w:ascii="宋体" w:eastAsia="宋体" w:hAnsi="宋体"/>
        </w:rPr>
      </w:pPr>
      <w:r w:rsidRPr="003F0B0C">
        <w:rPr>
          <w:rFonts w:ascii="宋体" w:eastAsia="宋体" w:hAnsi="宋体"/>
        </w:rPr>
        <w:t xml:space="preserve">        }</w:t>
      </w:r>
    </w:p>
    <w:p w:rsidR="005505FF" w:rsidRPr="003F0B0C" w:rsidRDefault="005505FF" w:rsidP="005505FF">
      <w:pPr>
        <w:rPr>
          <w:rFonts w:ascii="宋体" w:eastAsia="宋体" w:hAnsi="宋体"/>
        </w:rPr>
      </w:pPr>
      <w:r w:rsidRPr="003F0B0C">
        <w:rPr>
          <w:rFonts w:ascii="宋体" w:eastAsia="宋体" w:hAnsi="宋体"/>
        </w:rPr>
        <w:t xml:space="preserve">    }</w:t>
      </w:r>
    </w:p>
    <w:p w:rsidR="005505FF" w:rsidRPr="003F0B0C" w:rsidRDefault="005505FF" w:rsidP="005505FF">
      <w:pPr>
        <w:rPr>
          <w:rFonts w:ascii="宋体" w:eastAsia="宋体" w:hAnsi="宋体"/>
        </w:rPr>
      </w:pPr>
      <w:r w:rsidRPr="003F0B0C">
        <w:rPr>
          <w:rFonts w:ascii="宋体" w:eastAsia="宋体" w:hAnsi="宋体"/>
        </w:rPr>
        <w:t xml:space="preserve">    return false;</w:t>
      </w:r>
    </w:p>
    <w:p w:rsidR="005505FF" w:rsidRPr="003F0B0C" w:rsidRDefault="005505FF" w:rsidP="005505FF">
      <w:pPr>
        <w:rPr>
          <w:rFonts w:ascii="宋体" w:eastAsia="宋体" w:hAnsi="宋体"/>
        </w:rPr>
      </w:pPr>
      <w:r w:rsidRPr="003F0B0C">
        <w:rPr>
          <w:rFonts w:ascii="宋体" w:eastAsia="宋体" w:hAnsi="宋体"/>
        </w:rPr>
        <w:t>}</w:t>
      </w:r>
    </w:p>
    <w:p w:rsidR="005505FF" w:rsidRPr="003F0B0C" w:rsidRDefault="005505FF" w:rsidP="005505FF">
      <w:pPr>
        <w:rPr>
          <w:rFonts w:ascii="宋体" w:eastAsia="宋体" w:hAnsi="宋体"/>
        </w:rPr>
      </w:pPr>
    </w:p>
    <w:p w:rsidR="005505FF" w:rsidRPr="003F0B0C" w:rsidRDefault="005505FF" w:rsidP="005505FF">
      <w:pPr>
        <w:rPr>
          <w:rFonts w:ascii="宋体" w:eastAsia="宋体" w:hAnsi="宋体"/>
        </w:rPr>
      </w:pPr>
      <w:r w:rsidRPr="003F0B0C">
        <w:rPr>
          <w:rFonts w:ascii="宋体" w:eastAsia="宋体" w:hAnsi="宋体"/>
        </w:rPr>
        <w:t>int main()</w:t>
      </w:r>
    </w:p>
    <w:p w:rsidR="005505FF" w:rsidRPr="003F0B0C" w:rsidRDefault="005505FF" w:rsidP="005505FF">
      <w:pPr>
        <w:rPr>
          <w:rFonts w:ascii="宋体" w:eastAsia="宋体" w:hAnsi="宋体"/>
        </w:rPr>
      </w:pPr>
      <w:r w:rsidRPr="003F0B0C">
        <w:rPr>
          <w:rFonts w:ascii="宋体" w:eastAsia="宋体" w:hAnsi="宋体"/>
        </w:rPr>
        <w:t>{</w:t>
      </w:r>
    </w:p>
    <w:p w:rsidR="005505FF" w:rsidRPr="003F0B0C" w:rsidRDefault="005505FF" w:rsidP="005505FF">
      <w:pPr>
        <w:rPr>
          <w:rFonts w:ascii="宋体" w:eastAsia="宋体" w:hAnsi="宋体"/>
        </w:rPr>
      </w:pPr>
      <w:r w:rsidRPr="003F0B0C">
        <w:rPr>
          <w:rFonts w:ascii="宋体" w:eastAsia="宋体" w:hAnsi="宋体"/>
        </w:rPr>
        <w:t xml:space="preserve">    char *s1=new char[MAXLEN&lt;&lt;1],*s2=new char[MAXLEN];</w:t>
      </w:r>
    </w:p>
    <w:p w:rsidR="005505FF" w:rsidRPr="003F0B0C" w:rsidRDefault="005505FF" w:rsidP="005505FF">
      <w:pPr>
        <w:rPr>
          <w:rFonts w:ascii="宋体" w:eastAsia="宋体" w:hAnsi="宋体"/>
        </w:rPr>
      </w:pPr>
      <w:r w:rsidRPr="003F0B0C">
        <w:rPr>
          <w:rFonts w:ascii="宋体" w:eastAsia="宋体" w:hAnsi="宋体"/>
        </w:rPr>
        <w:t xml:space="preserve">    while(~scanf("%s%s",s1,s2)){</w:t>
      </w:r>
    </w:p>
    <w:p w:rsidR="005505FF" w:rsidRPr="003F0B0C" w:rsidRDefault="005505FF" w:rsidP="005505FF">
      <w:pPr>
        <w:rPr>
          <w:rFonts w:ascii="宋体" w:eastAsia="宋体" w:hAnsi="宋体"/>
        </w:rPr>
      </w:pPr>
      <w:r w:rsidRPr="003F0B0C">
        <w:rPr>
          <w:rFonts w:ascii="宋体" w:eastAsia="宋体" w:hAnsi="宋体"/>
        </w:rPr>
        <w:t xml:space="preserve">        int len1=strlen(s1),len2=strlen(s2);</w:t>
      </w:r>
    </w:p>
    <w:p w:rsidR="005505FF" w:rsidRPr="003F0B0C" w:rsidRDefault="005505FF" w:rsidP="005505FF">
      <w:pPr>
        <w:rPr>
          <w:rFonts w:ascii="宋体" w:eastAsia="宋体" w:hAnsi="宋体"/>
        </w:rPr>
      </w:pPr>
      <w:r w:rsidRPr="003F0B0C">
        <w:rPr>
          <w:rFonts w:ascii="宋体" w:eastAsia="宋体" w:hAnsi="宋体"/>
        </w:rPr>
        <w:t xml:space="preserve">        if(kmp(s1,s2,len1,len2)) printf("yes\n");else printf("no\n");</w:t>
      </w:r>
    </w:p>
    <w:p w:rsidR="005505FF" w:rsidRPr="003F0B0C" w:rsidRDefault="005505FF" w:rsidP="005505FF">
      <w:pPr>
        <w:rPr>
          <w:rFonts w:ascii="宋体" w:eastAsia="宋体" w:hAnsi="宋体"/>
        </w:rPr>
      </w:pPr>
      <w:r w:rsidRPr="003F0B0C">
        <w:rPr>
          <w:rFonts w:ascii="宋体" w:eastAsia="宋体" w:hAnsi="宋体"/>
        </w:rPr>
        <w:t xml:space="preserve">    }</w:t>
      </w:r>
    </w:p>
    <w:p w:rsidR="005505FF" w:rsidRPr="003F0B0C" w:rsidRDefault="005505FF" w:rsidP="005505FF">
      <w:pPr>
        <w:rPr>
          <w:rFonts w:ascii="宋体" w:eastAsia="宋体" w:hAnsi="宋体"/>
        </w:rPr>
      </w:pPr>
      <w:r w:rsidRPr="003F0B0C">
        <w:rPr>
          <w:rFonts w:ascii="宋体" w:eastAsia="宋体" w:hAnsi="宋体"/>
        </w:rPr>
        <w:t xml:space="preserve">    return 0;</w:t>
      </w:r>
    </w:p>
    <w:p w:rsidR="005505FF" w:rsidRPr="003F0B0C" w:rsidRDefault="005505FF" w:rsidP="005505FF">
      <w:pPr>
        <w:rPr>
          <w:rFonts w:ascii="宋体" w:eastAsia="宋体" w:hAnsi="宋体"/>
        </w:rPr>
      </w:pPr>
      <w:r w:rsidRPr="003F0B0C">
        <w:rPr>
          <w:rFonts w:ascii="宋体" w:eastAsia="宋体" w:hAnsi="宋体"/>
        </w:rPr>
        <w:t>}</w:t>
      </w:r>
    </w:p>
    <w:p w:rsidR="00B410EC" w:rsidRPr="003F0B0C" w:rsidRDefault="00B410EC" w:rsidP="00B410EC">
      <w:pPr>
        <w:pStyle w:val="3"/>
        <w:rPr>
          <w:rFonts w:ascii="宋体" w:eastAsia="宋体" w:hAnsi="宋体"/>
          <w:b w:val="0"/>
        </w:rPr>
      </w:pPr>
      <w:bookmarkStart w:id="123" w:name="_Toc521431816"/>
      <w:r w:rsidRPr="003F0B0C">
        <w:rPr>
          <w:rFonts w:ascii="宋体" w:eastAsia="宋体" w:hAnsi="宋体" w:hint="eastAsia"/>
          <w:b w:val="0"/>
        </w:rPr>
        <w:t>√-</w:t>
      </w:r>
      <w:r w:rsidRPr="003F0B0C">
        <w:rPr>
          <w:rFonts w:ascii="宋体" w:eastAsia="宋体" w:hAnsi="宋体"/>
          <w:b w:val="0"/>
        </w:rPr>
        <w:t>POJ</w:t>
      </w:r>
      <w:r w:rsidRPr="003F0B0C">
        <w:rPr>
          <w:rFonts w:ascii="宋体" w:eastAsia="宋体" w:hAnsi="宋体" w:hint="eastAsia"/>
          <w:b w:val="0"/>
        </w:rPr>
        <w:t>-</w:t>
      </w:r>
      <w:r w:rsidRPr="003F0B0C">
        <w:rPr>
          <w:rFonts w:ascii="宋体" w:eastAsia="宋体" w:hAnsi="宋体"/>
          <w:b w:val="0"/>
        </w:rPr>
        <w:t>2752</w:t>
      </w:r>
      <w:r w:rsidRPr="003F0B0C">
        <w:rPr>
          <w:rFonts w:ascii="宋体" w:eastAsia="宋体" w:hAnsi="宋体" w:hint="eastAsia"/>
          <w:b w:val="0"/>
        </w:rPr>
        <w:t>-</w:t>
      </w:r>
      <w:r w:rsidRPr="003F0B0C">
        <w:rPr>
          <w:rFonts w:ascii="宋体" w:eastAsia="宋体" w:hAnsi="宋体"/>
          <w:b w:val="0"/>
        </w:rPr>
        <w:t>Seek the Name,Seek the Fame</w:t>
      </w:r>
      <w:bookmarkEnd w:id="123"/>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w:instrText>
      </w:r>
      <w:r w:rsidRPr="003F0B0C">
        <w:rPr>
          <w:rFonts w:ascii="宋体" w:eastAsia="宋体" w:hAnsi="宋体"/>
          <w:b w:val="0"/>
        </w:rPr>
        <w:instrText>POJ</w:instrText>
      </w:r>
      <w:r w:rsidRPr="003F0B0C">
        <w:rPr>
          <w:rFonts w:ascii="宋体" w:eastAsia="宋体" w:hAnsi="宋体" w:hint="eastAsia"/>
          <w:b w:val="0"/>
        </w:rPr>
        <w:instrText>-</w:instrText>
      </w:r>
      <w:r w:rsidRPr="003F0B0C">
        <w:rPr>
          <w:rFonts w:ascii="宋体" w:eastAsia="宋体" w:hAnsi="宋体"/>
          <w:b w:val="0"/>
        </w:rPr>
        <w:instrText>2752</w:instrText>
      </w:r>
      <w:r w:rsidRPr="003F0B0C">
        <w:rPr>
          <w:rFonts w:ascii="宋体" w:eastAsia="宋体" w:hAnsi="宋体" w:hint="eastAsia"/>
          <w:b w:val="0"/>
        </w:rPr>
        <w:instrText>-</w:instrText>
      </w:r>
      <w:r w:rsidRPr="003F0B0C">
        <w:rPr>
          <w:rFonts w:ascii="宋体" w:eastAsia="宋体" w:hAnsi="宋体"/>
          <w:b w:val="0"/>
        </w:rPr>
        <w:instrText>Seek the Name,Seek the Fame:</w:instrText>
      </w:r>
      <w:r w:rsidRPr="003F0B0C">
        <w:rPr>
          <w:rFonts w:ascii="宋体" w:eastAsia="宋体" w:hAnsi="宋体"/>
        </w:rPr>
        <w:instrText xml:space="preserve">2752" \y "POJ:2752" </w:instrText>
      </w:r>
      <w:r w:rsidRPr="003F0B0C">
        <w:rPr>
          <w:rFonts w:ascii="宋体" w:eastAsia="宋体" w:hAnsi="宋体"/>
          <w:b w:val="0"/>
        </w:rPr>
        <w:fldChar w:fldCharType="end"/>
      </w:r>
    </w:p>
    <w:p w:rsidR="00B410EC" w:rsidRPr="003F0B0C" w:rsidRDefault="00B410EC" w:rsidP="005505FF">
      <w:pPr>
        <w:rPr>
          <w:rFonts w:ascii="宋体" w:eastAsia="宋体" w:hAnsi="宋体"/>
        </w:rPr>
      </w:pPr>
      <w:r w:rsidRPr="003F0B0C">
        <w:rPr>
          <w:rFonts w:ascii="宋体" w:eastAsia="宋体" w:hAnsi="宋体" w:hint="eastAsia"/>
        </w:rPr>
        <w:t>【题意】给定字符串s（长度范围4e5）要求输出所有的前缀和后缀相同的字符串长度（升序）</w:t>
      </w:r>
    </w:p>
    <w:p w:rsidR="00B410EC" w:rsidRPr="003F0B0C" w:rsidRDefault="00B410EC" w:rsidP="005505FF">
      <w:pPr>
        <w:rPr>
          <w:rFonts w:ascii="宋体" w:eastAsia="宋体" w:hAnsi="宋体"/>
        </w:rPr>
      </w:pPr>
      <w:r w:rsidRPr="003F0B0C">
        <w:rPr>
          <w:rFonts w:ascii="宋体" w:eastAsia="宋体" w:hAnsi="宋体" w:hint="eastAsia"/>
        </w:rPr>
        <w:t>【题解】考虑KMP的next数组本质，对于长度为len的字符串0..len-1，next[len-1]的意思就是它（除自己本身）的最大前后缀相同的长度是next[len-1]，接着我们就只考虑这个相同的前后缀，再看除它自己本身之外的最大前后缀相同的长度，这样就是next[</w:t>
      </w:r>
      <w:r w:rsidRPr="003F0B0C">
        <w:rPr>
          <w:rFonts w:ascii="宋体" w:eastAsia="宋体" w:hAnsi="宋体"/>
        </w:rPr>
        <w:t>next[len-1]-1]…</w:t>
      </w:r>
      <w:r w:rsidRPr="003F0B0C">
        <w:rPr>
          <w:rFonts w:ascii="宋体" w:eastAsia="宋体" w:hAnsi="宋体" w:hint="eastAsia"/>
        </w:rPr>
        <w:t>依次类推可以求出所有的前后缀相同数值。复杂度O(n)</w:t>
      </w:r>
    </w:p>
    <w:p w:rsidR="00B410EC" w:rsidRPr="003F0B0C" w:rsidRDefault="00B410EC" w:rsidP="005505FF">
      <w:pPr>
        <w:rPr>
          <w:rFonts w:ascii="宋体" w:eastAsia="宋体" w:hAnsi="宋体"/>
        </w:rPr>
      </w:pPr>
      <w:r w:rsidRPr="003F0B0C">
        <w:rPr>
          <w:rFonts w:ascii="宋体" w:eastAsia="宋体" w:hAnsi="宋体" w:hint="eastAsia"/>
        </w:rPr>
        <w:t>【代码】</w:t>
      </w:r>
    </w:p>
    <w:p w:rsidR="00B410EC" w:rsidRPr="003F0B0C" w:rsidRDefault="00B410EC" w:rsidP="00B410EC">
      <w:pPr>
        <w:rPr>
          <w:rFonts w:ascii="宋体" w:eastAsia="宋体" w:hAnsi="宋体"/>
        </w:rPr>
      </w:pPr>
      <w:r w:rsidRPr="003F0B0C">
        <w:rPr>
          <w:rFonts w:ascii="宋体" w:eastAsia="宋体" w:hAnsi="宋体"/>
        </w:rPr>
        <w:t>#include &lt;cstdio&gt;</w:t>
      </w:r>
    </w:p>
    <w:p w:rsidR="00B410EC" w:rsidRPr="003F0B0C" w:rsidRDefault="00B410EC" w:rsidP="00B410EC">
      <w:pPr>
        <w:rPr>
          <w:rFonts w:ascii="宋体" w:eastAsia="宋体" w:hAnsi="宋体"/>
        </w:rPr>
      </w:pPr>
      <w:r w:rsidRPr="003F0B0C">
        <w:rPr>
          <w:rFonts w:ascii="宋体" w:eastAsia="宋体" w:hAnsi="宋体"/>
        </w:rPr>
        <w:t>#include &lt;cstdlib&gt;</w:t>
      </w:r>
    </w:p>
    <w:p w:rsidR="00B410EC" w:rsidRPr="003F0B0C" w:rsidRDefault="00B410EC" w:rsidP="00B410EC">
      <w:pPr>
        <w:rPr>
          <w:rFonts w:ascii="宋体" w:eastAsia="宋体" w:hAnsi="宋体"/>
        </w:rPr>
      </w:pPr>
      <w:r w:rsidRPr="003F0B0C">
        <w:rPr>
          <w:rFonts w:ascii="宋体" w:eastAsia="宋体" w:hAnsi="宋体"/>
        </w:rPr>
        <w:t>#include &lt;cstring&gt;</w:t>
      </w:r>
    </w:p>
    <w:p w:rsidR="00B410EC" w:rsidRPr="003F0B0C" w:rsidRDefault="00B410EC" w:rsidP="00B410EC">
      <w:pPr>
        <w:rPr>
          <w:rFonts w:ascii="宋体" w:eastAsia="宋体" w:hAnsi="宋体"/>
        </w:rPr>
      </w:pPr>
      <w:r w:rsidRPr="003F0B0C">
        <w:rPr>
          <w:rFonts w:ascii="宋体" w:eastAsia="宋体" w:hAnsi="宋体"/>
        </w:rPr>
        <w:t>#define MAXLEN 400010</w:t>
      </w:r>
    </w:p>
    <w:p w:rsidR="00B410EC" w:rsidRPr="003F0B0C" w:rsidRDefault="00B410EC" w:rsidP="00B410EC">
      <w:pPr>
        <w:rPr>
          <w:rFonts w:ascii="宋体" w:eastAsia="宋体" w:hAnsi="宋体"/>
        </w:rPr>
      </w:pPr>
    </w:p>
    <w:p w:rsidR="00B410EC" w:rsidRPr="003F0B0C" w:rsidRDefault="00B410EC" w:rsidP="00B410EC">
      <w:pPr>
        <w:rPr>
          <w:rFonts w:ascii="宋体" w:eastAsia="宋体" w:hAnsi="宋体"/>
        </w:rPr>
      </w:pPr>
      <w:r w:rsidRPr="003F0B0C">
        <w:rPr>
          <w:rFonts w:ascii="宋体" w:eastAsia="宋体" w:hAnsi="宋体"/>
        </w:rPr>
        <w:t>using namespace std;</w:t>
      </w:r>
    </w:p>
    <w:p w:rsidR="00B410EC" w:rsidRPr="003F0B0C" w:rsidRDefault="00B410EC" w:rsidP="00B410EC">
      <w:pPr>
        <w:rPr>
          <w:rFonts w:ascii="宋体" w:eastAsia="宋体" w:hAnsi="宋体"/>
        </w:rPr>
      </w:pPr>
    </w:p>
    <w:p w:rsidR="00B410EC" w:rsidRPr="003F0B0C" w:rsidRDefault="00B410EC" w:rsidP="00B410EC">
      <w:pPr>
        <w:rPr>
          <w:rFonts w:ascii="宋体" w:eastAsia="宋体" w:hAnsi="宋体"/>
        </w:rPr>
      </w:pPr>
      <w:r w:rsidRPr="003F0B0C">
        <w:rPr>
          <w:rFonts w:ascii="宋体" w:eastAsia="宋体" w:hAnsi="宋体"/>
        </w:rPr>
        <w:t>void cal_next(char s[],int len,int next[]){</w:t>
      </w:r>
    </w:p>
    <w:p w:rsidR="00B410EC" w:rsidRPr="003F0B0C" w:rsidRDefault="00B410EC" w:rsidP="00B410EC">
      <w:pPr>
        <w:rPr>
          <w:rFonts w:ascii="宋体" w:eastAsia="宋体" w:hAnsi="宋体"/>
        </w:rPr>
      </w:pPr>
      <w:r w:rsidRPr="003F0B0C">
        <w:rPr>
          <w:rFonts w:ascii="宋体" w:eastAsia="宋体" w:hAnsi="宋体"/>
        </w:rPr>
        <w:t xml:space="preserve">    next[0]=0;</w:t>
      </w:r>
    </w:p>
    <w:p w:rsidR="00B410EC" w:rsidRPr="003F0B0C" w:rsidRDefault="00B410EC" w:rsidP="00B410EC">
      <w:pPr>
        <w:rPr>
          <w:rFonts w:ascii="宋体" w:eastAsia="宋体" w:hAnsi="宋体"/>
        </w:rPr>
      </w:pPr>
      <w:r w:rsidRPr="003F0B0C">
        <w:rPr>
          <w:rFonts w:ascii="宋体" w:eastAsia="宋体" w:hAnsi="宋体"/>
        </w:rPr>
        <w:t xml:space="preserve">    int i=1,j=0;</w:t>
      </w:r>
    </w:p>
    <w:p w:rsidR="00B410EC" w:rsidRPr="003F0B0C" w:rsidRDefault="00B410EC" w:rsidP="00B410EC">
      <w:pPr>
        <w:rPr>
          <w:rFonts w:ascii="宋体" w:eastAsia="宋体" w:hAnsi="宋体"/>
        </w:rPr>
      </w:pPr>
      <w:r w:rsidRPr="003F0B0C">
        <w:rPr>
          <w:rFonts w:ascii="宋体" w:eastAsia="宋体" w:hAnsi="宋体"/>
        </w:rPr>
        <w:t xml:space="preserve">    while(i&lt;len){</w:t>
      </w:r>
    </w:p>
    <w:p w:rsidR="00B410EC" w:rsidRPr="003F0B0C" w:rsidRDefault="00B410EC" w:rsidP="00B410EC">
      <w:pPr>
        <w:rPr>
          <w:rFonts w:ascii="宋体" w:eastAsia="宋体" w:hAnsi="宋体"/>
        </w:rPr>
      </w:pPr>
      <w:r w:rsidRPr="003F0B0C">
        <w:rPr>
          <w:rFonts w:ascii="宋体" w:eastAsia="宋体" w:hAnsi="宋体"/>
        </w:rPr>
        <w:t xml:space="preserve">        if(s[i]==s[j]){</w:t>
      </w:r>
    </w:p>
    <w:p w:rsidR="00B410EC" w:rsidRPr="003F0B0C" w:rsidRDefault="00B410EC" w:rsidP="00B410EC">
      <w:pPr>
        <w:rPr>
          <w:rFonts w:ascii="宋体" w:eastAsia="宋体" w:hAnsi="宋体"/>
        </w:rPr>
      </w:pPr>
      <w:r w:rsidRPr="003F0B0C">
        <w:rPr>
          <w:rFonts w:ascii="宋体" w:eastAsia="宋体" w:hAnsi="宋体"/>
        </w:rPr>
        <w:t xml:space="preserve">            next[i++]=(j++)+1;</w:t>
      </w:r>
    </w:p>
    <w:p w:rsidR="00B410EC" w:rsidRPr="003F0B0C" w:rsidRDefault="00B410EC" w:rsidP="00B410EC">
      <w:pPr>
        <w:rPr>
          <w:rFonts w:ascii="宋体" w:eastAsia="宋体" w:hAnsi="宋体"/>
        </w:rPr>
      </w:pPr>
      <w:r w:rsidRPr="003F0B0C">
        <w:rPr>
          <w:rFonts w:ascii="宋体" w:eastAsia="宋体" w:hAnsi="宋体"/>
        </w:rPr>
        <w:t xml:space="preserve">            continue;</w:t>
      </w:r>
    </w:p>
    <w:p w:rsidR="00B410EC" w:rsidRPr="003F0B0C" w:rsidRDefault="00B410EC" w:rsidP="00B410EC">
      <w:pPr>
        <w:rPr>
          <w:rFonts w:ascii="宋体" w:eastAsia="宋体" w:hAnsi="宋体"/>
        </w:rPr>
      </w:pPr>
      <w:r w:rsidRPr="003F0B0C">
        <w:rPr>
          <w:rFonts w:ascii="宋体" w:eastAsia="宋体" w:hAnsi="宋体"/>
        </w:rPr>
        <w:t xml:space="preserve">        }</w:t>
      </w:r>
    </w:p>
    <w:p w:rsidR="00B410EC" w:rsidRPr="003F0B0C" w:rsidRDefault="00B410EC" w:rsidP="00B410EC">
      <w:pPr>
        <w:rPr>
          <w:rFonts w:ascii="宋体" w:eastAsia="宋体" w:hAnsi="宋体"/>
        </w:rPr>
      </w:pPr>
      <w:r w:rsidRPr="003F0B0C">
        <w:rPr>
          <w:rFonts w:ascii="宋体" w:eastAsia="宋体" w:hAnsi="宋体"/>
        </w:rPr>
        <w:t xml:space="preserve">        while(s[i]!=s[j]){</w:t>
      </w:r>
    </w:p>
    <w:p w:rsidR="00B410EC" w:rsidRPr="003F0B0C" w:rsidRDefault="00B410EC" w:rsidP="00B410EC">
      <w:pPr>
        <w:rPr>
          <w:rFonts w:ascii="宋体" w:eastAsia="宋体" w:hAnsi="宋体"/>
        </w:rPr>
      </w:pPr>
      <w:r w:rsidRPr="003F0B0C">
        <w:rPr>
          <w:rFonts w:ascii="宋体" w:eastAsia="宋体" w:hAnsi="宋体"/>
        </w:rPr>
        <w:t xml:space="preserve">            if(j==0){</w:t>
      </w:r>
    </w:p>
    <w:p w:rsidR="00B410EC" w:rsidRPr="003F0B0C" w:rsidRDefault="00B410EC" w:rsidP="00B410EC">
      <w:pPr>
        <w:rPr>
          <w:rFonts w:ascii="宋体" w:eastAsia="宋体" w:hAnsi="宋体"/>
        </w:rPr>
      </w:pPr>
      <w:r w:rsidRPr="003F0B0C">
        <w:rPr>
          <w:rFonts w:ascii="宋体" w:eastAsia="宋体" w:hAnsi="宋体"/>
        </w:rPr>
        <w:t xml:space="preserve">                next[i++]=0;</w:t>
      </w:r>
    </w:p>
    <w:p w:rsidR="00B410EC" w:rsidRPr="003F0B0C" w:rsidRDefault="00B410EC" w:rsidP="00B410EC">
      <w:pPr>
        <w:rPr>
          <w:rFonts w:ascii="宋体" w:eastAsia="宋体" w:hAnsi="宋体"/>
        </w:rPr>
      </w:pPr>
      <w:r w:rsidRPr="003F0B0C">
        <w:rPr>
          <w:rFonts w:ascii="宋体" w:eastAsia="宋体" w:hAnsi="宋体"/>
        </w:rPr>
        <w:t xml:space="preserve">                break;</w:t>
      </w:r>
    </w:p>
    <w:p w:rsidR="00B410EC" w:rsidRPr="003F0B0C" w:rsidRDefault="00B410EC" w:rsidP="00B410EC">
      <w:pPr>
        <w:rPr>
          <w:rFonts w:ascii="宋体" w:eastAsia="宋体" w:hAnsi="宋体"/>
        </w:rPr>
      </w:pPr>
      <w:r w:rsidRPr="003F0B0C">
        <w:rPr>
          <w:rFonts w:ascii="宋体" w:eastAsia="宋体" w:hAnsi="宋体"/>
        </w:rPr>
        <w:lastRenderedPageBreak/>
        <w:t xml:space="preserve">            }</w:t>
      </w:r>
    </w:p>
    <w:p w:rsidR="00B410EC" w:rsidRPr="003F0B0C" w:rsidRDefault="00B410EC" w:rsidP="00B410EC">
      <w:pPr>
        <w:rPr>
          <w:rFonts w:ascii="宋体" w:eastAsia="宋体" w:hAnsi="宋体"/>
        </w:rPr>
      </w:pPr>
      <w:r w:rsidRPr="003F0B0C">
        <w:rPr>
          <w:rFonts w:ascii="宋体" w:eastAsia="宋体" w:hAnsi="宋体"/>
        </w:rPr>
        <w:t xml:space="preserve">            j=next[j-1];</w:t>
      </w:r>
    </w:p>
    <w:p w:rsidR="00B410EC" w:rsidRPr="003F0B0C" w:rsidRDefault="00B410EC" w:rsidP="00B410EC">
      <w:pPr>
        <w:rPr>
          <w:rFonts w:ascii="宋体" w:eastAsia="宋体" w:hAnsi="宋体"/>
        </w:rPr>
      </w:pPr>
      <w:r w:rsidRPr="003F0B0C">
        <w:rPr>
          <w:rFonts w:ascii="宋体" w:eastAsia="宋体" w:hAnsi="宋体"/>
        </w:rPr>
        <w:t xml:space="preserve">        }</w:t>
      </w:r>
    </w:p>
    <w:p w:rsidR="00B410EC" w:rsidRPr="003F0B0C" w:rsidRDefault="00B410EC" w:rsidP="00B410EC">
      <w:pPr>
        <w:rPr>
          <w:rFonts w:ascii="宋体" w:eastAsia="宋体" w:hAnsi="宋体"/>
        </w:rPr>
      </w:pPr>
      <w:r w:rsidRPr="003F0B0C">
        <w:rPr>
          <w:rFonts w:ascii="宋体" w:eastAsia="宋体" w:hAnsi="宋体"/>
        </w:rPr>
        <w:t xml:space="preserve">    }</w:t>
      </w:r>
    </w:p>
    <w:p w:rsidR="00B410EC" w:rsidRPr="003F0B0C" w:rsidRDefault="00B410EC" w:rsidP="00B410EC">
      <w:pPr>
        <w:rPr>
          <w:rFonts w:ascii="宋体" w:eastAsia="宋体" w:hAnsi="宋体"/>
        </w:rPr>
      </w:pPr>
      <w:r w:rsidRPr="003F0B0C">
        <w:rPr>
          <w:rFonts w:ascii="宋体" w:eastAsia="宋体" w:hAnsi="宋体"/>
        </w:rPr>
        <w:t xml:space="preserve">    return;</w:t>
      </w:r>
    </w:p>
    <w:p w:rsidR="00B410EC" w:rsidRPr="003F0B0C" w:rsidRDefault="00B410EC" w:rsidP="00B410EC">
      <w:pPr>
        <w:rPr>
          <w:rFonts w:ascii="宋体" w:eastAsia="宋体" w:hAnsi="宋体"/>
        </w:rPr>
      </w:pPr>
      <w:r w:rsidRPr="003F0B0C">
        <w:rPr>
          <w:rFonts w:ascii="宋体" w:eastAsia="宋体" w:hAnsi="宋体"/>
        </w:rPr>
        <w:t>}</w:t>
      </w:r>
    </w:p>
    <w:p w:rsidR="00B410EC" w:rsidRPr="003F0B0C" w:rsidRDefault="00B410EC" w:rsidP="00B410EC">
      <w:pPr>
        <w:rPr>
          <w:rFonts w:ascii="宋体" w:eastAsia="宋体" w:hAnsi="宋体"/>
        </w:rPr>
      </w:pPr>
    </w:p>
    <w:p w:rsidR="00B410EC" w:rsidRPr="003F0B0C" w:rsidRDefault="00B410EC" w:rsidP="00B410EC">
      <w:pPr>
        <w:rPr>
          <w:rFonts w:ascii="宋体" w:eastAsia="宋体" w:hAnsi="宋体"/>
        </w:rPr>
      </w:pPr>
      <w:r w:rsidRPr="003F0B0C">
        <w:rPr>
          <w:rFonts w:ascii="宋体" w:eastAsia="宋体" w:hAnsi="宋体"/>
        </w:rPr>
        <w:t>void kmp(char s[],int len){</w:t>
      </w:r>
    </w:p>
    <w:p w:rsidR="00B410EC" w:rsidRPr="003F0B0C" w:rsidRDefault="00B410EC" w:rsidP="00B410EC">
      <w:pPr>
        <w:rPr>
          <w:rFonts w:ascii="宋体" w:eastAsia="宋体" w:hAnsi="宋体"/>
        </w:rPr>
      </w:pPr>
      <w:r w:rsidRPr="003F0B0C">
        <w:rPr>
          <w:rFonts w:ascii="宋体" w:eastAsia="宋体" w:hAnsi="宋体"/>
        </w:rPr>
        <w:t xml:space="preserve">    int *next=new int[len],*ans=new int[len],anssz=1;</w:t>
      </w:r>
    </w:p>
    <w:p w:rsidR="00B410EC" w:rsidRPr="003F0B0C" w:rsidRDefault="00B410EC" w:rsidP="00B410EC">
      <w:pPr>
        <w:rPr>
          <w:rFonts w:ascii="宋体" w:eastAsia="宋体" w:hAnsi="宋体"/>
        </w:rPr>
      </w:pPr>
      <w:r w:rsidRPr="003F0B0C">
        <w:rPr>
          <w:rFonts w:ascii="宋体" w:eastAsia="宋体" w:hAnsi="宋体"/>
        </w:rPr>
        <w:t xml:space="preserve">    ans[0]=len;</w:t>
      </w:r>
    </w:p>
    <w:p w:rsidR="00B410EC" w:rsidRPr="003F0B0C" w:rsidRDefault="00B410EC" w:rsidP="00B410EC">
      <w:pPr>
        <w:rPr>
          <w:rFonts w:ascii="宋体" w:eastAsia="宋体" w:hAnsi="宋体"/>
        </w:rPr>
      </w:pPr>
      <w:r w:rsidRPr="003F0B0C">
        <w:rPr>
          <w:rFonts w:ascii="宋体" w:eastAsia="宋体" w:hAnsi="宋体"/>
        </w:rPr>
        <w:t xml:space="preserve">    cal_next(s,len,next);</w:t>
      </w:r>
    </w:p>
    <w:p w:rsidR="00B410EC" w:rsidRPr="003F0B0C" w:rsidRDefault="00B410EC" w:rsidP="00B410EC">
      <w:pPr>
        <w:rPr>
          <w:rFonts w:ascii="宋体" w:eastAsia="宋体" w:hAnsi="宋体"/>
        </w:rPr>
      </w:pPr>
      <w:r w:rsidRPr="003F0B0C">
        <w:rPr>
          <w:rFonts w:ascii="宋体" w:eastAsia="宋体" w:hAnsi="宋体"/>
        </w:rPr>
        <w:t xml:space="preserve">    int i=len-1;</w:t>
      </w:r>
    </w:p>
    <w:p w:rsidR="00B410EC" w:rsidRPr="003F0B0C" w:rsidRDefault="00B410EC" w:rsidP="00B410EC">
      <w:pPr>
        <w:rPr>
          <w:rFonts w:ascii="宋体" w:eastAsia="宋体" w:hAnsi="宋体"/>
        </w:rPr>
      </w:pPr>
      <w:r w:rsidRPr="003F0B0C">
        <w:rPr>
          <w:rFonts w:ascii="宋体" w:eastAsia="宋体" w:hAnsi="宋体"/>
        </w:rPr>
        <w:t xml:space="preserve">    while(i&gt;0&amp;&amp;next[i]){</w:t>
      </w:r>
    </w:p>
    <w:p w:rsidR="00B410EC" w:rsidRPr="003F0B0C" w:rsidRDefault="00B410EC" w:rsidP="00B410EC">
      <w:pPr>
        <w:rPr>
          <w:rFonts w:ascii="宋体" w:eastAsia="宋体" w:hAnsi="宋体"/>
        </w:rPr>
      </w:pPr>
      <w:r w:rsidRPr="003F0B0C">
        <w:rPr>
          <w:rFonts w:ascii="宋体" w:eastAsia="宋体" w:hAnsi="宋体"/>
        </w:rPr>
        <w:t xml:space="preserve">        ans[anssz++]=next[i];</w:t>
      </w:r>
    </w:p>
    <w:p w:rsidR="00B410EC" w:rsidRPr="003F0B0C" w:rsidRDefault="00B410EC" w:rsidP="00B410EC">
      <w:pPr>
        <w:rPr>
          <w:rFonts w:ascii="宋体" w:eastAsia="宋体" w:hAnsi="宋体"/>
        </w:rPr>
      </w:pPr>
      <w:r w:rsidRPr="003F0B0C">
        <w:rPr>
          <w:rFonts w:ascii="宋体" w:eastAsia="宋体" w:hAnsi="宋体"/>
        </w:rPr>
        <w:t xml:space="preserve">        i=next[i]-1;</w:t>
      </w:r>
    </w:p>
    <w:p w:rsidR="00B410EC" w:rsidRPr="003F0B0C" w:rsidRDefault="00B410EC" w:rsidP="00B410EC">
      <w:pPr>
        <w:rPr>
          <w:rFonts w:ascii="宋体" w:eastAsia="宋体" w:hAnsi="宋体"/>
        </w:rPr>
      </w:pPr>
      <w:r w:rsidRPr="003F0B0C">
        <w:rPr>
          <w:rFonts w:ascii="宋体" w:eastAsia="宋体" w:hAnsi="宋体"/>
        </w:rPr>
        <w:t xml:space="preserve">    }</w:t>
      </w:r>
    </w:p>
    <w:p w:rsidR="00B410EC" w:rsidRPr="003F0B0C" w:rsidRDefault="00B410EC" w:rsidP="00B410EC">
      <w:pPr>
        <w:rPr>
          <w:rFonts w:ascii="宋体" w:eastAsia="宋体" w:hAnsi="宋体"/>
        </w:rPr>
      </w:pPr>
      <w:r w:rsidRPr="003F0B0C">
        <w:rPr>
          <w:rFonts w:ascii="宋体" w:eastAsia="宋体" w:hAnsi="宋体"/>
        </w:rPr>
        <w:t xml:space="preserve">    for(int i=anssz-1;i&gt;=0;i--){</w:t>
      </w:r>
    </w:p>
    <w:p w:rsidR="00B410EC" w:rsidRPr="003F0B0C" w:rsidRDefault="00B410EC" w:rsidP="00B410EC">
      <w:pPr>
        <w:rPr>
          <w:rFonts w:ascii="宋体" w:eastAsia="宋体" w:hAnsi="宋体"/>
        </w:rPr>
      </w:pPr>
      <w:r w:rsidRPr="003F0B0C">
        <w:rPr>
          <w:rFonts w:ascii="宋体" w:eastAsia="宋体" w:hAnsi="宋体"/>
        </w:rPr>
        <w:t xml:space="preserve">        printf("%d",ans[i]);</w:t>
      </w:r>
    </w:p>
    <w:p w:rsidR="00B410EC" w:rsidRPr="003F0B0C" w:rsidRDefault="00B410EC" w:rsidP="00B410EC">
      <w:pPr>
        <w:rPr>
          <w:rFonts w:ascii="宋体" w:eastAsia="宋体" w:hAnsi="宋体"/>
        </w:rPr>
      </w:pPr>
      <w:r w:rsidRPr="003F0B0C">
        <w:rPr>
          <w:rFonts w:ascii="宋体" w:eastAsia="宋体" w:hAnsi="宋体"/>
        </w:rPr>
        <w:t xml:space="preserve">        if(i==0) printf("\n");else printf(" ");</w:t>
      </w:r>
    </w:p>
    <w:p w:rsidR="00B410EC" w:rsidRPr="003F0B0C" w:rsidRDefault="00B410EC" w:rsidP="00B410EC">
      <w:pPr>
        <w:rPr>
          <w:rFonts w:ascii="宋体" w:eastAsia="宋体" w:hAnsi="宋体"/>
        </w:rPr>
      </w:pPr>
      <w:r w:rsidRPr="003F0B0C">
        <w:rPr>
          <w:rFonts w:ascii="宋体" w:eastAsia="宋体" w:hAnsi="宋体"/>
        </w:rPr>
        <w:t xml:space="preserve">    }</w:t>
      </w:r>
    </w:p>
    <w:p w:rsidR="00B410EC" w:rsidRPr="003F0B0C" w:rsidRDefault="00B410EC" w:rsidP="00B410EC">
      <w:pPr>
        <w:rPr>
          <w:rFonts w:ascii="宋体" w:eastAsia="宋体" w:hAnsi="宋体"/>
        </w:rPr>
      </w:pPr>
      <w:r w:rsidRPr="003F0B0C">
        <w:rPr>
          <w:rFonts w:ascii="宋体" w:eastAsia="宋体" w:hAnsi="宋体"/>
        </w:rPr>
        <w:t xml:space="preserve">    delete[] next;</w:t>
      </w:r>
    </w:p>
    <w:p w:rsidR="00B410EC" w:rsidRPr="003F0B0C" w:rsidRDefault="00B410EC" w:rsidP="00B410EC">
      <w:pPr>
        <w:rPr>
          <w:rFonts w:ascii="宋体" w:eastAsia="宋体" w:hAnsi="宋体"/>
        </w:rPr>
      </w:pPr>
      <w:r w:rsidRPr="003F0B0C">
        <w:rPr>
          <w:rFonts w:ascii="宋体" w:eastAsia="宋体" w:hAnsi="宋体"/>
        </w:rPr>
        <w:t xml:space="preserve">    delete[] ans;</w:t>
      </w:r>
    </w:p>
    <w:p w:rsidR="00B410EC" w:rsidRPr="003F0B0C" w:rsidRDefault="00B410EC" w:rsidP="00B410EC">
      <w:pPr>
        <w:rPr>
          <w:rFonts w:ascii="宋体" w:eastAsia="宋体" w:hAnsi="宋体"/>
        </w:rPr>
      </w:pPr>
      <w:r w:rsidRPr="003F0B0C">
        <w:rPr>
          <w:rFonts w:ascii="宋体" w:eastAsia="宋体" w:hAnsi="宋体"/>
        </w:rPr>
        <w:t xml:space="preserve">    return;</w:t>
      </w:r>
    </w:p>
    <w:p w:rsidR="00B410EC" w:rsidRPr="003F0B0C" w:rsidRDefault="00B410EC" w:rsidP="00B410EC">
      <w:pPr>
        <w:rPr>
          <w:rFonts w:ascii="宋体" w:eastAsia="宋体" w:hAnsi="宋体"/>
        </w:rPr>
      </w:pPr>
      <w:r w:rsidRPr="003F0B0C">
        <w:rPr>
          <w:rFonts w:ascii="宋体" w:eastAsia="宋体" w:hAnsi="宋体"/>
        </w:rPr>
        <w:t>}</w:t>
      </w:r>
    </w:p>
    <w:p w:rsidR="00B410EC" w:rsidRPr="003F0B0C" w:rsidRDefault="00B410EC" w:rsidP="00B410EC">
      <w:pPr>
        <w:rPr>
          <w:rFonts w:ascii="宋体" w:eastAsia="宋体" w:hAnsi="宋体"/>
        </w:rPr>
      </w:pPr>
    </w:p>
    <w:p w:rsidR="00B410EC" w:rsidRPr="003F0B0C" w:rsidRDefault="00B410EC" w:rsidP="00B410EC">
      <w:pPr>
        <w:rPr>
          <w:rFonts w:ascii="宋体" w:eastAsia="宋体" w:hAnsi="宋体"/>
        </w:rPr>
      </w:pPr>
      <w:r w:rsidRPr="003F0B0C">
        <w:rPr>
          <w:rFonts w:ascii="宋体" w:eastAsia="宋体" w:hAnsi="宋体"/>
        </w:rPr>
        <w:t>int main()</w:t>
      </w:r>
    </w:p>
    <w:p w:rsidR="00B410EC" w:rsidRPr="003F0B0C" w:rsidRDefault="00B410EC" w:rsidP="00B410EC">
      <w:pPr>
        <w:rPr>
          <w:rFonts w:ascii="宋体" w:eastAsia="宋体" w:hAnsi="宋体"/>
        </w:rPr>
      </w:pPr>
      <w:r w:rsidRPr="003F0B0C">
        <w:rPr>
          <w:rFonts w:ascii="宋体" w:eastAsia="宋体" w:hAnsi="宋体"/>
        </w:rPr>
        <w:t>{</w:t>
      </w:r>
    </w:p>
    <w:p w:rsidR="00B410EC" w:rsidRPr="003F0B0C" w:rsidRDefault="00B410EC" w:rsidP="00B410EC">
      <w:pPr>
        <w:rPr>
          <w:rFonts w:ascii="宋体" w:eastAsia="宋体" w:hAnsi="宋体"/>
        </w:rPr>
      </w:pPr>
      <w:r w:rsidRPr="003F0B0C">
        <w:rPr>
          <w:rFonts w:ascii="宋体" w:eastAsia="宋体" w:hAnsi="宋体"/>
        </w:rPr>
        <w:t xml:space="preserve">    char *s=new char[MAXLEN];</w:t>
      </w:r>
    </w:p>
    <w:p w:rsidR="00B410EC" w:rsidRPr="003F0B0C" w:rsidRDefault="00B410EC" w:rsidP="00B410EC">
      <w:pPr>
        <w:rPr>
          <w:rFonts w:ascii="宋体" w:eastAsia="宋体" w:hAnsi="宋体"/>
        </w:rPr>
      </w:pPr>
      <w:r w:rsidRPr="003F0B0C">
        <w:rPr>
          <w:rFonts w:ascii="宋体" w:eastAsia="宋体" w:hAnsi="宋体"/>
        </w:rPr>
        <w:t xml:space="preserve">    while(~scanf("%s",s)){</w:t>
      </w:r>
    </w:p>
    <w:p w:rsidR="00B410EC" w:rsidRPr="003F0B0C" w:rsidRDefault="00B410EC" w:rsidP="00B410EC">
      <w:pPr>
        <w:rPr>
          <w:rFonts w:ascii="宋体" w:eastAsia="宋体" w:hAnsi="宋体"/>
        </w:rPr>
      </w:pPr>
      <w:r w:rsidRPr="003F0B0C">
        <w:rPr>
          <w:rFonts w:ascii="宋体" w:eastAsia="宋体" w:hAnsi="宋体"/>
        </w:rPr>
        <w:t xml:space="preserve">        int len=strlen(s);</w:t>
      </w:r>
    </w:p>
    <w:p w:rsidR="00B410EC" w:rsidRPr="003F0B0C" w:rsidRDefault="00B410EC" w:rsidP="00B410EC">
      <w:pPr>
        <w:rPr>
          <w:rFonts w:ascii="宋体" w:eastAsia="宋体" w:hAnsi="宋体"/>
        </w:rPr>
      </w:pPr>
      <w:r w:rsidRPr="003F0B0C">
        <w:rPr>
          <w:rFonts w:ascii="宋体" w:eastAsia="宋体" w:hAnsi="宋体"/>
        </w:rPr>
        <w:t xml:space="preserve">        kmp(s,len);</w:t>
      </w:r>
    </w:p>
    <w:p w:rsidR="00B410EC" w:rsidRPr="003F0B0C" w:rsidRDefault="00B410EC" w:rsidP="00B410EC">
      <w:pPr>
        <w:rPr>
          <w:rFonts w:ascii="宋体" w:eastAsia="宋体" w:hAnsi="宋体"/>
        </w:rPr>
      </w:pPr>
      <w:r w:rsidRPr="003F0B0C">
        <w:rPr>
          <w:rFonts w:ascii="宋体" w:eastAsia="宋体" w:hAnsi="宋体"/>
        </w:rPr>
        <w:t xml:space="preserve">    }</w:t>
      </w:r>
    </w:p>
    <w:p w:rsidR="00B410EC" w:rsidRPr="003F0B0C" w:rsidRDefault="00B410EC" w:rsidP="00B410EC">
      <w:pPr>
        <w:rPr>
          <w:rFonts w:ascii="宋体" w:eastAsia="宋体" w:hAnsi="宋体"/>
        </w:rPr>
      </w:pPr>
      <w:r w:rsidRPr="003F0B0C">
        <w:rPr>
          <w:rFonts w:ascii="宋体" w:eastAsia="宋体" w:hAnsi="宋体"/>
        </w:rPr>
        <w:t xml:space="preserve">    delete[] s;</w:t>
      </w:r>
    </w:p>
    <w:p w:rsidR="00B410EC" w:rsidRPr="003F0B0C" w:rsidRDefault="00B410EC" w:rsidP="00B410EC">
      <w:pPr>
        <w:rPr>
          <w:rFonts w:ascii="宋体" w:eastAsia="宋体" w:hAnsi="宋体"/>
        </w:rPr>
      </w:pPr>
      <w:r w:rsidRPr="003F0B0C">
        <w:rPr>
          <w:rFonts w:ascii="宋体" w:eastAsia="宋体" w:hAnsi="宋体"/>
        </w:rPr>
        <w:t xml:space="preserve">    return 0;</w:t>
      </w:r>
    </w:p>
    <w:p w:rsidR="00B410EC" w:rsidRPr="003F0B0C" w:rsidRDefault="00B410EC" w:rsidP="00B410EC">
      <w:pPr>
        <w:rPr>
          <w:rFonts w:ascii="宋体" w:eastAsia="宋体" w:hAnsi="宋体"/>
        </w:rPr>
      </w:pPr>
      <w:r w:rsidRPr="003F0B0C">
        <w:rPr>
          <w:rFonts w:ascii="宋体" w:eastAsia="宋体" w:hAnsi="宋体"/>
        </w:rPr>
        <w:t>}</w:t>
      </w:r>
    </w:p>
    <w:p w:rsidR="00C002CB" w:rsidRPr="003F0B0C" w:rsidRDefault="00C002CB" w:rsidP="00C002CB">
      <w:pPr>
        <w:pStyle w:val="3"/>
        <w:rPr>
          <w:rFonts w:ascii="宋体" w:eastAsia="宋体" w:hAnsi="宋体"/>
          <w:b w:val="0"/>
        </w:rPr>
      </w:pPr>
      <w:bookmarkStart w:id="124" w:name="_Toc521431817"/>
      <w:r w:rsidRPr="003F0B0C">
        <w:rPr>
          <w:rFonts w:ascii="宋体" w:eastAsia="宋体" w:hAnsi="宋体" w:hint="eastAsia"/>
          <w:b w:val="0"/>
        </w:rPr>
        <w:t>最长公共子串问题</w:t>
      </w:r>
      <w:bookmarkEnd w:id="124"/>
    </w:p>
    <w:p w:rsidR="0096616B" w:rsidRPr="003F0B0C" w:rsidRDefault="0096616B" w:rsidP="0096616B">
      <w:pPr>
        <w:rPr>
          <w:rFonts w:ascii="宋体" w:eastAsia="宋体" w:hAnsi="宋体"/>
        </w:rPr>
      </w:pPr>
      <w:r w:rsidRPr="003F0B0C">
        <w:rPr>
          <w:rFonts w:ascii="宋体" w:eastAsia="宋体" w:hAnsi="宋体" w:hint="eastAsia"/>
        </w:rPr>
        <w:t>时间复杂度O(n</w:t>
      </w:r>
      <w:r w:rsidRPr="003F0B0C">
        <w:rPr>
          <w:rFonts w:ascii="宋体" w:eastAsia="宋体" w:hAnsi="宋体"/>
        </w:rPr>
        <w:t>^2)</w:t>
      </w:r>
    </w:p>
    <w:p w:rsidR="003214F5" w:rsidRPr="003F0B0C" w:rsidRDefault="003214F5" w:rsidP="003214F5">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POJ</w:t>
      </w:r>
      <w:r w:rsidRPr="003F0B0C">
        <w:rPr>
          <w:rFonts w:ascii="宋体" w:eastAsia="宋体" w:hAnsi="宋体" w:hint="eastAsia"/>
          <w:b w:val="0"/>
        </w:rPr>
        <w:t>-</w:t>
      </w:r>
      <w:r w:rsidRPr="003F0B0C">
        <w:rPr>
          <w:rFonts w:ascii="宋体" w:eastAsia="宋体" w:hAnsi="宋体"/>
          <w:b w:val="0"/>
        </w:rPr>
        <w:t>3080</w:t>
      </w:r>
      <w:r w:rsidRPr="003F0B0C">
        <w:rPr>
          <w:rFonts w:ascii="宋体" w:eastAsia="宋体" w:hAnsi="宋体" w:hint="eastAsia"/>
          <w:b w:val="0"/>
        </w:rPr>
        <w:t>-</w:t>
      </w:r>
      <w:r w:rsidRPr="003F0B0C">
        <w:rPr>
          <w:rFonts w:ascii="宋体" w:eastAsia="宋体" w:hAnsi="宋体"/>
          <w:b w:val="0"/>
        </w:rPr>
        <w:t>Blue Jeans</w:t>
      </w:r>
    </w:p>
    <w:p w:rsidR="003214F5" w:rsidRPr="003F0B0C" w:rsidRDefault="003214F5" w:rsidP="0096616B">
      <w:pPr>
        <w:rPr>
          <w:rFonts w:ascii="宋体" w:eastAsia="宋体" w:hAnsi="宋体"/>
        </w:rPr>
      </w:pPr>
      <w:r w:rsidRPr="003F0B0C">
        <w:rPr>
          <w:rFonts w:ascii="宋体" w:eastAsia="宋体" w:hAnsi="宋体" w:hint="eastAsia"/>
        </w:rPr>
        <w:t>【题意】给定至多10个长度为60的字符串，输出它们的最长公共子串（优先输出字典序最</w:t>
      </w:r>
      <w:r w:rsidRPr="003F0B0C">
        <w:rPr>
          <w:rFonts w:ascii="宋体" w:eastAsia="宋体" w:hAnsi="宋体" w:hint="eastAsia"/>
        </w:rPr>
        <w:lastRenderedPageBreak/>
        <w:t>小的）</w:t>
      </w:r>
    </w:p>
    <w:p w:rsidR="003214F5" w:rsidRPr="003F0B0C" w:rsidRDefault="003214F5" w:rsidP="0096616B">
      <w:pPr>
        <w:rPr>
          <w:rFonts w:ascii="宋体" w:eastAsia="宋体" w:hAnsi="宋体"/>
        </w:rPr>
      </w:pPr>
      <w:r w:rsidRPr="003F0B0C">
        <w:rPr>
          <w:rFonts w:ascii="宋体" w:eastAsia="宋体" w:hAnsi="宋体" w:hint="eastAsia"/>
        </w:rPr>
        <w:t>【TAG】最长公共子串 KMP 枚举 铁铜题</w:t>
      </w:r>
    </w:p>
    <w:p w:rsidR="003214F5" w:rsidRPr="003F0B0C" w:rsidRDefault="003214F5" w:rsidP="0096616B">
      <w:pPr>
        <w:rPr>
          <w:rFonts w:ascii="宋体" w:eastAsia="宋体" w:hAnsi="宋体"/>
        </w:rPr>
      </w:pPr>
      <w:r w:rsidRPr="003F0B0C">
        <w:rPr>
          <w:rFonts w:ascii="宋体" w:eastAsia="宋体" w:hAnsi="宋体" w:hint="eastAsia"/>
        </w:rPr>
        <w:t>【题解】求2个字符串的最长公共子串的时间复杂度已知的最好的是O（n^2），所以这题一开始就是一个比较暴力的思路，开始想着是先求第1个和第2个最长公共子串（枚举第1个子串的开始，然后用KMP），再求前2个最长公共子串和第3个</w:t>
      </w:r>
      <w:r w:rsidRPr="003F0B0C">
        <w:rPr>
          <w:rFonts w:ascii="宋体" w:eastAsia="宋体" w:hAnsi="宋体"/>
        </w:rPr>
        <w:t>…</w:t>
      </w:r>
      <w:r w:rsidRPr="003F0B0C">
        <w:rPr>
          <w:rFonts w:ascii="宋体" w:eastAsia="宋体" w:hAnsi="宋体" w:hint="eastAsia"/>
        </w:rPr>
        <w:t>依次类推，这样的时间复杂度应该也说的过去，写到一半发现1个问题，就是如果第1个和第2个最长公共子串有2个及以上，那要保留哪一个呢</w:t>
      </w:r>
      <w:r w:rsidRPr="003F0B0C">
        <w:rPr>
          <w:rFonts w:ascii="宋体" w:eastAsia="宋体" w:hAnsi="宋体"/>
        </w:rPr>
        <w:t>…</w:t>
      </w:r>
      <w:r w:rsidRPr="003F0B0C">
        <w:rPr>
          <w:rFonts w:ascii="宋体" w:eastAsia="宋体" w:hAnsi="宋体" w:hint="eastAsia"/>
        </w:rPr>
        <w:t>也许保留某一个和之后求出来的会更大，这样事情一下子变得棘手了起来。正解是直接暴力枚举第1个字符串的所有子串（也就是1+</w:t>
      </w:r>
      <w:r w:rsidRPr="003F0B0C">
        <w:rPr>
          <w:rFonts w:ascii="宋体" w:eastAsia="宋体" w:hAnsi="宋体"/>
        </w:rPr>
        <w:t>2</w:t>
      </w:r>
      <w:r w:rsidRPr="003F0B0C">
        <w:rPr>
          <w:rFonts w:ascii="宋体" w:eastAsia="宋体" w:hAnsi="宋体" w:hint="eastAsia"/>
        </w:rPr>
        <w:t>+</w:t>
      </w:r>
      <w:r w:rsidRPr="003F0B0C">
        <w:rPr>
          <w:rFonts w:ascii="宋体" w:eastAsia="宋体" w:hAnsi="宋体"/>
        </w:rPr>
        <w:t>…+60</w:t>
      </w:r>
      <w:r w:rsidRPr="003F0B0C">
        <w:rPr>
          <w:rFonts w:ascii="宋体" w:eastAsia="宋体" w:hAnsi="宋体" w:hint="eastAsia"/>
        </w:rPr>
        <w:t>这么多种），从长到短依次与其余的字符串进行KMP匹配，如果在当前长度找到了，就不再找了，但是当前长度必须要全部求完，因为如果发现字典序更小的那么要更新答案。</w:t>
      </w:r>
    </w:p>
    <w:p w:rsidR="003214F5" w:rsidRPr="003F0B0C" w:rsidRDefault="003214F5" w:rsidP="0096616B">
      <w:pPr>
        <w:rPr>
          <w:rFonts w:ascii="宋体" w:eastAsia="宋体" w:hAnsi="宋体"/>
        </w:rPr>
      </w:pPr>
      <w:r w:rsidRPr="003F0B0C">
        <w:rPr>
          <w:rFonts w:ascii="宋体" w:eastAsia="宋体" w:hAnsi="宋体" w:hint="eastAsia"/>
        </w:rPr>
        <w:t>时间复杂度大约O(1e6)</w:t>
      </w:r>
    </w:p>
    <w:p w:rsidR="003214F5" w:rsidRPr="003F0B0C" w:rsidRDefault="003214F5" w:rsidP="0096616B">
      <w:pPr>
        <w:rPr>
          <w:rFonts w:ascii="宋体" w:eastAsia="宋体" w:hAnsi="宋体"/>
        </w:rPr>
      </w:pPr>
      <w:r w:rsidRPr="003F0B0C">
        <w:rPr>
          <w:rFonts w:ascii="宋体" w:eastAsia="宋体" w:hAnsi="宋体" w:hint="eastAsia"/>
        </w:rPr>
        <w:t>【代码】</w:t>
      </w:r>
    </w:p>
    <w:p w:rsidR="003214F5" w:rsidRPr="003F0B0C" w:rsidRDefault="003214F5" w:rsidP="003214F5">
      <w:pPr>
        <w:rPr>
          <w:rFonts w:ascii="宋体" w:eastAsia="宋体" w:hAnsi="宋体"/>
        </w:rPr>
      </w:pPr>
      <w:r w:rsidRPr="003F0B0C">
        <w:rPr>
          <w:rFonts w:ascii="宋体" w:eastAsia="宋体" w:hAnsi="宋体"/>
        </w:rPr>
        <w:t>#include &lt;cstdio&gt;</w:t>
      </w:r>
    </w:p>
    <w:p w:rsidR="003214F5" w:rsidRPr="003F0B0C" w:rsidRDefault="003214F5" w:rsidP="003214F5">
      <w:pPr>
        <w:rPr>
          <w:rFonts w:ascii="宋体" w:eastAsia="宋体" w:hAnsi="宋体"/>
        </w:rPr>
      </w:pPr>
      <w:r w:rsidRPr="003F0B0C">
        <w:rPr>
          <w:rFonts w:ascii="宋体" w:eastAsia="宋体" w:hAnsi="宋体"/>
        </w:rPr>
        <w:t>#include &lt;cstring&gt;</w:t>
      </w:r>
    </w:p>
    <w:p w:rsidR="003214F5" w:rsidRPr="003F0B0C" w:rsidRDefault="003214F5" w:rsidP="003214F5">
      <w:pPr>
        <w:rPr>
          <w:rFonts w:ascii="宋体" w:eastAsia="宋体" w:hAnsi="宋体"/>
        </w:rPr>
      </w:pPr>
      <w:r w:rsidRPr="003F0B0C">
        <w:rPr>
          <w:rFonts w:ascii="宋体" w:eastAsia="宋体" w:hAnsi="宋体"/>
        </w:rPr>
        <w:t>#include &lt;cstdlib&gt;</w:t>
      </w:r>
    </w:p>
    <w:p w:rsidR="003214F5" w:rsidRPr="003F0B0C" w:rsidRDefault="003214F5" w:rsidP="003214F5">
      <w:pPr>
        <w:rPr>
          <w:rFonts w:ascii="宋体" w:eastAsia="宋体" w:hAnsi="宋体"/>
        </w:rPr>
      </w:pPr>
      <w:r w:rsidRPr="003F0B0C">
        <w:rPr>
          <w:rFonts w:ascii="宋体" w:eastAsia="宋体" w:hAnsi="宋体"/>
        </w:rPr>
        <w:t>#include &lt;algorithm&gt;</w:t>
      </w:r>
    </w:p>
    <w:p w:rsidR="003214F5" w:rsidRPr="003F0B0C" w:rsidRDefault="003214F5" w:rsidP="003214F5">
      <w:pPr>
        <w:rPr>
          <w:rFonts w:ascii="宋体" w:eastAsia="宋体" w:hAnsi="宋体"/>
        </w:rPr>
      </w:pPr>
      <w:r w:rsidRPr="003F0B0C">
        <w:rPr>
          <w:rFonts w:ascii="宋体" w:eastAsia="宋体" w:hAnsi="宋体"/>
        </w:rPr>
        <w:t>#define MAXLEN 100</w:t>
      </w:r>
    </w:p>
    <w:p w:rsidR="003214F5" w:rsidRPr="003F0B0C" w:rsidRDefault="003214F5" w:rsidP="003214F5">
      <w:pPr>
        <w:rPr>
          <w:rFonts w:ascii="宋体" w:eastAsia="宋体" w:hAnsi="宋体"/>
        </w:rPr>
      </w:pPr>
      <w:r w:rsidRPr="003F0B0C">
        <w:rPr>
          <w:rFonts w:ascii="宋体" w:eastAsia="宋体" w:hAnsi="宋体"/>
        </w:rPr>
        <w:t>#define MAXM 20</w:t>
      </w:r>
    </w:p>
    <w:p w:rsidR="003214F5" w:rsidRPr="003F0B0C" w:rsidRDefault="003214F5" w:rsidP="003214F5">
      <w:pPr>
        <w:rPr>
          <w:rFonts w:ascii="宋体" w:eastAsia="宋体" w:hAnsi="宋体"/>
        </w:rPr>
      </w:pPr>
    </w:p>
    <w:p w:rsidR="003214F5" w:rsidRPr="003F0B0C" w:rsidRDefault="003214F5" w:rsidP="003214F5">
      <w:pPr>
        <w:rPr>
          <w:rFonts w:ascii="宋体" w:eastAsia="宋体" w:hAnsi="宋体"/>
        </w:rPr>
      </w:pPr>
      <w:r w:rsidRPr="003F0B0C">
        <w:rPr>
          <w:rFonts w:ascii="宋体" w:eastAsia="宋体" w:hAnsi="宋体"/>
        </w:rPr>
        <w:t>using namespace std;</w:t>
      </w:r>
    </w:p>
    <w:p w:rsidR="003214F5" w:rsidRPr="003F0B0C" w:rsidRDefault="003214F5" w:rsidP="003214F5">
      <w:pPr>
        <w:rPr>
          <w:rFonts w:ascii="宋体" w:eastAsia="宋体" w:hAnsi="宋体"/>
        </w:rPr>
      </w:pPr>
    </w:p>
    <w:p w:rsidR="003214F5" w:rsidRPr="003F0B0C" w:rsidRDefault="003214F5" w:rsidP="003214F5">
      <w:pPr>
        <w:rPr>
          <w:rFonts w:ascii="宋体" w:eastAsia="宋体" w:hAnsi="宋体"/>
        </w:rPr>
      </w:pPr>
      <w:r w:rsidRPr="003F0B0C">
        <w:rPr>
          <w:rFonts w:ascii="宋体" w:eastAsia="宋体" w:hAnsi="宋体"/>
        </w:rPr>
        <w:t>void cal_next(char s[],int len,int next[]){</w:t>
      </w:r>
    </w:p>
    <w:p w:rsidR="003214F5" w:rsidRPr="003F0B0C" w:rsidRDefault="003214F5" w:rsidP="003214F5">
      <w:pPr>
        <w:rPr>
          <w:rFonts w:ascii="宋体" w:eastAsia="宋体" w:hAnsi="宋体"/>
        </w:rPr>
      </w:pPr>
      <w:r w:rsidRPr="003F0B0C">
        <w:rPr>
          <w:rFonts w:ascii="宋体" w:eastAsia="宋体" w:hAnsi="宋体"/>
        </w:rPr>
        <w:t xml:space="preserve">    next[0]=0;</w:t>
      </w:r>
    </w:p>
    <w:p w:rsidR="003214F5" w:rsidRPr="003F0B0C" w:rsidRDefault="003214F5" w:rsidP="003214F5">
      <w:pPr>
        <w:rPr>
          <w:rFonts w:ascii="宋体" w:eastAsia="宋体" w:hAnsi="宋体"/>
        </w:rPr>
      </w:pPr>
      <w:r w:rsidRPr="003F0B0C">
        <w:rPr>
          <w:rFonts w:ascii="宋体" w:eastAsia="宋体" w:hAnsi="宋体"/>
        </w:rPr>
        <w:t xml:space="preserve">    int j=0,i=1;</w:t>
      </w:r>
    </w:p>
    <w:p w:rsidR="003214F5" w:rsidRPr="003F0B0C" w:rsidRDefault="003214F5" w:rsidP="003214F5">
      <w:pPr>
        <w:rPr>
          <w:rFonts w:ascii="宋体" w:eastAsia="宋体" w:hAnsi="宋体"/>
        </w:rPr>
      </w:pPr>
      <w:r w:rsidRPr="003F0B0C">
        <w:rPr>
          <w:rFonts w:ascii="宋体" w:eastAsia="宋体" w:hAnsi="宋体"/>
        </w:rPr>
        <w:t xml:space="preserve">    while(i&lt;len){</w:t>
      </w:r>
    </w:p>
    <w:p w:rsidR="003214F5" w:rsidRPr="003F0B0C" w:rsidRDefault="003214F5" w:rsidP="003214F5">
      <w:pPr>
        <w:rPr>
          <w:rFonts w:ascii="宋体" w:eastAsia="宋体" w:hAnsi="宋体"/>
        </w:rPr>
      </w:pPr>
      <w:r w:rsidRPr="003F0B0C">
        <w:rPr>
          <w:rFonts w:ascii="宋体" w:eastAsia="宋体" w:hAnsi="宋体"/>
        </w:rPr>
        <w:t xml:space="preserve">        if(s[i]==s[j]){</w:t>
      </w:r>
    </w:p>
    <w:p w:rsidR="003214F5" w:rsidRPr="003F0B0C" w:rsidRDefault="003214F5" w:rsidP="003214F5">
      <w:pPr>
        <w:rPr>
          <w:rFonts w:ascii="宋体" w:eastAsia="宋体" w:hAnsi="宋体"/>
        </w:rPr>
      </w:pPr>
      <w:r w:rsidRPr="003F0B0C">
        <w:rPr>
          <w:rFonts w:ascii="宋体" w:eastAsia="宋体" w:hAnsi="宋体"/>
        </w:rPr>
        <w:t xml:space="preserve">            next[i++]=(j++)+1;</w:t>
      </w:r>
    </w:p>
    <w:p w:rsidR="003214F5" w:rsidRPr="003F0B0C" w:rsidRDefault="003214F5" w:rsidP="003214F5">
      <w:pPr>
        <w:rPr>
          <w:rFonts w:ascii="宋体" w:eastAsia="宋体" w:hAnsi="宋体"/>
        </w:rPr>
      </w:pPr>
      <w:r w:rsidRPr="003F0B0C">
        <w:rPr>
          <w:rFonts w:ascii="宋体" w:eastAsia="宋体" w:hAnsi="宋体"/>
        </w:rPr>
        <w:t xml:space="preserve">            continue;</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while(s[i]!=s[j]){</w:t>
      </w:r>
    </w:p>
    <w:p w:rsidR="003214F5" w:rsidRPr="003F0B0C" w:rsidRDefault="003214F5" w:rsidP="003214F5">
      <w:pPr>
        <w:rPr>
          <w:rFonts w:ascii="宋体" w:eastAsia="宋体" w:hAnsi="宋体"/>
        </w:rPr>
      </w:pPr>
      <w:r w:rsidRPr="003F0B0C">
        <w:rPr>
          <w:rFonts w:ascii="宋体" w:eastAsia="宋体" w:hAnsi="宋体"/>
        </w:rPr>
        <w:t xml:space="preserve">            if(j==0){</w:t>
      </w:r>
    </w:p>
    <w:p w:rsidR="003214F5" w:rsidRPr="003F0B0C" w:rsidRDefault="003214F5" w:rsidP="003214F5">
      <w:pPr>
        <w:rPr>
          <w:rFonts w:ascii="宋体" w:eastAsia="宋体" w:hAnsi="宋体"/>
        </w:rPr>
      </w:pPr>
      <w:r w:rsidRPr="003F0B0C">
        <w:rPr>
          <w:rFonts w:ascii="宋体" w:eastAsia="宋体" w:hAnsi="宋体"/>
        </w:rPr>
        <w:t xml:space="preserve">                next[i++]=0;</w:t>
      </w:r>
    </w:p>
    <w:p w:rsidR="003214F5" w:rsidRPr="003F0B0C" w:rsidRDefault="003214F5" w:rsidP="003214F5">
      <w:pPr>
        <w:rPr>
          <w:rFonts w:ascii="宋体" w:eastAsia="宋体" w:hAnsi="宋体"/>
        </w:rPr>
      </w:pPr>
      <w:r w:rsidRPr="003F0B0C">
        <w:rPr>
          <w:rFonts w:ascii="宋体" w:eastAsia="宋体" w:hAnsi="宋体"/>
        </w:rPr>
        <w:t xml:space="preserve">                break;</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j=next[j-1];</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w:t>
      </w:r>
    </w:p>
    <w:p w:rsidR="003214F5" w:rsidRPr="003F0B0C" w:rsidRDefault="003214F5" w:rsidP="003214F5">
      <w:pPr>
        <w:rPr>
          <w:rFonts w:ascii="宋体" w:eastAsia="宋体" w:hAnsi="宋体"/>
        </w:rPr>
      </w:pPr>
    </w:p>
    <w:p w:rsidR="003214F5" w:rsidRPr="003F0B0C" w:rsidRDefault="003214F5" w:rsidP="003214F5">
      <w:pPr>
        <w:rPr>
          <w:rFonts w:ascii="宋体" w:eastAsia="宋体" w:hAnsi="宋体"/>
        </w:rPr>
      </w:pPr>
      <w:r w:rsidRPr="003F0B0C">
        <w:rPr>
          <w:rFonts w:ascii="宋体" w:eastAsia="宋体" w:hAnsi="宋体"/>
        </w:rPr>
        <w:t>bool kmp(char pattern[],int len,char s[]){</w:t>
      </w:r>
    </w:p>
    <w:p w:rsidR="003214F5" w:rsidRPr="003F0B0C" w:rsidRDefault="003214F5" w:rsidP="003214F5">
      <w:pPr>
        <w:rPr>
          <w:rFonts w:ascii="宋体" w:eastAsia="宋体" w:hAnsi="宋体"/>
        </w:rPr>
      </w:pPr>
      <w:r w:rsidRPr="003F0B0C">
        <w:rPr>
          <w:rFonts w:ascii="宋体" w:eastAsia="宋体" w:hAnsi="宋体"/>
        </w:rPr>
        <w:t xml:space="preserve">    int next[MAXLEN];</w:t>
      </w:r>
    </w:p>
    <w:p w:rsidR="003214F5" w:rsidRPr="003F0B0C" w:rsidRDefault="003214F5" w:rsidP="003214F5">
      <w:pPr>
        <w:rPr>
          <w:rFonts w:ascii="宋体" w:eastAsia="宋体" w:hAnsi="宋体"/>
        </w:rPr>
      </w:pPr>
      <w:r w:rsidRPr="003F0B0C">
        <w:rPr>
          <w:rFonts w:ascii="宋体" w:eastAsia="宋体" w:hAnsi="宋体"/>
        </w:rPr>
        <w:t xml:space="preserve">    cal_next(pattern,len,next);</w:t>
      </w:r>
    </w:p>
    <w:p w:rsidR="003214F5" w:rsidRPr="003F0B0C" w:rsidRDefault="003214F5" w:rsidP="003214F5">
      <w:pPr>
        <w:rPr>
          <w:rFonts w:ascii="宋体" w:eastAsia="宋体" w:hAnsi="宋体"/>
        </w:rPr>
      </w:pPr>
      <w:r w:rsidRPr="003F0B0C">
        <w:rPr>
          <w:rFonts w:ascii="宋体" w:eastAsia="宋体" w:hAnsi="宋体"/>
        </w:rPr>
        <w:t xml:space="preserve">    int j=0,lens=strlen(s);</w:t>
      </w:r>
    </w:p>
    <w:p w:rsidR="003214F5" w:rsidRPr="003F0B0C" w:rsidRDefault="003214F5" w:rsidP="003214F5">
      <w:pPr>
        <w:rPr>
          <w:rFonts w:ascii="宋体" w:eastAsia="宋体" w:hAnsi="宋体"/>
        </w:rPr>
      </w:pPr>
      <w:r w:rsidRPr="003F0B0C">
        <w:rPr>
          <w:rFonts w:ascii="宋体" w:eastAsia="宋体" w:hAnsi="宋体"/>
        </w:rPr>
        <w:t xml:space="preserve">    for (int i=0;i&lt;lens;i++){</w:t>
      </w:r>
    </w:p>
    <w:p w:rsidR="003214F5" w:rsidRPr="003F0B0C" w:rsidRDefault="003214F5" w:rsidP="003214F5">
      <w:pPr>
        <w:rPr>
          <w:rFonts w:ascii="宋体" w:eastAsia="宋体" w:hAnsi="宋体"/>
        </w:rPr>
      </w:pPr>
      <w:r w:rsidRPr="003F0B0C">
        <w:rPr>
          <w:rFonts w:ascii="宋体" w:eastAsia="宋体" w:hAnsi="宋体"/>
        </w:rPr>
        <w:lastRenderedPageBreak/>
        <w:t xml:space="preserve">        while(s[i]!=pattern[j]){</w:t>
      </w:r>
    </w:p>
    <w:p w:rsidR="003214F5" w:rsidRPr="003F0B0C" w:rsidRDefault="003214F5" w:rsidP="003214F5">
      <w:pPr>
        <w:rPr>
          <w:rFonts w:ascii="宋体" w:eastAsia="宋体" w:hAnsi="宋体"/>
        </w:rPr>
      </w:pPr>
      <w:r w:rsidRPr="003F0B0C">
        <w:rPr>
          <w:rFonts w:ascii="宋体" w:eastAsia="宋体" w:hAnsi="宋体"/>
        </w:rPr>
        <w:t xml:space="preserve">            if(j==0) break;</w:t>
      </w:r>
    </w:p>
    <w:p w:rsidR="003214F5" w:rsidRPr="003F0B0C" w:rsidRDefault="003214F5" w:rsidP="003214F5">
      <w:pPr>
        <w:rPr>
          <w:rFonts w:ascii="宋体" w:eastAsia="宋体" w:hAnsi="宋体"/>
        </w:rPr>
      </w:pPr>
      <w:r w:rsidRPr="003F0B0C">
        <w:rPr>
          <w:rFonts w:ascii="宋体" w:eastAsia="宋体" w:hAnsi="宋体"/>
        </w:rPr>
        <w:t xml:space="preserve">            j=next[j-1];</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if(s[i]==pattern[j]){</w:t>
      </w:r>
    </w:p>
    <w:p w:rsidR="003214F5" w:rsidRPr="003F0B0C" w:rsidRDefault="003214F5" w:rsidP="003214F5">
      <w:pPr>
        <w:rPr>
          <w:rFonts w:ascii="宋体" w:eastAsia="宋体" w:hAnsi="宋体"/>
        </w:rPr>
      </w:pPr>
      <w:r w:rsidRPr="003F0B0C">
        <w:rPr>
          <w:rFonts w:ascii="宋体" w:eastAsia="宋体" w:hAnsi="宋体"/>
        </w:rPr>
        <w:t xml:space="preserve">            j++;</w:t>
      </w:r>
    </w:p>
    <w:p w:rsidR="003214F5" w:rsidRPr="003F0B0C" w:rsidRDefault="003214F5" w:rsidP="003214F5">
      <w:pPr>
        <w:rPr>
          <w:rFonts w:ascii="宋体" w:eastAsia="宋体" w:hAnsi="宋体"/>
        </w:rPr>
      </w:pPr>
      <w:r w:rsidRPr="003F0B0C">
        <w:rPr>
          <w:rFonts w:ascii="宋体" w:eastAsia="宋体" w:hAnsi="宋体"/>
        </w:rPr>
        <w:t xml:space="preserve">            if(j==len) return true;</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return false;</w:t>
      </w:r>
    </w:p>
    <w:p w:rsidR="003214F5" w:rsidRPr="003F0B0C" w:rsidRDefault="003214F5" w:rsidP="003214F5">
      <w:pPr>
        <w:rPr>
          <w:rFonts w:ascii="宋体" w:eastAsia="宋体" w:hAnsi="宋体"/>
        </w:rPr>
      </w:pPr>
      <w:r w:rsidRPr="003F0B0C">
        <w:rPr>
          <w:rFonts w:ascii="宋体" w:eastAsia="宋体" w:hAnsi="宋体"/>
        </w:rPr>
        <w:t>}</w:t>
      </w:r>
    </w:p>
    <w:p w:rsidR="003214F5" w:rsidRPr="003F0B0C" w:rsidRDefault="003214F5" w:rsidP="003214F5">
      <w:pPr>
        <w:rPr>
          <w:rFonts w:ascii="宋体" w:eastAsia="宋体" w:hAnsi="宋体"/>
        </w:rPr>
      </w:pPr>
    </w:p>
    <w:p w:rsidR="003214F5" w:rsidRPr="003F0B0C" w:rsidRDefault="003214F5" w:rsidP="003214F5">
      <w:pPr>
        <w:rPr>
          <w:rFonts w:ascii="宋体" w:eastAsia="宋体" w:hAnsi="宋体"/>
        </w:rPr>
      </w:pPr>
      <w:r w:rsidRPr="003F0B0C">
        <w:rPr>
          <w:rFonts w:ascii="宋体" w:eastAsia="宋体" w:hAnsi="宋体"/>
        </w:rPr>
        <w:t>int main()</w:t>
      </w:r>
    </w:p>
    <w:p w:rsidR="003214F5" w:rsidRPr="003F0B0C" w:rsidRDefault="003214F5" w:rsidP="003214F5">
      <w:pPr>
        <w:rPr>
          <w:rFonts w:ascii="宋体" w:eastAsia="宋体" w:hAnsi="宋体"/>
        </w:rPr>
      </w:pPr>
      <w:r w:rsidRPr="003F0B0C">
        <w:rPr>
          <w:rFonts w:ascii="宋体" w:eastAsia="宋体" w:hAnsi="宋体"/>
        </w:rPr>
        <w:t>{</w:t>
      </w:r>
    </w:p>
    <w:p w:rsidR="003214F5" w:rsidRPr="003F0B0C" w:rsidRDefault="003214F5" w:rsidP="003214F5">
      <w:pPr>
        <w:rPr>
          <w:rFonts w:ascii="宋体" w:eastAsia="宋体" w:hAnsi="宋体"/>
        </w:rPr>
      </w:pPr>
      <w:r w:rsidRPr="003F0B0C">
        <w:rPr>
          <w:rFonts w:ascii="宋体" w:eastAsia="宋体" w:hAnsi="宋体"/>
        </w:rPr>
        <w:t xml:space="preserve">    int t;</w:t>
      </w:r>
    </w:p>
    <w:p w:rsidR="003214F5" w:rsidRPr="003F0B0C" w:rsidRDefault="003214F5" w:rsidP="003214F5">
      <w:pPr>
        <w:rPr>
          <w:rFonts w:ascii="宋体" w:eastAsia="宋体" w:hAnsi="宋体"/>
        </w:rPr>
      </w:pPr>
      <w:r w:rsidRPr="003F0B0C">
        <w:rPr>
          <w:rFonts w:ascii="宋体" w:eastAsia="宋体" w:hAnsi="宋体"/>
        </w:rPr>
        <w:t xml:space="preserve">    scanf("%d",&amp;t);</w:t>
      </w:r>
    </w:p>
    <w:p w:rsidR="003214F5" w:rsidRPr="003F0B0C" w:rsidRDefault="003214F5" w:rsidP="003214F5">
      <w:pPr>
        <w:rPr>
          <w:rFonts w:ascii="宋体" w:eastAsia="宋体" w:hAnsi="宋体"/>
        </w:rPr>
      </w:pPr>
      <w:r w:rsidRPr="003F0B0C">
        <w:rPr>
          <w:rFonts w:ascii="宋体" w:eastAsia="宋体" w:hAnsi="宋体"/>
        </w:rPr>
        <w:t xml:space="preserve">    while(t--){</w:t>
      </w:r>
    </w:p>
    <w:p w:rsidR="003214F5" w:rsidRPr="003F0B0C" w:rsidRDefault="003214F5" w:rsidP="003214F5">
      <w:pPr>
        <w:rPr>
          <w:rFonts w:ascii="宋体" w:eastAsia="宋体" w:hAnsi="宋体"/>
        </w:rPr>
      </w:pPr>
      <w:r w:rsidRPr="003F0B0C">
        <w:rPr>
          <w:rFonts w:ascii="宋体" w:eastAsia="宋体" w:hAnsi="宋体"/>
        </w:rPr>
        <w:t xml:space="preserve">        int m;</w:t>
      </w:r>
    </w:p>
    <w:p w:rsidR="003214F5" w:rsidRPr="003F0B0C" w:rsidRDefault="003214F5" w:rsidP="003214F5">
      <w:pPr>
        <w:rPr>
          <w:rFonts w:ascii="宋体" w:eastAsia="宋体" w:hAnsi="宋体"/>
        </w:rPr>
      </w:pPr>
      <w:r w:rsidRPr="003F0B0C">
        <w:rPr>
          <w:rFonts w:ascii="宋体" w:eastAsia="宋体" w:hAnsi="宋体"/>
        </w:rPr>
        <w:t xml:space="preserve">        char s[MAXM][MAXLEN];</w:t>
      </w:r>
    </w:p>
    <w:p w:rsidR="003214F5" w:rsidRPr="003F0B0C" w:rsidRDefault="003214F5" w:rsidP="003214F5">
      <w:pPr>
        <w:rPr>
          <w:rFonts w:ascii="宋体" w:eastAsia="宋体" w:hAnsi="宋体"/>
        </w:rPr>
      </w:pPr>
      <w:r w:rsidRPr="003F0B0C">
        <w:rPr>
          <w:rFonts w:ascii="宋体" w:eastAsia="宋体" w:hAnsi="宋体"/>
        </w:rPr>
        <w:t xml:space="preserve">        scanf("%d",&amp;m);</w:t>
      </w:r>
    </w:p>
    <w:p w:rsidR="003214F5" w:rsidRPr="003F0B0C" w:rsidRDefault="003214F5" w:rsidP="003214F5">
      <w:pPr>
        <w:rPr>
          <w:rFonts w:ascii="宋体" w:eastAsia="宋体" w:hAnsi="宋体"/>
        </w:rPr>
      </w:pPr>
      <w:r w:rsidRPr="003F0B0C">
        <w:rPr>
          <w:rFonts w:ascii="宋体" w:eastAsia="宋体" w:hAnsi="宋体"/>
        </w:rPr>
        <w:t xml:space="preserve">        for(int i=0;i&lt;m;i++) scanf("%s",s[i]);</w:t>
      </w:r>
    </w:p>
    <w:p w:rsidR="003214F5" w:rsidRPr="003F0B0C" w:rsidRDefault="003214F5" w:rsidP="003214F5">
      <w:pPr>
        <w:rPr>
          <w:rFonts w:ascii="宋体" w:eastAsia="宋体" w:hAnsi="宋体"/>
        </w:rPr>
      </w:pPr>
      <w:r w:rsidRPr="003F0B0C">
        <w:rPr>
          <w:rFonts w:ascii="宋体" w:eastAsia="宋体" w:hAnsi="宋体"/>
        </w:rPr>
        <w:t xml:space="preserve">        bool found=false;</w:t>
      </w:r>
    </w:p>
    <w:p w:rsidR="003214F5" w:rsidRPr="003F0B0C" w:rsidRDefault="003214F5" w:rsidP="003214F5">
      <w:pPr>
        <w:rPr>
          <w:rFonts w:ascii="宋体" w:eastAsia="宋体" w:hAnsi="宋体"/>
        </w:rPr>
      </w:pPr>
      <w:r w:rsidRPr="003F0B0C">
        <w:rPr>
          <w:rFonts w:ascii="宋体" w:eastAsia="宋体" w:hAnsi="宋体"/>
        </w:rPr>
        <w:t xml:space="preserve">        for (int len=60;len&gt;=3;len--){</w:t>
      </w:r>
    </w:p>
    <w:p w:rsidR="003214F5" w:rsidRPr="003F0B0C" w:rsidRDefault="003214F5" w:rsidP="003214F5">
      <w:pPr>
        <w:rPr>
          <w:rFonts w:ascii="宋体" w:eastAsia="宋体" w:hAnsi="宋体"/>
        </w:rPr>
      </w:pPr>
      <w:r w:rsidRPr="003F0B0C">
        <w:rPr>
          <w:rFonts w:ascii="宋体" w:eastAsia="宋体" w:hAnsi="宋体"/>
        </w:rPr>
        <w:t xml:space="preserve">            char ans[MAXLEN];</w:t>
      </w:r>
    </w:p>
    <w:p w:rsidR="003214F5" w:rsidRPr="003F0B0C" w:rsidRDefault="003214F5" w:rsidP="003214F5">
      <w:pPr>
        <w:rPr>
          <w:rFonts w:ascii="宋体" w:eastAsia="宋体" w:hAnsi="宋体"/>
        </w:rPr>
      </w:pPr>
      <w:r w:rsidRPr="003F0B0C">
        <w:rPr>
          <w:rFonts w:ascii="宋体" w:eastAsia="宋体" w:hAnsi="宋体"/>
        </w:rPr>
        <w:t xml:space="preserve">            bool first=true;</w:t>
      </w:r>
    </w:p>
    <w:p w:rsidR="003214F5" w:rsidRPr="003F0B0C" w:rsidRDefault="003214F5" w:rsidP="003214F5">
      <w:pPr>
        <w:rPr>
          <w:rFonts w:ascii="宋体" w:eastAsia="宋体" w:hAnsi="宋体"/>
        </w:rPr>
      </w:pPr>
      <w:r w:rsidRPr="003F0B0C">
        <w:rPr>
          <w:rFonts w:ascii="宋体" w:eastAsia="宋体" w:hAnsi="宋体"/>
        </w:rPr>
        <w:t xml:space="preserve">            for(int i=0;i+len-1&lt;60;i++){</w:t>
      </w:r>
    </w:p>
    <w:p w:rsidR="003214F5" w:rsidRPr="003F0B0C" w:rsidRDefault="003214F5" w:rsidP="003214F5">
      <w:pPr>
        <w:rPr>
          <w:rFonts w:ascii="宋体" w:eastAsia="宋体" w:hAnsi="宋体"/>
        </w:rPr>
      </w:pPr>
      <w:r w:rsidRPr="003F0B0C">
        <w:rPr>
          <w:rFonts w:ascii="宋体" w:eastAsia="宋体" w:hAnsi="宋体"/>
        </w:rPr>
        <w:t xml:space="preserve">                found=true;</w:t>
      </w:r>
    </w:p>
    <w:p w:rsidR="003214F5" w:rsidRPr="003F0B0C" w:rsidRDefault="003214F5" w:rsidP="003214F5">
      <w:pPr>
        <w:rPr>
          <w:rFonts w:ascii="宋体" w:eastAsia="宋体" w:hAnsi="宋体"/>
        </w:rPr>
      </w:pPr>
      <w:r w:rsidRPr="003F0B0C">
        <w:rPr>
          <w:rFonts w:ascii="宋体" w:eastAsia="宋体" w:hAnsi="宋体"/>
        </w:rPr>
        <w:t xml:space="preserve">                for(int j=1;j&lt;m;j++){</w:t>
      </w:r>
    </w:p>
    <w:p w:rsidR="003214F5" w:rsidRPr="003F0B0C" w:rsidRDefault="003214F5" w:rsidP="003214F5">
      <w:pPr>
        <w:rPr>
          <w:rFonts w:ascii="宋体" w:eastAsia="宋体" w:hAnsi="宋体"/>
        </w:rPr>
      </w:pPr>
      <w:r w:rsidRPr="003F0B0C">
        <w:rPr>
          <w:rFonts w:ascii="宋体" w:eastAsia="宋体" w:hAnsi="宋体"/>
        </w:rPr>
        <w:t xml:space="preserve">                    if(!kmp(s[0]+i,len,s[j])){</w:t>
      </w:r>
    </w:p>
    <w:p w:rsidR="003214F5" w:rsidRPr="003F0B0C" w:rsidRDefault="003214F5" w:rsidP="003214F5">
      <w:pPr>
        <w:rPr>
          <w:rFonts w:ascii="宋体" w:eastAsia="宋体" w:hAnsi="宋体"/>
        </w:rPr>
      </w:pPr>
      <w:r w:rsidRPr="003F0B0C">
        <w:rPr>
          <w:rFonts w:ascii="宋体" w:eastAsia="宋体" w:hAnsi="宋体"/>
        </w:rPr>
        <w:t xml:space="preserve">                        found=false;</w:t>
      </w:r>
    </w:p>
    <w:p w:rsidR="003214F5" w:rsidRPr="003F0B0C" w:rsidRDefault="003214F5" w:rsidP="003214F5">
      <w:pPr>
        <w:rPr>
          <w:rFonts w:ascii="宋体" w:eastAsia="宋体" w:hAnsi="宋体"/>
        </w:rPr>
      </w:pPr>
      <w:r w:rsidRPr="003F0B0C">
        <w:rPr>
          <w:rFonts w:ascii="宋体" w:eastAsia="宋体" w:hAnsi="宋体"/>
        </w:rPr>
        <w:t xml:space="preserve">                        break;</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if(found){</w:t>
      </w:r>
    </w:p>
    <w:p w:rsidR="003214F5" w:rsidRPr="003F0B0C" w:rsidRDefault="003214F5" w:rsidP="003214F5">
      <w:pPr>
        <w:rPr>
          <w:rFonts w:ascii="宋体" w:eastAsia="宋体" w:hAnsi="宋体"/>
        </w:rPr>
      </w:pPr>
      <w:r w:rsidRPr="003F0B0C">
        <w:rPr>
          <w:rFonts w:ascii="宋体" w:eastAsia="宋体" w:hAnsi="宋体"/>
        </w:rPr>
        <w:t xml:space="preserve">                    if(first){</w:t>
      </w:r>
    </w:p>
    <w:p w:rsidR="003214F5" w:rsidRPr="003F0B0C" w:rsidRDefault="003214F5" w:rsidP="003214F5">
      <w:pPr>
        <w:rPr>
          <w:rFonts w:ascii="宋体" w:eastAsia="宋体" w:hAnsi="宋体"/>
        </w:rPr>
      </w:pPr>
      <w:r w:rsidRPr="003F0B0C">
        <w:rPr>
          <w:rFonts w:ascii="宋体" w:eastAsia="宋体" w:hAnsi="宋体"/>
        </w:rPr>
        <w:t xml:space="preserve">                        first=false;</w:t>
      </w:r>
    </w:p>
    <w:p w:rsidR="003214F5" w:rsidRPr="003F0B0C" w:rsidRDefault="003214F5" w:rsidP="003214F5">
      <w:pPr>
        <w:rPr>
          <w:rFonts w:ascii="宋体" w:eastAsia="宋体" w:hAnsi="宋体"/>
        </w:rPr>
      </w:pPr>
      <w:r w:rsidRPr="003F0B0C">
        <w:rPr>
          <w:rFonts w:ascii="宋体" w:eastAsia="宋体" w:hAnsi="宋体"/>
        </w:rPr>
        <w:t xml:space="preserve">                        strncpy(ans,s[0]+i,len),ans[len]='\0';</w:t>
      </w:r>
    </w:p>
    <w:p w:rsidR="003214F5" w:rsidRPr="003F0B0C" w:rsidRDefault="003214F5" w:rsidP="003214F5">
      <w:pPr>
        <w:rPr>
          <w:rFonts w:ascii="宋体" w:eastAsia="宋体" w:hAnsi="宋体"/>
        </w:rPr>
      </w:pPr>
      <w:r w:rsidRPr="003F0B0C">
        <w:rPr>
          <w:rFonts w:ascii="宋体" w:eastAsia="宋体" w:hAnsi="宋体"/>
        </w:rPr>
        <w:t xml:space="preserve">                    }else{</w:t>
      </w:r>
    </w:p>
    <w:p w:rsidR="003214F5" w:rsidRPr="003F0B0C" w:rsidRDefault="003214F5" w:rsidP="003214F5">
      <w:pPr>
        <w:rPr>
          <w:rFonts w:ascii="宋体" w:eastAsia="宋体" w:hAnsi="宋体"/>
        </w:rPr>
      </w:pPr>
      <w:r w:rsidRPr="003F0B0C">
        <w:rPr>
          <w:rFonts w:ascii="宋体" w:eastAsia="宋体" w:hAnsi="宋体"/>
        </w:rPr>
        <w:t xml:space="preserve">                        char temp[MAXLEN];</w:t>
      </w:r>
    </w:p>
    <w:p w:rsidR="003214F5" w:rsidRPr="003F0B0C" w:rsidRDefault="003214F5" w:rsidP="003214F5">
      <w:pPr>
        <w:rPr>
          <w:rFonts w:ascii="宋体" w:eastAsia="宋体" w:hAnsi="宋体"/>
        </w:rPr>
      </w:pPr>
      <w:r w:rsidRPr="003F0B0C">
        <w:rPr>
          <w:rFonts w:ascii="宋体" w:eastAsia="宋体" w:hAnsi="宋体"/>
        </w:rPr>
        <w:t xml:space="preserve">                        strncpy(temp,s[0]+i,len),temp[len]='\0';</w:t>
      </w:r>
    </w:p>
    <w:p w:rsidR="003214F5" w:rsidRPr="003F0B0C" w:rsidRDefault="003214F5" w:rsidP="003214F5">
      <w:pPr>
        <w:rPr>
          <w:rFonts w:ascii="宋体" w:eastAsia="宋体" w:hAnsi="宋体"/>
        </w:rPr>
      </w:pPr>
      <w:r w:rsidRPr="003F0B0C">
        <w:rPr>
          <w:rFonts w:ascii="宋体" w:eastAsia="宋体" w:hAnsi="宋体"/>
        </w:rPr>
        <w:t xml:space="preserve">                        if(strcmp(temp,ans)&lt;0) strncpy(ans,temp,len);</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lastRenderedPageBreak/>
        <w:t xml:space="preserve">            if(!first){</w:t>
      </w:r>
    </w:p>
    <w:p w:rsidR="003214F5" w:rsidRPr="003F0B0C" w:rsidRDefault="003214F5" w:rsidP="003214F5">
      <w:pPr>
        <w:rPr>
          <w:rFonts w:ascii="宋体" w:eastAsia="宋体" w:hAnsi="宋体"/>
        </w:rPr>
      </w:pPr>
      <w:r w:rsidRPr="003F0B0C">
        <w:rPr>
          <w:rFonts w:ascii="宋体" w:eastAsia="宋体" w:hAnsi="宋体"/>
        </w:rPr>
        <w:t xml:space="preserve">                found=true,printf("%s\n",ans);</w:t>
      </w:r>
    </w:p>
    <w:p w:rsidR="003214F5" w:rsidRPr="003F0B0C" w:rsidRDefault="003214F5" w:rsidP="003214F5">
      <w:pPr>
        <w:rPr>
          <w:rFonts w:ascii="宋体" w:eastAsia="宋体" w:hAnsi="宋体"/>
        </w:rPr>
      </w:pPr>
      <w:r w:rsidRPr="003F0B0C">
        <w:rPr>
          <w:rFonts w:ascii="宋体" w:eastAsia="宋体" w:hAnsi="宋体"/>
        </w:rPr>
        <w:t xml:space="preserve">                break;</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if(!found) printf("no significant commonalities\n");</w:t>
      </w:r>
    </w:p>
    <w:p w:rsidR="003214F5" w:rsidRPr="003F0B0C" w:rsidRDefault="003214F5" w:rsidP="003214F5">
      <w:pPr>
        <w:rPr>
          <w:rFonts w:ascii="宋体" w:eastAsia="宋体" w:hAnsi="宋体"/>
        </w:rPr>
      </w:pPr>
      <w:r w:rsidRPr="003F0B0C">
        <w:rPr>
          <w:rFonts w:ascii="宋体" w:eastAsia="宋体" w:hAnsi="宋体"/>
        </w:rPr>
        <w:t xml:space="preserve">    }</w:t>
      </w:r>
    </w:p>
    <w:p w:rsidR="003214F5" w:rsidRPr="003F0B0C" w:rsidRDefault="003214F5" w:rsidP="003214F5">
      <w:pPr>
        <w:rPr>
          <w:rFonts w:ascii="宋体" w:eastAsia="宋体" w:hAnsi="宋体"/>
        </w:rPr>
      </w:pPr>
      <w:r w:rsidRPr="003F0B0C">
        <w:rPr>
          <w:rFonts w:ascii="宋体" w:eastAsia="宋体" w:hAnsi="宋体"/>
        </w:rPr>
        <w:t xml:space="preserve">    return 0;</w:t>
      </w:r>
    </w:p>
    <w:p w:rsidR="003214F5" w:rsidRPr="003F0B0C" w:rsidRDefault="003214F5" w:rsidP="003214F5">
      <w:pPr>
        <w:rPr>
          <w:rFonts w:ascii="宋体" w:eastAsia="宋体" w:hAnsi="宋体"/>
        </w:rPr>
      </w:pPr>
      <w:r w:rsidRPr="003F0B0C">
        <w:rPr>
          <w:rFonts w:ascii="宋体" w:eastAsia="宋体" w:hAnsi="宋体"/>
        </w:rPr>
        <w:t>}</w:t>
      </w:r>
    </w:p>
    <w:p w:rsidR="006A5DDE" w:rsidRPr="003F0B0C" w:rsidRDefault="006A5DDE" w:rsidP="006A5DDE">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1238</w:t>
      </w:r>
      <w:r w:rsidRPr="003F0B0C">
        <w:rPr>
          <w:rFonts w:ascii="宋体" w:eastAsia="宋体" w:hAnsi="宋体" w:hint="eastAsia"/>
          <w:b w:val="0"/>
        </w:rPr>
        <w:t>-</w:t>
      </w:r>
      <w:r w:rsidRPr="003F0B0C">
        <w:rPr>
          <w:rFonts w:ascii="宋体" w:eastAsia="宋体" w:hAnsi="宋体"/>
          <w:b w:val="0"/>
        </w:rPr>
        <w:t>Substrings</w:t>
      </w:r>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w:instrText>
      </w:r>
      <w:r w:rsidRPr="003F0B0C">
        <w:rPr>
          <w:rFonts w:ascii="宋体" w:eastAsia="宋体" w:hAnsi="宋体"/>
          <w:b w:val="0"/>
        </w:rPr>
        <w:instrText>HDU</w:instrText>
      </w:r>
      <w:r w:rsidRPr="003F0B0C">
        <w:rPr>
          <w:rFonts w:ascii="宋体" w:eastAsia="宋体" w:hAnsi="宋体" w:hint="eastAsia"/>
          <w:b w:val="0"/>
        </w:rPr>
        <w:instrText>-</w:instrText>
      </w:r>
      <w:r w:rsidRPr="003F0B0C">
        <w:rPr>
          <w:rFonts w:ascii="宋体" w:eastAsia="宋体" w:hAnsi="宋体"/>
          <w:b w:val="0"/>
        </w:rPr>
        <w:instrText>1238</w:instrText>
      </w:r>
      <w:r w:rsidRPr="003F0B0C">
        <w:rPr>
          <w:rFonts w:ascii="宋体" w:eastAsia="宋体" w:hAnsi="宋体" w:hint="eastAsia"/>
          <w:b w:val="0"/>
        </w:rPr>
        <w:instrText>-</w:instrText>
      </w:r>
      <w:r w:rsidRPr="003F0B0C">
        <w:rPr>
          <w:rFonts w:ascii="宋体" w:eastAsia="宋体" w:hAnsi="宋体"/>
          <w:b w:val="0"/>
        </w:rPr>
        <w:instrText>Substrings:</w:instrText>
      </w:r>
      <w:r w:rsidRPr="003F0B0C">
        <w:rPr>
          <w:rFonts w:ascii="宋体" w:eastAsia="宋体" w:hAnsi="宋体"/>
        </w:rPr>
        <w:instrText xml:space="preserve">1238" \y "HDU:1238" </w:instrText>
      </w:r>
      <w:r w:rsidRPr="003F0B0C">
        <w:rPr>
          <w:rFonts w:ascii="宋体" w:eastAsia="宋体" w:hAnsi="宋体"/>
          <w:b w:val="0"/>
        </w:rPr>
        <w:fldChar w:fldCharType="end"/>
      </w:r>
    </w:p>
    <w:p w:rsidR="006A5DDE" w:rsidRPr="003F0B0C" w:rsidRDefault="006A5DDE" w:rsidP="006A5DDE">
      <w:pPr>
        <w:rPr>
          <w:rFonts w:ascii="宋体" w:eastAsia="宋体" w:hAnsi="宋体"/>
        </w:rPr>
      </w:pPr>
      <w:r w:rsidRPr="003F0B0C">
        <w:rPr>
          <w:rFonts w:ascii="宋体" w:eastAsia="宋体" w:hAnsi="宋体" w:hint="eastAsia"/>
        </w:rPr>
        <w:t>【题意】n个字符串，找一个字符串，这个字符串或是它的反转是这n个字符串的子串</w:t>
      </w:r>
    </w:p>
    <w:p w:rsidR="006A5DDE" w:rsidRPr="003F0B0C" w:rsidRDefault="006A5DDE" w:rsidP="006A5DDE">
      <w:pPr>
        <w:rPr>
          <w:rFonts w:ascii="宋体" w:eastAsia="宋体" w:hAnsi="宋体"/>
        </w:rPr>
      </w:pPr>
      <w:r w:rsidRPr="003F0B0C">
        <w:rPr>
          <w:rFonts w:ascii="宋体" w:eastAsia="宋体" w:hAnsi="宋体" w:hint="eastAsia"/>
        </w:rPr>
        <w:t>【TAG】字符串 枚举 KMP</w:t>
      </w:r>
      <w:r w:rsidRPr="003F0B0C">
        <w:rPr>
          <w:rFonts w:ascii="宋体" w:eastAsia="宋体" w:hAnsi="宋体"/>
        </w:rPr>
        <w:t xml:space="preserve"> </w:t>
      </w:r>
      <w:r w:rsidRPr="003F0B0C">
        <w:rPr>
          <w:rFonts w:ascii="宋体" w:eastAsia="宋体" w:hAnsi="宋体" w:hint="eastAsia"/>
        </w:rPr>
        <w:t>签到题</w:t>
      </w:r>
    </w:p>
    <w:p w:rsidR="006A5DDE" w:rsidRPr="003F0B0C" w:rsidRDefault="006A5DDE" w:rsidP="006A5DDE">
      <w:pPr>
        <w:rPr>
          <w:rFonts w:ascii="宋体" w:eastAsia="宋体" w:hAnsi="宋体"/>
        </w:rPr>
      </w:pPr>
      <w:r w:rsidRPr="003F0B0C">
        <w:rPr>
          <w:rFonts w:ascii="宋体" w:eastAsia="宋体" w:hAnsi="宋体" w:hint="eastAsia"/>
        </w:rPr>
        <w:t>【题解】和POJ3080是一个套路，暴力枚举即可，每次匹配的时候正反都匹配一下。严格按照数据规模要10^8，不过这题看来数据没有那么强。</w:t>
      </w:r>
    </w:p>
    <w:p w:rsidR="006A5DDE" w:rsidRPr="003F0B0C" w:rsidRDefault="006A5DDE" w:rsidP="006A5DDE">
      <w:pPr>
        <w:rPr>
          <w:rFonts w:ascii="宋体" w:eastAsia="宋体" w:hAnsi="宋体"/>
        </w:rPr>
      </w:pPr>
      <w:r w:rsidRPr="003F0B0C">
        <w:rPr>
          <w:rFonts w:ascii="宋体" w:eastAsia="宋体" w:hAnsi="宋体" w:hint="eastAsia"/>
        </w:rPr>
        <w:t>【代码】</w:t>
      </w:r>
    </w:p>
    <w:p w:rsidR="006A5DDE" w:rsidRPr="003F0B0C" w:rsidRDefault="006A5DDE" w:rsidP="006A5DDE">
      <w:pPr>
        <w:rPr>
          <w:rFonts w:ascii="宋体" w:eastAsia="宋体" w:hAnsi="宋体"/>
        </w:rPr>
      </w:pPr>
      <w:r w:rsidRPr="003F0B0C">
        <w:rPr>
          <w:rFonts w:ascii="宋体" w:eastAsia="宋体" w:hAnsi="宋体"/>
        </w:rPr>
        <w:t>#include &lt;bits/stdc++.h&gt;</w:t>
      </w:r>
    </w:p>
    <w:p w:rsidR="006A5DDE" w:rsidRPr="003F0B0C" w:rsidRDefault="006A5DDE" w:rsidP="006A5DDE">
      <w:pPr>
        <w:rPr>
          <w:rFonts w:ascii="宋体" w:eastAsia="宋体" w:hAnsi="宋体"/>
        </w:rPr>
      </w:pPr>
      <w:r w:rsidRPr="003F0B0C">
        <w:rPr>
          <w:rFonts w:ascii="宋体" w:eastAsia="宋体" w:hAnsi="宋体"/>
        </w:rPr>
        <w:t>#define MAXN 110</w:t>
      </w:r>
    </w:p>
    <w:p w:rsidR="006A5DDE" w:rsidRPr="003F0B0C" w:rsidRDefault="006A5DDE" w:rsidP="006A5DDE">
      <w:pPr>
        <w:rPr>
          <w:rFonts w:ascii="宋体" w:eastAsia="宋体" w:hAnsi="宋体"/>
        </w:rPr>
      </w:pPr>
    </w:p>
    <w:p w:rsidR="006A5DDE" w:rsidRPr="003F0B0C" w:rsidRDefault="006A5DDE" w:rsidP="006A5DDE">
      <w:pPr>
        <w:rPr>
          <w:rFonts w:ascii="宋体" w:eastAsia="宋体" w:hAnsi="宋体"/>
        </w:rPr>
      </w:pPr>
      <w:r w:rsidRPr="003F0B0C">
        <w:rPr>
          <w:rFonts w:ascii="宋体" w:eastAsia="宋体" w:hAnsi="宋体"/>
        </w:rPr>
        <w:t>using namespace std;</w:t>
      </w:r>
    </w:p>
    <w:p w:rsidR="006A5DDE" w:rsidRPr="003F0B0C" w:rsidRDefault="006A5DDE" w:rsidP="006A5DDE">
      <w:pPr>
        <w:rPr>
          <w:rFonts w:ascii="宋体" w:eastAsia="宋体" w:hAnsi="宋体"/>
        </w:rPr>
      </w:pPr>
    </w:p>
    <w:p w:rsidR="006A5DDE" w:rsidRPr="003F0B0C" w:rsidRDefault="006A5DDE" w:rsidP="006A5DDE">
      <w:pPr>
        <w:rPr>
          <w:rFonts w:ascii="宋体" w:eastAsia="宋体" w:hAnsi="宋体"/>
        </w:rPr>
      </w:pPr>
      <w:r w:rsidRPr="003F0B0C">
        <w:rPr>
          <w:rFonts w:ascii="宋体" w:eastAsia="宋体" w:hAnsi="宋体"/>
        </w:rPr>
        <w:t>void cal_next(string s,int len,int next[]){</w:t>
      </w:r>
    </w:p>
    <w:p w:rsidR="006A5DDE" w:rsidRPr="003F0B0C" w:rsidRDefault="006A5DDE" w:rsidP="006A5DDE">
      <w:pPr>
        <w:rPr>
          <w:rFonts w:ascii="宋体" w:eastAsia="宋体" w:hAnsi="宋体"/>
        </w:rPr>
      </w:pPr>
      <w:r w:rsidRPr="003F0B0C">
        <w:rPr>
          <w:rFonts w:ascii="宋体" w:eastAsia="宋体" w:hAnsi="宋体"/>
        </w:rPr>
        <w:t xml:space="preserve">    next[0]=0;</w:t>
      </w:r>
    </w:p>
    <w:p w:rsidR="006A5DDE" w:rsidRPr="003F0B0C" w:rsidRDefault="006A5DDE" w:rsidP="006A5DDE">
      <w:pPr>
        <w:rPr>
          <w:rFonts w:ascii="宋体" w:eastAsia="宋体" w:hAnsi="宋体"/>
        </w:rPr>
      </w:pPr>
      <w:r w:rsidRPr="003F0B0C">
        <w:rPr>
          <w:rFonts w:ascii="宋体" w:eastAsia="宋体" w:hAnsi="宋体"/>
        </w:rPr>
        <w:t xml:space="preserve">    int i=1,j=0;</w:t>
      </w:r>
    </w:p>
    <w:p w:rsidR="006A5DDE" w:rsidRPr="003F0B0C" w:rsidRDefault="006A5DDE" w:rsidP="006A5DDE">
      <w:pPr>
        <w:rPr>
          <w:rFonts w:ascii="宋体" w:eastAsia="宋体" w:hAnsi="宋体"/>
        </w:rPr>
      </w:pPr>
      <w:r w:rsidRPr="003F0B0C">
        <w:rPr>
          <w:rFonts w:ascii="宋体" w:eastAsia="宋体" w:hAnsi="宋体"/>
        </w:rPr>
        <w:t xml:space="preserve">    while(i&lt;len){</w:t>
      </w:r>
    </w:p>
    <w:p w:rsidR="006A5DDE" w:rsidRPr="003F0B0C" w:rsidRDefault="006A5DDE" w:rsidP="006A5DDE">
      <w:pPr>
        <w:rPr>
          <w:rFonts w:ascii="宋体" w:eastAsia="宋体" w:hAnsi="宋体"/>
        </w:rPr>
      </w:pPr>
      <w:r w:rsidRPr="003F0B0C">
        <w:rPr>
          <w:rFonts w:ascii="宋体" w:eastAsia="宋体" w:hAnsi="宋体"/>
        </w:rPr>
        <w:t xml:space="preserve">        if(s[i]==s[j]){</w:t>
      </w:r>
    </w:p>
    <w:p w:rsidR="006A5DDE" w:rsidRPr="003F0B0C" w:rsidRDefault="006A5DDE" w:rsidP="006A5DDE">
      <w:pPr>
        <w:rPr>
          <w:rFonts w:ascii="宋体" w:eastAsia="宋体" w:hAnsi="宋体"/>
        </w:rPr>
      </w:pPr>
      <w:r w:rsidRPr="003F0B0C">
        <w:rPr>
          <w:rFonts w:ascii="宋体" w:eastAsia="宋体" w:hAnsi="宋体"/>
        </w:rPr>
        <w:t xml:space="preserve">            next[i++]=(j++)+1;</w:t>
      </w:r>
    </w:p>
    <w:p w:rsidR="006A5DDE" w:rsidRPr="003F0B0C" w:rsidRDefault="006A5DDE" w:rsidP="006A5DDE">
      <w:pPr>
        <w:rPr>
          <w:rFonts w:ascii="宋体" w:eastAsia="宋体" w:hAnsi="宋体"/>
        </w:rPr>
      </w:pPr>
      <w:r w:rsidRPr="003F0B0C">
        <w:rPr>
          <w:rFonts w:ascii="宋体" w:eastAsia="宋体" w:hAnsi="宋体"/>
        </w:rPr>
        <w:t xml:space="preserve">            continue;</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while(s[i]!=s[j]){</w:t>
      </w:r>
    </w:p>
    <w:p w:rsidR="006A5DDE" w:rsidRPr="003F0B0C" w:rsidRDefault="006A5DDE" w:rsidP="006A5DDE">
      <w:pPr>
        <w:rPr>
          <w:rFonts w:ascii="宋体" w:eastAsia="宋体" w:hAnsi="宋体"/>
        </w:rPr>
      </w:pPr>
      <w:r w:rsidRPr="003F0B0C">
        <w:rPr>
          <w:rFonts w:ascii="宋体" w:eastAsia="宋体" w:hAnsi="宋体"/>
        </w:rPr>
        <w:t xml:space="preserve">            if(j==0){</w:t>
      </w:r>
    </w:p>
    <w:p w:rsidR="006A5DDE" w:rsidRPr="003F0B0C" w:rsidRDefault="006A5DDE" w:rsidP="006A5DDE">
      <w:pPr>
        <w:rPr>
          <w:rFonts w:ascii="宋体" w:eastAsia="宋体" w:hAnsi="宋体"/>
        </w:rPr>
      </w:pPr>
      <w:r w:rsidRPr="003F0B0C">
        <w:rPr>
          <w:rFonts w:ascii="宋体" w:eastAsia="宋体" w:hAnsi="宋体"/>
        </w:rPr>
        <w:t xml:space="preserve">                next[i++]=0;</w:t>
      </w:r>
    </w:p>
    <w:p w:rsidR="006A5DDE" w:rsidRPr="003F0B0C" w:rsidRDefault="006A5DDE" w:rsidP="006A5DDE">
      <w:pPr>
        <w:rPr>
          <w:rFonts w:ascii="宋体" w:eastAsia="宋体" w:hAnsi="宋体"/>
        </w:rPr>
      </w:pPr>
      <w:r w:rsidRPr="003F0B0C">
        <w:rPr>
          <w:rFonts w:ascii="宋体" w:eastAsia="宋体" w:hAnsi="宋体"/>
        </w:rPr>
        <w:t xml:space="preserve">                break;</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j=next[j-1];</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return;</w:t>
      </w:r>
    </w:p>
    <w:p w:rsidR="006A5DDE" w:rsidRPr="003F0B0C" w:rsidRDefault="006A5DDE" w:rsidP="006A5DDE">
      <w:pPr>
        <w:rPr>
          <w:rFonts w:ascii="宋体" w:eastAsia="宋体" w:hAnsi="宋体"/>
        </w:rPr>
      </w:pPr>
      <w:r w:rsidRPr="003F0B0C">
        <w:rPr>
          <w:rFonts w:ascii="宋体" w:eastAsia="宋体" w:hAnsi="宋体"/>
        </w:rPr>
        <w:t>}</w:t>
      </w:r>
    </w:p>
    <w:p w:rsidR="006A5DDE" w:rsidRPr="003F0B0C" w:rsidRDefault="006A5DDE" w:rsidP="006A5DDE">
      <w:pPr>
        <w:rPr>
          <w:rFonts w:ascii="宋体" w:eastAsia="宋体" w:hAnsi="宋体"/>
        </w:rPr>
      </w:pPr>
    </w:p>
    <w:p w:rsidR="006A5DDE" w:rsidRPr="003F0B0C" w:rsidRDefault="006A5DDE" w:rsidP="006A5DDE">
      <w:pPr>
        <w:rPr>
          <w:rFonts w:ascii="宋体" w:eastAsia="宋体" w:hAnsi="宋体"/>
        </w:rPr>
      </w:pPr>
      <w:r w:rsidRPr="003F0B0C">
        <w:rPr>
          <w:rFonts w:ascii="宋体" w:eastAsia="宋体" w:hAnsi="宋体"/>
        </w:rPr>
        <w:t>bool kmp(string pattern,string s){</w:t>
      </w:r>
    </w:p>
    <w:p w:rsidR="006A5DDE" w:rsidRPr="003F0B0C" w:rsidRDefault="006A5DDE" w:rsidP="006A5DDE">
      <w:pPr>
        <w:rPr>
          <w:rFonts w:ascii="宋体" w:eastAsia="宋体" w:hAnsi="宋体"/>
        </w:rPr>
      </w:pPr>
      <w:r w:rsidRPr="003F0B0C">
        <w:rPr>
          <w:rFonts w:ascii="宋体" w:eastAsia="宋体" w:hAnsi="宋体"/>
        </w:rPr>
        <w:t xml:space="preserve">    int lenp=pattern.size(),lens=s.size(),next[MAXN];</w:t>
      </w:r>
    </w:p>
    <w:p w:rsidR="006A5DDE" w:rsidRPr="003F0B0C" w:rsidRDefault="006A5DDE" w:rsidP="006A5DDE">
      <w:pPr>
        <w:rPr>
          <w:rFonts w:ascii="宋体" w:eastAsia="宋体" w:hAnsi="宋体"/>
        </w:rPr>
      </w:pPr>
      <w:r w:rsidRPr="003F0B0C">
        <w:rPr>
          <w:rFonts w:ascii="宋体" w:eastAsia="宋体" w:hAnsi="宋体"/>
        </w:rPr>
        <w:lastRenderedPageBreak/>
        <w:t xml:space="preserve">    cal_next(pattern,lenp,next);</w:t>
      </w:r>
    </w:p>
    <w:p w:rsidR="006A5DDE" w:rsidRPr="003F0B0C" w:rsidRDefault="006A5DDE" w:rsidP="006A5DDE">
      <w:pPr>
        <w:rPr>
          <w:rFonts w:ascii="宋体" w:eastAsia="宋体" w:hAnsi="宋体"/>
        </w:rPr>
      </w:pPr>
      <w:r w:rsidRPr="003F0B0C">
        <w:rPr>
          <w:rFonts w:ascii="宋体" w:eastAsia="宋体" w:hAnsi="宋体"/>
        </w:rPr>
        <w:t xml:space="preserve">    int j=0;</w:t>
      </w:r>
    </w:p>
    <w:p w:rsidR="006A5DDE" w:rsidRPr="003F0B0C" w:rsidRDefault="006A5DDE" w:rsidP="006A5DDE">
      <w:pPr>
        <w:rPr>
          <w:rFonts w:ascii="宋体" w:eastAsia="宋体" w:hAnsi="宋体"/>
        </w:rPr>
      </w:pPr>
      <w:r w:rsidRPr="003F0B0C">
        <w:rPr>
          <w:rFonts w:ascii="宋体" w:eastAsia="宋体" w:hAnsi="宋体"/>
        </w:rPr>
        <w:t xml:space="preserve">    for (int i=0;i&lt;lens;i++){</w:t>
      </w:r>
    </w:p>
    <w:p w:rsidR="006A5DDE" w:rsidRPr="003F0B0C" w:rsidRDefault="006A5DDE" w:rsidP="006A5DDE">
      <w:pPr>
        <w:rPr>
          <w:rFonts w:ascii="宋体" w:eastAsia="宋体" w:hAnsi="宋体"/>
        </w:rPr>
      </w:pPr>
      <w:r w:rsidRPr="003F0B0C">
        <w:rPr>
          <w:rFonts w:ascii="宋体" w:eastAsia="宋体" w:hAnsi="宋体"/>
        </w:rPr>
        <w:t xml:space="preserve">        while(s[i]!=pattern[j]){</w:t>
      </w:r>
    </w:p>
    <w:p w:rsidR="006A5DDE" w:rsidRPr="003F0B0C" w:rsidRDefault="006A5DDE" w:rsidP="006A5DDE">
      <w:pPr>
        <w:rPr>
          <w:rFonts w:ascii="宋体" w:eastAsia="宋体" w:hAnsi="宋体"/>
        </w:rPr>
      </w:pPr>
      <w:r w:rsidRPr="003F0B0C">
        <w:rPr>
          <w:rFonts w:ascii="宋体" w:eastAsia="宋体" w:hAnsi="宋体"/>
        </w:rPr>
        <w:t xml:space="preserve">            if(j==0) break;</w:t>
      </w:r>
    </w:p>
    <w:p w:rsidR="006A5DDE" w:rsidRPr="003F0B0C" w:rsidRDefault="006A5DDE" w:rsidP="006A5DDE">
      <w:pPr>
        <w:rPr>
          <w:rFonts w:ascii="宋体" w:eastAsia="宋体" w:hAnsi="宋体"/>
        </w:rPr>
      </w:pPr>
      <w:r w:rsidRPr="003F0B0C">
        <w:rPr>
          <w:rFonts w:ascii="宋体" w:eastAsia="宋体" w:hAnsi="宋体"/>
        </w:rPr>
        <w:t xml:space="preserve">            j=next[j-1];</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if(s[i]==pattern[j]){</w:t>
      </w:r>
    </w:p>
    <w:p w:rsidR="006A5DDE" w:rsidRPr="003F0B0C" w:rsidRDefault="006A5DDE" w:rsidP="006A5DDE">
      <w:pPr>
        <w:rPr>
          <w:rFonts w:ascii="宋体" w:eastAsia="宋体" w:hAnsi="宋体"/>
        </w:rPr>
      </w:pPr>
      <w:r w:rsidRPr="003F0B0C">
        <w:rPr>
          <w:rFonts w:ascii="宋体" w:eastAsia="宋体" w:hAnsi="宋体"/>
        </w:rPr>
        <w:t xml:space="preserve">            j++;</w:t>
      </w:r>
    </w:p>
    <w:p w:rsidR="006A5DDE" w:rsidRPr="003F0B0C" w:rsidRDefault="006A5DDE" w:rsidP="006A5DDE">
      <w:pPr>
        <w:rPr>
          <w:rFonts w:ascii="宋体" w:eastAsia="宋体" w:hAnsi="宋体"/>
        </w:rPr>
      </w:pPr>
      <w:r w:rsidRPr="003F0B0C">
        <w:rPr>
          <w:rFonts w:ascii="宋体" w:eastAsia="宋体" w:hAnsi="宋体"/>
        </w:rPr>
        <w:t xml:space="preserve">            if(j==lenp) return true;</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return false;</w:t>
      </w:r>
    </w:p>
    <w:p w:rsidR="006A5DDE" w:rsidRPr="003F0B0C" w:rsidRDefault="006A5DDE" w:rsidP="006A5DDE">
      <w:pPr>
        <w:rPr>
          <w:rFonts w:ascii="宋体" w:eastAsia="宋体" w:hAnsi="宋体"/>
        </w:rPr>
      </w:pPr>
      <w:r w:rsidRPr="003F0B0C">
        <w:rPr>
          <w:rFonts w:ascii="宋体" w:eastAsia="宋体" w:hAnsi="宋体"/>
        </w:rPr>
        <w:t>}</w:t>
      </w:r>
    </w:p>
    <w:p w:rsidR="006A5DDE" w:rsidRPr="003F0B0C" w:rsidRDefault="006A5DDE" w:rsidP="006A5DDE">
      <w:pPr>
        <w:rPr>
          <w:rFonts w:ascii="宋体" w:eastAsia="宋体" w:hAnsi="宋体"/>
        </w:rPr>
      </w:pPr>
    </w:p>
    <w:p w:rsidR="006A5DDE" w:rsidRPr="003F0B0C" w:rsidRDefault="006A5DDE" w:rsidP="006A5DDE">
      <w:pPr>
        <w:rPr>
          <w:rFonts w:ascii="宋体" w:eastAsia="宋体" w:hAnsi="宋体"/>
        </w:rPr>
      </w:pPr>
      <w:r w:rsidRPr="003F0B0C">
        <w:rPr>
          <w:rFonts w:ascii="宋体" w:eastAsia="宋体" w:hAnsi="宋体"/>
        </w:rPr>
        <w:t>int main()</w:t>
      </w:r>
    </w:p>
    <w:p w:rsidR="006A5DDE" w:rsidRPr="003F0B0C" w:rsidRDefault="006A5DDE" w:rsidP="006A5DDE">
      <w:pPr>
        <w:rPr>
          <w:rFonts w:ascii="宋体" w:eastAsia="宋体" w:hAnsi="宋体"/>
        </w:rPr>
      </w:pPr>
      <w:r w:rsidRPr="003F0B0C">
        <w:rPr>
          <w:rFonts w:ascii="宋体" w:eastAsia="宋体" w:hAnsi="宋体"/>
        </w:rPr>
        <w:t>{</w:t>
      </w:r>
    </w:p>
    <w:p w:rsidR="006A5DDE" w:rsidRPr="003F0B0C" w:rsidRDefault="006A5DDE" w:rsidP="006A5DDE">
      <w:pPr>
        <w:rPr>
          <w:rFonts w:ascii="宋体" w:eastAsia="宋体" w:hAnsi="宋体"/>
        </w:rPr>
      </w:pPr>
      <w:r w:rsidRPr="003F0B0C">
        <w:rPr>
          <w:rFonts w:ascii="宋体" w:eastAsia="宋体" w:hAnsi="宋体"/>
        </w:rPr>
        <w:t xml:space="preserve">    int t;</w:t>
      </w:r>
    </w:p>
    <w:p w:rsidR="006A5DDE" w:rsidRPr="003F0B0C" w:rsidRDefault="006A5DDE" w:rsidP="006A5DDE">
      <w:pPr>
        <w:rPr>
          <w:rFonts w:ascii="宋体" w:eastAsia="宋体" w:hAnsi="宋体"/>
        </w:rPr>
      </w:pPr>
      <w:r w:rsidRPr="003F0B0C">
        <w:rPr>
          <w:rFonts w:ascii="宋体" w:eastAsia="宋体" w:hAnsi="宋体"/>
        </w:rPr>
        <w:t xml:space="preserve">    scanf("%d",&amp;t);</w:t>
      </w:r>
    </w:p>
    <w:p w:rsidR="006A5DDE" w:rsidRPr="003F0B0C" w:rsidRDefault="006A5DDE" w:rsidP="006A5DDE">
      <w:pPr>
        <w:rPr>
          <w:rFonts w:ascii="宋体" w:eastAsia="宋体" w:hAnsi="宋体"/>
        </w:rPr>
      </w:pPr>
      <w:r w:rsidRPr="003F0B0C">
        <w:rPr>
          <w:rFonts w:ascii="宋体" w:eastAsia="宋体" w:hAnsi="宋体"/>
        </w:rPr>
        <w:t xml:space="preserve">    while(t--){</w:t>
      </w:r>
    </w:p>
    <w:p w:rsidR="006A5DDE" w:rsidRPr="003F0B0C" w:rsidRDefault="006A5DDE" w:rsidP="006A5DDE">
      <w:pPr>
        <w:rPr>
          <w:rFonts w:ascii="宋体" w:eastAsia="宋体" w:hAnsi="宋体"/>
        </w:rPr>
      </w:pPr>
      <w:r w:rsidRPr="003F0B0C">
        <w:rPr>
          <w:rFonts w:ascii="宋体" w:eastAsia="宋体" w:hAnsi="宋体"/>
        </w:rPr>
        <w:t xml:space="preserve">        int n;</w:t>
      </w:r>
    </w:p>
    <w:p w:rsidR="006A5DDE" w:rsidRPr="003F0B0C" w:rsidRDefault="006A5DDE" w:rsidP="006A5DDE">
      <w:pPr>
        <w:rPr>
          <w:rFonts w:ascii="宋体" w:eastAsia="宋体" w:hAnsi="宋体"/>
        </w:rPr>
      </w:pPr>
      <w:r w:rsidRPr="003F0B0C">
        <w:rPr>
          <w:rFonts w:ascii="宋体" w:eastAsia="宋体" w:hAnsi="宋体"/>
        </w:rPr>
        <w:t xml:space="preserve">        string s[MAXN];</w:t>
      </w:r>
    </w:p>
    <w:p w:rsidR="006A5DDE" w:rsidRPr="003F0B0C" w:rsidRDefault="006A5DDE" w:rsidP="006A5DDE">
      <w:pPr>
        <w:rPr>
          <w:rFonts w:ascii="宋体" w:eastAsia="宋体" w:hAnsi="宋体"/>
        </w:rPr>
      </w:pPr>
      <w:r w:rsidRPr="003F0B0C">
        <w:rPr>
          <w:rFonts w:ascii="宋体" w:eastAsia="宋体" w:hAnsi="宋体"/>
        </w:rPr>
        <w:t xml:space="preserve">        scanf("%d",&amp;n);</w:t>
      </w:r>
    </w:p>
    <w:p w:rsidR="006A5DDE" w:rsidRPr="003F0B0C" w:rsidRDefault="006A5DDE" w:rsidP="006A5DDE">
      <w:pPr>
        <w:rPr>
          <w:rFonts w:ascii="宋体" w:eastAsia="宋体" w:hAnsi="宋体"/>
        </w:rPr>
      </w:pPr>
      <w:r w:rsidRPr="003F0B0C">
        <w:rPr>
          <w:rFonts w:ascii="宋体" w:eastAsia="宋体" w:hAnsi="宋体"/>
        </w:rPr>
        <w:t xml:space="preserve">        for (int i=0;i&lt;n;i++) cin&gt;&gt;s[i];</w:t>
      </w:r>
    </w:p>
    <w:p w:rsidR="006A5DDE" w:rsidRPr="003F0B0C" w:rsidRDefault="006A5DDE" w:rsidP="006A5DDE">
      <w:pPr>
        <w:rPr>
          <w:rFonts w:ascii="宋体" w:eastAsia="宋体" w:hAnsi="宋体"/>
        </w:rPr>
      </w:pPr>
      <w:r w:rsidRPr="003F0B0C">
        <w:rPr>
          <w:rFonts w:ascii="宋体" w:eastAsia="宋体" w:hAnsi="宋体"/>
        </w:rPr>
        <w:t xml:space="preserve">        int len=s[0].size();</w:t>
      </w:r>
    </w:p>
    <w:p w:rsidR="006A5DDE" w:rsidRPr="003F0B0C" w:rsidRDefault="006A5DDE" w:rsidP="006A5DDE">
      <w:pPr>
        <w:rPr>
          <w:rFonts w:ascii="宋体" w:eastAsia="宋体" w:hAnsi="宋体"/>
        </w:rPr>
      </w:pPr>
      <w:r w:rsidRPr="003F0B0C">
        <w:rPr>
          <w:rFonts w:ascii="宋体" w:eastAsia="宋体" w:hAnsi="宋体"/>
        </w:rPr>
        <w:t xml:space="preserve">        bool found=false;</w:t>
      </w:r>
    </w:p>
    <w:p w:rsidR="006A5DDE" w:rsidRPr="003F0B0C" w:rsidRDefault="006A5DDE" w:rsidP="006A5DDE">
      <w:pPr>
        <w:rPr>
          <w:rFonts w:ascii="宋体" w:eastAsia="宋体" w:hAnsi="宋体"/>
        </w:rPr>
      </w:pPr>
      <w:r w:rsidRPr="003F0B0C">
        <w:rPr>
          <w:rFonts w:ascii="宋体" w:eastAsia="宋体" w:hAnsi="宋体"/>
        </w:rPr>
        <w:t xml:space="preserve">        for (int nowlen=len;nowlen&gt;=1;nowlen--){</w:t>
      </w:r>
    </w:p>
    <w:p w:rsidR="006A5DDE" w:rsidRPr="003F0B0C" w:rsidRDefault="006A5DDE" w:rsidP="006A5DDE">
      <w:pPr>
        <w:rPr>
          <w:rFonts w:ascii="宋体" w:eastAsia="宋体" w:hAnsi="宋体"/>
        </w:rPr>
      </w:pPr>
      <w:r w:rsidRPr="003F0B0C">
        <w:rPr>
          <w:rFonts w:ascii="宋体" w:eastAsia="宋体" w:hAnsi="宋体"/>
        </w:rPr>
        <w:t xml:space="preserve">            for (int i=0;i+nowlen-1&lt;len;i++){</w:t>
      </w:r>
    </w:p>
    <w:p w:rsidR="006A5DDE" w:rsidRPr="003F0B0C" w:rsidRDefault="006A5DDE" w:rsidP="006A5DDE">
      <w:pPr>
        <w:rPr>
          <w:rFonts w:ascii="宋体" w:eastAsia="宋体" w:hAnsi="宋体"/>
        </w:rPr>
      </w:pPr>
      <w:r w:rsidRPr="003F0B0C">
        <w:rPr>
          <w:rFonts w:ascii="宋体" w:eastAsia="宋体" w:hAnsi="宋体"/>
        </w:rPr>
        <w:t xml:space="preserve">                string pattern1=s[0].substr(i,nowlen),pattern2=pattern1;</w:t>
      </w:r>
    </w:p>
    <w:p w:rsidR="006A5DDE" w:rsidRPr="003F0B0C" w:rsidRDefault="006A5DDE" w:rsidP="006A5DDE">
      <w:pPr>
        <w:rPr>
          <w:rFonts w:ascii="宋体" w:eastAsia="宋体" w:hAnsi="宋体"/>
        </w:rPr>
      </w:pPr>
      <w:r w:rsidRPr="003F0B0C">
        <w:rPr>
          <w:rFonts w:ascii="宋体" w:eastAsia="宋体" w:hAnsi="宋体"/>
        </w:rPr>
        <w:t xml:space="preserve">                reverse(pattern2.begin(),pattern2.end());</w:t>
      </w:r>
    </w:p>
    <w:p w:rsidR="006A5DDE" w:rsidRPr="003F0B0C" w:rsidRDefault="006A5DDE" w:rsidP="006A5DDE">
      <w:pPr>
        <w:rPr>
          <w:rFonts w:ascii="宋体" w:eastAsia="宋体" w:hAnsi="宋体"/>
        </w:rPr>
      </w:pPr>
      <w:r w:rsidRPr="003F0B0C">
        <w:rPr>
          <w:rFonts w:ascii="宋体" w:eastAsia="宋体" w:hAnsi="宋体"/>
        </w:rPr>
        <w:t xml:space="preserve">                found=true;</w:t>
      </w:r>
    </w:p>
    <w:p w:rsidR="006A5DDE" w:rsidRPr="003F0B0C" w:rsidRDefault="006A5DDE" w:rsidP="006A5DDE">
      <w:pPr>
        <w:rPr>
          <w:rFonts w:ascii="宋体" w:eastAsia="宋体" w:hAnsi="宋体"/>
        </w:rPr>
      </w:pPr>
      <w:r w:rsidRPr="003F0B0C">
        <w:rPr>
          <w:rFonts w:ascii="宋体" w:eastAsia="宋体" w:hAnsi="宋体"/>
        </w:rPr>
        <w:t xml:space="preserve">                for(int j=1;j&lt;n;j++){</w:t>
      </w:r>
    </w:p>
    <w:p w:rsidR="006A5DDE" w:rsidRPr="003F0B0C" w:rsidRDefault="006A5DDE" w:rsidP="006A5DDE">
      <w:pPr>
        <w:rPr>
          <w:rFonts w:ascii="宋体" w:eastAsia="宋体" w:hAnsi="宋体"/>
        </w:rPr>
      </w:pPr>
      <w:r w:rsidRPr="003F0B0C">
        <w:rPr>
          <w:rFonts w:ascii="宋体" w:eastAsia="宋体" w:hAnsi="宋体"/>
        </w:rPr>
        <w:t xml:space="preserve">                    if(!kmp(pattern1,s[j])&amp;&amp;!kmp(pattern2,s[j])){</w:t>
      </w:r>
    </w:p>
    <w:p w:rsidR="006A5DDE" w:rsidRPr="003F0B0C" w:rsidRDefault="006A5DDE" w:rsidP="006A5DDE">
      <w:pPr>
        <w:rPr>
          <w:rFonts w:ascii="宋体" w:eastAsia="宋体" w:hAnsi="宋体"/>
        </w:rPr>
      </w:pPr>
      <w:r w:rsidRPr="003F0B0C">
        <w:rPr>
          <w:rFonts w:ascii="宋体" w:eastAsia="宋体" w:hAnsi="宋体"/>
        </w:rPr>
        <w:t xml:space="preserve">                        found=false;</w:t>
      </w:r>
    </w:p>
    <w:p w:rsidR="006A5DDE" w:rsidRPr="003F0B0C" w:rsidRDefault="006A5DDE" w:rsidP="006A5DDE">
      <w:pPr>
        <w:rPr>
          <w:rFonts w:ascii="宋体" w:eastAsia="宋体" w:hAnsi="宋体"/>
        </w:rPr>
      </w:pPr>
      <w:r w:rsidRPr="003F0B0C">
        <w:rPr>
          <w:rFonts w:ascii="宋体" w:eastAsia="宋体" w:hAnsi="宋体"/>
        </w:rPr>
        <w:t xml:space="preserve">                        break;</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if(found) break;</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if(found){</w:t>
      </w:r>
    </w:p>
    <w:p w:rsidR="006A5DDE" w:rsidRPr="003F0B0C" w:rsidRDefault="006A5DDE" w:rsidP="006A5DDE">
      <w:pPr>
        <w:rPr>
          <w:rFonts w:ascii="宋体" w:eastAsia="宋体" w:hAnsi="宋体"/>
        </w:rPr>
      </w:pPr>
      <w:r w:rsidRPr="003F0B0C">
        <w:rPr>
          <w:rFonts w:ascii="宋体" w:eastAsia="宋体" w:hAnsi="宋体"/>
        </w:rPr>
        <w:t xml:space="preserve">                printf("%d\n",nowlen);</w:t>
      </w:r>
    </w:p>
    <w:p w:rsidR="006A5DDE" w:rsidRPr="003F0B0C" w:rsidRDefault="006A5DDE" w:rsidP="006A5DDE">
      <w:pPr>
        <w:rPr>
          <w:rFonts w:ascii="宋体" w:eastAsia="宋体" w:hAnsi="宋体"/>
        </w:rPr>
      </w:pPr>
      <w:r w:rsidRPr="003F0B0C">
        <w:rPr>
          <w:rFonts w:ascii="宋体" w:eastAsia="宋体" w:hAnsi="宋体"/>
        </w:rPr>
        <w:t xml:space="preserve">                break;</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lastRenderedPageBreak/>
        <w:t xml:space="preserve">        if(!found) printf("0\n");</w:t>
      </w:r>
    </w:p>
    <w:p w:rsidR="006A5DDE" w:rsidRPr="003F0B0C" w:rsidRDefault="006A5DDE" w:rsidP="006A5DDE">
      <w:pPr>
        <w:rPr>
          <w:rFonts w:ascii="宋体" w:eastAsia="宋体" w:hAnsi="宋体"/>
        </w:rPr>
      </w:pPr>
      <w:r w:rsidRPr="003F0B0C">
        <w:rPr>
          <w:rFonts w:ascii="宋体" w:eastAsia="宋体" w:hAnsi="宋体"/>
        </w:rPr>
        <w:t xml:space="preserve">    }</w:t>
      </w:r>
    </w:p>
    <w:p w:rsidR="006A5DDE" w:rsidRPr="003F0B0C" w:rsidRDefault="006A5DDE" w:rsidP="006A5DDE">
      <w:pPr>
        <w:rPr>
          <w:rFonts w:ascii="宋体" w:eastAsia="宋体" w:hAnsi="宋体"/>
        </w:rPr>
      </w:pPr>
      <w:r w:rsidRPr="003F0B0C">
        <w:rPr>
          <w:rFonts w:ascii="宋体" w:eastAsia="宋体" w:hAnsi="宋体"/>
        </w:rPr>
        <w:t xml:space="preserve">    return 0;</w:t>
      </w:r>
    </w:p>
    <w:p w:rsidR="006A5DDE" w:rsidRPr="003F0B0C" w:rsidRDefault="006A5DDE" w:rsidP="006A5DDE">
      <w:pPr>
        <w:rPr>
          <w:rFonts w:ascii="宋体" w:eastAsia="宋体" w:hAnsi="宋体"/>
        </w:rPr>
      </w:pPr>
      <w:r w:rsidRPr="003F0B0C">
        <w:rPr>
          <w:rFonts w:ascii="宋体" w:eastAsia="宋体" w:hAnsi="宋体"/>
        </w:rPr>
        <w:t>}</w:t>
      </w:r>
    </w:p>
    <w:p w:rsidR="006A5DDE" w:rsidRPr="003F0B0C" w:rsidRDefault="00523081" w:rsidP="00523081">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2328</w:t>
      </w:r>
      <w:r w:rsidRPr="003F0B0C">
        <w:rPr>
          <w:rFonts w:ascii="宋体" w:eastAsia="宋体" w:hAnsi="宋体" w:hint="eastAsia"/>
          <w:b w:val="0"/>
        </w:rPr>
        <w:t>-</w:t>
      </w:r>
      <w:hyperlink r:id="rId54" w:anchor="problem/F" w:history="1">
        <w:r w:rsidRPr="003F0B0C">
          <w:rPr>
            <w:rFonts w:ascii="宋体" w:eastAsia="宋体" w:hAnsi="宋体"/>
            <w:b w:val="0"/>
            <w:szCs w:val="22"/>
          </w:rPr>
          <w:t>Corporate Identity</w:t>
        </w:r>
      </w:hyperlink>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w:instrText>
      </w:r>
      <w:r w:rsidRPr="003F0B0C">
        <w:rPr>
          <w:rFonts w:ascii="宋体" w:eastAsia="宋体" w:hAnsi="宋体"/>
          <w:b w:val="0"/>
        </w:rPr>
        <w:instrText>HDU</w:instrText>
      </w:r>
      <w:r w:rsidRPr="003F0B0C">
        <w:rPr>
          <w:rFonts w:ascii="宋体" w:eastAsia="宋体" w:hAnsi="宋体" w:hint="eastAsia"/>
          <w:b w:val="0"/>
        </w:rPr>
        <w:instrText>-</w:instrText>
      </w:r>
      <w:r w:rsidRPr="003F0B0C">
        <w:rPr>
          <w:rFonts w:ascii="宋体" w:eastAsia="宋体" w:hAnsi="宋体"/>
          <w:b w:val="0"/>
        </w:rPr>
        <w:instrText>2328</w:instrText>
      </w:r>
      <w:r w:rsidRPr="003F0B0C">
        <w:rPr>
          <w:rFonts w:ascii="宋体" w:eastAsia="宋体" w:hAnsi="宋体" w:hint="eastAsia"/>
          <w:b w:val="0"/>
        </w:rPr>
        <w:instrText>-</w:instrText>
      </w:r>
      <w:r w:rsidRPr="003F0B0C">
        <w:rPr>
          <w:rFonts w:ascii="宋体" w:eastAsia="宋体" w:hAnsi="宋体"/>
          <w:b w:val="0"/>
          <w:szCs w:val="22"/>
        </w:rPr>
        <w:instrText>Corporate Identity</w:instrText>
      </w:r>
      <w:r w:rsidRPr="003F0B0C">
        <w:rPr>
          <w:rFonts w:ascii="宋体" w:eastAsia="宋体" w:hAnsi="宋体"/>
          <w:b w:val="0"/>
        </w:rPr>
        <w:instrText>:</w:instrText>
      </w:r>
      <w:r w:rsidRPr="003F0B0C">
        <w:rPr>
          <w:rFonts w:ascii="宋体" w:eastAsia="宋体" w:hAnsi="宋体"/>
        </w:rPr>
        <w:instrText xml:space="preserve">2328" \y "HDU:2328" </w:instrText>
      </w:r>
      <w:r w:rsidRPr="003F0B0C">
        <w:rPr>
          <w:rFonts w:ascii="宋体" w:eastAsia="宋体" w:hAnsi="宋体"/>
          <w:b w:val="0"/>
        </w:rPr>
        <w:fldChar w:fldCharType="end"/>
      </w:r>
    </w:p>
    <w:p w:rsidR="00523081" w:rsidRPr="003F0B0C" w:rsidRDefault="00523081" w:rsidP="003214F5">
      <w:pPr>
        <w:rPr>
          <w:rFonts w:ascii="宋体" w:eastAsia="宋体" w:hAnsi="宋体"/>
        </w:rPr>
      </w:pPr>
      <w:r w:rsidRPr="003F0B0C">
        <w:rPr>
          <w:rFonts w:ascii="宋体" w:eastAsia="宋体" w:hAnsi="宋体" w:hint="eastAsia"/>
        </w:rPr>
        <w:t>【题意】给定</w:t>
      </w:r>
      <w:r w:rsidRPr="003F0B0C">
        <w:rPr>
          <w:rFonts w:ascii="宋体" w:eastAsia="宋体" w:hAnsi="宋体"/>
        </w:rPr>
        <w:t>n</w:t>
      </w:r>
      <w:r w:rsidRPr="003F0B0C">
        <w:rPr>
          <w:rFonts w:ascii="宋体" w:eastAsia="宋体" w:hAnsi="宋体" w:hint="eastAsia"/>
        </w:rPr>
        <w:t>个字符串，求它们的最长公共子串（优先输出字典序小的）</w:t>
      </w:r>
    </w:p>
    <w:p w:rsidR="00523081" w:rsidRPr="003F0B0C" w:rsidRDefault="00523081" w:rsidP="003214F5">
      <w:pPr>
        <w:rPr>
          <w:rFonts w:ascii="宋体" w:eastAsia="宋体" w:hAnsi="宋体"/>
        </w:rPr>
      </w:pPr>
      <w:r w:rsidRPr="003F0B0C">
        <w:rPr>
          <w:rFonts w:ascii="宋体" w:eastAsia="宋体" w:hAnsi="宋体" w:hint="eastAsia"/>
        </w:rPr>
        <w:t>【TAG】字符串 最长公共子串 枚举 KMP</w:t>
      </w:r>
      <w:r w:rsidRPr="003F0B0C">
        <w:rPr>
          <w:rFonts w:ascii="宋体" w:eastAsia="宋体" w:hAnsi="宋体"/>
        </w:rPr>
        <w:t xml:space="preserve"> </w:t>
      </w:r>
      <w:r w:rsidRPr="003F0B0C">
        <w:rPr>
          <w:rFonts w:ascii="宋体" w:eastAsia="宋体" w:hAnsi="宋体" w:hint="eastAsia"/>
        </w:rPr>
        <w:t>签到题</w:t>
      </w:r>
    </w:p>
    <w:p w:rsidR="00523081" w:rsidRPr="003F0B0C" w:rsidRDefault="00523081" w:rsidP="003214F5">
      <w:pPr>
        <w:rPr>
          <w:rFonts w:ascii="宋体" w:eastAsia="宋体" w:hAnsi="宋体"/>
        </w:rPr>
      </w:pPr>
      <w:r w:rsidRPr="003F0B0C">
        <w:rPr>
          <w:rFonts w:ascii="宋体" w:eastAsia="宋体" w:hAnsi="宋体" w:hint="eastAsia"/>
        </w:rPr>
        <w:t>【题解】POJ3080原题，改了一下输入输出就过了</w:t>
      </w:r>
    </w:p>
    <w:p w:rsidR="00523081" w:rsidRPr="003F0B0C" w:rsidRDefault="00523081" w:rsidP="003214F5">
      <w:pPr>
        <w:rPr>
          <w:rFonts w:ascii="宋体" w:eastAsia="宋体" w:hAnsi="宋体"/>
        </w:rPr>
      </w:pPr>
      <w:r w:rsidRPr="003F0B0C">
        <w:rPr>
          <w:rFonts w:ascii="宋体" w:eastAsia="宋体" w:hAnsi="宋体" w:hint="eastAsia"/>
        </w:rPr>
        <w:t>【代码】</w:t>
      </w:r>
    </w:p>
    <w:p w:rsidR="00523081" w:rsidRPr="003F0B0C" w:rsidRDefault="00523081" w:rsidP="00523081">
      <w:pPr>
        <w:rPr>
          <w:rFonts w:ascii="宋体" w:eastAsia="宋体" w:hAnsi="宋体"/>
        </w:rPr>
      </w:pPr>
      <w:r w:rsidRPr="003F0B0C">
        <w:rPr>
          <w:rFonts w:ascii="宋体" w:eastAsia="宋体" w:hAnsi="宋体"/>
        </w:rPr>
        <w:t>#include &lt;bits/stdc++.h&gt;</w:t>
      </w:r>
    </w:p>
    <w:p w:rsidR="00523081" w:rsidRPr="003F0B0C" w:rsidRDefault="00523081" w:rsidP="00523081">
      <w:pPr>
        <w:rPr>
          <w:rFonts w:ascii="宋体" w:eastAsia="宋体" w:hAnsi="宋体"/>
        </w:rPr>
      </w:pPr>
      <w:r w:rsidRPr="003F0B0C">
        <w:rPr>
          <w:rFonts w:ascii="宋体" w:eastAsia="宋体" w:hAnsi="宋体"/>
        </w:rPr>
        <w:t>#define MAXLEN 210</w:t>
      </w:r>
    </w:p>
    <w:p w:rsidR="00523081" w:rsidRPr="003F0B0C" w:rsidRDefault="00523081" w:rsidP="00523081">
      <w:pPr>
        <w:rPr>
          <w:rFonts w:ascii="宋体" w:eastAsia="宋体" w:hAnsi="宋体"/>
        </w:rPr>
      </w:pPr>
      <w:r w:rsidRPr="003F0B0C">
        <w:rPr>
          <w:rFonts w:ascii="宋体" w:eastAsia="宋体" w:hAnsi="宋体"/>
        </w:rPr>
        <w:t>#define MAXM 4004</w:t>
      </w:r>
    </w:p>
    <w:p w:rsidR="00523081" w:rsidRPr="003F0B0C" w:rsidRDefault="00523081" w:rsidP="00523081">
      <w:pPr>
        <w:rPr>
          <w:rFonts w:ascii="宋体" w:eastAsia="宋体" w:hAnsi="宋体"/>
        </w:rPr>
      </w:pPr>
    </w:p>
    <w:p w:rsidR="00523081" w:rsidRPr="003F0B0C" w:rsidRDefault="00523081" w:rsidP="00523081">
      <w:pPr>
        <w:rPr>
          <w:rFonts w:ascii="宋体" w:eastAsia="宋体" w:hAnsi="宋体"/>
        </w:rPr>
      </w:pPr>
      <w:r w:rsidRPr="003F0B0C">
        <w:rPr>
          <w:rFonts w:ascii="宋体" w:eastAsia="宋体" w:hAnsi="宋体"/>
        </w:rPr>
        <w:t>using namespace std;</w:t>
      </w:r>
    </w:p>
    <w:p w:rsidR="00523081" w:rsidRPr="003F0B0C" w:rsidRDefault="00523081" w:rsidP="00523081">
      <w:pPr>
        <w:rPr>
          <w:rFonts w:ascii="宋体" w:eastAsia="宋体" w:hAnsi="宋体"/>
        </w:rPr>
      </w:pPr>
    </w:p>
    <w:p w:rsidR="00523081" w:rsidRPr="003F0B0C" w:rsidRDefault="00523081" w:rsidP="00523081">
      <w:pPr>
        <w:rPr>
          <w:rFonts w:ascii="宋体" w:eastAsia="宋体" w:hAnsi="宋体"/>
        </w:rPr>
      </w:pPr>
      <w:r w:rsidRPr="003F0B0C">
        <w:rPr>
          <w:rFonts w:ascii="宋体" w:eastAsia="宋体" w:hAnsi="宋体"/>
        </w:rPr>
        <w:t>void cal_next(char s[],int len,int next[]){</w:t>
      </w:r>
    </w:p>
    <w:p w:rsidR="00523081" w:rsidRPr="003F0B0C" w:rsidRDefault="00523081" w:rsidP="00523081">
      <w:pPr>
        <w:rPr>
          <w:rFonts w:ascii="宋体" w:eastAsia="宋体" w:hAnsi="宋体"/>
        </w:rPr>
      </w:pPr>
      <w:r w:rsidRPr="003F0B0C">
        <w:rPr>
          <w:rFonts w:ascii="宋体" w:eastAsia="宋体" w:hAnsi="宋体"/>
        </w:rPr>
        <w:t xml:space="preserve">    next[0]=0;</w:t>
      </w:r>
    </w:p>
    <w:p w:rsidR="00523081" w:rsidRPr="003F0B0C" w:rsidRDefault="00523081" w:rsidP="00523081">
      <w:pPr>
        <w:rPr>
          <w:rFonts w:ascii="宋体" w:eastAsia="宋体" w:hAnsi="宋体"/>
        </w:rPr>
      </w:pPr>
      <w:r w:rsidRPr="003F0B0C">
        <w:rPr>
          <w:rFonts w:ascii="宋体" w:eastAsia="宋体" w:hAnsi="宋体"/>
        </w:rPr>
        <w:t xml:space="preserve">    int j=0,i=1;</w:t>
      </w:r>
    </w:p>
    <w:p w:rsidR="00523081" w:rsidRPr="003F0B0C" w:rsidRDefault="00523081" w:rsidP="00523081">
      <w:pPr>
        <w:rPr>
          <w:rFonts w:ascii="宋体" w:eastAsia="宋体" w:hAnsi="宋体"/>
        </w:rPr>
      </w:pPr>
      <w:r w:rsidRPr="003F0B0C">
        <w:rPr>
          <w:rFonts w:ascii="宋体" w:eastAsia="宋体" w:hAnsi="宋体"/>
        </w:rPr>
        <w:t xml:space="preserve">    while(i&lt;len){</w:t>
      </w:r>
    </w:p>
    <w:p w:rsidR="00523081" w:rsidRPr="003F0B0C" w:rsidRDefault="00523081" w:rsidP="00523081">
      <w:pPr>
        <w:rPr>
          <w:rFonts w:ascii="宋体" w:eastAsia="宋体" w:hAnsi="宋体"/>
        </w:rPr>
      </w:pPr>
      <w:r w:rsidRPr="003F0B0C">
        <w:rPr>
          <w:rFonts w:ascii="宋体" w:eastAsia="宋体" w:hAnsi="宋体"/>
        </w:rPr>
        <w:t xml:space="preserve">        if(s[i]==s[j]){</w:t>
      </w:r>
    </w:p>
    <w:p w:rsidR="00523081" w:rsidRPr="003F0B0C" w:rsidRDefault="00523081" w:rsidP="00523081">
      <w:pPr>
        <w:rPr>
          <w:rFonts w:ascii="宋体" w:eastAsia="宋体" w:hAnsi="宋体"/>
        </w:rPr>
      </w:pPr>
      <w:r w:rsidRPr="003F0B0C">
        <w:rPr>
          <w:rFonts w:ascii="宋体" w:eastAsia="宋体" w:hAnsi="宋体"/>
        </w:rPr>
        <w:t xml:space="preserve">            next[i++]=(j++)+1;</w:t>
      </w:r>
    </w:p>
    <w:p w:rsidR="00523081" w:rsidRPr="003F0B0C" w:rsidRDefault="00523081" w:rsidP="00523081">
      <w:pPr>
        <w:rPr>
          <w:rFonts w:ascii="宋体" w:eastAsia="宋体" w:hAnsi="宋体"/>
        </w:rPr>
      </w:pPr>
      <w:r w:rsidRPr="003F0B0C">
        <w:rPr>
          <w:rFonts w:ascii="宋体" w:eastAsia="宋体" w:hAnsi="宋体"/>
        </w:rPr>
        <w:t xml:space="preserve">            continue;</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while(s[i]!=s[j]){</w:t>
      </w:r>
    </w:p>
    <w:p w:rsidR="00523081" w:rsidRPr="003F0B0C" w:rsidRDefault="00523081" w:rsidP="00523081">
      <w:pPr>
        <w:rPr>
          <w:rFonts w:ascii="宋体" w:eastAsia="宋体" w:hAnsi="宋体"/>
        </w:rPr>
      </w:pPr>
      <w:r w:rsidRPr="003F0B0C">
        <w:rPr>
          <w:rFonts w:ascii="宋体" w:eastAsia="宋体" w:hAnsi="宋体"/>
        </w:rPr>
        <w:t xml:space="preserve">            if(j==0){</w:t>
      </w:r>
    </w:p>
    <w:p w:rsidR="00523081" w:rsidRPr="003F0B0C" w:rsidRDefault="00523081" w:rsidP="00523081">
      <w:pPr>
        <w:rPr>
          <w:rFonts w:ascii="宋体" w:eastAsia="宋体" w:hAnsi="宋体"/>
        </w:rPr>
      </w:pPr>
      <w:r w:rsidRPr="003F0B0C">
        <w:rPr>
          <w:rFonts w:ascii="宋体" w:eastAsia="宋体" w:hAnsi="宋体"/>
        </w:rPr>
        <w:t xml:space="preserve">                next[i++]=0;</w:t>
      </w:r>
    </w:p>
    <w:p w:rsidR="00523081" w:rsidRPr="003F0B0C" w:rsidRDefault="00523081" w:rsidP="00523081">
      <w:pPr>
        <w:rPr>
          <w:rFonts w:ascii="宋体" w:eastAsia="宋体" w:hAnsi="宋体"/>
        </w:rPr>
      </w:pPr>
      <w:r w:rsidRPr="003F0B0C">
        <w:rPr>
          <w:rFonts w:ascii="宋体" w:eastAsia="宋体" w:hAnsi="宋体"/>
        </w:rPr>
        <w:t xml:space="preserve">                break;</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j=next[j-1];</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w:t>
      </w:r>
    </w:p>
    <w:p w:rsidR="00523081" w:rsidRPr="003F0B0C" w:rsidRDefault="00523081" w:rsidP="00523081">
      <w:pPr>
        <w:rPr>
          <w:rFonts w:ascii="宋体" w:eastAsia="宋体" w:hAnsi="宋体"/>
        </w:rPr>
      </w:pPr>
    </w:p>
    <w:p w:rsidR="00523081" w:rsidRPr="003F0B0C" w:rsidRDefault="00523081" w:rsidP="00523081">
      <w:pPr>
        <w:rPr>
          <w:rFonts w:ascii="宋体" w:eastAsia="宋体" w:hAnsi="宋体"/>
        </w:rPr>
      </w:pPr>
      <w:r w:rsidRPr="003F0B0C">
        <w:rPr>
          <w:rFonts w:ascii="宋体" w:eastAsia="宋体" w:hAnsi="宋体"/>
        </w:rPr>
        <w:t>bool kmp(char pattern[],int len,char s[]){</w:t>
      </w:r>
    </w:p>
    <w:p w:rsidR="00523081" w:rsidRPr="003F0B0C" w:rsidRDefault="00523081" w:rsidP="00523081">
      <w:pPr>
        <w:rPr>
          <w:rFonts w:ascii="宋体" w:eastAsia="宋体" w:hAnsi="宋体"/>
        </w:rPr>
      </w:pPr>
      <w:r w:rsidRPr="003F0B0C">
        <w:rPr>
          <w:rFonts w:ascii="宋体" w:eastAsia="宋体" w:hAnsi="宋体"/>
        </w:rPr>
        <w:t xml:space="preserve">    int next[MAXLEN];</w:t>
      </w:r>
    </w:p>
    <w:p w:rsidR="00523081" w:rsidRPr="003F0B0C" w:rsidRDefault="00523081" w:rsidP="00523081">
      <w:pPr>
        <w:rPr>
          <w:rFonts w:ascii="宋体" w:eastAsia="宋体" w:hAnsi="宋体"/>
        </w:rPr>
      </w:pPr>
      <w:r w:rsidRPr="003F0B0C">
        <w:rPr>
          <w:rFonts w:ascii="宋体" w:eastAsia="宋体" w:hAnsi="宋体"/>
        </w:rPr>
        <w:t xml:space="preserve">    cal_next(pattern,len,next);</w:t>
      </w:r>
    </w:p>
    <w:p w:rsidR="00523081" w:rsidRPr="003F0B0C" w:rsidRDefault="00523081" w:rsidP="00523081">
      <w:pPr>
        <w:rPr>
          <w:rFonts w:ascii="宋体" w:eastAsia="宋体" w:hAnsi="宋体"/>
        </w:rPr>
      </w:pPr>
      <w:r w:rsidRPr="003F0B0C">
        <w:rPr>
          <w:rFonts w:ascii="宋体" w:eastAsia="宋体" w:hAnsi="宋体"/>
        </w:rPr>
        <w:t xml:space="preserve">    int j=0,lens=strlen(s);</w:t>
      </w:r>
    </w:p>
    <w:p w:rsidR="00523081" w:rsidRPr="003F0B0C" w:rsidRDefault="00523081" w:rsidP="00523081">
      <w:pPr>
        <w:rPr>
          <w:rFonts w:ascii="宋体" w:eastAsia="宋体" w:hAnsi="宋体"/>
        </w:rPr>
      </w:pPr>
      <w:r w:rsidRPr="003F0B0C">
        <w:rPr>
          <w:rFonts w:ascii="宋体" w:eastAsia="宋体" w:hAnsi="宋体"/>
        </w:rPr>
        <w:t xml:space="preserve">    for (int i=0;i&lt;lens;i++){</w:t>
      </w:r>
    </w:p>
    <w:p w:rsidR="00523081" w:rsidRPr="003F0B0C" w:rsidRDefault="00523081" w:rsidP="00523081">
      <w:pPr>
        <w:rPr>
          <w:rFonts w:ascii="宋体" w:eastAsia="宋体" w:hAnsi="宋体"/>
        </w:rPr>
      </w:pPr>
      <w:r w:rsidRPr="003F0B0C">
        <w:rPr>
          <w:rFonts w:ascii="宋体" w:eastAsia="宋体" w:hAnsi="宋体"/>
        </w:rPr>
        <w:t xml:space="preserve">        while(s[i]!=pattern[j]){</w:t>
      </w:r>
    </w:p>
    <w:p w:rsidR="00523081" w:rsidRPr="003F0B0C" w:rsidRDefault="00523081" w:rsidP="00523081">
      <w:pPr>
        <w:rPr>
          <w:rFonts w:ascii="宋体" w:eastAsia="宋体" w:hAnsi="宋体"/>
        </w:rPr>
      </w:pPr>
      <w:r w:rsidRPr="003F0B0C">
        <w:rPr>
          <w:rFonts w:ascii="宋体" w:eastAsia="宋体" w:hAnsi="宋体"/>
        </w:rPr>
        <w:t xml:space="preserve">            if(j==0) break;</w:t>
      </w:r>
    </w:p>
    <w:p w:rsidR="00523081" w:rsidRPr="003F0B0C" w:rsidRDefault="00523081" w:rsidP="00523081">
      <w:pPr>
        <w:rPr>
          <w:rFonts w:ascii="宋体" w:eastAsia="宋体" w:hAnsi="宋体"/>
        </w:rPr>
      </w:pPr>
      <w:r w:rsidRPr="003F0B0C">
        <w:rPr>
          <w:rFonts w:ascii="宋体" w:eastAsia="宋体" w:hAnsi="宋体"/>
        </w:rPr>
        <w:t xml:space="preserve">            j=next[j-1];</w:t>
      </w:r>
    </w:p>
    <w:p w:rsidR="00523081" w:rsidRPr="003F0B0C" w:rsidRDefault="00523081" w:rsidP="00523081">
      <w:pPr>
        <w:rPr>
          <w:rFonts w:ascii="宋体" w:eastAsia="宋体" w:hAnsi="宋体"/>
        </w:rPr>
      </w:pPr>
      <w:r w:rsidRPr="003F0B0C">
        <w:rPr>
          <w:rFonts w:ascii="宋体" w:eastAsia="宋体" w:hAnsi="宋体"/>
        </w:rPr>
        <w:lastRenderedPageBreak/>
        <w:t xml:space="preserve">        }</w:t>
      </w:r>
    </w:p>
    <w:p w:rsidR="00523081" w:rsidRPr="003F0B0C" w:rsidRDefault="00523081" w:rsidP="00523081">
      <w:pPr>
        <w:rPr>
          <w:rFonts w:ascii="宋体" w:eastAsia="宋体" w:hAnsi="宋体"/>
        </w:rPr>
      </w:pPr>
      <w:r w:rsidRPr="003F0B0C">
        <w:rPr>
          <w:rFonts w:ascii="宋体" w:eastAsia="宋体" w:hAnsi="宋体"/>
        </w:rPr>
        <w:t xml:space="preserve">        if(s[i]==pattern[j]){</w:t>
      </w:r>
    </w:p>
    <w:p w:rsidR="00523081" w:rsidRPr="003F0B0C" w:rsidRDefault="00523081" w:rsidP="00523081">
      <w:pPr>
        <w:rPr>
          <w:rFonts w:ascii="宋体" w:eastAsia="宋体" w:hAnsi="宋体"/>
        </w:rPr>
      </w:pPr>
      <w:r w:rsidRPr="003F0B0C">
        <w:rPr>
          <w:rFonts w:ascii="宋体" w:eastAsia="宋体" w:hAnsi="宋体"/>
        </w:rPr>
        <w:t xml:space="preserve">            j++;</w:t>
      </w:r>
    </w:p>
    <w:p w:rsidR="00523081" w:rsidRPr="003F0B0C" w:rsidRDefault="00523081" w:rsidP="00523081">
      <w:pPr>
        <w:rPr>
          <w:rFonts w:ascii="宋体" w:eastAsia="宋体" w:hAnsi="宋体"/>
        </w:rPr>
      </w:pPr>
      <w:r w:rsidRPr="003F0B0C">
        <w:rPr>
          <w:rFonts w:ascii="宋体" w:eastAsia="宋体" w:hAnsi="宋体"/>
        </w:rPr>
        <w:t xml:space="preserve">            if(j==len) return true;</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return false;</w:t>
      </w:r>
    </w:p>
    <w:p w:rsidR="00523081" w:rsidRPr="003F0B0C" w:rsidRDefault="00523081" w:rsidP="00523081">
      <w:pPr>
        <w:rPr>
          <w:rFonts w:ascii="宋体" w:eastAsia="宋体" w:hAnsi="宋体"/>
        </w:rPr>
      </w:pPr>
      <w:r w:rsidRPr="003F0B0C">
        <w:rPr>
          <w:rFonts w:ascii="宋体" w:eastAsia="宋体" w:hAnsi="宋体"/>
        </w:rPr>
        <w:t>}</w:t>
      </w:r>
    </w:p>
    <w:p w:rsidR="00523081" w:rsidRPr="003F0B0C" w:rsidRDefault="00523081" w:rsidP="00523081">
      <w:pPr>
        <w:rPr>
          <w:rFonts w:ascii="宋体" w:eastAsia="宋体" w:hAnsi="宋体"/>
        </w:rPr>
      </w:pPr>
    </w:p>
    <w:p w:rsidR="00523081" w:rsidRPr="003F0B0C" w:rsidRDefault="00523081" w:rsidP="00523081">
      <w:pPr>
        <w:rPr>
          <w:rFonts w:ascii="宋体" w:eastAsia="宋体" w:hAnsi="宋体"/>
        </w:rPr>
      </w:pPr>
      <w:r w:rsidRPr="003F0B0C">
        <w:rPr>
          <w:rFonts w:ascii="宋体" w:eastAsia="宋体" w:hAnsi="宋体"/>
        </w:rPr>
        <w:t>int main()</w:t>
      </w:r>
    </w:p>
    <w:p w:rsidR="00523081" w:rsidRPr="003F0B0C" w:rsidRDefault="00523081" w:rsidP="00523081">
      <w:pPr>
        <w:rPr>
          <w:rFonts w:ascii="宋体" w:eastAsia="宋体" w:hAnsi="宋体"/>
        </w:rPr>
      </w:pPr>
      <w:r w:rsidRPr="003F0B0C">
        <w:rPr>
          <w:rFonts w:ascii="宋体" w:eastAsia="宋体" w:hAnsi="宋体"/>
        </w:rPr>
        <w:t>{</w:t>
      </w:r>
    </w:p>
    <w:p w:rsidR="00523081" w:rsidRPr="003F0B0C" w:rsidRDefault="00523081" w:rsidP="00523081">
      <w:pPr>
        <w:rPr>
          <w:rFonts w:ascii="宋体" w:eastAsia="宋体" w:hAnsi="宋体"/>
        </w:rPr>
      </w:pPr>
      <w:r w:rsidRPr="003F0B0C">
        <w:rPr>
          <w:rFonts w:ascii="宋体" w:eastAsia="宋体" w:hAnsi="宋体"/>
        </w:rPr>
        <w:t xml:space="preserve">    int m;</w:t>
      </w:r>
    </w:p>
    <w:p w:rsidR="00523081" w:rsidRPr="003F0B0C" w:rsidRDefault="00523081" w:rsidP="00523081">
      <w:pPr>
        <w:rPr>
          <w:rFonts w:ascii="宋体" w:eastAsia="宋体" w:hAnsi="宋体"/>
        </w:rPr>
      </w:pPr>
      <w:r w:rsidRPr="003F0B0C">
        <w:rPr>
          <w:rFonts w:ascii="宋体" w:eastAsia="宋体" w:hAnsi="宋体"/>
        </w:rPr>
        <w:t xml:space="preserve">    while(~scanf("%d",&amp;m)&amp;&amp;m){</w:t>
      </w:r>
    </w:p>
    <w:p w:rsidR="00523081" w:rsidRPr="003F0B0C" w:rsidRDefault="00523081" w:rsidP="00523081">
      <w:pPr>
        <w:rPr>
          <w:rFonts w:ascii="宋体" w:eastAsia="宋体" w:hAnsi="宋体"/>
        </w:rPr>
      </w:pPr>
      <w:r w:rsidRPr="003F0B0C">
        <w:rPr>
          <w:rFonts w:ascii="宋体" w:eastAsia="宋体" w:hAnsi="宋体"/>
        </w:rPr>
        <w:t xml:space="preserve">        char s[MAXM][MAXLEN];</w:t>
      </w:r>
    </w:p>
    <w:p w:rsidR="00523081" w:rsidRPr="003F0B0C" w:rsidRDefault="00523081" w:rsidP="00523081">
      <w:pPr>
        <w:rPr>
          <w:rFonts w:ascii="宋体" w:eastAsia="宋体" w:hAnsi="宋体"/>
        </w:rPr>
      </w:pPr>
      <w:r w:rsidRPr="003F0B0C">
        <w:rPr>
          <w:rFonts w:ascii="宋体" w:eastAsia="宋体" w:hAnsi="宋体"/>
        </w:rPr>
        <w:t xml:space="preserve">        scanf("%d",&amp;m);</w:t>
      </w:r>
    </w:p>
    <w:p w:rsidR="00523081" w:rsidRPr="003F0B0C" w:rsidRDefault="00523081" w:rsidP="00523081">
      <w:pPr>
        <w:rPr>
          <w:rFonts w:ascii="宋体" w:eastAsia="宋体" w:hAnsi="宋体"/>
        </w:rPr>
      </w:pPr>
      <w:r w:rsidRPr="003F0B0C">
        <w:rPr>
          <w:rFonts w:ascii="宋体" w:eastAsia="宋体" w:hAnsi="宋体"/>
        </w:rPr>
        <w:t xml:space="preserve">        for(int i=0;i&lt;m;i++) scanf("%s",s[i]);</w:t>
      </w:r>
    </w:p>
    <w:p w:rsidR="00523081" w:rsidRPr="003F0B0C" w:rsidRDefault="00523081" w:rsidP="00523081">
      <w:pPr>
        <w:rPr>
          <w:rFonts w:ascii="宋体" w:eastAsia="宋体" w:hAnsi="宋体"/>
        </w:rPr>
      </w:pPr>
      <w:r w:rsidRPr="003F0B0C">
        <w:rPr>
          <w:rFonts w:ascii="宋体" w:eastAsia="宋体" w:hAnsi="宋体"/>
        </w:rPr>
        <w:t xml:space="preserve">        bool found=false;</w:t>
      </w:r>
    </w:p>
    <w:p w:rsidR="00523081" w:rsidRPr="003F0B0C" w:rsidRDefault="00523081" w:rsidP="00523081">
      <w:pPr>
        <w:rPr>
          <w:rFonts w:ascii="宋体" w:eastAsia="宋体" w:hAnsi="宋体"/>
        </w:rPr>
      </w:pPr>
      <w:r w:rsidRPr="003F0B0C">
        <w:rPr>
          <w:rFonts w:ascii="宋体" w:eastAsia="宋体" w:hAnsi="宋体"/>
        </w:rPr>
        <w:t xml:space="preserve">        int s0len=strlen(s[0]);</w:t>
      </w:r>
    </w:p>
    <w:p w:rsidR="00523081" w:rsidRPr="003F0B0C" w:rsidRDefault="00523081" w:rsidP="00523081">
      <w:pPr>
        <w:rPr>
          <w:rFonts w:ascii="宋体" w:eastAsia="宋体" w:hAnsi="宋体"/>
        </w:rPr>
      </w:pPr>
      <w:r w:rsidRPr="003F0B0C">
        <w:rPr>
          <w:rFonts w:ascii="宋体" w:eastAsia="宋体" w:hAnsi="宋体"/>
        </w:rPr>
        <w:t xml:space="preserve">        for (int len=s0len;len&gt;=1;len--){</w:t>
      </w:r>
    </w:p>
    <w:p w:rsidR="00523081" w:rsidRPr="003F0B0C" w:rsidRDefault="00523081" w:rsidP="00523081">
      <w:pPr>
        <w:rPr>
          <w:rFonts w:ascii="宋体" w:eastAsia="宋体" w:hAnsi="宋体"/>
        </w:rPr>
      </w:pPr>
      <w:r w:rsidRPr="003F0B0C">
        <w:rPr>
          <w:rFonts w:ascii="宋体" w:eastAsia="宋体" w:hAnsi="宋体"/>
        </w:rPr>
        <w:t xml:space="preserve">            char ans[MAXLEN];</w:t>
      </w:r>
    </w:p>
    <w:p w:rsidR="00523081" w:rsidRPr="003F0B0C" w:rsidRDefault="00523081" w:rsidP="00523081">
      <w:pPr>
        <w:rPr>
          <w:rFonts w:ascii="宋体" w:eastAsia="宋体" w:hAnsi="宋体"/>
        </w:rPr>
      </w:pPr>
      <w:r w:rsidRPr="003F0B0C">
        <w:rPr>
          <w:rFonts w:ascii="宋体" w:eastAsia="宋体" w:hAnsi="宋体"/>
        </w:rPr>
        <w:t xml:space="preserve">            bool first=true;</w:t>
      </w:r>
    </w:p>
    <w:p w:rsidR="00523081" w:rsidRPr="003F0B0C" w:rsidRDefault="00523081" w:rsidP="00523081">
      <w:pPr>
        <w:rPr>
          <w:rFonts w:ascii="宋体" w:eastAsia="宋体" w:hAnsi="宋体"/>
        </w:rPr>
      </w:pPr>
      <w:r w:rsidRPr="003F0B0C">
        <w:rPr>
          <w:rFonts w:ascii="宋体" w:eastAsia="宋体" w:hAnsi="宋体"/>
        </w:rPr>
        <w:t xml:space="preserve">            for(int i=0;i+len-1&lt;s0len;i++){</w:t>
      </w:r>
    </w:p>
    <w:p w:rsidR="00523081" w:rsidRPr="003F0B0C" w:rsidRDefault="00523081" w:rsidP="00523081">
      <w:pPr>
        <w:rPr>
          <w:rFonts w:ascii="宋体" w:eastAsia="宋体" w:hAnsi="宋体"/>
        </w:rPr>
      </w:pPr>
      <w:r w:rsidRPr="003F0B0C">
        <w:rPr>
          <w:rFonts w:ascii="宋体" w:eastAsia="宋体" w:hAnsi="宋体"/>
        </w:rPr>
        <w:t xml:space="preserve">                found=true;</w:t>
      </w:r>
    </w:p>
    <w:p w:rsidR="00523081" w:rsidRPr="003F0B0C" w:rsidRDefault="00523081" w:rsidP="00523081">
      <w:pPr>
        <w:rPr>
          <w:rFonts w:ascii="宋体" w:eastAsia="宋体" w:hAnsi="宋体"/>
        </w:rPr>
      </w:pPr>
      <w:r w:rsidRPr="003F0B0C">
        <w:rPr>
          <w:rFonts w:ascii="宋体" w:eastAsia="宋体" w:hAnsi="宋体"/>
        </w:rPr>
        <w:t xml:space="preserve">                for(int j=1;j&lt;m;j++){</w:t>
      </w:r>
    </w:p>
    <w:p w:rsidR="00523081" w:rsidRPr="003F0B0C" w:rsidRDefault="00523081" w:rsidP="00523081">
      <w:pPr>
        <w:rPr>
          <w:rFonts w:ascii="宋体" w:eastAsia="宋体" w:hAnsi="宋体"/>
        </w:rPr>
      </w:pPr>
      <w:r w:rsidRPr="003F0B0C">
        <w:rPr>
          <w:rFonts w:ascii="宋体" w:eastAsia="宋体" w:hAnsi="宋体"/>
        </w:rPr>
        <w:t xml:space="preserve">                    if(!kmp(s[0]+i,len,s[j])){</w:t>
      </w:r>
    </w:p>
    <w:p w:rsidR="00523081" w:rsidRPr="003F0B0C" w:rsidRDefault="00523081" w:rsidP="00523081">
      <w:pPr>
        <w:rPr>
          <w:rFonts w:ascii="宋体" w:eastAsia="宋体" w:hAnsi="宋体"/>
        </w:rPr>
      </w:pPr>
      <w:r w:rsidRPr="003F0B0C">
        <w:rPr>
          <w:rFonts w:ascii="宋体" w:eastAsia="宋体" w:hAnsi="宋体"/>
        </w:rPr>
        <w:t xml:space="preserve">                        found=false;</w:t>
      </w:r>
    </w:p>
    <w:p w:rsidR="00523081" w:rsidRPr="003F0B0C" w:rsidRDefault="00523081" w:rsidP="00523081">
      <w:pPr>
        <w:rPr>
          <w:rFonts w:ascii="宋体" w:eastAsia="宋体" w:hAnsi="宋体"/>
        </w:rPr>
      </w:pPr>
      <w:r w:rsidRPr="003F0B0C">
        <w:rPr>
          <w:rFonts w:ascii="宋体" w:eastAsia="宋体" w:hAnsi="宋体"/>
        </w:rPr>
        <w:t xml:space="preserve">                        break;</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if(found){</w:t>
      </w:r>
    </w:p>
    <w:p w:rsidR="00523081" w:rsidRPr="003F0B0C" w:rsidRDefault="00523081" w:rsidP="00523081">
      <w:pPr>
        <w:rPr>
          <w:rFonts w:ascii="宋体" w:eastAsia="宋体" w:hAnsi="宋体"/>
        </w:rPr>
      </w:pPr>
      <w:r w:rsidRPr="003F0B0C">
        <w:rPr>
          <w:rFonts w:ascii="宋体" w:eastAsia="宋体" w:hAnsi="宋体"/>
        </w:rPr>
        <w:t xml:space="preserve">                    if(first){</w:t>
      </w:r>
    </w:p>
    <w:p w:rsidR="00523081" w:rsidRPr="003F0B0C" w:rsidRDefault="00523081" w:rsidP="00523081">
      <w:pPr>
        <w:rPr>
          <w:rFonts w:ascii="宋体" w:eastAsia="宋体" w:hAnsi="宋体"/>
        </w:rPr>
      </w:pPr>
      <w:r w:rsidRPr="003F0B0C">
        <w:rPr>
          <w:rFonts w:ascii="宋体" w:eastAsia="宋体" w:hAnsi="宋体"/>
        </w:rPr>
        <w:t xml:space="preserve">                        first=false;</w:t>
      </w:r>
    </w:p>
    <w:p w:rsidR="00523081" w:rsidRPr="003F0B0C" w:rsidRDefault="00523081" w:rsidP="00523081">
      <w:pPr>
        <w:rPr>
          <w:rFonts w:ascii="宋体" w:eastAsia="宋体" w:hAnsi="宋体"/>
        </w:rPr>
      </w:pPr>
      <w:r w:rsidRPr="003F0B0C">
        <w:rPr>
          <w:rFonts w:ascii="宋体" w:eastAsia="宋体" w:hAnsi="宋体"/>
        </w:rPr>
        <w:t xml:space="preserve">                        strncpy(ans,s[0]+i,len),ans[len]='\0';</w:t>
      </w:r>
    </w:p>
    <w:p w:rsidR="00523081" w:rsidRPr="003F0B0C" w:rsidRDefault="00523081" w:rsidP="00523081">
      <w:pPr>
        <w:rPr>
          <w:rFonts w:ascii="宋体" w:eastAsia="宋体" w:hAnsi="宋体"/>
        </w:rPr>
      </w:pPr>
      <w:r w:rsidRPr="003F0B0C">
        <w:rPr>
          <w:rFonts w:ascii="宋体" w:eastAsia="宋体" w:hAnsi="宋体"/>
        </w:rPr>
        <w:t xml:space="preserve">                    }else{</w:t>
      </w:r>
    </w:p>
    <w:p w:rsidR="00523081" w:rsidRPr="003F0B0C" w:rsidRDefault="00523081" w:rsidP="00523081">
      <w:pPr>
        <w:rPr>
          <w:rFonts w:ascii="宋体" w:eastAsia="宋体" w:hAnsi="宋体"/>
        </w:rPr>
      </w:pPr>
      <w:r w:rsidRPr="003F0B0C">
        <w:rPr>
          <w:rFonts w:ascii="宋体" w:eastAsia="宋体" w:hAnsi="宋体"/>
        </w:rPr>
        <w:t xml:space="preserve">                        char temp[MAXLEN];</w:t>
      </w:r>
    </w:p>
    <w:p w:rsidR="00523081" w:rsidRPr="003F0B0C" w:rsidRDefault="00523081" w:rsidP="00523081">
      <w:pPr>
        <w:rPr>
          <w:rFonts w:ascii="宋体" w:eastAsia="宋体" w:hAnsi="宋体"/>
        </w:rPr>
      </w:pPr>
      <w:r w:rsidRPr="003F0B0C">
        <w:rPr>
          <w:rFonts w:ascii="宋体" w:eastAsia="宋体" w:hAnsi="宋体"/>
        </w:rPr>
        <w:t xml:space="preserve">                        strncpy(temp,s[0]+i,len),temp[len]='\0';</w:t>
      </w:r>
    </w:p>
    <w:p w:rsidR="00523081" w:rsidRPr="003F0B0C" w:rsidRDefault="00523081" w:rsidP="00523081">
      <w:pPr>
        <w:rPr>
          <w:rFonts w:ascii="宋体" w:eastAsia="宋体" w:hAnsi="宋体"/>
        </w:rPr>
      </w:pPr>
      <w:r w:rsidRPr="003F0B0C">
        <w:rPr>
          <w:rFonts w:ascii="宋体" w:eastAsia="宋体" w:hAnsi="宋体"/>
        </w:rPr>
        <w:t xml:space="preserve">                        if(strcmp(temp,ans)&lt;0) strncpy(ans,temp,len);</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if(!first){</w:t>
      </w:r>
    </w:p>
    <w:p w:rsidR="00523081" w:rsidRPr="003F0B0C" w:rsidRDefault="00523081" w:rsidP="00523081">
      <w:pPr>
        <w:rPr>
          <w:rFonts w:ascii="宋体" w:eastAsia="宋体" w:hAnsi="宋体"/>
        </w:rPr>
      </w:pPr>
      <w:r w:rsidRPr="003F0B0C">
        <w:rPr>
          <w:rFonts w:ascii="宋体" w:eastAsia="宋体" w:hAnsi="宋体"/>
        </w:rPr>
        <w:t xml:space="preserve">                found=true,printf("%s\n",ans);</w:t>
      </w:r>
    </w:p>
    <w:p w:rsidR="00523081" w:rsidRPr="003F0B0C" w:rsidRDefault="00523081" w:rsidP="00523081">
      <w:pPr>
        <w:rPr>
          <w:rFonts w:ascii="宋体" w:eastAsia="宋体" w:hAnsi="宋体"/>
        </w:rPr>
      </w:pPr>
      <w:r w:rsidRPr="003F0B0C">
        <w:rPr>
          <w:rFonts w:ascii="宋体" w:eastAsia="宋体" w:hAnsi="宋体"/>
        </w:rPr>
        <w:t xml:space="preserve">                break;</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lastRenderedPageBreak/>
        <w:t xml:space="preserve">        }</w:t>
      </w:r>
    </w:p>
    <w:p w:rsidR="00523081" w:rsidRPr="003F0B0C" w:rsidRDefault="00523081" w:rsidP="00523081">
      <w:pPr>
        <w:rPr>
          <w:rFonts w:ascii="宋体" w:eastAsia="宋体" w:hAnsi="宋体"/>
        </w:rPr>
      </w:pPr>
      <w:r w:rsidRPr="003F0B0C">
        <w:rPr>
          <w:rFonts w:ascii="宋体" w:eastAsia="宋体" w:hAnsi="宋体"/>
        </w:rPr>
        <w:t xml:space="preserve">        if(!found) printf("IDENTITY LOST\n");</w:t>
      </w:r>
    </w:p>
    <w:p w:rsidR="00523081" w:rsidRPr="003F0B0C" w:rsidRDefault="00523081" w:rsidP="00523081">
      <w:pPr>
        <w:rPr>
          <w:rFonts w:ascii="宋体" w:eastAsia="宋体" w:hAnsi="宋体"/>
        </w:rPr>
      </w:pPr>
      <w:r w:rsidRPr="003F0B0C">
        <w:rPr>
          <w:rFonts w:ascii="宋体" w:eastAsia="宋体" w:hAnsi="宋体"/>
        </w:rPr>
        <w:t xml:space="preserve">    }</w:t>
      </w:r>
    </w:p>
    <w:p w:rsidR="00523081" w:rsidRPr="003F0B0C" w:rsidRDefault="00523081" w:rsidP="00523081">
      <w:pPr>
        <w:rPr>
          <w:rFonts w:ascii="宋体" w:eastAsia="宋体" w:hAnsi="宋体"/>
        </w:rPr>
      </w:pPr>
      <w:r w:rsidRPr="003F0B0C">
        <w:rPr>
          <w:rFonts w:ascii="宋体" w:eastAsia="宋体" w:hAnsi="宋体"/>
        </w:rPr>
        <w:t xml:space="preserve">    return 0;</w:t>
      </w:r>
    </w:p>
    <w:p w:rsidR="00523081" w:rsidRPr="003F0B0C" w:rsidRDefault="00523081" w:rsidP="00523081">
      <w:pPr>
        <w:rPr>
          <w:rFonts w:ascii="宋体" w:eastAsia="宋体" w:hAnsi="宋体"/>
        </w:rPr>
      </w:pPr>
      <w:r w:rsidRPr="003F0B0C">
        <w:rPr>
          <w:rFonts w:ascii="宋体" w:eastAsia="宋体" w:hAnsi="宋体"/>
        </w:rPr>
        <w:t>}</w:t>
      </w:r>
    </w:p>
    <w:p w:rsidR="00580D6A" w:rsidRPr="003F0B0C" w:rsidRDefault="00580D6A" w:rsidP="00580D6A">
      <w:pPr>
        <w:pStyle w:val="3"/>
        <w:rPr>
          <w:rFonts w:ascii="宋体" w:eastAsia="宋体" w:hAnsi="宋体"/>
          <w:b w:val="0"/>
          <w:bCs w:val="0"/>
        </w:rPr>
      </w:pPr>
      <w:bookmarkStart w:id="125" w:name="_Toc521431818"/>
      <w:r w:rsidRPr="003F0B0C">
        <w:rPr>
          <w:rFonts w:ascii="宋体" w:eastAsia="宋体" w:hAnsi="宋体" w:hint="eastAsia"/>
          <w:b w:val="0"/>
          <w:bCs w:val="0"/>
        </w:rPr>
        <w:t>√-</w:t>
      </w:r>
      <w:r w:rsidRPr="003F0B0C">
        <w:rPr>
          <w:rFonts w:ascii="宋体" w:eastAsia="宋体" w:hAnsi="宋体"/>
          <w:b w:val="0"/>
          <w:bCs w:val="0"/>
        </w:rPr>
        <w:t>HDU</w:t>
      </w:r>
      <w:r w:rsidRPr="003F0B0C">
        <w:rPr>
          <w:rFonts w:ascii="宋体" w:eastAsia="宋体" w:hAnsi="宋体" w:hint="eastAsia"/>
          <w:b w:val="0"/>
          <w:bCs w:val="0"/>
        </w:rPr>
        <w:t>-</w:t>
      </w:r>
      <w:r w:rsidRPr="003F0B0C">
        <w:rPr>
          <w:rFonts w:ascii="宋体" w:eastAsia="宋体" w:hAnsi="宋体"/>
          <w:b w:val="0"/>
          <w:bCs w:val="0"/>
        </w:rPr>
        <w:t>2594</w:t>
      </w:r>
      <w:r w:rsidRPr="003F0B0C">
        <w:rPr>
          <w:rFonts w:ascii="宋体" w:eastAsia="宋体" w:hAnsi="宋体" w:hint="eastAsia"/>
          <w:b w:val="0"/>
          <w:bCs w:val="0"/>
        </w:rPr>
        <w:t>-</w:t>
      </w:r>
      <w:r w:rsidRPr="003F0B0C">
        <w:rPr>
          <w:rFonts w:ascii="宋体" w:eastAsia="宋体" w:hAnsi="宋体"/>
          <w:b w:val="0"/>
          <w:bCs w:val="0"/>
        </w:rPr>
        <w:t>Simpsons’Hidden Talents</w:t>
      </w:r>
      <w:bookmarkEnd w:id="125"/>
      <w:r w:rsidRPr="003F0B0C">
        <w:rPr>
          <w:rFonts w:ascii="宋体" w:eastAsia="宋体" w:hAnsi="宋体"/>
          <w:b w:val="0"/>
          <w:bCs w:val="0"/>
        </w:rPr>
        <w:fldChar w:fldCharType="begin"/>
      </w:r>
      <w:r w:rsidRPr="003F0B0C">
        <w:rPr>
          <w:rFonts w:ascii="宋体" w:eastAsia="宋体" w:hAnsi="宋体"/>
        </w:rPr>
        <w:instrText xml:space="preserve"> XE "</w:instrText>
      </w:r>
      <w:r w:rsidRPr="003F0B0C">
        <w:rPr>
          <w:rFonts w:ascii="宋体" w:eastAsia="宋体" w:hAnsi="宋体" w:hint="eastAsia"/>
          <w:b w:val="0"/>
          <w:bCs w:val="0"/>
        </w:rPr>
        <w:instrText>√-</w:instrText>
      </w:r>
      <w:r w:rsidRPr="003F0B0C">
        <w:rPr>
          <w:rFonts w:ascii="宋体" w:eastAsia="宋体" w:hAnsi="宋体"/>
          <w:b w:val="0"/>
          <w:bCs w:val="0"/>
        </w:rPr>
        <w:instrText>HDU</w:instrText>
      </w:r>
      <w:r w:rsidRPr="003F0B0C">
        <w:rPr>
          <w:rFonts w:ascii="宋体" w:eastAsia="宋体" w:hAnsi="宋体" w:hint="eastAsia"/>
          <w:b w:val="0"/>
          <w:bCs w:val="0"/>
        </w:rPr>
        <w:instrText>-</w:instrText>
      </w:r>
      <w:r w:rsidRPr="003F0B0C">
        <w:rPr>
          <w:rFonts w:ascii="宋体" w:eastAsia="宋体" w:hAnsi="宋体"/>
          <w:b w:val="0"/>
          <w:bCs w:val="0"/>
        </w:rPr>
        <w:instrText>2594</w:instrText>
      </w:r>
      <w:r w:rsidRPr="003F0B0C">
        <w:rPr>
          <w:rFonts w:ascii="宋体" w:eastAsia="宋体" w:hAnsi="宋体" w:hint="eastAsia"/>
          <w:b w:val="0"/>
          <w:bCs w:val="0"/>
        </w:rPr>
        <w:instrText>-</w:instrText>
      </w:r>
      <w:r w:rsidRPr="003F0B0C">
        <w:rPr>
          <w:rFonts w:ascii="宋体" w:eastAsia="宋体" w:hAnsi="宋体"/>
          <w:b w:val="0"/>
          <w:bCs w:val="0"/>
        </w:rPr>
        <w:instrText>Simpsons’Hidden Talents</w:instrText>
      </w:r>
      <w:r w:rsidRPr="003F0B0C">
        <w:rPr>
          <w:rFonts w:ascii="宋体" w:eastAsia="宋体" w:hAnsi="宋体"/>
        </w:rPr>
        <w:instrText xml:space="preserve">:2594" \y "HDU:2594" </w:instrText>
      </w:r>
      <w:r w:rsidRPr="003F0B0C">
        <w:rPr>
          <w:rFonts w:ascii="宋体" w:eastAsia="宋体" w:hAnsi="宋体"/>
          <w:b w:val="0"/>
          <w:bCs w:val="0"/>
        </w:rPr>
        <w:fldChar w:fldCharType="end"/>
      </w:r>
    </w:p>
    <w:p w:rsidR="00580D6A" w:rsidRPr="003F0B0C" w:rsidRDefault="00580D6A" w:rsidP="00580D6A">
      <w:pPr>
        <w:rPr>
          <w:rFonts w:ascii="宋体" w:eastAsia="宋体" w:hAnsi="宋体"/>
        </w:rPr>
      </w:pPr>
      <w:r w:rsidRPr="003F0B0C">
        <w:rPr>
          <w:rFonts w:ascii="宋体" w:eastAsia="宋体" w:hAnsi="宋体" w:hint="eastAsia"/>
        </w:rPr>
        <w:t>【题意】给定2个字符串a,b要求最长的字符串s，s是a的前缀同时是b的后缀</w:t>
      </w:r>
    </w:p>
    <w:p w:rsidR="00580D6A" w:rsidRPr="003F0B0C" w:rsidRDefault="00580D6A" w:rsidP="00580D6A">
      <w:pPr>
        <w:rPr>
          <w:rFonts w:ascii="宋体" w:eastAsia="宋体" w:hAnsi="宋体"/>
        </w:rPr>
      </w:pPr>
      <w:r w:rsidRPr="003F0B0C">
        <w:rPr>
          <w:rFonts w:ascii="宋体" w:eastAsia="宋体" w:hAnsi="宋体" w:hint="eastAsia"/>
        </w:rPr>
        <w:t>【TAG】字符串 KMP 前缀 后缀 签到题</w:t>
      </w:r>
    </w:p>
    <w:p w:rsidR="00580D6A" w:rsidRPr="003F0B0C" w:rsidRDefault="00580D6A" w:rsidP="00580D6A">
      <w:pPr>
        <w:rPr>
          <w:rFonts w:ascii="宋体" w:eastAsia="宋体" w:hAnsi="宋体" w:cs="Segoe UI"/>
          <w:color w:val="373A3C"/>
        </w:rPr>
      </w:pPr>
      <w:r w:rsidRPr="003F0B0C">
        <w:rPr>
          <w:rFonts w:ascii="宋体" w:eastAsia="宋体" w:hAnsi="宋体" w:cs="Segoe UI" w:hint="eastAsia"/>
          <w:color w:val="373A3C"/>
        </w:rPr>
        <w:t>【题解】一开始以为是扩展KMP，吓得去学习了一波。学完之后发现扩展KMP解决的是字符串a和b，a的所有后缀中与b的最长公共前缀。而本题要求的是b的后缀与a的一段前缀相同，即扩展KMP中的后缀的公共前缀不要求一直通到尾部，而本题是要一直通到尾部的。所以实际上就是把a串作为模式串与b串进行匹配，匹配结束时，a串被匹配了多少就是答案。我们之所以只需要考虑匹配结束时模式串被匹配了多少，是因为如果一个匹配就算再长（哪怕匹配完了）也不是我们关心的答案，比如abcde去匹配abcdeabc，本题要的答案是abc而不是当中的abcde</w:t>
      </w:r>
    </w:p>
    <w:p w:rsidR="00580D6A" w:rsidRPr="003F0B0C" w:rsidRDefault="00580D6A" w:rsidP="00580D6A">
      <w:pPr>
        <w:rPr>
          <w:rFonts w:ascii="宋体" w:eastAsia="宋体" w:hAnsi="宋体" w:cs="Segoe UI"/>
          <w:color w:val="373A3C"/>
        </w:rPr>
      </w:pPr>
      <w:r w:rsidRPr="003F0B0C">
        <w:rPr>
          <w:rFonts w:ascii="宋体" w:eastAsia="宋体" w:hAnsi="宋体" w:cs="Segoe UI" w:hint="eastAsia"/>
          <w:color w:val="373A3C"/>
        </w:rPr>
        <w:t>【代码】</w:t>
      </w:r>
    </w:p>
    <w:p w:rsidR="00580D6A" w:rsidRPr="003F0B0C" w:rsidRDefault="00580D6A" w:rsidP="00580D6A">
      <w:pPr>
        <w:rPr>
          <w:rFonts w:ascii="宋体" w:eastAsia="宋体" w:hAnsi="宋体"/>
        </w:rPr>
      </w:pPr>
      <w:r w:rsidRPr="003F0B0C">
        <w:rPr>
          <w:rFonts w:ascii="宋体" w:eastAsia="宋体" w:hAnsi="宋体"/>
        </w:rPr>
        <w:t>#include &lt;bits/stdc++.h&gt;</w:t>
      </w:r>
    </w:p>
    <w:p w:rsidR="00580D6A" w:rsidRPr="003F0B0C" w:rsidRDefault="00580D6A" w:rsidP="00580D6A">
      <w:pPr>
        <w:rPr>
          <w:rFonts w:ascii="宋体" w:eastAsia="宋体" w:hAnsi="宋体"/>
        </w:rPr>
      </w:pPr>
      <w:r w:rsidRPr="003F0B0C">
        <w:rPr>
          <w:rFonts w:ascii="宋体" w:eastAsia="宋体" w:hAnsi="宋体"/>
        </w:rPr>
        <w:t>#define MAXLEN 50010</w:t>
      </w:r>
    </w:p>
    <w:p w:rsidR="00580D6A" w:rsidRPr="003F0B0C" w:rsidRDefault="00580D6A" w:rsidP="00580D6A">
      <w:pPr>
        <w:rPr>
          <w:rFonts w:ascii="宋体" w:eastAsia="宋体" w:hAnsi="宋体"/>
        </w:rPr>
      </w:pPr>
    </w:p>
    <w:p w:rsidR="00580D6A" w:rsidRPr="003F0B0C" w:rsidRDefault="00580D6A" w:rsidP="00580D6A">
      <w:pPr>
        <w:rPr>
          <w:rFonts w:ascii="宋体" w:eastAsia="宋体" w:hAnsi="宋体"/>
        </w:rPr>
      </w:pPr>
      <w:r w:rsidRPr="003F0B0C">
        <w:rPr>
          <w:rFonts w:ascii="宋体" w:eastAsia="宋体" w:hAnsi="宋体"/>
        </w:rPr>
        <w:t>using namespace std;</w:t>
      </w:r>
    </w:p>
    <w:p w:rsidR="00580D6A" w:rsidRPr="003F0B0C" w:rsidRDefault="00580D6A" w:rsidP="00580D6A">
      <w:pPr>
        <w:rPr>
          <w:rFonts w:ascii="宋体" w:eastAsia="宋体" w:hAnsi="宋体"/>
        </w:rPr>
      </w:pPr>
    </w:p>
    <w:p w:rsidR="00580D6A" w:rsidRPr="003F0B0C" w:rsidRDefault="00580D6A" w:rsidP="00580D6A">
      <w:pPr>
        <w:rPr>
          <w:rFonts w:ascii="宋体" w:eastAsia="宋体" w:hAnsi="宋体"/>
        </w:rPr>
      </w:pPr>
      <w:r w:rsidRPr="003F0B0C">
        <w:rPr>
          <w:rFonts w:ascii="宋体" w:eastAsia="宋体" w:hAnsi="宋体"/>
        </w:rPr>
        <w:t>void cal_next(char s[],int len,int next[]){</w:t>
      </w:r>
    </w:p>
    <w:p w:rsidR="00580D6A" w:rsidRPr="003F0B0C" w:rsidRDefault="00580D6A" w:rsidP="00580D6A">
      <w:pPr>
        <w:rPr>
          <w:rFonts w:ascii="宋体" w:eastAsia="宋体" w:hAnsi="宋体"/>
        </w:rPr>
      </w:pPr>
      <w:r w:rsidRPr="003F0B0C">
        <w:rPr>
          <w:rFonts w:ascii="宋体" w:eastAsia="宋体" w:hAnsi="宋体"/>
        </w:rPr>
        <w:t xml:space="preserve">    next[0]=0;</w:t>
      </w:r>
    </w:p>
    <w:p w:rsidR="00580D6A" w:rsidRPr="003F0B0C" w:rsidRDefault="00580D6A" w:rsidP="00580D6A">
      <w:pPr>
        <w:rPr>
          <w:rFonts w:ascii="宋体" w:eastAsia="宋体" w:hAnsi="宋体"/>
        </w:rPr>
      </w:pPr>
      <w:r w:rsidRPr="003F0B0C">
        <w:rPr>
          <w:rFonts w:ascii="宋体" w:eastAsia="宋体" w:hAnsi="宋体"/>
        </w:rPr>
        <w:t xml:space="preserve">    int i=1,j=0;</w:t>
      </w:r>
    </w:p>
    <w:p w:rsidR="00580D6A" w:rsidRPr="003F0B0C" w:rsidRDefault="00580D6A" w:rsidP="00580D6A">
      <w:pPr>
        <w:rPr>
          <w:rFonts w:ascii="宋体" w:eastAsia="宋体" w:hAnsi="宋体"/>
        </w:rPr>
      </w:pPr>
      <w:r w:rsidRPr="003F0B0C">
        <w:rPr>
          <w:rFonts w:ascii="宋体" w:eastAsia="宋体" w:hAnsi="宋体"/>
        </w:rPr>
        <w:t xml:space="preserve">    while(i&lt;len){</w:t>
      </w:r>
    </w:p>
    <w:p w:rsidR="00580D6A" w:rsidRPr="003F0B0C" w:rsidRDefault="00580D6A" w:rsidP="00580D6A">
      <w:pPr>
        <w:rPr>
          <w:rFonts w:ascii="宋体" w:eastAsia="宋体" w:hAnsi="宋体"/>
        </w:rPr>
      </w:pPr>
      <w:r w:rsidRPr="003F0B0C">
        <w:rPr>
          <w:rFonts w:ascii="宋体" w:eastAsia="宋体" w:hAnsi="宋体"/>
        </w:rPr>
        <w:t xml:space="preserve">        if(s[i]==s[j]){</w:t>
      </w:r>
    </w:p>
    <w:p w:rsidR="00580D6A" w:rsidRPr="003F0B0C" w:rsidRDefault="00580D6A" w:rsidP="00580D6A">
      <w:pPr>
        <w:rPr>
          <w:rFonts w:ascii="宋体" w:eastAsia="宋体" w:hAnsi="宋体"/>
        </w:rPr>
      </w:pPr>
      <w:r w:rsidRPr="003F0B0C">
        <w:rPr>
          <w:rFonts w:ascii="宋体" w:eastAsia="宋体" w:hAnsi="宋体"/>
        </w:rPr>
        <w:t xml:space="preserve">            next[i++]=(j++)+1;</w:t>
      </w:r>
    </w:p>
    <w:p w:rsidR="00580D6A" w:rsidRPr="003F0B0C" w:rsidRDefault="00580D6A" w:rsidP="00580D6A">
      <w:pPr>
        <w:rPr>
          <w:rFonts w:ascii="宋体" w:eastAsia="宋体" w:hAnsi="宋体"/>
        </w:rPr>
      </w:pPr>
      <w:r w:rsidRPr="003F0B0C">
        <w:rPr>
          <w:rFonts w:ascii="宋体" w:eastAsia="宋体" w:hAnsi="宋体"/>
        </w:rPr>
        <w:t xml:space="preserve">            continue;</w:t>
      </w:r>
    </w:p>
    <w:p w:rsidR="00580D6A" w:rsidRPr="003F0B0C" w:rsidRDefault="00580D6A" w:rsidP="00580D6A">
      <w:pPr>
        <w:rPr>
          <w:rFonts w:ascii="宋体" w:eastAsia="宋体" w:hAnsi="宋体"/>
        </w:rPr>
      </w:pPr>
      <w:r w:rsidRPr="003F0B0C">
        <w:rPr>
          <w:rFonts w:ascii="宋体" w:eastAsia="宋体" w:hAnsi="宋体"/>
        </w:rPr>
        <w:t xml:space="preserve">        }</w:t>
      </w:r>
    </w:p>
    <w:p w:rsidR="00580D6A" w:rsidRPr="003F0B0C" w:rsidRDefault="00580D6A" w:rsidP="00580D6A">
      <w:pPr>
        <w:rPr>
          <w:rFonts w:ascii="宋体" w:eastAsia="宋体" w:hAnsi="宋体"/>
        </w:rPr>
      </w:pPr>
      <w:r w:rsidRPr="003F0B0C">
        <w:rPr>
          <w:rFonts w:ascii="宋体" w:eastAsia="宋体" w:hAnsi="宋体"/>
        </w:rPr>
        <w:t xml:space="preserve">        while(s[i]!=s[j]){</w:t>
      </w:r>
    </w:p>
    <w:p w:rsidR="00580D6A" w:rsidRPr="003F0B0C" w:rsidRDefault="00580D6A" w:rsidP="00580D6A">
      <w:pPr>
        <w:rPr>
          <w:rFonts w:ascii="宋体" w:eastAsia="宋体" w:hAnsi="宋体"/>
        </w:rPr>
      </w:pPr>
      <w:r w:rsidRPr="003F0B0C">
        <w:rPr>
          <w:rFonts w:ascii="宋体" w:eastAsia="宋体" w:hAnsi="宋体"/>
        </w:rPr>
        <w:t xml:space="preserve">            if(j==0){</w:t>
      </w:r>
    </w:p>
    <w:p w:rsidR="00580D6A" w:rsidRPr="003F0B0C" w:rsidRDefault="00580D6A" w:rsidP="00580D6A">
      <w:pPr>
        <w:rPr>
          <w:rFonts w:ascii="宋体" w:eastAsia="宋体" w:hAnsi="宋体"/>
        </w:rPr>
      </w:pPr>
      <w:r w:rsidRPr="003F0B0C">
        <w:rPr>
          <w:rFonts w:ascii="宋体" w:eastAsia="宋体" w:hAnsi="宋体"/>
        </w:rPr>
        <w:t xml:space="preserve">                next[i++]=0;</w:t>
      </w:r>
    </w:p>
    <w:p w:rsidR="00580D6A" w:rsidRPr="003F0B0C" w:rsidRDefault="00580D6A" w:rsidP="00580D6A">
      <w:pPr>
        <w:rPr>
          <w:rFonts w:ascii="宋体" w:eastAsia="宋体" w:hAnsi="宋体"/>
        </w:rPr>
      </w:pPr>
      <w:r w:rsidRPr="003F0B0C">
        <w:rPr>
          <w:rFonts w:ascii="宋体" w:eastAsia="宋体" w:hAnsi="宋体"/>
        </w:rPr>
        <w:t xml:space="preserve">                break;</w:t>
      </w:r>
    </w:p>
    <w:p w:rsidR="00580D6A" w:rsidRPr="003F0B0C" w:rsidRDefault="00580D6A" w:rsidP="00580D6A">
      <w:pPr>
        <w:rPr>
          <w:rFonts w:ascii="宋体" w:eastAsia="宋体" w:hAnsi="宋体"/>
        </w:rPr>
      </w:pPr>
      <w:r w:rsidRPr="003F0B0C">
        <w:rPr>
          <w:rFonts w:ascii="宋体" w:eastAsia="宋体" w:hAnsi="宋体"/>
        </w:rPr>
        <w:t xml:space="preserve">            }</w:t>
      </w:r>
    </w:p>
    <w:p w:rsidR="00580D6A" w:rsidRPr="003F0B0C" w:rsidRDefault="00580D6A" w:rsidP="00580D6A">
      <w:pPr>
        <w:rPr>
          <w:rFonts w:ascii="宋体" w:eastAsia="宋体" w:hAnsi="宋体"/>
        </w:rPr>
      </w:pPr>
      <w:r w:rsidRPr="003F0B0C">
        <w:rPr>
          <w:rFonts w:ascii="宋体" w:eastAsia="宋体" w:hAnsi="宋体"/>
        </w:rPr>
        <w:t xml:space="preserve">            j=next[j-1];</w:t>
      </w:r>
    </w:p>
    <w:p w:rsidR="00580D6A" w:rsidRPr="003F0B0C" w:rsidRDefault="00580D6A" w:rsidP="00580D6A">
      <w:pPr>
        <w:rPr>
          <w:rFonts w:ascii="宋体" w:eastAsia="宋体" w:hAnsi="宋体"/>
        </w:rPr>
      </w:pPr>
      <w:r w:rsidRPr="003F0B0C">
        <w:rPr>
          <w:rFonts w:ascii="宋体" w:eastAsia="宋体" w:hAnsi="宋体"/>
        </w:rPr>
        <w:t xml:space="preserve">        }</w:t>
      </w:r>
    </w:p>
    <w:p w:rsidR="00580D6A" w:rsidRPr="003F0B0C" w:rsidRDefault="00580D6A" w:rsidP="00580D6A">
      <w:pPr>
        <w:rPr>
          <w:rFonts w:ascii="宋体" w:eastAsia="宋体" w:hAnsi="宋体"/>
        </w:rPr>
      </w:pPr>
      <w:r w:rsidRPr="003F0B0C">
        <w:rPr>
          <w:rFonts w:ascii="宋体" w:eastAsia="宋体" w:hAnsi="宋体"/>
        </w:rPr>
        <w:t xml:space="preserve">    }</w:t>
      </w:r>
    </w:p>
    <w:p w:rsidR="00580D6A" w:rsidRPr="003F0B0C" w:rsidRDefault="00580D6A" w:rsidP="00580D6A">
      <w:pPr>
        <w:rPr>
          <w:rFonts w:ascii="宋体" w:eastAsia="宋体" w:hAnsi="宋体"/>
        </w:rPr>
      </w:pPr>
      <w:r w:rsidRPr="003F0B0C">
        <w:rPr>
          <w:rFonts w:ascii="宋体" w:eastAsia="宋体" w:hAnsi="宋体"/>
        </w:rPr>
        <w:t xml:space="preserve">    return;</w:t>
      </w:r>
    </w:p>
    <w:p w:rsidR="00580D6A" w:rsidRPr="003F0B0C" w:rsidRDefault="00580D6A" w:rsidP="00580D6A">
      <w:pPr>
        <w:rPr>
          <w:rFonts w:ascii="宋体" w:eastAsia="宋体" w:hAnsi="宋体"/>
        </w:rPr>
      </w:pPr>
      <w:r w:rsidRPr="003F0B0C">
        <w:rPr>
          <w:rFonts w:ascii="宋体" w:eastAsia="宋体" w:hAnsi="宋体"/>
        </w:rPr>
        <w:t>}</w:t>
      </w:r>
    </w:p>
    <w:p w:rsidR="00580D6A" w:rsidRPr="003F0B0C" w:rsidRDefault="00580D6A" w:rsidP="00580D6A">
      <w:pPr>
        <w:rPr>
          <w:rFonts w:ascii="宋体" w:eastAsia="宋体" w:hAnsi="宋体"/>
        </w:rPr>
      </w:pPr>
    </w:p>
    <w:p w:rsidR="00580D6A" w:rsidRPr="003F0B0C" w:rsidRDefault="00580D6A" w:rsidP="00580D6A">
      <w:pPr>
        <w:rPr>
          <w:rFonts w:ascii="宋体" w:eastAsia="宋体" w:hAnsi="宋体"/>
        </w:rPr>
      </w:pPr>
      <w:r w:rsidRPr="003F0B0C">
        <w:rPr>
          <w:rFonts w:ascii="宋体" w:eastAsia="宋体" w:hAnsi="宋体"/>
        </w:rPr>
        <w:t>void kmp(char s1[],char s2[]){</w:t>
      </w:r>
    </w:p>
    <w:p w:rsidR="00580D6A" w:rsidRPr="003F0B0C" w:rsidRDefault="00580D6A" w:rsidP="00580D6A">
      <w:pPr>
        <w:rPr>
          <w:rFonts w:ascii="宋体" w:eastAsia="宋体" w:hAnsi="宋体"/>
        </w:rPr>
      </w:pPr>
      <w:r w:rsidRPr="003F0B0C">
        <w:rPr>
          <w:rFonts w:ascii="宋体" w:eastAsia="宋体" w:hAnsi="宋体"/>
        </w:rPr>
        <w:t xml:space="preserve">    int len1=strlen(s1),len2=strlen(s2),next[MAXLEN];</w:t>
      </w:r>
    </w:p>
    <w:p w:rsidR="00580D6A" w:rsidRPr="003F0B0C" w:rsidRDefault="00580D6A" w:rsidP="00580D6A">
      <w:pPr>
        <w:rPr>
          <w:rFonts w:ascii="宋体" w:eastAsia="宋体" w:hAnsi="宋体"/>
        </w:rPr>
      </w:pPr>
      <w:r w:rsidRPr="003F0B0C">
        <w:rPr>
          <w:rFonts w:ascii="宋体" w:eastAsia="宋体" w:hAnsi="宋体"/>
        </w:rPr>
        <w:lastRenderedPageBreak/>
        <w:t xml:space="preserve">    cal_next(s1,len1,next);</w:t>
      </w:r>
    </w:p>
    <w:p w:rsidR="00580D6A" w:rsidRPr="003F0B0C" w:rsidRDefault="00580D6A" w:rsidP="00580D6A">
      <w:pPr>
        <w:rPr>
          <w:rFonts w:ascii="宋体" w:eastAsia="宋体" w:hAnsi="宋体"/>
        </w:rPr>
      </w:pPr>
      <w:r w:rsidRPr="003F0B0C">
        <w:rPr>
          <w:rFonts w:ascii="宋体" w:eastAsia="宋体" w:hAnsi="宋体"/>
        </w:rPr>
        <w:t xml:space="preserve">    int j=0;</w:t>
      </w:r>
    </w:p>
    <w:p w:rsidR="00580D6A" w:rsidRPr="003F0B0C" w:rsidRDefault="00580D6A" w:rsidP="00580D6A">
      <w:pPr>
        <w:rPr>
          <w:rFonts w:ascii="宋体" w:eastAsia="宋体" w:hAnsi="宋体"/>
        </w:rPr>
      </w:pPr>
      <w:r w:rsidRPr="003F0B0C">
        <w:rPr>
          <w:rFonts w:ascii="宋体" w:eastAsia="宋体" w:hAnsi="宋体"/>
        </w:rPr>
        <w:t xml:space="preserve">    for (int i=0;i&lt;len2;i++){</w:t>
      </w:r>
    </w:p>
    <w:p w:rsidR="00580D6A" w:rsidRPr="003F0B0C" w:rsidRDefault="00580D6A" w:rsidP="00580D6A">
      <w:pPr>
        <w:rPr>
          <w:rFonts w:ascii="宋体" w:eastAsia="宋体" w:hAnsi="宋体"/>
        </w:rPr>
      </w:pPr>
      <w:r w:rsidRPr="003F0B0C">
        <w:rPr>
          <w:rFonts w:ascii="宋体" w:eastAsia="宋体" w:hAnsi="宋体"/>
        </w:rPr>
        <w:t xml:space="preserve">        while(s2[i]!=s1[j]){</w:t>
      </w:r>
    </w:p>
    <w:p w:rsidR="00580D6A" w:rsidRPr="003F0B0C" w:rsidRDefault="00580D6A" w:rsidP="00580D6A">
      <w:pPr>
        <w:rPr>
          <w:rFonts w:ascii="宋体" w:eastAsia="宋体" w:hAnsi="宋体"/>
        </w:rPr>
      </w:pPr>
      <w:r w:rsidRPr="003F0B0C">
        <w:rPr>
          <w:rFonts w:ascii="宋体" w:eastAsia="宋体" w:hAnsi="宋体"/>
        </w:rPr>
        <w:t xml:space="preserve">            if(j==0) break;</w:t>
      </w:r>
    </w:p>
    <w:p w:rsidR="00580D6A" w:rsidRPr="003F0B0C" w:rsidRDefault="00580D6A" w:rsidP="00580D6A">
      <w:pPr>
        <w:rPr>
          <w:rFonts w:ascii="宋体" w:eastAsia="宋体" w:hAnsi="宋体"/>
        </w:rPr>
      </w:pPr>
      <w:r w:rsidRPr="003F0B0C">
        <w:rPr>
          <w:rFonts w:ascii="宋体" w:eastAsia="宋体" w:hAnsi="宋体"/>
        </w:rPr>
        <w:t xml:space="preserve">            j=next[j-1];</w:t>
      </w:r>
    </w:p>
    <w:p w:rsidR="00580D6A" w:rsidRPr="003F0B0C" w:rsidRDefault="00580D6A" w:rsidP="00580D6A">
      <w:pPr>
        <w:rPr>
          <w:rFonts w:ascii="宋体" w:eastAsia="宋体" w:hAnsi="宋体"/>
        </w:rPr>
      </w:pPr>
      <w:r w:rsidRPr="003F0B0C">
        <w:rPr>
          <w:rFonts w:ascii="宋体" w:eastAsia="宋体" w:hAnsi="宋体"/>
        </w:rPr>
        <w:t xml:space="preserve">        }</w:t>
      </w:r>
    </w:p>
    <w:p w:rsidR="00580D6A" w:rsidRPr="003F0B0C" w:rsidRDefault="00580D6A" w:rsidP="00580D6A">
      <w:pPr>
        <w:rPr>
          <w:rFonts w:ascii="宋体" w:eastAsia="宋体" w:hAnsi="宋体"/>
        </w:rPr>
      </w:pPr>
      <w:r w:rsidRPr="003F0B0C">
        <w:rPr>
          <w:rFonts w:ascii="宋体" w:eastAsia="宋体" w:hAnsi="宋体"/>
        </w:rPr>
        <w:t xml:space="preserve">        if(s2[i]==s1[j]){</w:t>
      </w:r>
    </w:p>
    <w:p w:rsidR="00580D6A" w:rsidRPr="003F0B0C" w:rsidRDefault="00580D6A" w:rsidP="00580D6A">
      <w:pPr>
        <w:rPr>
          <w:rFonts w:ascii="宋体" w:eastAsia="宋体" w:hAnsi="宋体"/>
        </w:rPr>
      </w:pPr>
      <w:r w:rsidRPr="003F0B0C">
        <w:rPr>
          <w:rFonts w:ascii="宋体" w:eastAsia="宋体" w:hAnsi="宋体"/>
        </w:rPr>
        <w:t xml:space="preserve">            j++;</w:t>
      </w:r>
    </w:p>
    <w:p w:rsidR="00580D6A" w:rsidRPr="003F0B0C" w:rsidRDefault="00580D6A" w:rsidP="00580D6A">
      <w:pPr>
        <w:rPr>
          <w:rFonts w:ascii="宋体" w:eastAsia="宋体" w:hAnsi="宋体"/>
        </w:rPr>
      </w:pPr>
      <w:r w:rsidRPr="003F0B0C">
        <w:rPr>
          <w:rFonts w:ascii="宋体" w:eastAsia="宋体" w:hAnsi="宋体"/>
        </w:rPr>
        <w:t xml:space="preserve">        }</w:t>
      </w:r>
    </w:p>
    <w:p w:rsidR="00580D6A" w:rsidRPr="003F0B0C" w:rsidRDefault="00580D6A" w:rsidP="00580D6A">
      <w:pPr>
        <w:rPr>
          <w:rFonts w:ascii="宋体" w:eastAsia="宋体" w:hAnsi="宋体"/>
        </w:rPr>
      </w:pPr>
      <w:r w:rsidRPr="003F0B0C">
        <w:rPr>
          <w:rFonts w:ascii="宋体" w:eastAsia="宋体" w:hAnsi="宋体"/>
        </w:rPr>
        <w:t xml:space="preserve">    }</w:t>
      </w:r>
    </w:p>
    <w:p w:rsidR="00580D6A" w:rsidRPr="003F0B0C" w:rsidRDefault="00580D6A" w:rsidP="00580D6A">
      <w:pPr>
        <w:rPr>
          <w:rFonts w:ascii="宋体" w:eastAsia="宋体" w:hAnsi="宋体"/>
        </w:rPr>
      </w:pPr>
      <w:r w:rsidRPr="003F0B0C">
        <w:rPr>
          <w:rFonts w:ascii="宋体" w:eastAsia="宋体" w:hAnsi="宋体"/>
        </w:rPr>
        <w:t xml:space="preserve">    if(j&gt;0){</w:t>
      </w:r>
    </w:p>
    <w:p w:rsidR="00580D6A" w:rsidRPr="003F0B0C" w:rsidRDefault="00580D6A" w:rsidP="00580D6A">
      <w:pPr>
        <w:rPr>
          <w:rFonts w:ascii="宋体" w:eastAsia="宋体" w:hAnsi="宋体"/>
        </w:rPr>
      </w:pPr>
      <w:r w:rsidRPr="003F0B0C">
        <w:rPr>
          <w:rFonts w:ascii="宋体" w:eastAsia="宋体" w:hAnsi="宋体"/>
        </w:rPr>
        <w:t xml:space="preserve">        for(int i=0;i&lt;j;i++) printf("%c",s1[i]);</w:t>
      </w:r>
    </w:p>
    <w:p w:rsidR="00580D6A" w:rsidRPr="003F0B0C" w:rsidRDefault="00580D6A" w:rsidP="00580D6A">
      <w:pPr>
        <w:rPr>
          <w:rFonts w:ascii="宋体" w:eastAsia="宋体" w:hAnsi="宋体"/>
        </w:rPr>
      </w:pPr>
      <w:r w:rsidRPr="003F0B0C">
        <w:rPr>
          <w:rFonts w:ascii="宋体" w:eastAsia="宋体" w:hAnsi="宋体"/>
        </w:rPr>
        <w:t xml:space="preserve">        printf(" ");</w:t>
      </w:r>
    </w:p>
    <w:p w:rsidR="00580D6A" w:rsidRPr="003F0B0C" w:rsidRDefault="00580D6A" w:rsidP="00580D6A">
      <w:pPr>
        <w:rPr>
          <w:rFonts w:ascii="宋体" w:eastAsia="宋体" w:hAnsi="宋体"/>
        </w:rPr>
      </w:pPr>
      <w:r w:rsidRPr="003F0B0C">
        <w:rPr>
          <w:rFonts w:ascii="宋体" w:eastAsia="宋体" w:hAnsi="宋体"/>
        </w:rPr>
        <w:t xml:space="preserve">    }</w:t>
      </w:r>
    </w:p>
    <w:p w:rsidR="00580D6A" w:rsidRPr="003F0B0C" w:rsidRDefault="00580D6A" w:rsidP="00580D6A">
      <w:pPr>
        <w:rPr>
          <w:rFonts w:ascii="宋体" w:eastAsia="宋体" w:hAnsi="宋体"/>
        </w:rPr>
      </w:pPr>
      <w:r w:rsidRPr="003F0B0C">
        <w:rPr>
          <w:rFonts w:ascii="宋体" w:eastAsia="宋体" w:hAnsi="宋体"/>
        </w:rPr>
        <w:t xml:space="preserve">    printf("%d\n",j);</w:t>
      </w:r>
    </w:p>
    <w:p w:rsidR="00580D6A" w:rsidRPr="003F0B0C" w:rsidRDefault="00580D6A" w:rsidP="00580D6A">
      <w:pPr>
        <w:rPr>
          <w:rFonts w:ascii="宋体" w:eastAsia="宋体" w:hAnsi="宋体"/>
        </w:rPr>
      </w:pPr>
      <w:r w:rsidRPr="003F0B0C">
        <w:rPr>
          <w:rFonts w:ascii="宋体" w:eastAsia="宋体" w:hAnsi="宋体"/>
        </w:rPr>
        <w:t xml:space="preserve">    return;</w:t>
      </w:r>
    </w:p>
    <w:p w:rsidR="00580D6A" w:rsidRPr="003F0B0C" w:rsidRDefault="00580D6A" w:rsidP="00580D6A">
      <w:pPr>
        <w:rPr>
          <w:rFonts w:ascii="宋体" w:eastAsia="宋体" w:hAnsi="宋体"/>
        </w:rPr>
      </w:pPr>
      <w:r w:rsidRPr="003F0B0C">
        <w:rPr>
          <w:rFonts w:ascii="宋体" w:eastAsia="宋体" w:hAnsi="宋体"/>
        </w:rPr>
        <w:t>}</w:t>
      </w:r>
    </w:p>
    <w:p w:rsidR="00580D6A" w:rsidRPr="003F0B0C" w:rsidRDefault="00580D6A" w:rsidP="00580D6A">
      <w:pPr>
        <w:rPr>
          <w:rFonts w:ascii="宋体" w:eastAsia="宋体" w:hAnsi="宋体"/>
        </w:rPr>
      </w:pPr>
    </w:p>
    <w:p w:rsidR="00580D6A" w:rsidRPr="003F0B0C" w:rsidRDefault="00580D6A" w:rsidP="00580D6A">
      <w:pPr>
        <w:rPr>
          <w:rFonts w:ascii="宋体" w:eastAsia="宋体" w:hAnsi="宋体"/>
        </w:rPr>
      </w:pPr>
      <w:r w:rsidRPr="003F0B0C">
        <w:rPr>
          <w:rFonts w:ascii="宋体" w:eastAsia="宋体" w:hAnsi="宋体"/>
        </w:rPr>
        <w:t>int main()</w:t>
      </w:r>
    </w:p>
    <w:p w:rsidR="00580D6A" w:rsidRPr="003F0B0C" w:rsidRDefault="00580D6A" w:rsidP="00580D6A">
      <w:pPr>
        <w:rPr>
          <w:rFonts w:ascii="宋体" w:eastAsia="宋体" w:hAnsi="宋体"/>
        </w:rPr>
      </w:pPr>
      <w:r w:rsidRPr="003F0B0C">
        <w:rPr>
          <w:rFonts w:ascii="宋体" w:eastAsia="宋体" w:hAnsi="宋体"/>
        </w:rPr>
        <w:t>{</w:t>
      </w:r>
    </w:p>
    <w:p w:rsidR="00580D6A" w:rsidRPr="003F0B0C" w:rsidRDefault="00580D6A" w:rsidP="00580D6A">
      <w:pPr>
        <w:rPr>
          <w:rFonts w:ascii="宋体" w:eastAsia="宋体" w:hAnsi="宋体"/>
        </w:rPr>
      </w:pPr>
      <w:r w:rsidRPr="003F0B0C">
        <w:rPr>
          <w:rFonts w:ascii="宋体" w:eastAsia="宋体" w:hAnsi="宋体"/>
        </w:rPr>
        <w:t xml:space="preserve">    char s1[MAXLEN],s2[MAXLEN];</w:t>
      </w:r>
    </w:p>
    <w:p w:rsidR="00580D6A" w:rsidRPr="003F0B0C" w:rsidRDefault="00580D6A" w:rsidP="00580D6A">
      <w:pPr>
        <w:rPr>
          <w:rFonts w:ascii="宋体" w:eastAsia="宋体" w:hAnsi="宋体"/>
        </w:rPr>
      </w:pPr>
      <w:r w:rsidRPr="003F0B0C">
        <w:rPr>
          <w:rFonts w:ascii="宋体" w:eastAsia="宋体" w:hAnsi="宋体"/>
        </w:rPr>
        <w:t xml:space="preserve">    while(~scanf("%s%s",s1,s2)) kmp(s1,s2);</w:t>
      </w:r>
    </w:p>
    <w:p w:rsidR="00580D6A" w:rsidRPr="003F0B0C" w:rsidRDefault="00580D6A" w:rsidP="00580D6A">
      <w:pPr>
        <w:rPr>
          <w:rFonts w:ascii="宋体" w:eastAsia="宋体" w:hAnsi="宋体"/>
        </w:rPr>
      </w:pPr>
      <w:r w:rsidRPr="003F0B0C">
        <w:rPr>
          <w:rFonts w:ascii="宋体" w:eastAsia="宋体" w:hAnsi="宋体"/>
        </w:rPr>
        <w:t xml:space="preserve">    return 0;</w:t>
      </w:r>
    </w:p>
    <w:p w:rsidR="00580D6A" w:rsidRPr="003F0B0C" w:rsidRDefault="00580D6A" w:rsidP="00580D6A">
      <w:pPr>
        <w:rPr>
          <w:rFonts w:ascii="宋体" w:eastAsia="宋体" w:hAnsi="宋体"/>
        </w:rPr>
      </w:pPr>
      <w:r w:rsidRPr="003F0B0C">
        <w:rPr>
          <w:rFonts w:ascii="宋体" w:eastAsia="宋体" w:hAnsi="宋体"/>
        </w:rPr>
        <w:t>}</w:t>
      </w:r>
    </w:p>
    <w:p w:rsidR="00B72B85" w:rsidRPr="003F0B0C" w:rsidRDefault="00B72B85" w:rsidP="00B72B85">
      <w:pPr>
        <w:pStyle w:val="3"/>
        <w:rPr>
          <w:rFonts w:ascii="宋体" w:eastAsia="宋体" w:hAnsi="宋体"/>
          <w:b w:val="0"/>
        </w:rPr>
      </w:pPr>
      <w:bookmarkStart w:id="126" w:name="_Toc521431819"/>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4300</w:t>
      </w:r>
      <w:r w:rsidRPr="003F0B0C">
        <w:rPr>
          <w:rFonts w:ascii="宋体" w:eastAsia="宋体" w:hAnsi="宋体" w:hint="eastAsia"/>
          <w:b w:val="0"/>
        </w:rPr>
        <w:t>-</w:t>
      </w:r>
      <w:hyperlink r:id="rId55" w:anchor="problem/D" w:history="1">
        <w:r w:rsidRPr="003F0B0C">
          <w:rPr>
            <w:rFonts w:ascii="宋体" w:eastAsia="宋体" w:hAnsi="宋体"/>
            <w:b w:val="0"/>
            <w:szCs w:val="22"/>
          </w:rPr>
          <w:t>Clairewd’s message</w:t>
        </w:r>
        <w:bookmarkEnd w:id="126"/>
      </w:hyperlink>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w:instrText>
      </w:r>
      <w:r w:rsidRPr="003F0B0C">
        <w:rPr>
          <w:rFonts w:ascii="宋体" w:eastAsia="宋体" w:hAnsi="宋体"/>
          <w:b w:val="0"/>
        </w:rPr>
        <w:instrText>HDU</w:instrText>
      </w:r>
      <w:r w:rsidRPr="003F0B0C">
        <w:rPr>
          <w:rFonts w:ascii="宋体" w:eastAsia="宋体" w:hAnsi="宋体" w:hint="eastAsia"/>
          <w:b w:val="0"/>
        </w:rPr>
        <w:instrText>-</w:instrText>
      </w:r>
      <w:r w:rsidRPr="003F0B0C">
        <w:rPr>
          <w:rFonts w:ascii="宋体" w:eastAsia="宋体" w:hAnsi="宋体"/>
          <w:b w:val="0"/>
        </w:rPr>
        <w:instrText>4300</w:instrText>
      </w:r>
      <w:r w:rsidRPr="003F0B0C">
        <w:rPr>
          <w:rFonts w:ascii="宋体" w:eastAsia="宋体" w:hAnsi="宋体" w:hint="eastAsia"/>
          <w:b w:val="0"/>
        </w:rPr>
        <w:instrText>-</w:instrText>
      </w:r>
      <w:r w:rsidRPr="003F0B0C">
        <w:rPr>
          <w:rFonts w:ascii="宋体" w:eastAsia="宋体" w:hAnsi="宋体"/>
          <w:b w:val="0"/>
          <w:szCs w:val="22"/>
        </w:rPr>
        <w:instrText>Clairewd’s message</w:instrText>
      </w:r>
      <w:r w:rsidRPr="003F0B0C">
        <w:rPr>
          <w:rFonts w:ascii="宋体" w:eastAsia="宋体" w:hAnsi="宋体"/>
          <w:b w:val="0"/>
        </w:rPr>
        <w:instrText>:</w:instrText>
      </w:r>
      <w:r w:rsidRPr="003F0B0C">
        <w:rPr>
          <w:rFonts w:ascii="宋体" w:eastAsia="宋体" w:hAnsi="宋体"/>
        </w:rPr>
        <w:instrText xml:space="preserve">4300" \y "HDU:4300" </w:instrText>
      </w:r>
      <w:r w:rsidRPr="003F0B0C">
        <w:rPr>
          <w:rFonts w:ascii="宋体" w:eastAsia="宋体" w:hAnsi="宋体"/>
          <w:b w:val="0"/>
        </w:rPr>
        <w:fldChar w:fldCharType="end"/>
      </w:r>
    </w:p>
    <w:p w:rsidR="00B72B85" w:rsidRPr="003F0B0C" w:rsidRDefault="00B72B85" w:rsidP="00580D6A">
      <w:pPr>
        <w:rPr>
          <w:rFonts w:ascii="宋体" w:eastAsia="宋体" w:hAnsi="宋体"/>
        </w:rPr>
      </w:pPr>
      <w:r w:rsidRPr="003F0B0C">
        <w:rPr>
          <w:rFonts w:ascii="宋体" w:eastAsia="宋体" w:hAnsi="宋体" w:hint="eastAsia"/>
        </w:rPr>
        <w:t>【题意】给定26个字母的明密文转换表，在给定一个字符串s，这个字符串s一定是由密文+明文的文本的一个前缀，要求最短的可能完整的文本</w:t>
      </w:r>
    </w:p>
    <w:p w:rsidR="00B72B85" w:rsidRPr="003F0B0C" w:rsidRDefault="00B72B85" w:rsidP="00580D6A">
      <w:pPr>
        <w:rPr>
          <w:rFonts w:ascii="宋体" w:eastAsia="宋体" w:hAnsi="宋体"/>
        </w:rPr>
      </w:pPr>
      <w:r w:rsidRPr="003F0B0C">
        <w:rPr>
          <w:rFonts w:ascii="宋体" w:eastAsia="宋体" w:hAnsi="宋体" w:hint="eastAsia"/>
        </w:rPr>
        <w:t>【TAG】字符串 密码 KMP 签到题</w:t>
      </w:r>
    </w:p>
    <w:p w:rsidR="00B72B85" w:rsidRPr="003F0B0C" w:rsidRDefault="00B72B85" w:rsidP="00580D6A">
      <w:pPr>
        <w:rPr>
          <w:rFonts w:ascii="宋体" w:eastAsia="宋体" w:hAnsi="宋体"/>
        </w:rPr>
      </w:pPr>
      <w:r w:rsidRPr="003F0B0C">
        <w:rPr>
          <w:rFonts w:ascii="宋体" w:eastAsia="宋体" w:hAnsi="宋体" w:hint="eastAsia"/>
        </w:rPr>
        <w:t>【题解】要文本最短的情况就是前一半刚好是密文，后一半刚好是对应的明文，如果是偶数的时候都不用再补了，不管怎么说前一半一定都是密文，所以直接先翻译为明文，和剩下的文本进行KMP匹配，匹配结束时j的值（也就是前一半被匹配的数量），就是已经出现的明文的最大可能长度，那么把剩下的明文补上就可以了。这题要注意的地方，第一个是密文是长度/2向上取整（比如说5个是要取3个），另外最后再输出的时候一定要搞清楚补上的是明文，补明文的时候确保是从密文翻译过来了，因为一开始只翻译了前一半的密文，所以后面可能会遗漏一些密文还没有翻译。</w:t>
      </w:r>
    </w:p>
    <w:p w:rsidR="00B72B85" w:rsidRPr="003F0B0C" w:rsidRDefault="00B72B85" w:rsidP="00580D6A">
      <w:pPr>
        <w:rPr>
          <w:rFonts w:ascii="宋体" w:eastAsia="宋体" w:hAnsi="宋体"/>
        </w:rPr>
      </w:pPr>
      <w:r w:rsidRPr="003F0B0C">
        <w:rPr>
          <w:rFonts w:ascii="宋体" w:eastAsia="宋体" w:hAnsi="宋体" w:hint="eastAsia"/>
        </w:rPr>
        <w:t>【代码】</w:t>
      </w:r>
    </w:p>
    <w:p w:rsidR="00B72B85" w:rsidRPr="003F0B0C" w:rsidRDefault="00B72B85" w:rsidP="00B72B85">
      <w:pPr>
        <w:rPr>
          <w:rFonts w:ascii="宋体" w:eastAsia="宋体" w:hAnsi="宋体"/>
        </w:rPr>
      </w:pPr>
      <w:r w:rsidRPr="003F0B0C">
        <w:rPr>
          <w:rFonts w:ascii="宋体" w:eastAsia="宋体" w:hAnsi="宋体"/>
        </w:rPr>
        <w:t>#include &lt;bits/stdc++.h&gt;</w:t>
      </w:r>
    </w:p>
    <w:p w:rsidR="00B72B85" w:rsidRPr="003F0B0C" w:rsidRDefault="00B72B85" w:rsidP="00B72B85">
      <w:pPr>
        <w:rPr>
          <w:rFonts w:ascii="宋体" w:eastAsia="宋体" w:hAnsi="宋体"/>
        </w:rPr>
      </w:pPr>
      <w:r w:rsidRPr="003F0B0C">
        <w:rPr>
          <w:rFonts w:ascii="宋体" w:eastAsia="宋体" w:hAnsi="宋体"/>
        </w:rPr>
        <w:t>#define MAXLEN 100010</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void cal_next(char s[],int len,int next[]){</w:t>
      </w:r>
    </w:p>
    <w:p w:rsidR="00B72B85" w:rsidRPr="003F0B0C" w:rsidRDefault="00B72B85" w:rsidP="00B72B85">
      <w:pPr>
        <w:rPr>
          <w:rFonts w:ascii="宋体" w:eastAsia="宋体" w:hAnsi="宋体"/>
        </w:rPr>
      </w:pPr>
      <w:r w:rsidRPr="003F0B0C">
        <w:rPr>
          <w:rFonts w:ascii="宋体" w:eastAsia="宋体" w:hAnsi="宋体"/>
        </w:rPr>
        <w:t xml:space="preserve">    next[0]=0;</w:t>
      </w:r>
    </w:p>
    <w:p w:rsidR="00B72B85" w:rsidRPr="003F0B0C" w:rsidRDefault="00B72B85" w:rsidP="00B72B85">
      <w:pPr>
        <w:rPr>
          <w:rFonts w:ascii="宋体" w:eastAsia="宋体" w:hAnsi="宋体"/>
        </w:rPr>
      </w:pPr>
      <w:r w:rsidRPr="003F0B0C">
        <w:rPr>
          <w:rFonts w:ascii="宋体" w:eastAsia="宋体" w:hAnsi="宋体"/>
        </w:rPr>
        <w:lastRenderedPageBreak/>
        <w:t xml:space="preserve">    int i=1,j=0;</w:t>
      </w:r>
    </w:p>
    <w:p w:rsidR="00B72B85" w:rsidRPr="003F0B0C" w:rsidRDefault="00B72B85" w:rsidP="00B72B85">
      <w:pPr>
        <w:rPr>
          <w:rFonts w:ascii="宋体" w:eastAsia="宋体" w:hAnsi="宋体"/>
        </w:rPr>
      </w:pPr>
      <w:r w:rsidRPr="003F0B0C">
        <w:rPr>
          <w:rFonts w:ascii="宋体" w:eastAsia="宋体" w:hAnsi="宋体"/>
        </w:rPr>
        <w:t xml:space="preserve">    while(i&lt;len){</w:t>
      </w:r>
    </w:p>
    <w:p w:rsidR="00B72B85" w:rsidRPr="003F0B0C" w:rsidRDefault="00B72B85" w:rsidP="00B72B85">
      <w:pPr>
        <w:rPr>
          <w:rFonts w:ascii="宋体" w:eastAsia="宋体" w:hAnsi="宋体"/>
        </w:rPr>
      </w:pPr>
      <w:r w:rsidRPr="003F0B0C">
        <w:rPr>
          <w:rFonts w:ascii="宋体" w:eastAsia="宋体" w:hAnsi="宋体"/>
        </w:rPr>
        <w:t xml:space="preserve">        if(s[i]==s[j]){</w:t>
      </w:r>
    </w:p>
    <w:p w:rsidR="00B72B85" w:rsidRPr="003F0B0C" w:rsidRDefault="00B72B85" w:rsidP="00B72B85">
      <w:pPr>
        <w:rPr>
          <w:rFonts w:ascii="宋体" w:eastAsia="宋体" w:hAnsi="宋体"/>
        </w:rPr>
      </w:pPr>
      <w:r w:rsidRPr="003F0B0C">
        <w:rPr>
          <w:rFonts w:ascii="宋体" w:eastAsia="宋体" w:hAnsi="宋体"/>
        </w:rPr>
        <w:t xml:space="preserve">            next[i++]=(j++)+1;</w:t>
      </w:r>
    </w:p>
    <w:p w:rsidR="00B72B85" w:rsidRPr="003F0B0C" w:rsidRDefault="00B72B85" w:rsidP="00B72B85">
      <w:pPr>
        <w:rPr>
          <w:rFonts w:ascii="宋体" w:eastAsia="宋体" w:hAnsi="宋体"/>
        </w:rPr>
      </w:pPr>
      <w:r w:rsidRPr="003F0B0C">
        <w:rPr>
          <w:rFonts w:ascii="宋体" w:eastAsia="宋体" w:hAnsi="宋体"/>
        </w:rPr>
        <w:t xml:space="preserve">            continue;</w:t>
      </w:r>
    </w:p>
    <w:p w:rsidR="00B72B85" w:rsidRPr="003F0B0C" w:rsidRDefault="00B72B85" w:rsidP="00B72B85">
      <w:pPr>
        <w:rPr>
          <w:rFonts w:ascii="宋体" w:eastAsia="宋体" w:hAnsi="宋体"/>
        </w:rPr>
      </w:pPr>
      <w:r w:rsidRPr="003F0B0C">
        <w:rPr>
          <w:rFonts w:ascii="宋体" w:eastAsia="宋体" w:hAnsi="宋体"/>
        </w:rPr>
        <w:t xml:space="preserve">        }</w:t>
      </w:r>
    </w:p>
    <w:p w:rsidR="00B72B85" w:rsidRPr="003F0B0C" w:rsidRDefault="00B72B85" w:rsidP="00B72B85">
      <w:pPr>
        <w:rPr>
          <w:rFonts w:ascii="宋体" w:eastAsia="宋体" w:hAnsi="宋体"/>
        </w:rPr>
      </w:pPr>
      <w:r w:rsidRPr="003F0B0C">
        <w:rPr>
          <w:rFonts w:ascii="宋体" w:eastAsia="宋体" w:hAnsi="宋体"/>
        </w:rPr>
        <w:t xml:space="preserve">        while(s[i]!=s[j]){</w:t>
      </w:r>
    </w:p>
    <w:p w:rsidR="00B72B85" w:rsidRPr="003F0B0C" w:rsidRDefault="00B72B85" w:rsidP="00B72B85">
      <w:pPr>
        <w:rPr>
          <w:rFonts w:ascii="宋体" w:eastAsia="宋体" w:hAnsi="宋体"/>
        </w:rPr>
      </w:pPr>
      <w:r w:rsidRPr="003F0B0C">
        <w:rPr>
          <w:rFonts w:ascii="宋体" w:eastAsia="宋体" w:hAnsi="宋体"/>
        </w:rPr>
        <w:t xml:space="preserve">            if(j==0){</w:t>
      </w:r>
    </w:p>
    <w:p w:rsidR="00B72B85" w:rsidRPr="003F0B0C" w:rsidRDefault="00B72B85" w:rsidP="00B72B85">
      <w:pPr>
        <w:rPr>
          <w:rFonts w:ascii="宋体" w:eastAsia="宋体" w:hAnsi="宋体"/>
        </w:rPr>
      </w:pPr>
      <w:r w:rsidRPr="003F0B0C">
        <w:rPr>
          <w:rFonts w:ascii="宋体" w:eastAsia="宋体" w:hAnsi="宋体"/>
        </w:rPr>
        <w:t xml:space="preserve">                next[i++]=0;</w:t>
      </w:r>
    </w:p>
    <w:p w:rsidR="00B72B85" w:rsidRPr="003F0B0C" w:rsidRDefault="00B72B85" w:rsidP="00B72B85">
      <w:pPr>
        <w:rPr>
          <w:rFonts w:ascii="宋体" w:eastAsia="宋体" w:hAnsi="宋体"/>
        </w:rPr>
      </w:pPr>
      <w:r w:rsidRPr="003F0B0C">
        <w:rPr>
          <w:rFonts w:ascii="宋体" w:eastAsia="宋体" w:hAnsi="宋体"/>
        </w:rPr>
        <w:t xml:space="preserve">                break;</w:t>
      </w:r>
    </w:p>
    <w:p w:rsidR="00B72B85" w:rsidRPr="003F0B0C" w:rsidRDefault="00B72B85" w:rsidP="00B72B85">
      <w:pPr>
        <w:rPr>
          <w:rFonts w:ascii="宋体" w:eastAsia="宋体" w:hAnsi="宋体"/>
        </w:rPr>
      </w:pPr>
      <w:r w:rsidRPr="003F0B0C">
        <w:rPr>
          <w:rFonts w:ascii="宋体" w:eastAsia="宋体" w:hAnsi="宋体"/>
        </w:rPr>
        <w:t xml:space="preserve">            }</w:t>
      </w:r>
    </w:p>
    <w:p w:rsidR="00B72B85" w:rsidRPr="003F0B0C" w:rsidRDefault="00B72B85" w:rsidP="00B72B85">
      <w:pPr>
        <w:rPr>
          <w:rFonts w:ascii="宋体" w:eastAsia="宋体" w:hAnsi="宋体"/>
        </w:rPr>
      </w:pPr>
      <w:r w:rsidRPr="003F0B0C">
        <w:rPr>
          <w:rFonts w:ascii="宋体" w:eastAsia="宋体" w:hAnsi="宋体"/>
        </w:rPr>
        <w:t xml:space="preserve">            j=next[j-1];</w:t>
      </w:r>
    </w:p>
    <w:p w:rsidR="00B72B85" w:rsidRPr="003F0B0C" w:rsidRDefault="00B72B85" w:rsidP="00B72B85">
      <w:pPr>
        <w:rPr>
          <w:rFonts w:ascii="宋体" w:eastAsia="宋体" w:hAnsi="宋体"/>
        </w:rPr>
      </w:pPr>
      <w:r w:rsidRPr="003F0B0C">
        <w:rPr>
          <w:rFonts w:ascii="宋体" w:eastAsia="宋体" w:hAnsi="宋体"/>
        </w:rPr>
        <w:t xml:space="preserve">        }</w:t>
      </w:r>
    </w:p>
    <w:p w:rsidR="00B72B85" w:rsidRPr="003F0B0C" w:rsidRDefault="00B72B85" w:rsidP="00B72B85">
      <w:pPr>
        <w:rPr>
          <w:rFonts w:ascii="宋体" w:eastAsia="宋体" w:hAnsi="宋体"/>
        </w:rPr>
      </w:pPr>
      <w:r w:rsidRPr="003F0B0C">
        <w:rPr>
          <w:rFonts w:ascii="宋体" w:eastAsia="宋体" w:hAnsi="宋体"/>
        </w:rPr>
        <w:t xml:space="preserve">    }</w:t>
      </w:r>
    </w:p>
    <w:p w:rsidR="00B72B85" w:rsidRPr="003F0B0C" w:rsidRDefault="00B72B85" w:rsidP="00B72B85">
      <w:pPr>
        <w:rPr>
          <w:rFonts w:ascii="宋体" w:eastAsia="宋体" w:hAnsi="宋体"/>
        </w:rPr>
      </w:pPr>
      <w:r w:rsidRPr="003F0B0C">
        <w:rPr>
          <w:rFonts w:ascii="宋体" w:eastAsia="宋体" w:hAnsi="宋体"/>
        </w:rPr>
        <w:t xml:space="preserve">    return;</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void kmp(char con[],char s[]){</w:t>
      </w:r>
    </w:p>
    <w:p w:rsidR="00B72B85" w:rsidRPr="003F0B0C" w:rsidRDefault="00B72B85" w:rsidP="00B72B85">
      <w:pPr>
        <w:rPr>
          <w:rFonts w:ascii="宋体" w:eastAsia="宋体" w:hAnsi="宋体"/>
        </w:rPr>
      </w:pPr>
      <w:r w:rsidRPr="003F0B0C">
        <w:rPr>
          <w:rFonts w:ascii="宋体" w:eastAsia="宋体" w:hAnsi="宋体"/>
        </w:rPr>
        <w:t xml:space="preserve">    int len=strlen(s),next[MAXLEN];</w:t>
      </w:r>
    </w:p>
    <w:p w:rsidR="00B72B85" w:rsidRPr="003F0B0C" w:rsidRDefault="00B72B85" w:rsidP="00B72B85">
      <w:pPr>
        <w:rPr>
          <w:rFonts w:ascii="宋体" w:eastAsia="宋体" w:hAnsi="宋体"/>
        </w:rPr>
      </w:pPr>
      <w:r w:rsidRPr="003F0B0C">
        <w:rPr>
          <w:rFonts w:ascii="宋体" w:eastAsia="宋体" w:hAnsi="宋体"/>
        </w:rPr>
        <w:t xml:space="preserve">    printf("%s",s);</w:t>
      </w:r>
    </w:p>
    <w:p w:rsidR="00B72B85" w:rsidRPr="003F0B0C" w:rsidRDefault="00B72B85" w:rsidP="00B72B85">
      <w:pPr>
        <w:rPr>
          <w:rFonts w:ascii="宋体" w:eastAsia="宋体" w:hAnsi="宋体"/>
        </w:rPr>
      </w:pPr>
      <w:r w:rsidRPr="003F0B0C">
        <w:rPr>
          <w:rFonts w:ascii="宋体" w:eastAsia="宋体" w:hAnsi="宋体"/>
        </w:rPr>
        <w:t xml:space="preserve">    int lens=(len+1)/2;</w:t>
      </w:r>
    </w:p>
    <w:p w:rsidR="00B72B85" w:rsidRPr="003F0B0C" w:rsidRDefault="00B72B85" w:rsidP="00B72B85">
      <w:pPr>
        <w:rPr>
          <w:rFonts w:ascii="宋体" w:eastAsia="宋体" w:hAnsi="宋体"/>
        </w:rPr>
      </w:pPr>
      <w:r w:rsidRPr="003F0B0C">
        <w:rPr>
          <w:rFonts w:ascii="宋体" w:eastAsia="宋体" w:hAnsi="宋体"/>
        </w:rPr>
        <w:t xml:space="preserve">    for(int i=0;i&lt;lens;i++) s[i]=con[s[i]-'a'];</w:t>
      </w:r>
    </w:p>
    <w:p w:rsidR="00B72B85" w:rsidRPr="003F0B0C" w:rsidRDefault="00B72B85" w:rsidP="00B72B85">
      <w:pPr>
        <w:rPr>
          <w:rFonts w:ascii="宋体" w:eastAsia="宋体" w:hAnsi="宋体"/>
        </w:rPr>
      </w:pPr>
      <w:r w:rsidRPr="003F0B0C">
        <w:rPr>
          <w:rFonts w:ascii="宋体" w:eastAsia="宋体" w:hAnsi="宋体"/>
        </w:rPr>
        <w:t xml:space="preserve">    cal_next(s,lens,next);</w:t>
      </w:r>
    </w:p>
    <w:p w:rsidR="00B72B85" w:rsidRPr="003F0B0C" w:rsidRDefault="00B72B85" w:rsidP="00B72B85">
      <w:pPr>
        <w:rPr>
          <w:rFonts w:ascii="宋体" w:eastAsia="宋体" w:hAnsi="宋体"/>
        </w:rPr>
      </w:pPr>
      <w:r w:rsidRPr="003F0B0C">
        <w:rPr>
          <w:rFonts w:ascii="宋体" w:eastAsia="宋体" w:hAnsi="宋体"/>
        </w:rPr>
        <w:t xml:space="preserve">    int j=0;</w:t>
      </w:r>
    </w:p>
    <w:p w:rsidR="00B72B85" w:rsidRPr="003F0B0C" w:rsidRDefault="00B72B85" w:rsidP="00B72B85">
      <w:pPr>
        <w:rPr>
          <w:rFonts w:ascii="宋体" w:eastAsia="宋体" w:hAnsi="宋体"/>
        </w:rPr>
      </w:pPr>
      <w:r w:rsidRPr="003F0B0C">
        <w:rPr>
          <w:rFonts w:ascii="宋体" w:eastAsia="宋体" w:hAnsi="宋体"/>
        </w:rPr>
        <w:t xml:space="preserve">    for(int i=lens;i&lt;len;i++){</w:t>
      </w:r>
    </w:p>
    <w:p w:rsidR="00B72B85" w:rsidRPr="003F0B0C" w:rsidRDefault="00B72B85" w:rsidP="00B72B85">
      <w:pPr>
        <w:rPr>
          <w:rFonts w:ascii="宋体" w:eastAsia="宋体" w:hAnsi="宋体"/>
        </w:rPr>
      </w:pPr>
      <w:r w:rsidRPr="003F0B0C">
        <w:rPr>
          <w:rFonts w:ascii="宋体" w:eastAsia="宋体" w:hAnsi="宋体"/>
        </w:rPr>
        <w:t xml:space="preserve">        while(s[i]!=s[j]){</w:t>
      </w:r>
    </w:p>
    <w:p w:rsidR="00B72B85" w:rsidRPr="003F0B0C" w:rsidRDefault="00B72B85" w:rsidP="00B72B85">
      <w:pPr>
        <w:rPr>
          <w:rFonts w:ascii="宋体" w:eastAsia="宋体" w:hAnsi="宋体"/>
        </w:rPr>
      </w:pPr>
      <w:r w:rsidRPr="003F0B0C">
        <w:rPr>
          <w:rFonts w:ascii="宋体" w:eastAsia="宋体" w:hAnsi="宋体"/>
        </w:rPr>
        <w:t xml:space="preserve">            if(j==0) break;</w:t>
      </w:r>
    </w:p>
    <w:p w:rsidR="00B72B85" w:rsidRPr="003F0B0C" w:rsidRDefault="00B72B85" w:rsidP="00B72B85">
      <w:pPr>
        <w:rPr>
          <w:rFonts w:ascii="宋体" w:eastAsia="宋体" w:hAnsi="宋体"/>
        </w:rPr>
      </w:pPr>
      <w:r w:rsidRPr="003F0B0C">
        <w:rPr>
          <w:rFonts w:ascii="宋体" w:eastAsia="宋体" w:hAnsi="宋体"/>
        </w:rPr>
        <w:t xml:space="preserve">            j=next[j-1];</w:t>
      </w:r>
    </w:p>
    <w:p w:rsidR="00B72B85" w:rsidRPr="003F0B0C" w:rsidRDefault="00B72B85" w:rsidP="00B72B85">
      <w:pPr>
        <w:rPr>
          <w:rFonts w:ascii="宋体" w:eastAsia="宋体" w:hAnsi="宋体"/>
        </w:rPr>
      </w:pPr>
      <w:r w:rsidRPr="003F0B0C">
        <w:rPr>
          <w:rFonts w:ascii="宋体" w:eastAsia="宋体" w:hAnsi="宋体"/>
        </w:rPr>
        <w:t xml:space="preserve">        }</w:t>
      </w:r>
    </w:p>
    <w:p w:rsidR="00B72B85" w:rsidRPr="003F0B0C" w:rsidRDefault="00B72B85" w:rsidP="00B72B85">
      <w:pPr>
        <w:rPr>
          <w:rFonts w:ascii="宋体" w:eastAsia="宋体" w:hAnsi="宋体"/>
        </w:rPr>
      </w:pPr>
      <w:r w:rsidRPr="003F0B0C">
        <w:rPr>
          <w:rFonts w:ascii="宋体" w:eastAsia="宋体" w:hAnsi="宋体"/>
        </w:rPr>
        <w:t xml:space="preserve">        if(s[i]==s[j]) j++;</w:t>
      </w:r>
    </w:p>
    <w:p w:rsidR="00B72B85" w:rsidRPr="003F0B0C" w:rsidRDefault="00B72B85" w:rsidP="00B72B85">
      <w:pPr>
        <w:rPr>
          <w:rFonts w:ascii="宋体" w:eastAsia="宋体" w:hAnsi="宋体"/>
        </w:rPr>
      </w:pPr>
      <w:r w:rsidRPr="003F0B0C">
        <w:rPr>
          <w:rFonts w:ascii="宋体" w:eastAsia="宋体" w:hAnsi="宋体"/>
        </w:rPr>
        <w:t xml:space="preserve">    }</w:t>
      </w:r>
    </w:p>
    <w:p w:rsidR="00B72B85" w:rsidRPr="003F0B0C" w:rsidRDefault="00B72B85" w:rsidP="00B72B85">
      <w:pPr>
        <w:rPr>
          <w:rFonts w:ascii="宋体" w:eastAsia="宋体" w:hAnsi="宋体"/>
        </w:rPr>
      </w:pPr>
      <w:r w:rsidRPr="003F0B0C">
        <w:rPr>
          <w:rFonts w:ascii="宋体" w:eastAsia="宋体" w:hAnsi="宋体"/>
        </w:rPr>
        <w:t xml:space="preserve">    for(int i=j;i&lt;j+(len-2*j);i++){</w:t>
      </w:r>
    </w:p>
    <w:p w:rsidR="00B72B85" w:rsidRPr="003F0B0C" w:rsidRDefault="00B72B85" w:rsidP="00B72B85">
      <w:pPr>
        <w:rPr>
          <w:rFonts w:ascii="宋体" w:eastAsia="宋体" w:hAnsi="宋体"/>
        </w:rPr>
      </w:pPr>
      <w:r w:rsidRPr="003F0B0C">
        <w:rPr>
          <w:rFonts w:ascii="宋体" w:eastAsia="宋体" w:hAnsi="宋体"/>
        </w:rPr>
        <w:t xml:space="preserve">        if(i&lt;lens) printf("%c",s[i]);else printf("%c",con[s[i]-'a']);</w:t>
      </w:r>
    </w:p>
    <w:p w:rsidR="00B72B85" w:rsidRPr="003F0B0C" w:rsidRDefault="00B72B85" w:rsidP="00B72B85">
      <w:pPr>
        <w:rPr>
          <w:rFonts w:ascii="宋体" w:eastAsia="宋体" w:hAnsi="宋体"/>
        </w:rPr>
      </w:pPr>
      <w:r w:rsidRPr="003F0B0C">
        <w:rPr>
          <w:rFonts w:ascii="宋体" w:eastAsia="宋体" w:hAnsi="宋体"/>
        </w:rPr>
        <w:t xml:space="preserve">    }</w:t>
      </w:r>
    </w:p>
    <w:p w:rsidR="00B72B85" w:rsidRPr="003F0B0C" w:rsidRDefault="00B72B85" w:rsidP="00B72B85">
      <w:pPr>
        <w:rPr>
          <w:rFonts w:ascii="宋体" w:eastAsia="宋体" w:hAnsi="宋体"/>
        </w:rPr>
      </w:pPr>
      <w:r w:rsidRPr="003F0B0C">
        <w:rPr>
          <w:rFonts w:ascii="宋体" w:eastAsia="宋体" w:hAnsi="宋体"/>
        </w:rPr>
        <w:t xml:space="preserve">    printf("\n");</w:t>
      </w:r>
    </w:p>
    <w:p w:rsidR="00B72B85" w:rsidRPr="003F0B0C" w:rsidRDefault="00B72B85" w:rsidP="00B72B85">
      <w:pPr>
        <w:rPr>
          <w:rFonts w:ascii="宋体" w:eastAsia="宋体" w:hAnsi="宋体"/>
        </w:rPr>
      </w:pPr>
      <w:r w:rsidRPr="003F0B0C">
        <w:rPr>
          <w:rFonts w:ascii="宋体" w:eastAsia="宋体" w:hAnsi="宋体"/>
        </w:rPr>
        <w:t xml:space="preserve">    return;</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p>
    <w:p w:rsidR="00B72B85" w:rsidRPr="003F0B0C" w:rsidRDefault="00B72B85" w:rsidP="00B72B85">
      <w:pPr>
        <w:rPr>
          <w:rFonts w:ascii="宋体" w:eastAsia="宋体" w:hAnsi="宋体"/>
        </w:rPr>
      </w:pPr>
      <w:r w:rsidRPr="003F0B0C">
        <w:rPr>
          <w:rFonts w:ascii="宋体" w:eastAsia="宋体" w:hAnsi="宋体"/>
        </w:rPr>
        <w:t>int main()</w:t>
      </w:r>
    </w:p>
    <w:p w:rsidR="00B72B85" w:rsidRPr="003F0B0C" w:rsidRDefault="00B72B85" w:rsidP="00B72B85">
      <w:pPr>
        <w:rPr>
          <w:rFonts w:ascii="宋体" w:eastAsia="宋体" w:hAnsi="宋体"/>
        </w:rPr>
      </w:pPr>
      <w:r w:rsidRPr="003F0B0C">
        <w:rPr>
          <w:rFonts w:ascii="宋体" w:eastAsia="宋体" w:hAnsi="宋体"/>
        </w:rPr>
        <w:t>{</w:t>
      </w:r>
    </w:p>
    <w:p w:rsidR="00B72B85" w:rsidRPr="003F0B0C" w:rsidRDefault="00B72B85" w:rsidP="00B72B85">
      <w:pPr>
        <w:rPr>
          <w:rFonts w:ascii="宋体" w:eastAsia="宋体" w:hAnsi="宋体"/>
        </w:rPr>
      </w:pPr>
      <w:r w:rsidRPr="003F0B0C">
        <w:rPr>
          <w:rFonts w:ascii="宋体" w:eastAsia="宋体" w:hAnsi="宋体"/>
        </w:rPr>
        <w:t xml:space="preserve">    int t;</w:t>
      </w:r>
    </w:p>
    <w:p w:rsidR="00B72B85" w:rsidRPr="003F0B0C" w:rsidRDefault="00B72B85" w:rsidP="00B72B85">
      <w:pPr>
        <w:rPr>
          <w:rFonts w:ascii="宋体" w:eastAsia="宋体" w:hAnsi="宋体"/>
        </w:rPr>
      </w:pPr>
      <w:r w:rsidRPr="003F0B0C">
        <w:rPr>
          <w:rFonts w:ascii="宋体" w:eastAsia="宋体" w:hAnsi="宋体"/>
        </w:rPr>
        <w:t xml:space="preserve">    scanf("%d",&amp;t);</w:t>
      </w:r>
    </w:p>
    <w:p w:rsidR="00B72B85" w:rsidRPr="003F0B0C" w:rsidRDefault="00B72B85" w:rsidP="00B72B85">
      <w:pPr>
        <w:rPr>
          <w:rFonts w:ascii="宋体" w:eastAsia="宋体" w:hAnsi="宋体"/>
        </w:rPr>
      </w:pPr>
      <w:r w:rsidRPr="003F0B0C">
        <w:rPr>
          <w:rFonts w:ascii="宋体" w:eastAsia="宋体" w:hAnsi="宋体"/>
        </w:rPr>
        <w:t xml:space="preserve">    while(t--){</w:t>
      </w:r>
    </w:p>
    <w:p w:rsidR="00B72B85" w:rsidRPr="003F0B0C" w:rsidRDefault="00B72B85" w:rsidP="00B72B85">
      <w:pPr>
        <w:rPr>
          <w:rFonts w:ascii="宋体" w:eastAsia="宋体" w:hAnsi="宋体"/>
        </w:rPr>
      </w:pPr>
      <w:r w:rsidRPr="003F0B0C">
        <w:rPr>
          <w:rFonts w:ascii="宋体" w:eastAsia="宋体" w:hAnsi="宋体"/>
        </w:rPr>
        <w:t xml:space="preserve">        char conversion[30],s[MAXLEN],con[30];</w:t>
      </w:r>
    </w:p>
    <w:p w:rsidR="00B72B85" w:rsidRPr="003F0B0C" w:rsidRDefault="00B72B85" w:rsidP="00B72B85">
      <w:pPr>
        <w:rPr>
          <w:rFonts w:ascii="宋体" w:eastAsia="宋体" w:hAnsi="宋体"/>
        </w:rPr>
      </w:pPr>
      <w:r w:rsidRPr="003F0B0C">
        <w:rPr>
          <w:rFonts w:ascii="宋体" w:eastAsia="宋体" w:hAnsi="宋体"/>
        </w:rPr>
        <w:lastRenderedPageBreak/>
        <w:t xml:space="preserve">        scanf("%s%s",conversion,s);</w:t>
      </w:r>
    </w:p>
    <w:p w:rsidR="00B72B85" w:rsidRPr="003F0B0C" w:rsidRDefault="00B72B85" w:rsidP="00B72B85">
      <w:pPr>
        <w:rPr>
          <w:rFonts w:ascii="宋体" w:eastAsia="宋体" w:hAnsi="宋体"/>
        </w:rPr>
      </w:pPr>
      <w:r w:rsidRPr="003F0B0C">
        <w:rPr>
          <w:rFonts w:ascii="宋体" w:eastAsia="宋体" w:hAnsi="宋体"/>
        </w:rPr>
        <w:t xml:space="preserve">        memset(con,0,sizeof(con));</w:t>
      </w:r>
    </w:p>
    <w:p w:rsidR="00B72B85" w:rsidRPr="003F0B0C" w:rsidRDefault="00B72B85" w:rsidP="00B72B85">
      <w:pPr>
        <w:rPr>
          <w:rFonts w:ascii="宋体" w:eastAsia="宋体" w:hAnsi="宋体"/>
        </w:rPr>
      </w:pPr>
      <w:r w:rsidRPr="003F0B0C">
        <w:rPr>
          <w:rFonts w:ascii="宋体" w:eastAsia="宋体" w:hAnsi="宋体"/>
        </w:rPr>
        <w:t xml:space="preserve">        for(int i=0;i&lt;26;i++){</w:t>
      </w:r>
    </w:p>
    <w:p w:rsidR="00B72B85" w:rsidRPr="003F0B0C" w:rsidRDefault="00B72B85" w:rsidP="00B72B85">
      <w:pPr>
        <w:rPr>
          <w:rFonts w:ascii="宋体" w:eastAsia="宋体" w:hAnsi="宋体"/>
        </w:rPr>
      </w:pPr>
      <w:r w:rsidRPr="003F0B0C">
        <w:rPr>
          <w:rFonts w:ascii="宋体" w:eastAsia="宋体" w:hAnsi="宋体"/>
        </w:rPr>
        <w:t xml:space="preserve">            con[conversion[i]-'a']='a'+i;</w:t>
      </w:r>
    </w:p>
    <w:p w:rsidR="00B72B85" w:rsidRPr="003F0B0C" w:rsidRDefault="00B72B85" w:rsidP="00B72B85">
      <w:pPr>
        <w:rPr>
          <w:rFonts w:ascii="宋体" w:eastAsia="宋体" w:hAnsi="宋体"/>
        </w:rPr>
      </w:pPr>
      <w:r w:rsidRPr="003F0B0C">
        <w:rPr>
          <w:rFonts w:ascii="宋体" w:eastAsia="宋体" w:hAnsi="宋体"/>
        </w:rPr>
        <w:t xml:space="preserve">        }</w:t>
      </w:r>
    </w:p>
    <w:p w:rsidR="00B72B85" w:rsidRPr="003F0B0C" w:rsidRDefault="00B72B85" w:rsidP="00B72B85">
      <w:pPr>
        <w:rPr>
          <w:rFonts w:ascii="宋体" w:eastAsia="宋体" w:hAnsi="宋体"/>
        </w:rPr>
      </w:pPr>
      <w:r w:rsidRPr="003F0B0C">
        <w:rPr>
          <w:rFonts w:ascii="宋体" w:eastAsia="宋体" w:hAnsi="宋体"/>
        </w:rPr>
        <w:t xml:space="preserve">        kmp(con,s);</w:t>
      </w:r>
    </w:p>
    <w:p w:rsidR="00B72B85" w:rsidRPr="003F0B0C" w:rsidRDefault="00B72B85" w:rsidP="00B72B85">
      <w:pPr>
        <w:rPr>
          <w:rFonts w:ascii="宋体" w:eastAsia="宋体" w:hAnsi="宋体"/>
        </w:rPr>
      </w:pPr>
      <w:r w:rsidRPr="003F0B0C">
        <w:rPr>
          <w:rFonts w:ascii="宋体" w:eastAsia="宋体" w:hAnsi="宋体"/>
        </w:rPr>
        <w:t xml:space="preserve">    }</w:t>
      </w:r>
    </w:p>
    <w:p w:rsidR="00B72B85" w:rsidRPr="003F0B0C" w:rsidRDefault="00B72B85" w:rsidP="00B72B85">
      <w:pPr>
        <w:rPr>
          <w:rFonts w:ascii="宋体" w:eastAsia="宋体" w:hAnsi="宋体"/>
        </w:rPr>
      </w:pPr>
      <w:r w:rsidRPr="003F0B0C">
        <w:rPr>
          <w:rFonts w:ascii="宋体" w:eastAsia="宋体" w:hAnsi="宋体"/>
        </w:rPr>
        <w:t xml:space="preserve">    return 0;</w:t>
      </w:r>
    </w:p>
    <w:p w:rsidR="00B72B85" w:rsidRPr="003F0B0C" w:rsidRDefault="00B72B85" w:rsidP="00B72B85">
      <w:pPr>
        <w:rPr>
          <w:rFonts w:ascii="宋体" w:eastAsia="宋体" w:hAnsi="宋体"/>
        </w:rPr>
      </w:pPr>
      <w:r w:rsidRPr="003F0B0C">
        <w:rPr>
          <w:rFonts w:ascii="宋体" w:eastAsia="宋体" w:hAnsi="宋体"/>
        </w:rPr>
        <w:t>}</w:t>
      </w:r>
    </w:p>
    <w:p w:rsidR="00CE4A97" w:rsidRPr="003F0B0C" w:rsidRDefault="005816C1" w:rsidP="00CE4A97">
      <w:pPr>
        <w:pStyle w:val="3"/>
        <w:rPr>
          <w:rFonts w:ascii="宋体" w:eastAsia="宋体" w:hAnsi="宋体"/>
          <w:b w:val="0"/>
        </w:rPr>
      </w:pPr>
      <w:bookmarkStart w:id="127" w:name="_Toc521431820"/>
      <w:r w:rsidRPr="003F0B0C">
        <w:rPr>
          <w:rFonts w:ascii="宋体" w:eastAsia="宋体" w:hAnsi="宋体" w:hint="eastAsia"/>
          <w:b w:val="0"/>
        </w:rPr>
        <w:t>最小最大表示法</w:t>
      </w:r>
      <w:bookmarkEnd w:id="127"/>
    </w:p>
    <w:p w:rsidR="0031346C" w:rsidRPr="003F0B0C" w:rsidRDefault="0031346C" w:rsidP="005816C1">
      <w:pPr>
        <w:rPr>
          <w:rFonts w:ascii="宋体" w:eastAsia="宋体" w:hAnsi="宋体"/>
        </w:rPr>
      </w:pPr>
      <w:r w:rsidRPr="003F0B0C">
        <w:rPr>
          <w:rFonts w:ascii="宋体" w:eastAsia="宋体" w:hAnsi="宋体"/>
        </w:rPr>
        <w:t>令i=0,j=1</w:t>
      </w:r>
      <w:r w:rsidRPr="003F0B0C">
        <w:rPr>
          <w:rFonts w:ascii="宋体" w:eastAsia="宋体" w:hAnsi="宋体"/>
        </w:rPr>
        <w:br/>
        <w:t>如果S[i] &gt; S[j] i=j, j=i+1</w:t>
      </w:r>
      <w:r w:rsidRPr="003F0B0C">
        <w:rPr>
          <w:rFonts w:ascii="宋体" w:eastAsia="宋体" w:hAnsi="宋体"/>
        </w:rPr>
        <w:br/>
        <w:t>如果S[i] &lt; S[j] j++</w:t>
      </w:r>
      <w:r w:rsidRPr="003F0B0C">
        <w:rPr>
          <w:rFonts w:ascii="宋体" w:eastAsia="宋体" w:hAnsi="宋体"/>
        </w:rPr>
        <w:br/>
        <w:t>如果S[i]==S[j] 设指针k，分别从i和j位置向下比较，直到S[i+k] != S[j+k]</w:t>
      </w:r>
    </w:p>
    <w:p w:rsidR="005816C1" w:rsidRPr="003F0B0C" w:rsidRDefault="0031346C" w:rsidP="005816C1">
      <w:pPr>
        <w:rPr>
          <w:rFonts w:ascii="宋体" w:eastAsia="宋体" w:hAnsi="宋体"/>
          <w:b/>
          <w:bCs/>
        </w:rPr>
      </w:pPr>
      <w:r w:rsidRPr="003F0B0C">
        <w:rPr>
          <w:rFonts w:ascii="宋体" w:eastAsia="宋体" w:hAnsi="宋体"/>
          <w:b/>
          <w:bCs/>
        </w:rPr>
        <w:t>如果S[i+k] &gt; S[j+k] i=i+k</w:t>
      </w:r>
      <w:r w:rsidRPr="003F0B0C">
        <w:rPr>
          <w:rFonts w:ascii="宋体" w:eastAsia="宋体" w:hAnsi="宋体"/>
        </w:rPr>
        <w:t>否则j++</w:t>
      </w:r>
      <w:r w:rsidRPr="003F0B0C">
        <w:rPr>
          <w:rFonts w:ascii="宋体" w:eastAsia="宋体" w:hAnsi="宋体"/>
        </w:rPr>
        <w:br/>
      </w:r>
      <w:r w:rsidRPr="003F0B0C">
        <w:rPr>
          <w:rFonts w:ascii="宋体" w:eastAsia="宋体" w:hAnsi="宋体"/>
          <w:b/>
          <w:bCs/>
        </w:rPr>
        <w:t>返回i和j的小者</w:t>
      </w:r>
    </w:p>
    <w:p w:rsidR="003924DF" w:rsidRPr="003F0B0C" w:rsidRDefault="003924DF" w:rsidP="005816C1">
      <w:pPr>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int</w:t>
      </w:r>
      <w:r w:rsidRPr="003F0B0C">
        <w:rPr>
          <w:rFonts w:ascii="宋体" w:eastAsia="宋体" w:hAnsi="宋体" w:cs="Courier New"/>
          <w:color w:val="000000"/>
          <w:szCs w:val="21"/>
          <w:shd w:val="clear" w:color="auto" w:fill="FFFFFF"/>
        </w:rPr>
        <w:t xml:space="preserve"> minimalRepresentation() { </w:t>
      </w:r>
    </w:p>
    <w:p w:rsidR="003924DF" w:rsidRPr="003F0B0C" w:rsidRDefault="003924DF" w:rsidP="003924DF">
      <w:pPr>
        <w:ind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int</w:t>
      </w:r>
      <w:r w:rsidRPr="003F0B0C">
        <w:rPr>
          <w:rFonts w:ascii="宋体" w:eastAsia="宋体" w:hAnsi="宋体" w:cs="Courier New"/>
          <w:color w:val="000000"/>
          <w:szCs w:val="21"/>
          <w:shd w:val="clear" w:color="auto" w:fill="FFFFFF"/>
        </w:rPr>
        <w:t xml:space="preserve"> n = strlen(str); </w:t>
      </w:r>
    </w:p>
    <w:p w:rsidR="003924DF" w:rsidRPr="003F0B0C" w:rsidRDefault="003924DF" w:rsidP="003924DF">
      <w:pPr>
        <w:ind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int</w:t>
      </w:r>
      <w:r w:rsidRPr="003F0B0C">
        <w:rPr>
          <w:rFonts w:ascii="宋体" w:eastAsia="宋体" w:hAnsi="宋体" w:cs="Courier New"/>
          <w:color w:val="000000"/>
          <w:szCs w:val="21"/>
          <w:shd w:val="clear" w:color="auto" w:fill="FFFFFF"/>
        </w:rPr>
        <w:t xml:space="preserve"> i = </w:t>
      </w:r>
      <w:r w:rsidRPr="003F0B0C">
        <w:rPr>
          <w:rFonts w:ascii="宋体" w:eastAsia="宋体" w:hAnsi="宋体" w:cs="Courier New"/>
          <w:color w:val="800080"/>
          <w:szCs w:val="21"/>
          <w:shd w:val="clear" w:color="auto" w:fill="FFFFFF"/>
        </w:rPr>
        <w:t>0</w:t>
      </w:r>
      <w:r w:rsidRPr="003F0B0C">
        <w:rPr>
          <w:rFonts w:ascii="宋体" w:eastAsia="宋体" w:hAnsi="宋体" w:cs="Courier New"/>
          <w:color w:val="000000"/>
          <w:szCs w:val="21"/>
          <w:shd w:val="clear" w:color="auto" w:fill="FFFFFF"/>
        </w:rPr>
        <w:t xml:space="preserve">,j = </w:t>
      </w:r>
      <w:r w:rsidRPr="003F0B0C">
        <w:rPr>
          <w:rFonts w:ascii="宋体" w:eastAsia="宋体" w:hAnsi="宋体" w:cs="Courier New"/>
          <w:color w:val="800080"/>
          <w:szCs w:val="21"/>
          <w:shd w:val="clear" w:color="auto" w:fill="FFFFFF"/>
        </w:rPr>
        <w:t>1</w:t>
      </w:r>
      <w:r w:rsidRPr="003F0B0C">
        <w:rPr>
          <w:rFonts w:ascii="宋体" w:eastAsia="宋体" w:hAnsi="宋体" w:cs="Courier New"/>
          <w:color w:val="000000"/>
          <w:szCs w:val="21"/>
          <w:shd w:val="clear" w:color="auto" w:fill="FFFFFF"/>
        </w:rPr>
        <w:t xml:space="preserve">, k = </w:t>
      </w:r>
      <w:r w:rsidRPr="003F0B0C">
        <w:rPr>
          <w:rFonts w:ascii="宋体" w:eastAsia="宋体" w:hAnsi="宋体" w:cs="Courier New"/>
          <w:color w:val="800080"/>
          <w:szCs w:val="21"/>
          <w:shd w:val="clear" w:color="auto" w:fill="FFFFFF"/>
        </w:rPr>
        <w:t>0</w:t>
      </w:r>
      <w:r w:rsidRPr="003F0B0C">
        <w:rPr>
          <w:rFonts w:ascii="宋体" w:eastAsia="宋体" w:hAnsi="宋体" w:cs="Courier New"/>
          <w:color w:val="000000"/>
          <w:szCs w:val="21"/>
          <w:shd w:val="clear" w:color="auto" w:fill="FFFFFF"/>
        </w:rPr>
        <w:t xml:space="preserve">; </w:t>
      </w:r>
    </w:p>
    <w:p w:rsidR="003924DF" w:rsidRPr="003F0B0C" w:rsidRDefault="003924DF" w:rsidP="003924DF">
      <w:pPr>
        <w:ind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while</w:t>
      </w:r>
      <w:r w:rsidRPr="003F0B0C">
        <w:rPr>
          <w:rFonts w:ascii="宋体" w:eastAsia="宋体" w:hAnsi="宋体" w:cs="Courier New"/>
          <w:color w:val="000000"/>
          <w:szCs w:val="21"/>
          <w:shd w:val="clear" w:color="auto" w:fill="FFFFFF"/>
        </w:rPr>
        <w:t xml:space="preserve">(i&lt;n &amp;&amp; j&lt;n &amp;&amp; k&lt;n) { </w:t>
      </w:r>
    </w:p>
    <w:p w:rsidR="003924DF" w:rsidRPr="003F0B0C" w:rsidRDefault="003924DF" w:rsidP="003924DF">
      <w:pPr>
        <w:ind w:left="420"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int</w:t>
      </w:r>
      <w:r w:rsidRPr="003F0B0C">
        <w:rPr>
          <w:rFonts w:ascii="宋体" w:eastAsia="宋体" w:hAnsi="宋体" w:cs="Courier New"/>
          <w:color w:val="000000"/>
          <w:szCs w:val="21"/>
          <w:shd w:val="clear" w:color="auto" w:fill="FFFFFF"/>
        </w:rPr>
        <w:t xml:space="preserve"> t = str[(i+k)%n] - str[(j+k)%n] ; </w:t>
      </w:r>
    </w:p>
    <w:p w:rsidR="003924DF" w:rsidRPr="003F0B0C" w:rsidRDefault="003924DF" w:rsidP="003924DF">
      <w:pPr>
        <w:ind w:left="420"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if</w:t>
      </w:r>
      <w:r w:rsidRPr="003F0B0C">
        <w:rPr>
          <w:rFonts w:ascii="宋体" w:eastAsia="宋体" w:hAnsi="宋体" w:cs="Courier New"/>
          <w:color w:val="000000"/>
          <w:szCs w:val="21"/>
          <w:shd w:val="clear" w:color="auto" w:fill="FFFFFF"/>
        </w:rPr>
        <w:t xml:space="preserve">(t == </w:t>
      </w:r>
      <w:r w:rsidRPr="003F0B0C">
        <w:rPr>
          <w:rFonts w:ascii="宋体" w:eastAsia="宋体" w:hAnsi="宋体" w:cs="Courier New"/>
          <w:color w:val="800080"/>
          <w:szCs w:val="21"/>
          <w:shd w:val="clear" w:color="auto" w:fill="FFFFFF"/>
        </w:rPr>
        <w:t>0</w:t>
      </w:r>
      <w:r w:rsidRPr="003F0B0C">
        <w:rPr>
          <w:rFonts w:ascii="宋体" w:eastAsia="宋体" w:hAnsi="宋体" w:cs="Courier New"/>
          <w:color w:val="000000"/>
          <w:szCs w:val="21"/>
          <w:shd w:val="clear" w:color="auto" w:fill="FFFFFF"/>
        </w:rPr>
        <w:t xml:space="preserve">) k++; </w:t>
      </w:r>
    </w:p>
    <w:p w:rsidR="003924DF" w:rsidRPr="003F0B0C" w:rsidRDefault="003924DF" w:rsidP="003924DF">
      <w:pPr>
        <w:ind w:left="420"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else</w:t>
      </w:r>
      <w:r w:rsidRPr="003F0B0C">
        <w:rPr>
          <w:rFonts w:ascii="宋体" w:eastAsia="宋体" w:hAnsi="宋体" w:cs="Courier New"/>
          <w:color w:val="000000"/>
          <w:szCs w:val="21"/>
          <w:shd w:val="clear" w:color="auto" w:fill="FFFFFF"/>
        </w:rPr>
        <w:t xml:space="preserve"> { </w:t>
      </w:r>
    </w:p>
    <w:p w:rsidR="003924DF" w:rsidRPr="003F0B0C" w:rsidRDefault="003924DF" w:rsidP="003924DF">
      <w:pPr>
        <w:ind w:left="840"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if</w:t>
      </w:r>
      <w:r w:rsidRPr="003F0B0C">
        <w:rPr>
          <w:rFonts w:ascii="宋体" w:eastAsia="宋体" w:hAnsi="宋体" w:cs="Courier New"/>
          <w:color w:val="000000"/>
          <w:szCs w:val="21"/>
          <w:shd w:val="clear" w:color="auto" w:fill="FFFFFF"/>
        </w:rPr>
        <w:t>(t&gt;</w:t>
      </w:r>
      <w:r w:rsidRPr="003F0B0C">
        <w:rPr>
          <w:rFonts w:ascii="宋体" w:eastAsia="宋体" w:hAnsi="宋体" w:cs="Courier New"/>
          <w:color w:val="800080"/>
          <w:szCs w:val="21"/>
          <w:shd w:val="clear" w:color="auto" w:fill="FFFFFF"/>
        </w:rPr>
        <w:t>0</w:t>
      </w:r>
      <w:r w:rsidRPr="003F0B0C">
        <w:rPr>
          <w:rFonts w:ascii="宋体" w:eastAsia="宋体" w:hAnsi="宋体" w:cs="Courier New"/>
          <w:color w:val="000000"/>
          <w:szCs w:val="21"/>
          <w:shd w:val="clear" w:color="auto" w:fill="FFFFFF"/>
        </w:rPr>
        <w:t>) i+=k+</w:t>
      </w:r>
      <w:r w:rsidRPr="003F0B0C">
        <w:rPr>
          <w:rFonts w:ascii="宋体" w:eastAsia="宋体" w:hAnsi="宋体" w:cs="Courier New"/>
          <w:color w:val="800080"/>
          <w:szCs w:val="21"/>
          <w:shd w:val="clear" w:color="auto" w:fill="FFFFFF"/>
        </w:rPr>
        <w:t>1</w:t>
      </w:r>
      <w:r w:rsidRPr="003F0B0C">
        <w:rPr>
          <w:rFonts w:ascii="宋体" w:eastAsia="宋体" w:hAnsi="宋体" w:cs="Courier New"/>
          <w:color w:val="000000"/>
          <w:szCs w:val="21"/>
          <w:shd w:val="clear" w:color="auto" w:fill="FFFFFF"/>
        </w:rPr>
        <w:t xml:space="preserve">; </w:t>
      </w:r>
    </w:p>
    <w:p w:rsidR="003924DF" w:rsidRPr="003F0B0C" w:rsidRDefault="003924DF" w:rsidP="003924DF">
      <w:pPr>
        <w:ind w:left="840"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else</w:t>
      </w:r>
      <w:r w:rsidRPr="003F0B0C">
        <w:rPr>
          <w:rFonts w:ascii="宋体" w:eastAsia="宋体" w:hAnsi="宋体" w:cs="Courier New"/>
          <w:color w:val="000000"/>
          <w:szCs w:val="21"/>
          <w:shd w:val="clear" w:color="auto" w:fill="FFFFFF"/>
        </w:rPr>
        <w:t xml:space="preserve"> j+=k+</w:t>
      </w:r>
      <w:r w:rsidRPr="003F0B0C">
        <w:rPr>
          <w:rFonts w:ascii="宋体" w:eastAsia="宋体" w:hAnsi="宋体" w:cs="Courier New"/>
          <w:color w:val="800080"/>
          <w:szCs w:val="21"/>
          <w:shd w:val="clear" w:color="auto" w:fill="FFFFFF"/>
        </w:rPr>
        <w:t>1</w:t>
      </w:r>
      <w:r w:rsidRPr="003F0B0C">
        <w:rPr>
          <w:rFonts w:ascii="宋体" w:eastAsia="宋体" w:hAnsi="宋体" w:cs="Courier New"/>
          <w:color w:val="000000"/>
          <w:szCs w:val="21"/>
          <w:shd w:val="clear" w:color="auto" w:fill="FFFFFF"/>
        </w:rPr>
        <w:t xml:space="preserve">; </w:t>
      </w:r>
    </w:p>
    <w:p w:rsidR="003924DF" w:rsidRPr="003F0B0C" w:rsidRDefault="003924DF" w:rsidP="003924DF">
      <w:pPr>
        <w:ind w:left="840"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if</w:t>
      </w:r>
      <w:r w:rsidRPr="003F0B0C">
        <w:rPr>
          <w:rFonts w:ascii="宋体" w:eastAsia="宋体" w:hAnsi="宋体" w:cs="Courier New"/>
          <w:color w:val="000000"/>
          <w:szCs w:val="21"/>
          <w:shd w:val="clear" w:color="auto" w:fill="FFFFFF"/>
        </w:rPr>
        <w:t xml:space="preserve">(i==j) j++; k = </w:t>
      </w:r>
      <w:r w:rsidRPr="003F0B0C">
        <w:rPr>
          <w:rFonts w:ascii="宋体" w:eastAsia="宋体" w:hAnsi="宋体" w:cs="Courier New"/>
          <w:color w:val="800080"/>
          <w:szCs w:val="21"/>
          <w:shd w:val="clear" w:color="auto" w:fill="FFFFFF"/>
        </w:rPr>
        <w:t>0</w:t>
      </w:r>
      <w:r w:rsidRPr="003F0B0C">
        <w:rPr>
          <w:rFonts w:ascii="宋体" w:eastAsia="宋体" w:hAnsi="宋体" w:cs="Courier New"/>
          <w:color w:val="000000"/>
          <w:szCs w:val="21"/>
          <w:shd w:val="clear" w:color="auto" w:fill="FFFFFF"/>
        </w:rPr>
        <w:t xml:space="preserve">; </w:t>
      </w:r>
    </w:p>
    <w:p w:rsidR="003924DF" w:rsidRPr="003F0B0C" w:rsidRDefault="003924DF" w:rsidP="003924DF">
      <w:pPr>
        <w:ind w:left="420" w:firstLine="420"/>
        <w:rPr>
          <w:rFonts w:ascii="宋体" w:eastAsia="宋体" w:hAnsi="宋体" w:cs="Courier New"/>
          <w:color w:val="000000"/>
          <w:szCs w:val="21"/>
          <w:shd w:val="clear" w:color="auto" w:fill="FFFFFF"/>
        </w:rPr>
      </w:pPr>
      <w:r w:rsidRPr="003F0B0C">
        <w:rPr>
          <w:rFonts w:ascii="宋体" w:eastAsia="宋体" w:hAnsi="宋体" w:cs="Courier New"/>
          <w:color w:val="000000"/>
          <w:szCs w:val="21"/>
          <w:shd w:val="clear" w:color="auto" w:fill="FFFFFF"/>
        </w:rPr>
        <w:t xml:space="preserve">} </w:t>
      </w:r>
    </w:p>
    <w:p w:rsidR="003924DF" w:rsidRPr="003F0B0C" w:rsidRDefault="003924DF" w:rsidP="003924DF">
      <w:pPr>
        <w:ind w:firstLine="420"/>
        <w:rPr>
          <w:rFonts w:ascii="宋体" w:eastAsia="宋体" w:hAnsi="宋体" w:cs="Courier New"/>
          <w:color w:val="000000"/>
          <w:szCs w:val="21"/>
          <w:shd w:val="clear" w:color="auto" w:fill="FFFFFF"/>
        </w:rPr>
      </w:pPr>
      <w:r w:rsidRPr="003F0B0C">
        <w:rPr>
          <w:rFonts w:ascii="宋体" w:eastAsia="宋体" w:hAnsi="宋体" w:cs="Courier New"/>
          <w:color w:val="000000"/>
          <w:szCs w:val="21"/>
          <w:shd w:val="clear" w:color="auto" w:fill="FFFFFF"/>
        </w:rPr>
        <w:t xml:space="preserve">} </w:t>
      </w:r>
    </w:p>
    <w:p w:rsidR="003924DF" w:rsidRPr="003F0B0C" w:rsidRDefault="003924DF" w:rsidP="003924DF">
      <w:pPr>
        <w:ind w:firstLine="420"/>
        <w:rPr>
          <w:rFonts w:ascii="宋体" w:eastAsia="宋体" w:hAnsi="宋体" w:cs="Courier New"/>
          <w:color w:val="000000"/>
          <w:szCs w:val="21"/>
          <w:shd w:val="clear" w:color="auto" w:fill="FFFFFF"/>
        </w:rPr>
      </w:pPr>
      <w:r w:rsidRPr="003F0B0C">
        <w:rPr>
          <w:rFonts w:ascii="宋体" w:eastAsia="宋体" w:hAnsi="宋体" w:cs="Courier New"/>
          <w:color w:val="0000FF"/>
          <w:szCs w:val="21"/>
          <w:shd w:val="clear" w:color="auto" w:fill="FFFFFF"/>
        </w:rPr>
        <w:t>return</w:t>
      </w:r>
      <w:r w:rsidRPr="003F0B0C">
        <w:rPr>
          <w:rFonts w:ascii="宋体" w:eastAsia="宋体" w:hAnsi="宋体" w:cs="Courier New"/>
          <w:color w:val="000000"/>
          <w:szCs w:val="21"/>
          <w:shd w:val="clear" w:color="auto" w:fill="FFFFFF"/>
        </w:rPr>
        <w:t xml:space="preserve"> i &lt; j ? i : j; </w:t>
      </w:r>
    </w:p>
    <w:p w:rsidR="003924DF" w:rsidRPr="003F0B0C" w:rsidRDefault="003924DF" w:rsidP="003924DF">
      <w:pPr>
        <w:rPr>
          <w:rFonts w:ascii="宋体" w:eastAsia="宋体" w:hAnsi="宋体"/>
        </w:rPr>
      </w:pPr>
      <w:r w:rsidRPr="003F0B0C">
        <w:rPr>
          <w:rFonts w:ascii="宋体" w:eastAsia="宋体" w:hAnsi="宋体" w:cs="Courier New"/>
          <w:color w:val="000000"/>
          <w:szCs w:val="21"/>
          <w:shd w:val="clear" w:color="auto" w:fill="FFFFFF"/>
        </w:rPr>
        <w:t>}</w:t>
      </w:r>
    </w:p>
    <w:p w:rsidR="00D46DF7" w:rsidRPr="003F0B0C" w:rsidRDefault="00D46DF7" w:rsidP="00D46DF7">
      <w:pPr>
        <w:pStyle w:val="2"/>
        <w:rPr>
          <w:rFonts w:ascii="宋体" w:eastAsia="宋体" w:hAnsi="宋体"/>
          <w:b w:val="0"/>
        </w:rPr>
      </w:pPr>
      <w:bookmarkStart w:id="128" w:name="_Toc521431821"/>
      <w:r w:rsidRPr="003F0B0C">
        <w:rPr>
          <w:rFonts w:ascii="宋体" w:eastAsia="宋体" w:hAnsi="宋体" w:hint="eastAsia"/>
          <w:b w:val="0"/>
        </w:rPr>
        <w:lastRenderedPageBreak/>
        <w:t>扩展K</w:t>
      </w:r>
      <w:r w:rsidRPr="003F0B0C">
        <w:rPr>
          <w:rFonts w:ascii="宋体" w:eastAsia="宋体" w:hAnsi="宋体"/>
          <w:b w:val="0"/>
        </w:rPr>
        <w:t>MP</w:t>
      </w:r>
      <w:bookmarkEnd w:id="128"/>
    </w:p>
    <w:p w:rsidR="00DB2CDE" w:rsidRPr="003F0B0C" w:rsidRDefault="00DB2CDE" w:rsidP="00DB2CDE">
      <w:pPr>
        <w:pStyle w:val="2"/>
        <w:rPr>
          <w:rFonts w:ascii="宋体" w:eastAsia="宋体" w:hAnsi="宋体"/>
        </w:rPr>
      </w:pPr>
      <w:bookmarkStart w:id="129" w:name="_Toc521431822"/>
      <w:r w:rsidRPr="003F0B0C">
        <w:rPr>
          <w:rFonts w:ascii="宋体" w:eastAsia="宋体" w:hAnsi="宋体" w:hint="eastAsia"/>
          <w:b w:val="0"/>
        </w:rPr>
        <w:t>最长回文子串（</w:t>
      </w:r>
      <w:r w:rsidRPr="003F0B0C">
        <w:rPr>
          <w:rFonts w:ascii="宋体" w:eastAsia="宋体" w:hAnsi="宋体"/>
          <w:b w:val="0"/>
        </w:rPr>
        <w:t>Manacher</w:t>
      </w:r>
      <w:r w:rsidRPr="003F0B0C">
        <w:rPr>
          <w:rFonts w:ascii="宋体" w:eastAsia="宋体" w:hAnsi="宋体" w:hint="eastAsia"/>
          <w:b w:val="0"/>
        </w:rPr>
        <w:t>算法）</w:t>
      </w:r>
      <w:bookmarkEnd w:id="129"/>
    </w:p>
    <w:p w:rsidR="00D46DF7" w:rsidRPr="003F0B0C" w:rsidRDefault="00D46DF7" w:rsidP="00D46DF7">
      <w:pPr>
        <w:pStyle w:val="2"/>
        <w:rPr>
          <w:rFonts w:ascii="宋体" w:eastAsia="宋体" w:hAnsi="宋体"/>
          <w:b w:val="0"/>
        </w:rPr>
      </w:pPr>
      <w:bookmarkStart w:id="130" w:name="_Toc521431823"/>
      <w:r w:rsidRPr="003F0B0C">
        <w:rPr>
          <w:rFonts w:ascii="宋体" w:eastAsia="宋体" w:hAnsi="宋体" w:hint="eastAsia"/>
          <w:b w:val="0"/>
        </w:rPr>
        <w:t>字典树</w:t>
      </w:r>
      <w:bookmarkEnd w:id="130"/>
    </w:p>
    <w:p w:rsidR="00D46DF7" w:rsidRPr="003F0B0C" w:rsidRDefault="00D46DF7" w:rsidP="00D46DF7">
      <w:pPr>
        <w:pStyle w:val="2"/>
        <w:rPr>
          <w:rFonts w:ascii="宋体" w:eastAsia="宋体" w:hAnsi="宋体"/>
          <w:b w:val="0"/>
        </w:rPr>
      </w:pPr>
      <w:bookmarkStart w:id="131" w:name="_Toc521431824"/>
      <w:r w:rsidRPr="003F0B0C">
        <w:rPr>
          <w:rFonts w:ascii="宋体" w:eastAsia="宋体" w:hAnsi="宋体" w:hint="eastAsia"/>
          <w:b w:val="0"/>
        </w:rPr>
        <w:t>A</w:t>
      </w:r>
      <w:r w:rsidRPr="003F0B0C">
        <w:rPr>
          <w:rFonts w:ascii="宋体" w:eastAsia="宋体" w:hAnsi="宋体"/>
          <w:b w:val="0"/>
        </w:rPr>
        <w:t>C</w:t>
      </w:r>
      <w:r w:rsidRPr="003F0B0C">
        <w:rPr>
          <w:rFonts w:ascii="宋体" w:eastAsia="宋体" w:hAnsi="宋体" w:hint="eastAsia"/>
          <w:b w:val="0"/>
        </w:rPr>
        <w:t>自动机</w:t>
      </w:r>
      <w:bookmarkEnd w:id="131"/>
    </w:p>
    <w:p w:rsidR="00D46DF7" w:rsidRPr="003F0B0C" w:rsidRDefault="00D46DF7" w:rsidP="00D46DF7">
      <w:pPr>
        <w:pStyle w:val="2"/>
        <w:rPr>
          <w:rFonts w:ascii="宋体" w:eastAsia="宋体" w:hAnsi="宋体"/>
          <w:b w:val="0"/>
        </w:rPr>
      </w:pPr>
      <w:bookmarkStart w:id="132" w:name="_Toc521431825"/>
      <w:r w:rsidRPr="003F0B0C">
        <w:rPr>
          <w:rFonts w:ascii="宋体" w:eastAsia="宋体" w:hAnsi="宋体" w:hint="eastAsia"/>
          <w:b w:val="0"/>
        </w:rPr>
        <w:t>后缀数组</w:t>
      </w:r>
      <w:bookmarkEnd w:id="132"/>
    </w:p>
    <w:p w:rsidR="00BC5A66" w:rsidRPr="003F0B0C" w:rsidRDefault="00BC5A66" w:rsidP="00BC5A66">
      <w:pPr>
        <w:pStyle w:val="2"/>
        <w:rPr>
          <w:rFonts w:ascii="宋体" w:eastAsia="宋体" w:hAnsi="宋体"/>
          <w:b w:val="0"/>
        </w:rPr>
      </w:pPr>
      <w:bookmarkStart w:id="133" w:name="_Toc521431826"/>
      <w:r w:rsidRPr="003F0B0C">
        <w:rPr>
          <w:rFonts w:ascii="宋体" w:eastAsia="宋体" w:hAnsi="宋体" w:hint="eastAsia"/>
          <w:b w:val="0"/>
        </w:rPr>
        <w:t>回文树</w:t>
      </w:r>
      <w:r w:rsidR="00D02E66" w:rsidRPr="003F0B0C">
        <w:rPr>
          <w:rFonts w:ascii="宋体" w:eastAsia="宋体" w:hAnsi="宋体" w:hint="eastAsia"/>
          <w:b w:val="0"/>
        </w:rPr>
        <w:t>-前置：后缀数组</w:t>
      </w:r>
      <w:bookmarkEnd w:id="133"/>
    </w:p>
    <w:p w:rsidR="00D02E66" w:rsidRPr="003F0B0C" w:rsidRDefault="000D10AC" w:rsidP="00D02E66">
      <w:pPr>
        <w:rPr>
          <w:rFonts w:ascii="宋体" w:eastAsia="宋体" w:hAnsi="宋体"/>
        </w:rPr>
      </w:pPr>
      <w:hyperlink r:id="rId56" w:history="1">
        <w:r w:rsidR="00580D6A" w:rsidRPr="003F0B0C">
          <w:rPr>
            <w:rStyle w:val="a3"/>
            <w:rFonts w:ascii="宋体" w:eastAsia="宋体" w:hAnsi="宋体"/>
          </w:rPr>
          <w:t>https://www.bilibili.com/video/av25326779?from=search&amp;seid=2767747169022162614</w:t>
        </w:r>
      </w:hyperlink>
    </w:p>
    <w:p w:rsidR="00EE5D3F" w:rsidRPr="003F0B0C" w:rsidRDefault="004B1ACF" w:rsidP="009B11BF">
      <w:pPr>
        <w:pStyle w:val="1"/>
        <w:rPr>
          <w:rFonts w:ascii="宋体" w:eastAsia="宋体" w:hAnsi="宋体"/>
        </w:rPr>
      </w:pPr>
      <w:bookmarkStart w:id="134" w:name="_Toc521431827"/>
      <w:r w:rsidRPr="003F0B0C">
        <w:rPr>
          <w:rFonts w:ascii="宋体" w:eastAsia="宋体" w:hAnsi="宋体" w:hint="eastAsia"/>
        </w:rPr>
        <w:t>六、</w:t>
      </w:r>
      <w:r w:rsidR="007341D3" w:rsidRPr="003F0B0C">
        <w:rPr>
          <w:rFonts w:ascii="宋体" w:eastAsia="宋体" w:hAnsi="宋体" w:hint="eastAsia"/>
        </w:rPr>
        <w:t>数据结构</w:t>
      </w:r>
      <w:bookmarkEnd w:id="134"/>
    </w:p>
    <w:p w:rsidR="0042321F" w:rsidRPr="003F0B0C" w:rsidRDefault="000D10AC" w:rsidP="004B4D1B">
      <w:pPr>
        <w:rPr>
          <w:rStyle w:val="a3"/>
          <w:rFonts w:ascii="宋体" w:eastAsia="宋体" w:hAnsi="宋体"/>
        </w:rPr>
      </w:pPr>
      <w:hyperlink r:id="rId57" w:history="1">
        <w:r w:rsidR="00EA7565" w:rsidRPr="003F0B0C">
          <w:rPr>
            <w:rStyle w:val="a3"/>
            <w:rFonts w:ascii="宋体" w:eastAsia="宋体" w:hAnsi="宋体"/>
          </w:rPr>
          <w:t>https://blog.csdn.net/trapper_c/article/details/51919980</w:t>
        </w:r>
      </w:hyperlink>
    </w:p>
    <w:p w:rsidR="002E7142" w:rsidRPr="003F0B0C" w:rsidRDefault="002E7142" w:rsidP="00EB1D91">
      <w:pPr>
        <w:pStyle w:val="2"/>
        <w:rPr>
          <w:rStyle w:val="a3"/>
          <w:rFonts w:ascii="宋体" w:eastAsia="宋体" w:hAnsi="宋体"/>
          <w:b w:val="0"/>
          <w:color w:val="auto"/>
          <w:u w:val="none"/>
        </w:rPr>
      </w:pPr>
      <w:bookmarkStart w:id="135" w:name="_Toc521431828"/>
      <w:r w:rsidRPr="003F0B0C">
        <w:rPr>
          <w:rStyle w:val="a3"/>
          <w:rFonts w:ascii="宋体" w:eastAsia="宋体" w:hAnsi="宋体" w:hint="eastAsia"/>
          <w:b w:val="0"/>
          <w:color w:val="auto"/>
          <w:u w:val="none"/>
        </w:rPr>
        <w:t>补题</w:t>
      </w:r>
      <w:bookmarkEnd w:id="135"/>
    </w:p>
    <w:p w:rsidR="002E7142" w:rsidRPr="003F0B0C" w:rsidRDefault="002E7142" w:rsidP="00EB1D91">
      <w:pPr>
        <w:pStyle w:val="3"/>
        <w:rPr>
          <w:rStyle w:val="a3"/>
          <w:rFonts w:ascii="宋体" w:eastAsia="宋体" w:hAnsi="宋体"/>
          <w:b w:val="0"/>
          <w:color w:val="auto"/>
          <w:u w:val="none"/>
        </w:rPr>
      </w:pPr>
      <w:bookmarkStart w:id="136" w:name="_Toc521431829"/>
      <w:r w:rsidRPr="003F0B0C">
        <w:rPr>
          <w:rStyle w:val="a3"/>
          <w:rFonts w:ascii="宋体" w:eastAsia="宋体" w:hAnsi="宋体" w:hint="eastAsia"/>
          <w:b w:val="0"/>
          <w:color w:val="auto"/>
          <w:u w:val="none"/>
        </w:rPr>
        <w:t>金牌题-前置：无</w:t>
      </w:r>
      <w:bookmarkEnd w:id="136"/>
    </w:p>
    <w:p w:rsidR="002E7142" w:rsidRPr="003F0B0C" w:rsidRDefault="002E7142" w:rsidP="004B4D1B">
      <w:pPr>
        <w:rPr>
          <w:rStyle w:val="a3"/>
          <w:rFonts w:ascii="宋体" w:eastAsia="宋体" w:hAnsi="宋体"/>
          <w:color w:val="auto"/>
          <w:u w:val="none"/>
        </w:rPr>
      </w:pPr>
      <w:r w:rsidRPr="003F0B0C">
        <w:rPr>
          <w:rStyle w:val="a3"/>
          <w:rFonts w:ascii="宋体" w:eastAsia="宋体" w:hAnsi="宋体" w:hint="eastAsia"/>
          <w:color w:val="auto"/>
          <w:u w:val="none"/>
        </w:rPr>
        <w:t>2018杭电暑期多校3J-</w:t>
      </w:r>
      <w:r w:rsidR="00EB1D91" w:rsidRPr="003F0B0C">
        <w:rPr>
          <w:rStyle w:val="a3"/>
          <w:rFonts w:ascii="宋体" w:eastAsia="宋体" w:hAnsi="宋体"/>
          <w:color w:val="auto"/>
          <w:u w:val="none"/>
        </w:rPr>
        <w:t>HDU6328</w:t>
      </w:r>
      <w:r w:rsidR="00EB1D91" w:rsidRPr="003F0B0C">
        <w:rPr>
          <w:rStyle w:val="a3"/>
          <w:rFonts w:ascii="宋体" w:eastAsia="宋体" w:hAnsi="宋体" w:hint="eastAsia"/>
          <w:color w:val="auto"/>
          <w:u w:val="none"/>
        </w:rPr>
        <w:t>-</w:t>
      </w:r>
      <w:r w:rsidR="00EB1D91" w:rsidRPr="003F0B0C">
        <w:rPr>
          <w:rStyle w:val="a3"/>
          <w:rFonts w:ascii="宋体" w:eastAsia="宋体" w:hAnsi="宋体"/>
          <w:color w:val="auto"/>
          <w:u w:val="none"/>
        </w:rPr>
        <w:t>Rectangle Radar Scanner</w:t>
      </w:r>
    </w:p>
    <w:p w:rsidR="00EB1D91" w:rsidRPr="003F0B0C" w:rsidRDefault="00EB1D91" w:rsidP="004B4D1B">
      <w:pPr>
        <w:rPr>
          <w:rStyle w:val="a3"/>
          <w:rFonts w:ascii="宋体" w:eastAsia="宋体" w:hAnsi="宋体"/>
          <w:color w:val="auto"/>
          <w:u w:val="none"/>
        </w:rPr>
      </w:pPr>
      <w:r w:rsidRPr="003F0B0C">
        <w:rPr>
          <w:rStyle w:val="a3"/>
          <w:rFonts w:ascii="宋体" w:eastAsia="宋体" w:hAnsi="宋体" w:hint="eastAsia"/>
          <w:color w:val="auto"/>
          <w:u w:val="none"/>
        </w:rPr>
        <w:t>【题意】</w:t>
      </w:r>
    </w:p>
    <w:p w:rsidR="00EB1D91" w:rsidRPr="003F0B0C" w:rsidRDefault="00EB1D91" w:rsidP="004B4D1B">
      <w:pPr>
        <w:rPr>
          <w:rStyle w:val="a3"/>
          <w:rFonts w:ascii="宋体" w:eastAsia="宋体" w:hAnsi="宋体"/>
          <w:color w:val="auto"/>
          <w:u w:val="none"/>
        </w:rPr>
      </w:pPr>
      <w:r w:rsidRPr="003F0B0C">
        <w:rPr>
          <w:rStyle w:val="a3"/>
          <w:rFonts w:ascii="宋体" w:eastAsia="宋体" w:hAnsi="宋体" w:hint="eastAsia"/>
          <w:color w:val="auto"/>
          <w:u w:val="none"/>
        </w:rPr>
        <w:t>【TAG】区间维护 区间查询</w:t>
      </w:r>
    </w:p>
    <w:p w:rsidR="00EB1D91" w:rsidRPr="003F0B0C" w:rsidRDefault="00EB1D91" w:rsidP="004B4D1B">
      <w:pPr>
        <w:rPr>
          <w:rStyle w:val="a3"/>
          <w:rFonts w:ascii="宋体" w:eastAsia="宋体" w:hAnsi="宋体"/>
          <w:color w:val="auto"/>
          <w:u w:val="none"/>
        </w:rPr>
      </w:pPr>
      <w:r w:rsidRPr="003F0B0C">
        <w:rPr>
          <w:rStyle w:val="a3"/>
          <w:rFonts w:ascii="宋体" w:eastAsia="宋体" w:hAnsi="宋体" w:hint="eastAsia"/>
          <w:color w:val="auto"/>
          <w:u w:val="none"/>
        </w:rPr>
        <w:t>【题解】</w:t>
      </w:r>
    </w:p>
    <w:p w:rsidR="00EB1D91" w:rsidRPr="003F0B0C" w:rsidRDefault="00EB1D91" w:rsidP="004B4D1B">
      <w:pPr>
        <w:rPr>
          <w:rStyle w:val="a3"/>
          <w:rFonts w:ascii="宋体" w:eastAsia="宋体" w:hAnsi="宋体"/>
          <w:color w:val="auto"/>
          <w:u w:val="none"/>
        </w:rPr>
      </w:pPr>
      <w:r w:rsidRPr="003F0B0C">
        <w:rPr>
          <w:rStyle w:val="a3"/>
          <w:rFonts w:ascii="宋体" w:eastAsia="宋体" w:hAnsi="宋体" w:hint="eastAsia"/>
          <w:color w:val="auto"/>
          <w:u w:val="none"/>
        </w:rPr>
        <w:t>【代码】</w:t>
      </w:r>
    </w:p>
    <w:p w:rsidR="00FB28F9" w:rsidRPr="003F0B0C" w:rsidRDefault="00FB28F9" w:rsidP="00FB28F9">
      <w:pPr>
        <w:pStyle w:val="3"/>
        <w:rPr>
          <w:rStyle w:val="a3"/>
          <w:rFonts w:ascii="宋体" w:eastAsia="宋体" w:hAnsi="宋体"/>
          <w:b w:val="0"/>
          <w:color w:val="auto"/>
          <w:u w:val="none"/>
        </w:rPr>
      </w:pPr>
      <w:bookmarkStart w:id="137" w:name="_Toc521431830"/>
      <w:r w:rsidRPr="003F0B0C">
        <w:rPr>
          <w:rStyle w:val="a3"/>
          <w:rFonts w:ascii="宋体" w:eastAsia="宋体" w:hAnsi="宋体" w:hint="eastAsia"/>
          <w:b w:val="0"/>
          <w:color w:val="auto"/>
          <w:u w:val="none"/>
        </w:rPr>
        <w:t>金牌题-前置：无</w:t>
      </w:r>
      <w:bookmarkEnd w:id="137"/>
    </w:p>
    <w:p w:rsidR="00FB28F9" w:rsidRPr="003F0B0C" w:rsidRDefault="00FB28F9" w:rsidP="004B4D1B">
      <w:pPr>
        <w:rPr>
          <w:rStyle w:val="a3"/>
          <w:rFonts w:ascii="宋体" w:eastAsia="宋体" w:hAnsi="宋体"/>
          <w:color w:val="auto"/>
          <w:u w:val="none"/>
        </w:rPr>
      </w:pPr>
      <w:r w:rsidRPr="003F0B0C">
        <w:rPr>
          <w:rStyle w:val="a3"/>
          <w:rFonts w:ascii="宋体" w:eastAsia="宋体" w:hAnsi="宋体" w:hint="eastAsia"/>
          <w:color w:val="auto"/>
          <w:u w:val="none"/>
        </w:rPr>
        <w:t>牛客网2018暑期多校4E-</w:t>
      </w:r>
      <w:r w:rsidRPr="003F0B0C">
        <w:rPr>
          <w:rStyle w:val="a3"/>
          <w:rFonts w:ascii="宋体" w:eastAsia="宋体" w:hAnsi="宋体"/>
          <w:color w:val="auto"/>
          <w:u w:val="none"/>
        </w:rPr>
        <w:t>Skyline</w:t>
      </w:r>
    </w:p>
    <w:p w:rsidR="00FB28F9" w:rsidRPr="003F0B0C" w:rsidRDefault="00FB28F9" w:rsidP="004B4D1B">
      <w:pPr>
        <w:rPr>
          <w:rStyle w:val="a3"/>
          <w:rFonts w:ascii="宋体" w:eastAsia="宋体" w:hAnsi="宋体"/>
          <w:color w:val="auto"/>
          <w:u w:val="none"/>
        </w:rPr>
      </w:pPr>
      <w:r w:rsidRPr="003F0B0C">
        <w:rPr>
          <w:rStyle w:val="a3"/>
          <w:rFonts w:ascii="宋体" w:eastAsia="宋体" w:hAnsi="宋体" w:hint="eastAsia"/>
          <w:color w:val="auto"/>
          <w:u w:val="none"/>
        </w:rPr>
        <w:t>【题意】</w:t>
      </w:r>
    </w:p>
    <w:p w:rsidR="00FB28F9" w:rsidRPr="003F0B0C" w:rsidRDefault="00FB28F9" w:rsidP="004B4D1B">
      <w:pPr>
        <w:rPr>
          <w:rStyle w:val="a3"/>
          <w:rFonts w:ascii="宋体" w:eastAsia="宋体" w:hAnsi="宋体"/>
          <w:color w:val="auto"/>
          <w:u w:val="none"/>
        </w:rPr>
      </w:pPr>
      <w:r w:rsidRPr="003F0B0C">
        <w:rPr>
          <w:rStyle w:val="a3"/>
          <w:rFonts w:ascii="宋体" w:eastAsia="宋体" w:hAnsi="宋体" w:hint="eastAsia"/>
          <w:color w:val="auto"/>
          <w:u w:val="none"/>
        </w:rPr>
        <w:t>【TAG】概率 线段树</w:t>
      </w:r>
    </w:p>
    <w:p w:rsidR="00FB28F9" w:rsidRPr="003F0B0C" w:rsidRDefault="00FB28F9" w:rsidP="004B4D1B">
      <w:pPr>
        <w:rPr>
          <w:rStyle w:val="a3"/>
          <w:rFonts w:ascii="宋体" w:eastAsia="宋体" w:hAnsi="宋体"/>
          <w:color w:val="auto"/>
          <w:u w:val="none"/>
        </w:rPr>
      </w:pPr>
      <w:r w:rsidRPr="003F0B0C">
        <w:rPr>
          <w:rStyle w:val="a3"/>
          <w:rFonts w:ascii="宋体" w:eastAsia="宋体" w:hAnsi="宋体" w:hint="eastAsia"/>
          <w:color w:val="auto"/>
          <w:u w:val="none"/>
        </w:rPr>
        <w:t>【题解】</w:t>
      </w:r>
    </w:p>
    <w:p w:rsidR="00D705CE" w:rsidRPr="003F0B0C" w:rsidRDefault="00D705CE" w:rsidP="00D705CE">
      <w:pPr>
        <w:pStyle w:val="2"/>
        <w:rPr>
          <w:rStyle w:val="a3"/>
          <w:rFonts w:ascii="宋体" w:eastAsia="宋体" w:hAnsi="宋体"/>
          <w:b w:val="0"/>
          <w:color w:val="auto"/>
          <w:u w:val="none"/>
        </w:rPr>
      </w:pPr>
      <w:bookmarkStart w:id="138" w:name="_Toc521431831"/>
      <w:r w:rsidRPr="003F0B0C">
        <w:rPr>
          <w:rStyle w:val="a3"/>
          <w:rFonts w:ascii="宋体" w:eastAsia="宋体" w:hAnsi="宋体" w:hint="eastAsia"/>
          <w:b w:val="0"/>
          <w:color w:val="auto"/>
          <w:u w:val="none"/>
        </w:rPr>
        <w:lastRenderedPageBreak/>
        <w:t>前缀和</w:t>
      </w:r>
      <w:bookmarkEnd w:id="138"/>
    </w:p>
    <w:p w:rsidR="00D705CE" w:rsidRPr="003F0B0C" w:rsidRDefault="00D705CE" w:rsidP="00D705CE">
      <w:pPr>
        <w:pStyle w:val="3"/>
        <w:rPr>
          <w:rFonts w:ascii="宋体" w:eastAsia="宋体" w:hAnsi="宋体"/>
          <w:b w:val="0"/>
        </w:rPr>
      </w:pPr>
      <w:bookmarkStart w:id="139" w:name="_Toc521431832"/>
      <w:r w:rsidRPr="003F0B0C">
        <w:rPr>
          <w:rFonts w:ascii="宋体" w:eastAsia="宋体" w:hAnsi="宋体" w:hint="eastAsia"/>
          <w:b w:val="0"/>
        </w:rPr>
        <w:t>√-</w:t>
      </w:r>
      <w:r w:rsidRPr="003F0B0C">
        <w:rPr>
          <w:rFonts w:ascii="宋体" w:eastAsia="宋体" w:hAnsi="宋体"/>
          <w:b w:val="0"/>
        </w:rPr>
        <w:t>2018</w:t>
      </w:r>
      <w:r w:rsidRPr="003F0B0C">
        <w:rPr>
          <w:rFonts w:ascii="宋体" w:eastAsia="宋体" w:hAnsi="宋体" w:hint="eastAsia"/>
          <w:b w:val="0"/>
        </w:rPr>
        <w:t>百度之星程序设计大赛资格赛-</w:t>
      </w:r>
      <w:r w:rsidRPr="003F0B0C">
        <w:rPr>
          <w:rFonts w:ascii="宋体" w:eastAsia="宋体" w:hAnsi="宋体"/>
          <w:b w:val="0"/>
        </w:rPr>
        <w:t>1002</w:t>
      </w:r>
      <w:r w:rsidRPr="003F0B0C">
        <w:rPr>
          <w:rFonts w:ascii="宋体" w:eastAsia="宋体" w:hAnsi="宋体" w:hint="eastAsia"/>
          <w:b w:val="0"/>
        </w:rPr>
        <w:t>-子串查询</w:t>
      </w:r>
      <w:bookmarkEnd w:id="139"/>
    </w:p>
    <w:p w:rsidR="00D705CE" w:rsidRPr="003F0B0C" w:rsidRDefault="00D705CE" w:rsidP="00D705CE">
      <w:pPr>
        <w:rPr>
          <w:rFonts w:ascii="宋体" w:eastAsia="宋体" w:hAnsi="宋体"/>
        </w:rPr>
      </w:pPr>
      <w:r w:rsidRPr="003F0B0C">
        <w:rPr>
          <w:rFonts w:ascii="宋体" w:eastAsia="宋体" w:hAnsi="宋体" w:hint="eastAsia"/>
        </w:rPr>
        <w:t>【题意】</w:t>
      </w:r>
    </w:p>
    <w:p w:rsidR="00D705CE" w:rsidRPr="003F0B0C" w:rsidRDefault="00D705CE" w:rsidP="00D705CE">
      <w:pPr>
        <w:rPr>
          <w:rFonts w:ascii="宋体" w:eastAsia="宋体" w:hAnsi="宋体"/>
        </w:rPr>
      </w:pPr>
      <w:r w:rsidRPr="003F0B0C">
        <w:rPr>
          <w:rFonts w:ascii="宋体" w:eastAsia="宋体" w:hAnsi="宋体" w:hint="eastAsia"/>
        </w:rPr>
        <w:t>【TAG】前缀和 字符串 字典序 签到题</w:t>
      </w:r>
    </w:p>
    <w:p w:rsidR="00D705CE" w:rsidRPr="003F0B0C" w:rsidRDefault="00D705CE" w:rsidP="00D705CE">
      <w:pPr>
        <w:rPr>
          <w:rFonts w:ascii="宋体" w:eastAsia="宋体" w:hAnsi="宋体"/>
        </w:rPr>
      </w:pPr>
      <w:r w:rsidRPr="003F0B0C">
        <w:rPr>
          <w:rFonts w:ascii="宋体" w:eastAsia="宋体" w:hAnsi="宋体" w:hint="eastAsia"/>
        </w:rPr>
        <w:t>【题解】最小字典序的子串一定只有一个字符，维护26个字母的前缀和数量即可</w:t>
      </w:r>
    </w:p>
    <w:p w:rsidR="00D705CE" w:rsidRPr="003F0B0C" w:rsidRDefault="00D705CE" w:rsidP="00D705CE">
      <w:pPr>
        <w:rPr>
          <w:rFonts w:ascii="宋体" w:eastAsia="宋体" w:hAnsi="宋体"/>
        </w:rPr>
      </w:pPr>
      <w:r w:rsidRPr="003F0B0C">
        <w:rPr>
          <w:rFonts w:ascii="宋体" w:eastAsia="宋体" w:hAnsi="宋体" w:hint="eastAsia"/>
        </w:rPr>
        <w:t>【代码】</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880000"/>
          <w:kern w:val="0"/>
          <w:sz w:val="24"/>
          <w:szCs w:val="24"/>
        </w:rPr>
        <w:t>#</w:t>
      </w:r>
      <w:r w:rsidRPr="003F0B0C">
        <w:rPr>
          <w:rFonts w:ascii="宋体" w:eastAsia="宋体" w:hAnsi="宋体" w:cs="Consolas"/>
          <w:b/>
          <w:bCs/>
          <w:color w:val="880000"/>
          <w:kern w:val="0"/>
          <w:sz w:val="24"/>
          <w:szCs w:val="24"/>
        </w:rPr>
        <w:t>include</w:t>
      </w:r>
      <w:r w:rsidRPr="003F0B0C">
        <w:rPr>
          <w:rFonts w:ascii="宋体" w:eastAsia="宋体" w:hAnsi="宋体" w:cs="Consolas"/>
          <w:color w:val="880000"/>
          <w:kern w:val="0"/>
          <w:sz w:val="24"/>
          <w:szCs w:val="24"/>
        </w:rPr>
        <w:t xml:space="preserve"> &lt;bits/stdc++.h&gt;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880000"/>
          <w:kern w:val="0"/>
          <w:sz w:val="24"/>
          <w:szCs w:val="24"/>
        </w:rPr>
        <w:t>#</w:t>
      </w:r>
      <w:r w:rsidRPr="003F0B0C">
        <w:rPr>
          <w:rFonts w:ascii="宋体" w:eastAsia="宋体" w:hAnsi="宋体" w:cs="Consolas"/>
          <w:b/>
          <w:bCs/>
          <w:color w:val="880000"/>
          <w:kern w:val="0"/>
          <w:sz w:val="24"/>
          <w:szCs w:val="24"/>
        </w:rPr>
        <w:t>define</w:t>
      </w:r>
      <w:r w:rsidRPr="003F0B0C">
        <w:rPr>
          <w:rFonts w:ascii="宋体" w:eastAsia="宋体" w:hAnsi="宋体" w:cs="Consolas"/>
          <w:color w:val="880000"/>
          <w:kern w:val="0"/>
          <w:sz w:val="24"/>
          <w:szCs w:val="24"/>
        </w:rPr>
        <w:t xml:space="preserve"> MAXN 100010</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b/>
          <w:bCs/>
          <w:color w:val="000000"/>
          <w:kern w:val="0"/>
          <w:sz w:val="24"/>
          <w:szCs w:val="24"/>
        </w:rPr>
        <w:t>using</w:t>
      </w: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namespace</w:t>
      </w: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std</w:t>
      </w:r>
      <w:r w:rsidRPr="003F0B0C">
        <w:rPr>
          <w:rFonts w:ascii="宋体" w:eastAsia="宋体" w:hAnsi="宋体" w:cs="Consolas"/>
          <w:color w:val="000000"/>
          <w:kern w:val="0"/>
          <w:sz w:val="24"/>
          <w:szCs w:val="24"/>
        </w:rPr>
        <w: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880000"/>
          <w:kern w:val="0"/>
          <w:sz w:val="24"/>
          <w:szCs w:val="24"/>
        </w:rPr>
        <w:t>main</w:t>
      </w:r>
      <w:r w:rsidRPr="003F0B0C">
        <w:rPr>
          <w:rFonts w:ascii="宋体" w:eastAsia="宋体" w:hAnsi="宋体" w:cs="Consolas"/>
          <w:color w:val="000000"/>
          <w:kern w:val="0"/>
          <w:sz w:val="24"/>
          <w:szCs w:val="24"/>
        </w:rPr>
        <w: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t,n,q;</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**sum=</w:t>
      </w:r>
      <w:r w:rsidRPr="003F0B0C">
        <w:rPr>
          <w:rFonts w:ascii="宋体" w:eastAsia="宋体" w:hAnsi="宋体" w:cs="Consolas"/>
          <w:b/>
          <w:bCs/>
          <w:color w:val="000000"/>
          <w:kern w:val="0"/>
          <w:sz w:val="24"/>
          <w:szCs w:val="24"/>
        </w:rPr>
        <w:t>new</w:t>
      </w: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w:t>
      </w:r>
      <w:r w:rsidRPr="003F0B0C">
        <w:rPr>
          <w:rFonts w:ascii="宋体" w:eastAsia="宋体" w:hAnsi="宋体" w:cs="Consolas"/>
          <w:color w:val="008800"/>
          <w:kern w:val="0"/>
          <w:sz w:val="24"/>
          <w:szCs w:val="24"/>
        </w:rPr>
        <w:t>26</w:t>
      </w:r>
      <w:r w:rsidRPr="003F0B0C">
        <w:rPr>
          <w:rFonts w:ascii="宋体" w:eastAsia="宋体" w:hAnsi="宋体" w:cs="Consolas"/>
          <w:color w:val="000000"/>
          <w:kern w:val="0"/>
          <w:sz w:val="24"/>
          <w:szCs w:val="24"/>
        </w:rPr>
        <w: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for</w:t>
      </w:r>
      <w:r w:rsidRPr="003F0B0C">
        <w:rPr>
          <w:rFonts w:ascii="宋体" w:eastAsia="宋体" w:hAnsi="宋体" w:cs="Consolas"/>
          <w:color w:val="000000"/>
          <w:kern w:val="0"/>
          <w:sz w:val="24"/>
          <w:szCs w:val="24"/>
        </w:rPr>
        <w:t>(</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i=</w:t>
      </w:r>
      <w:r w:rsidRPr="003F0B0C">
        <w:rPr>
          <w:rFonts w:ascii="宋体" w:eastAsia="宋体" w:hAnsi="宋体" w:cs="Consolas"/>
          <w:color w:val="008800"/>
          <w:kern w:val="0"/>
          <w:sz w:val="24"/>
          <w:szCs w:val="24"/>
        </w:rPr>
        <w:t>0</w:t>
      </w:r>
      <w:r w:rsidRPr="003F0B0C">
        <w:rPr>
          <w:rFonts w:ascii="宋体" w:eastAsia="宋体" w:hAnsi="宋体" w:cs="Consolas"/>
          <w:color w:val="000000"/>
          <w:kern w:val="0"/>
          <w:sz w:val="24"/>
          <w:szCs w:val="24"/>
        </w:rPr>
        <w:t>;i&lt;</w:t>
      </w:r>
      <w:r w:rsidRPr="003F0B0C">
        <w:rPr>
          <w:rFonts w:ascii="宋体" w:eastAsia="宋体" w:hAnsi="宋体" w:cs="Consolas"/>
          <w:color w:val="008800"/>
          <w:kern w:val="0"/>
          <w:sz w:val="24"/>
          <w:szCs w:val="24"/>
        </w:rPr>
        <w:t>26</w:t>
      </w:r>
      <w:r w:rsidRPr="003F0B0C">
        <w:rPr>
          <w:rFonts w:ascii="宋体" w:eastAsia="宋体" w:hAnsi="宋体" w:cs="Consolas"/>
          <w:color w:val="000000"/>
          <w:kern w:val="0"/>
          <w:sz w:val="24"/>
          <w:szCs w:val="24"/>
        </w:rPr>
        <w:t>;i++) sum[i]=</w:t>
      </w:r>
      <w:r w:rsidRPr="003F0B0C">
        <w:rPr>
          <w:rFonts w:ascii="宋体" w:eastAsia="宋体" w:hAnsi="宋体" w:cs="Consolas"/>
          <w:b/>
          <w:bCs/>
          <w:color w:val="000000"/>
          <w:kern w:val="0"/>
          <w:sz w:val="24"/>
          <w:szCs w:val="24"/>
        </w:rPr>
        <w:t>new</w:t>
      </w: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[MAXN];</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char</w:t>
      </w:r>
      <w:r w:rsidRPr="003F0B0C">
        <w:rPr>
          <w:rFonts w:ascii="宋体" w:eastAsia="宋体" w:hAnsi="宋体" w:cs="Consolas"/>
          <w:color w:val="000000"/>
          <w:kern w:val="0"/>
          <w:sz w:val="24"/>
          <w:szCs w:val="24"/>
        </w:rPr>
        <w:t xml:space="preserve"> *s=</w:t>
      </w:r>
      <w:r w:rsidRPr="003F0B0C">
        <w:rPr>
          <w:rFonts w:ascii="宋体" w:eastAsia="宋体" w:hAnsi="宋体" w:cs="Consolas"/>
          <w:b/>
          <w:bCs/>
          <w:color w:val="000000"/>
          <w:kern w:val="0"/>
          <w:sz w:val="24"/>
          <w:szCs w:val="24"/>
        </w:rPr>
        <w:t>new</w:t>
      </w: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char</w:t>
      </w:r>
      <w:r w:rsidRPr="003F0B0C">
        <w:rPr>
          <w:rFonts w:ascii="宋体" w:eastAsia="宋体" w:hAnsi="宋体" w:cs="Consolas"/>
          <w:color w:val="000000"/>
          <w:kern w:val="0"/>
          <w:sz w:val="24"/>
          <w:szCs w:val="24"/>
        </w:rPr>
        <w:t>[MAXN];</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scanf</w:t>
      </w:r>
      <w:r w:rsidRPr="003F0B0C">
        <w:rPr>
          <w:rFonts w:ascii="宋体" w:eastAsia="宋体" w:hAnsi="宋体" w:cs="Consolas"/>
          <w:color w:val="000000"/>
          <w:kern w:val="0"/>
          <w:sz w:val="24"/>
          <w:szCs w:val="24"/>
        </w:rPr>
        <w:t>(</w:t>
      </w:r>
      <w:r w:rsidRPr="003F0B0C">
        <w:rPr>
          <w:rFonts w:ascii="宋体" w:eastAsia="宋体" w:hAnsi="宋体" w:cs="Consolas"/>
          <w:color w:val="880000"/>
          <w:kern w:val="0"/>
          <w:sz w:val="24"/>
          <w:szCs w:val="24"/>
        </w:rPr>
        <w:t>"%d"</w:t>
      </w:r>
      <w:r w:rsidRPr="003F0B0C">
        <w:rPr>
          <w:rFonts w:ascii="宋体" w:eastAsia="宋体" w:hAnsi="宋体" w:cs="Consolas"/>
          <w:color w:val="000000"/>
          <w:kern w:val="0"/>
          <w:sz w:val="24"/>
          <w:szCs w:val="24"/>
        </w:rPr>
        <w:t>,&amp;t);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for</w:t>
      </w:r>
      <w:r w:rsidRPr="003F0B0C">
        <w:rPr>
          <w:rFonts w:ascii="宋体" w:eastAsia="宋体" w:hAnsi="宋体" w:cs="Consolas"/>
          <w:color w:val="000000"/>
          <w:kern w:val="0"/>
          <w:sz w:val="24"/>
          <w:szCs w:val="24"/>
        </w:rPr>
        <w:t>(</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casenum=</w:t>
      </w:r>
      <w:r w:rsidRPr="003F0B0C">
        <w:rPr>
          <w:rFonts w:ascii="宋体" w:eastAsia="宋体" w:hAnsi="宋体" w:cs="Consolas"/>
          <w:color w:val="008800"/>
          <w:kern w:val="0"/>
          <w:sz w:val="24"/>
          <w:szCs w:val="24"/>
        </w:rPr>
        <w:t>1</w:t>
      </w:r>
      <w:r w:rsidRPr="003F0B0C">
        <w:rPr>
          <w:rFonts w:ascii="宋体" w:eastAsia="宋体" w:hAnsi="宋体" w:cs="Consolas"/>
          <w:color w:val="000000"/>
          <w:kern w:val="0"/>
          <w:sz w:val="24"/>
          <w:szCs w:val="24"/>
        </w:rPr>
        <w:t>;casenum&lt;=t;casenum++){</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scanf</w:t>
      </w:r>
      <w:r w:rsidRPr="003F0B0C">
        <w:rPr>
          <w:rFonts w:ascii="宋体" w:eastAsia="宋体" w:hAnsi="宋体" w:cs="Consolas"/>
          <w:color w:val="000000"/>
          <w:kern w:val="0"/>
          <w:sz w:val="24"/>
          <w:szCs w:val="24"/>
        </w:rPr>
        <w:t>(</w:t>
      </w:r>
      <w:r w:rsidRPr="003F0B0C">
        <w:rPr>
          <w:rFonts w:ascii="宋体" w:eastAsia="宋体" w:hAnsi="宋体" w:cs="Consolas"/>
          <w:color w:val="880000"/>
          <w:kern w:val="0"/>
          <w:sz w:val="24"/>
          <w:szCs w:val="24"/>
        </w:rPr>
        <w:t>"%d%d"</w:t>
      </w:r>
      <w:r w:rsidRPr="003F0B0C">
        <w:rPr>
          <w:rFonts w:ascii="宋体" w:eastAsia="宋体" w:hAnsi="宋体" w:cs="Consolas"/>
          <w:color w:val="000000"/>
          <w:kern w:val="0"/>
          <w:sz w:val="24"/>
          <w:szCs w:val="24"/>
        </w:rPr>
        <w:t>,&amp;n,&amp;q);</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for</w:t>
      </w:r>
      <w:r w:rsidRPr="003F0B0C">
        <w:rPr>
          <w:rFonts w:ascii="宋体" w:eastAsia="宋体" w:hAnsi="宋体" w:cs="Consolas"/>
          <w:color w:val="000000"/>
          <w:kern w:val="0"/>
          <w:sz w:val="24"/>
          <w:szCs w:val="24"/>
        </w:rPr>
        <w:t>(</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i=</w:t>
      </w:r>
      <w:r w:rsidRPr="003F0B0C">
        <w:rPr>
          <w:rFonts w:ascii="宋体" w:eastAsia="宋体" w:hAnsi="宋体" w:cs="Consolas"/>
          <w:color w:val="008800"/>
          <w:kern w:val="0"/>
          <w:sz w:val="24"/>
          <w:szCs w:val="24"/>
        </w:rPr>
        <w:t>0</w:t>
      </w:r>
      <w:r w:rsidRPr="003F0B0C">
        <w:rPr>
          <w:rFonts w:ascii="宋体" w:eastAsia="宋体" w:hAnsi="宋体" w:cs="Consolas"/>
          <w:color w:val="000000"/>
          <w:kern w:val="0"/>
          <w:sz w:val="24"/>
          <w:szCs w:val="24"/>
        </w:rPr>
        <w:t>;i&lt;</w:t>
      </w:r>
      <w:r w:rsidRPr="003F0B0C">
        <w:rPr>
          <w:rFonts w:ascii="宋体" w:eastAsia="宋体" w:hAnsi="宋体" w:cs="Consolas"/>
          <w:color w:val="008800"/>
          <w:kern w:val="0"/>
          <w:sz w:val="24"/>
          <w:szCs w:val="24"/>
        </w:rPr>
        <w:t>26</w:t>
      </w:r>
      <w:r w:rsidRPr="003F0B0C">
        <w:rPr>
          <w:rFonts w:ascii="宋体" w:eastAsia="宋体" w:hAnsi="宋体" w:cs="Consolas"/>
          <w:color w:val="000000"/>
          <w:kern w:val="0"/>
          <w:sz w:val="24"/>
          <w:szCs w:val="24"/>
        </w:rPr>
        <w:t xml:space="preserve">;i++) </w:t>
      </w:r>
      <w:r w:rsidRPr="003F0B0C">
        <w:rPr>
          <w:rFonts w:ascii="宋体" w:eastAsia="宋体" w:hAnsi="宋体" w:cs="Consolas"/>
          <w:b/>
          <w:bCs/>
          <w:color w:val="000000"/>
          <w:kern w:val="0"/>
          <w:sz w:val="24"/>
          <w:szCs w:val="24"/>
        </w:rPr>
        <w:t>for</w:t>
      </w:r>
      <w:r w:rsidRPr="003F0B0C">
        <w:rPr>
          <w:rFonts w:ascii="宋体" w:eastAsia="宋体" w:hAnsi="宋体" w:cs="Consolas"/>
          <w:color w:val="000000"/>
          <w:kern w:val="0"/>
          <w:sz w:val="24"/>
          <w:szCs w:val="24"/>
        </w:rPr>
        <w:t>(</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j=</w:t>
      </w:r>
      <w:r w:rsidRPr="003F0B0C">
        <w:rPr>
          <w:rFonts w:ascii="宋体" w:eastAsia="宋体" w:hAnsi="宋体" w:cs="Consolas"/>
          <w:color w:val="008800"/>
          <w:kern w:val="0"/>
          <w:sz w:val="24"/>
          <w:szCs w:val="24"/>
        </w:rPr>
        <w:t>0</w:t>
      </w:r>
      <w:r w:rsidRPr="003F0B0C">
        <w:rPr>
          <w:rFonts w:ascii="宋体" w:eastAsia="宋体" w:hAnsi="宋体" w:cs="Consolas"/>
          <w:color w:val="000000"/>
          <w:kern w:val="0"/>
          <w:sz w:val="24"/>
          <w:szCs w:val="24"/>
        </w:rPr>
        <w:t>;j&lt;MAXN;j++) sum[i][j]=</w:t>
      </w:r>
      <w:r w:rsidRPr="003F0B0C">
        <w:rPr>
          <w:rFonts w:ascii="宋体" w:eastAsia="宋体" w:hAnsi="宋体" w:cs="Consolas"/>
          <w:color w:val="008800"/>
          <w:kern w:val="0"/>
          <w:sz w:val="24"/>
          <w:szCs w:val="24"/>
        </w:rPr>
        <w:t>0</w:t>
      </w:r>
      <w:r w:rsidRPr="003F0B0C">
        <w:rPr>
          <w:rFonts w:ascii="宋体" w:eastAsia="宋体" w:hAnsi="宋体" w:cs="Consolas"/>
          <w:color w:val="000000"/>
          <w:kern w:val="0"/>
          <w:sz w:val="24"/>
          <w:szCs w:val="24"/>
        </w:rPr>
        <w: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scanf</w:t>
      </w:r>
      <w:r w:rsidRPr="003F0B0C">
        <w:rPr>
          <w:rFonts w:ascii="宋体" w:eastAsia="宋体" w:hAnsi="宋体" w:cs="Consolas"/>
          <w:color w:val="000000"/>
          <w:kern w:val="0"/>
          <w:sz w:val="24"/>
          <w:szCs w:val="24"/>
        </w:rPr>
        <w:t>(</w:t>
      </w:r>
      <w:r w:rsidRPr="003F0B0C">
        <w:rPr>
          <w:rFonts w:ascii="宋体" w:eastAsia="宋体" w:hAnsi="宋体" w:cs="Consolas"/>
          <w:color w:val="880000"/>
          <w:kern w:val="0"/>
          <w:sz w:val="24"/>
          <w:szCs w:val="24"/>
        </w:rPr>
        <w:t>"%s"</w:t>
      </w:r>
      <w:r w:rsidRPr="003F0B0C">
        <w:rPr>
          <w:rFonts w:ascii="宋体" w:eastAsia="宋体" w:hAnsi="宋体" w:cs="Consolas"/>
          <w:color w:val="000000"/>
          <w:kern w:val="0"/>
          <w:sz w:val="24"/>
          <w:szCs w:val="24"/>
        </w:rPr>
        <w:t>,s);</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for</w:t>
      </w:r>
      <w:r w:rsidRPr="003F0B0C">
        <w:rPr>
          <w:rFonts w:ascii="宋体" w:eastAsia="宋体" w:hAnsi="宋体" w:cs="Consolas"/>
          <w:color w:val="000000"/>
          <w:kern w:val="0"/>
          <w:sz w:val="24"/>
          <w:szCs w:val="24"/>
        </w:rPr>
        <w:t>(</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i=</w:t>
      </w:r>
      <w:r w:rsidRPr="003F0B0C">
        <w:rPr>
          <w:rFonts w:ascii="宋体" w:eastAsia="宋体" w:hAnsi="宋体" w:cs="Consolas"/>
          <w:color w:val="008800"/>
          <w:kern w:val="0"/>
          <w:sz w:val="24"/>
          <w:szCs w:val="24"/>
        </w:rPr>
        <w:t>0</w:t>
      </w:r>
      <w:r w:rsidRPr="003F0B0C">
        <w:rPr>
          <w:rFonts w:ascii="宋体" w:eastAsia="宋体" w:hAnsi="宋体" w:cs="Consolas"/>
          <w:color w:val="000000"/>
          <w:kern w:val="0"/>
          <w:sz w:val="24"/>
          <w:szCs w:val="24"/>
        </w:rPr>
        <w:t>;i&lt;n;i++){</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if</w:t>
      </w:r>
      <w:r w:rsidRPr="003F0B0C">
        <w:rPr>
          <w:rFonts w:ascii="宋体" w:eastAsia="宋体" w:hAnsi="宋体" w:cs="Consolas"/>
          <w:color w:val="000000"/>
          <w:kern w:val="0"/>
          <w:sz w:val="24"/>
          <w:szCs w:val="24"/>
        </w:rPr>
        <w:t>(i){</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for</w:t>
      </w:r>
      <w:r w:rsidRPr="003F0B0C">
        <w:rPr>
          <w:rFonts w:ascii="宋体" w:eastAsia="宋体" w:hAnsi="宋体" w:cs="Consolas"/>
          <w:color w:val="000000"/>
          <w:kern w:val="0"/>
          <w:sz w:val="24"/>
          <w:szCs w:val="24"/>
        </w:rPr>
        <w:t>(</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j=</w:t>
      </w:r>
      <w:r w:rsidRPr="003F0B0C">
        <w:rPr>
          <w:rFonts w:ascii="宋体" w:eastAsia="宋体" w:hAnsi="宋体" w:cs="Consolas"/>
          <w:color w:val="008800"/>
          <w:kern w:val="0"/>
          <w:sz w:val="24"/>
          <w:szCs w:val="24"/>
        </w:rPr>
        <w:t>0</w:t>
      </w:r>
      <w:r w:rsidRPr="003F0B0C">
        <w:rPr>
          <w:rFonts w:ascii="宋体" w:eastAsia="宋体" w:hAnsi="宋体" w:cs="Consolas"/>
          <w:color w:val="000000"/>
          <w:kern w:val="0"/>
          <w:sz w:val="24"/>
          <w:szCs w:val="24"/>
        </w:rPr>
        <w:t>;j&lt;</w:t>
      </w:r>
      <w:r w:rsidRPr="003F0B0C">
        <w:rPr>
          <w:rFonts w:ascii="宋体" w:eastAsia="宋体" w:hAnsi="宋体" w:cs="Consolas"/>
          <w:color w:val="008800"/>
          <w:kern w:val="0"/>
          <w:sz w:val="24"/>
          <w:szCs w:val="24"/>
        </w:rPr>
        <w:t>26</w:t>
      </w:r>
      <w:r w:rsidRPr="003F0B0C">
        <w:rPr>
          <w:rFonts w:ascii="宋体" w:eastAsia="宋体" w:hAnsi="宋体" w:cs="Consolas"/>
          <w:color w:val="000000"/>
          <w:kern w:val="0"/>
          <w:sz w:val="24"/>
          <w:szCs w:val="24"/>
        </w:rPr>
        <w:t>;j++) sum[j][i]=sum[j][i-</w:t>
      </w:r>
      <w:r w:rsidRPr="003F0B0C">
        <w:rPr>
          <w:rFonts w:ascii="宋体" w:eastAsia="宋体" w:hAnsi="宋体" w:cs="Consolas"/>
          <w:color w:val="008800"/>
          <w:kern w:val="0"/>
          <w:sz w:val="24"/>
          <w:szCs w:val="24"/>
        </w:rPr>
        <w:t>1</w:t>
      </w:r>
      <w:r w:rsidRPr="003F0B0C">
        <w:rPr>
          <w:rFonts w:ascii="宋体" w:eastAsia="宋体" w:hAnsi="宋体" w:cs="Consolas"/>
          <w:color w:val="000000"/>
          <w:kern w:val="0"/>
          <w:sz w:val="24"/>
          <w:szCs w:val="24"/>
        </w:rPr>
        <w: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sum[s[i]-</w:t>
      </w:r>
      <w:r w:rsidRPr="003F0B0C">
        <w:rPr>
          <w:rFonts w:ascii="宋体" w:eastAsia="宋体" w:hAnsi="宋体" w:cs="Consolas"/>
          <w:color w:val="880000"/>
          <w:kern w:val="0"/>
          <w:sz w:val="24"/>
          <w:szCs w:val="24"/>
        </w:rPr>
        <w:t>'A'</w:t>
      </w:r>
      <w:r w:rsidRPr="003F0B0C">
        <w:rPr>
          <w:rFonts w:ascii="宋体" w:eastAsia="宋体" w:hAnsi="宋体" w:cs="Consolas"/>
          <w:color w:val="000000"/>
          <w:kern w:val="0"/>
          <w:sz w:val="24"/>
          <w:szCs w:val="24"/>
        </w:rPr>
        <w:t>][i]++;</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printf</w:t>
      </w:r>
      <w:r w:rsidRPr="003F0B0C">
        <w:rPr>
          <w:rFonts w:ascii="宋体" w:eastAsia="宋体" w:hAnsi="宋体" w:cs="Consolas"/>
          <w:color w:val="000000"/>
          <w:kern w:val="0"/>
          <w:sz w:val="24"/>
          <w:szCs w:val="24"/>
        </w:rPr>
        <w:t>(</w:t>
      </w:r>
      <w:r w:rsidRPr="003F0B0C">
        <w:rPr>
          <w:rFonts w:ascii="宋体" w:eastAsia="宋体" w:hAnsi="宋体" w:cs="Consolas"/>
          <w:color w:val="880000"/>
          <w:kern w:val="0"/>
          <w:sz w:val="24"/>
          <w:szCs w:val="24"/>
        </w:rPr>
        <w:t>"Case #%d:\n"</w:t>
      </w:r>
      <w:r w:rsidRPr="003F0B0C">
        <w:rPr>
          <w:rFonts w:ascii="宋体" w:eastAsia="宋体" w:hAnsi="宋体" w:cs="Consolas"/>
          <w:color w:val="000000"/>
          <w:kern w:val="0"/>
          <w:sz w:val="24"/>
          <w:szCs w:val="24"/>
        </w:rPr>
        <w:t>,casenum);</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while</w:t>
      </w:r>
      <w:r w:rsidRPr="003F0B0C">
        <w:rPr>
          <w:rFonts w:ascii="宋体" w:eastAsia="宋体" w:hAnsi="宋体" w:cs="Consolas"/>
          <w:color w:val="000000"/>
          <w:kern w:val="0"/>
          <w:sz w:val="24"/>
          <w:szCs w:val="24"/>
        </w:rPr>
        <w:t>(q--){</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l,r;</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scanf</w:t>
      </w:r>
      <w:r w:rsidRPr="003F0B0C">
        <w:rPr>
          <w:rFonts w:ascii="宋体" w:eastAsia="宋体" w:hAnsi="宋体" w:cs="Consolas"/>
          <w:color w:val="000000"/>
          <w:kern w:val="0"/>
          <w:sz w:val="24"/>
          <w:szCs w:val="24"/>
        </w:rPr>
        <w:t>(</w:t>
      </w:r>
      <w:r w:rsidRPr="003F0B0C">
        <w:rPr>
          <w:rFonts w:ascii="宋体" w:eastAsia="宋体" w:hAnsi="宋体" w:cs="Consolas"/>
          <w:color w:val="880000"/>
          <w:kern w:val="0"/>
          <w:sz w:val="24"/>
          <w:szCs w:val="24"/>
        </w:rPr>
        <w:t>"%d%d"</w:t>
      </w:r>
      <w:r w:rsidRPr="003F0B0C">
        <w:rPr>
          <w:rFonts w:ascii="宋体" w:eastAsia="宋体" w:hAnsi="宋体" w:cs="Consolas"/>
          <w:color w:val="000000"/>
          <w:kern w:val="0"/>
          <w:sz w:val="24"/>
          <w:szCs w:val="24"/>
        </w:rPr>
        <w:t>,&amp;l,&amp;r);</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l--,r--;</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for</w:t>
      </w:r>
      <w:r w:rsidRPr="003F0B0C">
        <w:rPr>
          <w:rFonts w:ascii="宋体" w:eastAsia="宋体" w:hAnsi="宋体" w:cs="Consolas"/>
          <w:color w:val="000000"/>
          <w:kern w:val="0"/>
          <w:sz w:val="24"/>
          <w:szCs w:val="24"/>
        </w:rPr>
        <w:t>(</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j=</w:t>
      </w:r>
      <w:r w:rsidRPr="003F0B0C">
        <w:rPr>
          <w:rFonts w:ascii="宋体" w:eastAsia="宋体" w:hAnsi="宋体" w:cs="Consolas"/>
          <w:color w:val="008800"/>
          <w:kern w:val="0"/>
          <w:sz w:val="24"/>
          <w:szCs w:val="24"/>
        </w:rPr>
        <w:t>0</w:t>
      </w:r>
      <w:r w:rsidRPr="003F0B0C">
        <w:rPr>
          <w:rFonts w:ascii="宋体" w:eastAsia="宋体" w:hAnsi="宋体" w:cs="Consolas"/>
          <w:color w:val="000000"/>
          <w:kern w:val="0"/>
          <w:sz w:val="24"/>
          <w:szCs w:val="24"/>
        </w:rPr>
        <w:t>;j&lt;</w:t>
      </w:r>
      <w:r w:rsidRPr="003F0B0C">
        <w:rPr>
          <w:rFonts w:ascii="宋体" w:eastAsia="宋体" w:hAnsi="宋体" w:cs="Consolas"/>
          <w:color w:val="008800"/>
          <w:kern w:val="0"/>
          <w:sz w:val="24"/>
          <w:szCs w:val="24"/>
        </w:rPr>
        <w:t>26</w:t>
      </w:r>
      <w:r w:rsidRPr="003F0B0C">
        <w:rPr>
          <w:rFonts w:ascii="宋体" w:eastAsia="宋体" w:hAnsi="宋体" w:cs="Consolas"/>
          <w:color w:val="000000"/>
          <w:kern w:val="0"/>
          <w:sz w:val="24"/>
          <w:szCs w:val="24"/>
        </w:rPr>
        <w:t>;j++){</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int</w:t>
      </w:r>
      <w:r w:rsidRPr="003F0B0C">
        <w:rPr>
          <w:rFonts w:ascii="宋体" w:eastAsia="宋体" w:hAnsi="宋体" w:cs="Consolas"/>
          <w:color w:val="000000"/>
          <w:kern w:val="0"/>
          <w:sz w:val="24"/>
          <w:szCs w:val="24"/>
        </w:rPr>
        <w:t xml:space="preserve"> ans=(l==</w:t>
      </w:r>
      <w:r w:rsidRPr="003F0B0C">
        <w:rPr>
          <w:rFonts w:ascii="宋体" w:eastAsia="宋体" w:hAnsi="宋体" w:cs="Consolas"/>
          <w:color w:val="008800"/>
          <w:kern w:val="0"/>
          <w:sz w:val="24"/>
          <w:szCs w:val="24"/>
        </w:rPr>
        <w:t>0</w:t>
      </w:r>
      <w:r w:rsidRPr="003F0B0C">
        <w:rPr>
          <w:rFonts w:ascii="宋体" w:eastAsia="宋体" w:hAnsi="宋体" w:cs="Consolas"/>
          <w:color w:val="000000"/>
          <w:kern w:val="0"/>
          <w:sz w:val="24"/>
          <w:szCs w:val="24"/>
        </w:rPr>
        <w:t>)?sum[j][r]:sum[j][r]-sum[j][l-</w:t>
      </w:r>
      <w:r w:rsidRPr="003F0B0C">
        <w:rPr>
          <w:rFonts w:ascii="宋体" w:eastAsia="宋体" w:hAnsi="宋体" w:cs="Consolas"/>
          <w:color w:val="008800"/>
          <w:kern w:val="0"/>
          <w:sz w:val="24"/>
          <w:szCs w:val="24"/>
        </w:rPr>
        <w:t>1</w:t>
      </w:r>
      <w:r w:rsidRPr="003F0B0C">
        <w:rPr>
          <w:rFonts w:ascii="宋体" w:eastAsia="宋体" w:hAnsi="宋体" w:cs="Consolas"/>
          <w:color w:val="000000"/>
          <w:kern w:val="0"/>
          <w:sz w:val="24"/>
          <w:szCs w:val="24"/>
        </w:rPr>
        <w: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if</w:t>
      </w:r>
      <w:r w:rsidRPr="003F0B0C">
        <w:rPr>
          <w:rFonts w:ascii="宋体" w:eastAsia="宋体" w:hAnsi="宋体" w:cs="Consolas"/>
          <w:color w:val="000000"/>
          <w:kern w:val="0"/>
          <w:sz w:val="24"/>
          <w:szCs w:val="24"/>
        </w:rPr>
        <w:t>(ans){</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printf</w:t>
      </w:r>
      <w:r w:rsidRPr="003F0B0C">
        <w:rPr>
          <w:rFonts w:ascii="宋体" w:eastAsia="宋体" w:hAnsi="宋体" w:cs="Consolas"/>
          <w:color w:val="000000"/>
          <w:kern w:val="0"/>
          <w:sz w:val="24"/>
          <w:szCs w:val="24"/>
        </w:rPr>
        <w:t>(</w:t>
      </w:r>
      <w:r w:rsidRPr="003F0B0C">
        <w:rPr>
          <w:rFonts w:ascii="宋体" w:eastAsia="宋体" w:hAnsi="宋体" w:cs="Consolas"/>
          <w:color w:val="880000"/>
          <w:kern w:val="0"/>
          <w:sz w:val="24"/>
          <w:szCs w:val="24"/>
        </w:rPr>
        <w:t>"%d\n"</w:t>
      </w:r>
      <w:r w:rsidRPr="003F0B0C">
        <w:rPr>
          <w:rFonts w:ascii="宋体" w:eastAsia="宋体" w:hAnsi="宋体" w:cs="Consolas"/>
          <w:color w:val="000000"/>
          <w:kern w:val="0"/>
          <w:sz w:val="24"/>
          <w:szCs w:val="24"/>
        </w:rPr>
        <w:t>,ans);</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break</w:t>
      </w:r>
      <w:r w:rsidRPr="003F0B0C">
        <w:rPr>
          <w:rFonts w:ascii="宋体" w:eastAsia="宋体" w:hAnsi="宋体" w:cs="Consolas"/>
          <w:color w:val="000000"/>
          <w:kern w:val="0"/>
          <w:sz w:val="24"/>
          <w:szCs w:val="24"/>
        </w:rPr>
        <w: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lastRenderedPageBreak/>
        <w:t xml:space="preserve">            }</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delete</w:t>
      </w:r>
      <w:r w:rsidRPr="003F0B0C">
        <w:rPr>
          <w:rFonts w:ascii="宋体" w:eastAsia="宋体" w:hAnsi="宋体" w:cs="Consolas"/>
          <w:color w:val="000000"/>
          <w:kern w:val="0"/>
          <w:sz w:val="24"/>
          <w:szCs w:val="24"/>
        </w:rPr>
        <w:t>[] s;</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3F0B0C">
        <w:rPr>
          <w:rFonts w:ascii="宋体" w:eastAsia="宋体" w:hAnsi="宋体" w:cs="Consolas"/>
          <w:color w:val="000000"/>
          <w:kern w:val="0"/>
          <w:sz w:val="24"/>
          <w:szCs w:val="24"/>
        </w:rPr>
        <w:t xml:space="preserve">    </w:t>
      </w:r>
      <w:r w:rsidRPr="003F0B0C">
        <w:rPr>
          <w:rFonts w:ascii="宋体" w:eastAsia="宋体" w:hAnsi="宋体" w:cs="Consolas"/>
          <w:b/>
          <w:bCs/>
          <w:color w:val="000000"/>
          <w:kern w:val="0"/>
          <w:sz w:val="24"/>
          <w:szCs w:val="24"/>
        </w:rPr>
        <w:t>return</w:t>
      </w:r>
      <w:r w:rsidRPr="003F0B0C">
        <w:rPr>
          <w:rFonts w:ascii="宋体" w:eastAsia="宋体" w:hAnsi="宋体" w:cs="Consolas"/>
          <w:color w:val="000000"/>
          <w:kern w:val="0"/>
          <w:sz w:val="24"/>
          <w:szCs w:val="24"/>
        </w:rPr>
        <w:t xml:space="preserve"> </w:t>
      </w:r>
      <w:r w:rsidRPr="003F0B0C">
        <w:rPr>
          <w:rFonts w:ascii="宋体" w:eastAsia="宋体" w:hAnsi="宋体" w:cs="Consolas"/>
          <w:color w:val="008800"/>
          <w:kern w:val="0"/>
          <w:sz w:val="24"/>
          <w:szCs w:val="24"/>
        </w:rPr>
        <w:t>0</w:t>
      </w:r>
      <w:r w:rsidRPr="003F0B0C">
        <w:rPr>
          <w:rFonts w:ascii="宋体" w:eastAsia="宋体" w:hAnsi="宋体" w:cs="Consolas"/>
          <w:color w:val="000000"/>
          <w:kern w:val="0"/>
          <w:sz w:val="24"/>
          <w:szCs w:val="24"/>
        </w:rPr>
        <w:t>;</w:t>
      </w:r>
    </w:p>
    <w:p w:rsidR="00D705CE" w:rsidRPr="003F0B0C"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Cs w:val="21"/>
        </w:rPr>
      </w:pPr>
      <w:r w:rsidRPr="003F0B0C">
        <w:rPr>
          <w:rFonts w:ascii="宋体" w:eastAsia="宋体" w:hAnsi="宋体" w:cs="Consolas"/>
          <w:color w:val="000000"/>
          <w:kern w:val="0"/>
          <w:sz w:val="24"/>
          <w:szCs w:val="24"/>
        </w:rPr>
        <w:t>}</w:t>
      </w:r>
    </w:p>
    <w:p w:rsidR="007341D3" w:rsidRPr="003F0B0C" w:rsidRDefault="007341D3" w:rsidP="007341D3">
      <w:pPr>
        <w:pStyle w:val="2"/>
        <w:rPr>
          <w:rStyle w:val="a3"/>
          <w:rFonts w:ascii="宋体" w:eastAsia="宋体" w:hAnsi="宋体"/>
          <w:b w:val="0"/>
          <w:color w:val="auto"/>
          <w:u w:val="none"/>
        </w:rPr>
      </w:pPr>
      <w:bookmarkStart w:id="140" w:name="_Toc521431833"/>
      <w:r w:rsidRPr="003F0B0C">
        <w:rPr>
          <w:rStyle w:val="a3"/>
          <w:rFonts w:ascii="宋体" w:eastAsia="宋体" w:hAnsi="宋体" w:hint="eastAsia"/>
          <w:b w:val="0"/>
          <w:color w:val="auto"/>
          <w:u w:val="none"/>
        </w:rPr>
        <w:t>线段树</w:t>
      </w:r>
      <w:bookmarkEnd w:id="140"/>
    </w:p>
    <w:p w:rsidR="003A3499" w:rsidRPr="003F0B0C" w:rsidRDefault="003A3499" w:rsidP="007341D3">
      <w:pPr>
        <w:pStyle w:val="3"/>
        <w:rPr>
          <w:rFonts w:ascii="宋体" w:eastAsia="宋体" w:hAnsi="宋体"/>
          <w:b w:val="0"/>
        </w:rPr>
      </w:pPr>
      <w:bookmarkStart w:id="141" w:name="_Toc521431834"/>
      <w:r w:rsidRPr="003F0B0C">
        <w:rPr>
          <w:rFonts w:ascii="宋体" w:eastAsia="宋体" w:hAnsi="宋体" w:hint="eastAsia"/>
          <w:b w:val="0"/>
        </w:rPr>
        <w:t>线段树：区间更新</w:t>
      </w:r>
      <w:bookmarkEnd w:id="141"/>
    </w:p>
    <w:p w:rsidR="003A3499" w:rsidRPr="003F0B0C" w:rsidRDefault="003A3499" w:rsidP="007341D3">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6315</w:t>
      </w:r>
      <w:r w:rsidRPr="003F0B0C">
        <w:rPr>
          <w:rFonts w:ascii="宋体" w:eastAsia="宋体" w:hAnsi="宋体" w:hint="eastAsia"/>
          <w:b w:val="0"/>
        </w:rPr>
        <w:t>-多校2铜牌题</w:t>
      </w:r>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w:instrText>
      </w:r>
      <w:r w:rsidRPr="003F0B0C">
        <w:rPr>
          <w:rFonts w:ascii="宋体" w:eastAsia="宋体" w:hAnsi="宋体"/>
          <w:b w:val="0"/>
        </w:rPr>
        <w:instrText>HDU</w:instrText>
      </w:r>
      <w:r w:rsidRPr="003F0B0C">
        <w:rPr>
          <w:rFonts w:ascii="宋体" w:eastAsia="宋体" w:hAnsi="宋体" w:hint="eastAsia"/>
          <w:b w:val="0"/>
        </w:rPr>
        <w:instrText>-</w:instrText>
      </w:r>
      <w:r w:rsidRPr="003F0B0C">
        <w:rPr>
          <w:rFonts w:ascii="宋体" w:eastAsia="宋体" w:hAnsi="宋体"/>
          <w:b w:val="0"/>
        </w:rPr>
        <w:instrText>6315</w:instrText>
      </w:r>
      <w:r w:rsidRPr="003F0B0C">
        <w:rPr>
          <w:rFonts w:ascii="宋体" w:eastAsia="宋体" w:hAnsi="宋体" w:hint="eastAsia"/>
          <w:b w:val="0"/>
        </w:rPr>
        <w:instrText>-多校2铜牌题</w:instrText>
      </w:r>
      <w:r w:rsidRPr="003F0B0C">
        <w:rPr>
          <w:rFonts w:ascii="宋体" w:eastAsia="宋体" w:hAnsi="宋体"/>
          <w:b w:val="0"/>
        </w:rPr>
        <w:instrText>:</w:instrText>
      </w:r>
      <w:r w:rsidRPr="003F0B0C">
        <w:rPr>
          <w:rFonts w:ascii="宋体" w:eastAsia="宋体" w:hAnsi="宋体"/>
        </w:rPr>
        <w:instrText xml:space="preserve">6315" \y "HDU:6315" </w:instrText>
      </w:r>
      <w:r w:rsidRPr="003F0B0C">
        <w:rPr>
          <w:rFonts w:ascii="宋体" w:eastAsia="宋体" w:hAnsi="宋体"/>
          <w:b w:val="0"/>
        </w:rPr>
        <w:fldChar w:fldCharType="end"/>
      </w:r>
    </w:p>
    <w:p w:rsidR="003A3499" w:rsidRPr="003F0B0C" w:rsidRDefault="003A3499" w:rsidP="004B4D1B">
      <w:pPr>
        <w:rPr>
          <w:rFonts w:ascii="宋体" w:eastAsia="宋体" w:hAnsi="宋体"/>
        </w:rPr>
      </w:pPr>
      <w:r w:rsidRPr="003F0B0C">
        <w:rPr>
          <w:rFonts w:ascii="宋体" w:eastAsia="宋体" w:hAnsi="宋体" w:hint="eastAsia"/>
        </w:rPr>
        <w:t>【题意】b数组是1-n的一个排列，a数组开始全0，更新操作为将一段区间的a数组都加1，查询操作为查询一段区间的</w:t>
      </w:r>
      <w:r w:rsidRPr="003F0B0C">
        <w:rPr>
          <w:rFonts w:ascii="宋体" w:eastAsia="宋体" w:hAnsi="宋体"/>
          <w:position w:val="-32"/>
        </w:rPr>
        <w:object w:dxaOrig="800" w:dyaOrig="760">
          <v:shape id="_x0000_i1038" type="#_x0000_t75" style="width:39.75pt;height:38.25pt" o:ole="">
            <v:imagedata r:id="rId58" o:title=""/>
          </v:shape>
          <o:OLEObject Type="Embed" ProgID="Equation.DSMT4" ShapeID="_x0000_i1038" DrawAspect="Content" ObjectID="_1595176148" r:id="rId59"/>
        </w:object>
      </w:r>
    </w:p>
    <w:p w:rsidR="003A3499" w:rsidRPr="003F0B0C" w:rsidRDefault="003A3499" w:rsidP="004B4D1B">
      <w:pPr>
        <w:rPr>
          <w:rFonts w:ascii="宋体" w:eastAsia="宋体" w:hAnsi="宋体"/>
        </w:rPr>
      </w:pPr>
      <w:r w:rsidRPr="003F0B0C">
        <w:rPr>
          <w:rFonts w:ascii="宋体" w:eastAsia="宋体" w:hAnsi="宋体" w:hint="eastAsia"/>
        </w:rPr>
        <w:t>【题解】每个区间维护差几加几（差left加add）</w:t>
      </w:r>
    </w:p>
    <w:p w:rsidR="003A3499" w:rsidRPr="003F0B0C" w:rsidRDefault="003A3499" w:rsidP="004B4D1B">
      <w:pPr>
        <w:rPr>
          <w:rFonts w:ascii="宋体" w:eastAsia="宋体" w:hAnsi="宋体"/>
        </w:rPr>
      </w:pPr>
      <w:r w:rsidRPr="003F0B0C">
        <w:rPr>
          <w:rFonts w:ascii="宋体" w:eastAsia="宋体" w:hAnsi="宋体" w:hint="eastAsia"/>
        </w:rPr>
        <w:t>【自测数据】</w:t>
      </w:r>
    </w:p>
    <w:p w:rsidR="003A3499" w:rsidRPr="003F0B0C" w:rsidRDefault="003A3499" w:rsidP="004B4D1B">
      <w:pPr>
        <w:rPr>
          <w:rFonts w:ascii="宋体" w:eastAsia="宋体" w:hAnsi="宋体"/>
        </w:rPr>
      </w:pPr>
      <w:r w:rsidRPr="003F0B0C">
        <w:rPr>
          <w:rFonts w:ascii="宋体" w:eastAsia="宋体" w:hAnsi="宋体" w:hint="eastAsia"/>
        </w:rPr>
        <w:t>debug设为true，生成数据的答案，debug</w:t>
      </w:r>
      <w:r w:rsidRPr="003F0B0C">
        <w:rPr>
          <w:rFonts w:ascii="宋体" w:eastAsia="宋体" w:hAnsi="宋体"/>
        </w:rPr>
        <w:t>huge</w:t>
      </w:r>
      <w:r w:rsidRPr="003F0B0C">
        <w:rPr>
          <w:rFonts w:ascii="宋体" w:eastAsia="宋体" w:hAnsi="宋体" w:hint="eastAsia"/>
        </w:rPr>
        <w:t>可以测试大n下程序的性能（自动生成b数组）</w:t>
      </w:r>
    </w:p>
    <w:p w:rsidR="003A3499" w:rsidRPr="003F0B0C" w:rsidRDefault="003A3499" w:rsidP="003A3499">
      <w:pPr>
        <w:rPr>
          <w:rFonts w:ascii="宋体" w:eastAsia="宋体" w:hAnsi="宋体"/>
        </w:rPr>
      </w:pPr>
      <w:r w:rsidRPr="003F0B0C">
        <w:rPr>
          <w:rFonts w:ascii="宋体" w:eastAsia="宋体" w:hAnsi="宋体"/>
        </w:rPr>
        <w:t>/*</w:t>
      </w:r>
    </w:p>
    <w:p w:rsidR="003A3499" w:rsidRPr="003F0B0C" w:rsidRDefault="003A3499" w:rsidP="003A3499">
      <w:pPr>
        <w:rPr>
          <w:rFonts w:ascii="宋体" w:eastAsia="宋体" w:hAnsi="宋体"/>
        </w:rPr>
      </w:pPr>
      <w:r w:rsidRPr="003F0B0C">
        <w:rPr>
          <w:rFonts w:ascii="宋体" w:eastAsia="宋体" w:hAnsi="宋体"/>
        </w:rPr>
        <w:t>input</w:t>
      </w:r>
    </w:p>
    <w:p w:rsidR="003A3499" w:rsidRPr="003F0B0C" w:rsidRDefault="003A3499" w:rsidP="003A3499">
      <w:pPr>
        <w:rPr>
          <w:rFonts w:ascii="宋体" w:eastAsia="宋体" w:hAnsi="宋体"/>
        </w:rPr>
      </w:pPr>
      <w:r w:rsidRPr="003F0B0C">
        <w:rPr>
          <w:rFonts w:ascii="宋体" w:eastAsia="宋体" w:hAnsi="宋体"/>
        </w:rPr>
        <w:t>5 12</w:t>
      </w:r>
    </w:p>
    <w:p w:rsidR="003A3499" w:rsidRPr="003F0B0C" w:rsidRDefault="003A3499" w:rsidP="003A3499">
      <w:pPr>
        <w:rPr>
          <w:rFonts w:ascii="宋体" w:eastAsia="宋体" w:hAnsi="宋体"/>
        </w:rPr>
      </w:pPr>
      <w:r w:rsidRPr="003F0B0C">
        <w:rPr>
          <w:rFonts w:ascii="宋体" w:eastAsia="宋体" w:hAnsi="宋体"/>
        </w:rPr>
        <w:t>1 5 2 4 3</w:t>
      </w:r>
    </w:p>
    <w:p w:rsidR="003A3499" w:rsidRPr="003F0B0C" w:rsidRDefault="003A3499" w:rsidP="003A3499">
      <w:pPr>
        <w:rPr>
          <w:rFonts w:ascii="宋体" w:eastAsia="宋体" w:hAnsi="宋体"/>
        </w:rPr>
      </w:pPr>
      <w:r w:rsidRPr="003F0B0C">
        <w:rPr>
          <w:rFonts w:ascii="宋体" w:eastAsia="宋体" w:hAnsi="宋体"/>
        </w:rPr>
        <w:t>add 1 4</w:t>
      </w:r>
    </w:p>
    <w:p w:rsidR="003A3499" w:rsidRPr="003F0B0C" w:rsidRDefault="003A3499" w:rsidP="003A3499">
      <w:pPr>
        <w:rPr>
          <w:rFonts w:ascii="宋体" w:eastAsia="宋体" w:hAnsi="宋体"/>
        </w:rPr>
      </w:pPr>
      <w:r w:rsidRPr="003F0B0C">
        <w:rPr>
          <w:rFonts w:ascii="宋体" w:eastAsia="宋体" w:hAnsi="宋体"/>
        </w:rPr>
        <w:t>query 1 4</w:t>
      </w:r>
    </w:p>
    <w:p w:rsidR="003A3499" w:rsidRPr="003F0B0C" w:rsidRDefault="003A3499" w:rsidP="003A3499">
      <w:pPr>
        <w:rPr>
          <w:rFonts w:ascii="宋体" w:eastAsia="宋体" w:hAnsi="宋体"/>
        </w:rPr>
      </w:pPr>
      <w:r w:rsidRPr="003F0B0C">
        <w:rPr>
          <w:rFonts w:ascii="宋体" w:eastAsia="宋体" w:hAnsi="宋体"/>
        </w:rPr>
        <w:t>add 2 5</w:t>
      </w:r>
    </w:p>
    <w:p w:rsidR="003A3499" w:rsidRPr="003F0B0C" w:rsidRDefault="003A3499" w:rsidP="003A3499">
      <w:pPr>
        <w:rPr>
          <w:rFonts w:ascii="宋体" w:eastAsia="宋体" w:hAnsi="宋体"/>
        </w:rPr>
      </w:pPr>
      <w:r w:rsidRPr="003F0B0C">
        <w:rPr>
          <w:rFonts w:ascii="宋体" w:eastAsia="宋体" w:hAnsi="宋体"/>
        </w:rPr>
        <w:t>query 2 5</w:t>
      </w:r>
    </w:p>
    <w:p w:rsidR="003A3499" w:rsidRPr="003F0B0C" w:rsidRDefault="003A3499" w:rsidP="003A3499">
      <w:pPr>
        <w:rPr>
          <w:rFonts w:ascii="宋体" w:eastAsia="宋体" w:hAnsi="宋体"/>
        </w:rPr>
      </w:pPr>
      <w:r w:rsidRPr="003F0B0C">
        <w:rPr>
          <w:rFonts w:ascii="宋体" w:eastAsia="宋体" w:hAnsi="宋体"/>
        </w:rPr>
        <w:t>add 3 5</w:t>
      </w:r>
    </w:p>
    <w:p w:rsidR="003A3499" w:rsidRPr="003F0B0C" w:rsidRDefault="003A3499" w:rsidP="003A3499">
      <w:pPr>
        <w:rPr>
          <w:rFonts w:ascii="宋体" w:eastAsia="宋体" w:hAnsi="宋体"/>
        </w:rPr>
      </w:pPr>
      <w:r w:rsidRPr="003F0B0C">
        <w:rPr>
          <w:rFonts w:ascii="宋体" w:eastAsia="宋体" w:hAnsi="宋体"/>
        </w:rPr>
        <w:t>query 1 5</w:t>
      </w:r>
    </w:p>
    <w:p w:rsidR="003A3499" w:rsidRPr="003F0B0C" w:rsidRDefault="003A3499" w:rsidP="003A3499">
      <w:pPr>
        <w:rPr>
          <w:rFonts w:ascii="宋体" w:eastAsia="宋体" w:hAnsi="宋体"/>
        </w:rPr>
      </w:pPr>
      <w:r w:rsidRPr="003F0B0C">
        <w:rPr>
          <w:rFonts w:ascii="宋体" w:eastAsia="宋体" w:hAnsi="宋体"/>
        </w:rPr>
        <w:t>add 2 4</w:t>
      </w:r>
    </w:p>
    <w:p w:rsidR="003A3499" w:rsidRPr="003F0B0C" w:rsidRDefault="003A3499" w:rsidP="003A3499">
      <w:pPr>
        <w:rPr>
          <w:rFonts w:ascii="宋体" w:eastAsia="宋体" w:hAnsi="宋体"/>
        </w:rPr>
      </w:pPr>
      <w:r w:rsidRPr="003F0B0C">
        <w:rPr>
          <w:rFonts w:ascii="宋体" w:eastAsia="宋体" w:hAnsi="宋体"/>
        </w:rPr>
        <w:t>query 1 4</w:t>
      </w:r>
    </w:p>
    <w:p w:rsidR="003A3499" w:rsidRPr="003F0B0C" w:rsidRDefault="003A3499" w:rsidP="003A3499">
      <w:pPr>
        <w:rPr>
          <w:rFonts w:ascii="宋体" w:eastAsia="宋体" w:hAnsi="宋体"/>
        </w:rPr>
      </w:pPr>
      <w:r w:rsidRPr="003F0B0C">
        <w:rPr>
          <w:rFonts w:ascii="宋体" w:eastAsia="宋体" w:hAnsi="宋体"/>
        </w:rPr>
        <w:t>add 2 5</w:t>
      </w:r>
    </w:p>
    <w:p w:rsidR="003A3499" w:rsidRPr="003F0B0C" w:rsidRDefault="003A3499" w:rsidP="003A3499">
      <w:pPr>
        <w:rPr>
          <w:rFonts w:ascii="宋体" w:eastAsia="宋体" w:hAnsi="宋体"/>
        </w:rPr>
      </w:pPr>
      <w:r w:rsidRPr="003F0B0C">
        <w:rPr>
          <w:rFonts w:ascii="宋体" w:eastAsia="宋体" w:hAnsi="宋体"/>
        </w:rPr>
        <w:t>query 2 5</w:t>
      </w:r>
    </w:p>
    <w:p w:rsidR="003A3499" w:rsidRPr="003F0B0C" w:rsidRDefault="003A3499" w:rsidP="003A3499">
      <w:pPr>
        <w:rPr>
          <w:rFonts w:ascii="宋体" w:eastAsia="宋体" w:hAnsi="宋体"/>
        </w:rPr>
      </w:pPr>
      <w:r w:rsidRPr="003F0B0C">
        <w:rPr>
          <w:rFonts w:ascii="宋体" w:eastAsia="宋体" w:hAnsi="宋体"/>
        </w:rPr>
        <w:t>add 2 2</w:t>
      </w:r>
    </w:p>
    <w:p w:rsidR="003A3499" w:rsidRPr="003F0B0C" w:rsidRDefault="003A3499" w:rsidP="003A3499">
      <w:pPr>
        <w:rPr>
          <w:rFonts w:ascii="宋体" w:eastAsia="宋体" w:hAnsi="宋体"/>
        </w:rPr>
      </w:pPr>
      <w:r w:rsidRPr="003F0B0C">
        <w:rPr>
          <w:rFonts w:ascii="宋体" w:eastAsia="宋体" w:hAnsi="宋体"/>
        </w:rPr>
        <w:t>query 1 5</w:t>
      </w:r>
    </w:p>
    <w:p w:rsidR="003A3499" w:rsidRPr="003F0B0C" w:rsidRDefault="003A3499" w:rsidP="003A3499">
      <w:pPr>
        <w:rPr>
          <w:rFonts w:ascii="宋体" w:eastAsia="宋体" w:hAnsi="宋体"/>
        </w:rPr>
      </w:pPr>
      <w:r w:rsidRPr="003F0B0C">
        <w:rPr>
          <w:rFonts w:ascii="宋体" w:eastAsia="宋体" w:hAnsi="宋体"/>
        </w:rPr>
        <w:t>6 8</w:t>
      </w:r>
    </w:p>
    <w:p w:rsidR="003A3499" w:rsidRPr="003F0B0C" w:rsidRDefault="003A3499" w:rsidP="003A3499">
      <w:pPr>
        <w:rPr>
          <w:rFonts w:ascii="宋体" w:eastAsia="宋体" w:hAnsi="宋体"/>
        </w:rPr>
      </w:pPr>
      <w:r w:rsidRPr="003F0B0C">
        <w:rPr>
          <w:rFonts w:ascii="宋体" w:eastAsia="宋体" w:hAnsi="宋体"/>
        </w:rPr>
        <w:t>6 5 4 3 2 1</w:t>
      </w:r>
    </w:p>
    <w:p w:rsidR="003A3499" w:rsidRPr="003F0B0C" w:rsidRDefault="003A3499" w:rsidP="003A3499">
      <w:pPr>
        <w:rPr>
          <w:rFonts w:ascii="宋体" w:eastAsia="宋体" w:hAnsi="宋体"/>
        </w:rPr>
      </w:pPr>
      <w:r w:rsidRPr="003F0B0C">
        <w:rPr>
          <w:rFonts w:ascii="宋体" w:eastAsia="宋体" w:hAnsi="宋体"/>
        </w:rPr>
        <w:t>add 1 3</w:t>
      </w:r>
    </w:p>
    <w:p w:rsidR="003A3499" w:rsidRPr="003F0B0C" w:rsidRDefault="003A3499" w:rsidP="003A3499">
      <w:pPr>
        <w:rPr>
          <w:rFonts w:ascii="宋体" w:eastAsia="宋体" w:hAnsi="宋体"/>
        </w:rPr>
      </w:pPr>
      <w:r w:rsidRPr="003F0B0C">
        <w:rPr>
          <w:rFonts w:ascii="宋体" w:eastAsia="宋体" w:hAnsi="宋体"/>
        </w:rPr>
        <w:t>add 1 3</w:t>
      </w:r>
    </w:p>
    <w:p w:rsidR="003A3499" w:rsidRPr="003F0B0C" w:rsidRDefault="003A3499" w:rsidP="003A3499">
      <w:pPr>
        <w:rPr>
          <w:rFonts w:ascii="宋体" w:eastAsia="宋体" w:hAnsi="宋体"/>
        </w:rPr>
      </w:pPr>
      <w:r w:rsidRPr="003F0B0C">
        <w:rPr>
          <w:rFonts w:ascii="宋体" w:eastAsia="宋体" w:hAnsi="宋体"/>
        </w:rPr>
        <w:lastRenderedPageBreak/>
        <w:t>query 2 4</w:t>
      </w:r>
    </w:p>
    <w:p w:rsidR="003A3499" w:rsidRPr="003F0B0C" w:rsidRDefault="003A3499" w:rsidP="003A3499">
      <w:pPr>
        <w:rPr>
          <w:rFonts w:ascii="宋体" w:eastAsia="宋体" w:hAnsi="宋体"/>
        </w:rPr>
      </w:pPr>
      <w:r w:rsidRPr="003F0B0C">
        <w:rPr>
          <w:rFonts w:ascii="宋体" w:eastAsia="宋体" w:hAnsi="宋体"/>
        </w:rPr>
        <w:t>add 2 4</w:t>
      </w:r>
    </w:p>
    <w:p w:rsidR="003A3499" w:rsidRPr="003F0B0C" w:rsidRDefault="003A3499" w:rsidP="003A3499">
      <w:pPr>
        <w:rPr>
          <w:rFonts w:ascii="宋体" w:eastAsia="宋体" w:hAnsi="宋体"/>
        </w:rPr>
      </w:pPr>
      <w:r w:rsidRPr="003F0B0C">
        <w:rPr>
          <w:rFonts w:ascii="宋体" w:eastAsia="宋体" w:hAnsi="宋体"/>
        </w:rPr>
        <w:t>query 1 6</w:t>
      </w:r>
    </w:p>
    <w:p w:rsidR="003A3499" w:rsidRPr="003F0B0C" w:rsidRDefault="003A3499" w:rsidP="003A3499">
      <w:pPr>
        <w:rPr>
          <w:rFonts w:ascii="宋体" w:eastAsia="宋体" w:hAnsi="宋体"/>
        </w:rPr>
      </w:pPr>
      <w:r w:rsidRPr="003F0B0C">
        <w:rPr>
          <w:rFonts w:ascii="宋体" w:eastAsia="宋体" w:hAnsi="宋体"/>
        </w:rPr>
        <w:t>add 1 6</w:t>
      </w:r>
    </w:p>
    <w:p w:rsidR="003A3499" w:rsidRPr="003F0B0C" w:rsidRDefault="003A3499" w:rsidP="003A3499">
      <w:pPr>
        <w:rPr>
          <w:rFonts w:ascii="宋体" w:eastAsia="宋体" w:hAnsi="宋体"/>
        </w:rPr>
      </w:pPr>
      <w:r w:rsidRPr="003F0B0C">
        <w:rPr>
          <w:rFonts w:ascii="宋体" w:eastAsia="宋体" w:hAnsi="宋体"/>
        </w:rPr>
        <w:t>add 2 6</w:t>
      </w:r>
    </w:p>
    <w:p w:rsidR="003A3499" w:rsidRPr="003F0B0C" w:rsidRDefault="003A3499" w:rsidP="003A3499">
      <w:pPr>
        <w:rPr>
          <w:rFonts w:ascii="宋体" w:eastAsia="宋体" w:hAnsi="宋体"/>
        </w:rPr>
      </w:pPr>
      <w:r w:rsidRPr="003F0B0C">
        <w:rPr>
          <w:rFonts w:ascii="宋体" w:eastAsia="宋体" w:hAnsi="宋体"/>
        </w:rPr>
        <w:t>query 3 6</w:t>
      </w:r>
    </w:p>
    <w:p w:rsidR="003A3499" w:rsidRPr="003F0B0C" w:rsidRDefault="003A3499" w:rsidP="003A3499">
      <w:pPr>
        <w:rPr>
          <w:rFonts w:ascii="宋体" w:eastAsia="宋体" w:hAnsi="宋体"/>
        </w:rPr>
      </w:pPr>
      <w:r w:rsidRPr="003F0B0C">
        <w:rPr>
          <w:rFonts w:ascii="宋体" w:eastAsia="宋体" w:hAnsi="宋体"/>
        </w:rPr>
        <w:t>7 8</w:t>
      </w:r>
    </w:p>
    <w:p w:rsidR="003A3499" w:rsidRPr="003F0B0C" w:rsidRDefault="003A3499" w:rsidP="003A3499">
      <w:pPr>
        <w:rPr>
          <w:rFonts w:ascii="宋体" w:eastAsia="宋体" w:hAnsi="宋体"/>
        </w:rPr>
      </w:pPr>
      <w:r w:rsidRPr="003F0B0C">
        <w:rPr>
          <w:rFonts w:ascii="宋体" w:eastAsia="宋体" w:hAnsi="宋体"/>
        </w:rPr>
        <w:t>3 5 1 2 4 7 6</w:t>
      </w:r>
    </w:p>
    <w:p w:rsidR="003A3499" w:rsidRPr="003F0B0C" w:rsidRDefault="003A3499" w:rsidP="003A3499">
      <w:pPr>
        <w:rPr>
          <w:rFonts w:ascii="宋体" w:eastAsia="宋体" w:hAnsi="宋体"/>
        </w:rPr>
      </w:pPr>
      <w:r w:rsidRPr="003F0B0C">
        <w:rPr>
          <w:rFonts w:ascii="宋体" w:eastAsia="宋体" w:hAnsi="宋体"/>
        </w:rPr>
        <w:t>add 1 3</w:t>
      </w:r>
    </w:p>
    <w:p w:rsidR="003A3499" w:rsidRPr="003F0B0C" w:rsidRDefault="003A3499" w:rsidP="003A3499">
      <w:pPr>
        <w:rPr>
          <w:rFonts w:ascii="宋体" w:eastAsia="宋体" w:hAnsi="宋体"/>
        </w:rPr>
      </w:pPr>
      <w:r w:rsidRPr="003F0B0C">
        <w:rPr>
          <w:rFonts w:ascii="宋体" w:eastAsia="宋体" w:hAnsi="宋体"/>
        </w:rPr>
        <w:t>add 1 3</w:t>
      </w:r>
    </w:p>
    <w:p w:rsidR="003A3499" w:rsidRPr="003F0B0C" w:rsidRDefault="003A3499" w:rsidP="003A3499">
      <w:pPr>
        <w:rPr>
          <w:rFonts w:ascii="宋体" w:eastAsia="宋体" w:hAnsi="宋体"/>
        </w:rPr>
      </w:pPr>
      <w:r w:rsidRPr="003F0B0C">
        <w:rPr>
          <w:rFonts w:ascii="宋体" w:eastAsia="宋体" w:hAnsi="宋体"/>
        </w:rPr>
        <w:t>query 2 4</w:t>
      </w:r>
    </w:p>
    <w:p w:rsidR="003A3499" w:rsidRPr="003F0B0C" w:rsidRDefault="003A3499" w:rsidP="003A3499">
      <w:pPr>
        <w:rPr>
          <w:rFonts w:ascii="宋体" w:eastAsia="宋体" w:hAnsi="宋体"/>
        </w:rPr>
      </w:pPr>
      <w:r w:rsidRPr="003F0B0C">
        <w:rPr>
          <w:rFonts w:ascii="宋体" w:eastAsia="宋体" w:hAnsi="宋体"/>
        </w:rPr>
        <w:t>add 2 4</w:t>
      </w:r>
    </w:p>
    <w:p w:rsidR="003A3499" w:rsidRPr="003F0B0C" w:rsidRDefault="003A3499" w:rsidP="003A3499">
      <w:pPr>
        <w:rPr>
          <w:rFonts w:ascii="宋体" w:eastAsia="宋体" w:hAnsi="宋体"/>
        </w:rPr>
      </w:pPr>
      <w:r w:rsidRPr="003F0B0C">
        <w:rPr>
          <w:rFonts w:ascii="宋体" w:eastAsia="宋体" w:hAnsi="宋体"/>
        </w:rPr>
        <w:t>query 1 6</w:t>
      </w:r>
    </w:p>
    <w:p w:rsidR="003A3499" w:rsidRPr="003F0B0C" w:rsidRDefault="003A3499" w:rsidP="003A3499">
      <w:pPr>
        <w:rPr>
          <w:rFonts w:ascii="宋体" w:eastAsia="宋体" w:hAnsi="宋体"/>
        </w:rPr>
      </w:pPr>
      <w:r w:rsidRPr="003F0B0C">
        <w:rPr>
          <w:rFonts w:ascii="宋体" w:eastAsia="宋体" w:hAnsi="宋体"/>
        </w:rPr>
        <w:t>add 1 6</w:t>
      </w:r>
    </w:p>
    <w:p w:rsidR="003A3499" w:rsidRPr="003F0B0C" w:rsidRDefault="003A3499" w:rsidP="003A3499">
      <w:pPr>
        <w:rPr>
          <w:rFonts w:ascii="宋体" w:eastAsia="宋体" w:hAnsi="宋体"/>
        </w:rPr>
      </w:pPr>
      <w:r w:rsidRPr="003F0B0C">
        <w:rPr>
          <w:rFonts w:ascii="宋体" w:eastAsia="宋体" w:hAnsi="宋体"/>
        </w:rPr>
        <w:t>add 2 6</w:t>
      </w:r>
    </w:p>
    <w:p w:rsidR="003A3499" w:rsidRPr="003F0B0C" w:rsidRDefault="003A3499" w:rsidP="003A3499">
      <w:pPr>
        <w:rPr>
          <w:rFonts w:ascii="宋体" w:eastAsia="宋体" w:hAnsi="宋体"/>
        </w:rPr>
      </w:pPr>
      <w:r w:rsidRPr="003F0B0C">
        <w:rPr>
          <w:rFonts w:ascii="宋体" w:eastAsia="宋体" w:hAnsi="宋体"/>
        </w:rPr>
        <w:t>query 3 6</w:t>
      </w:r>
    </w:p>
    <w:p w:rsidR="003A3499" w:rsidRPr="003F0B0C" w:rsidRDefault="003A3499" w:rsidP="003A3499">
      <w:pPr>
        <w:rPr>
          <w:rFonts w:ascii="宋体" w:eastAsia="宋体" w:hAnsi="宋体"/>
        </w:rPr>
      </w:pPr>
      <w:r w:rsidRPr="003F0B0C">
        <w:rPr>
          <w:rFonts w:ascii="宋体" w:eastAsia="宋体" w:hAnsi="宋体"/>
        </w:rPr>
        <w:t>100000 8</w:t>
      </w:r>
    </w:p>
    <w:p w:rsidR="003A3499" w:rsidRPr="003F0B0C" w:rsidRDefault="003A3499" w:rsidP="003A3499">
      <w:pPr>
        <w:rPr>
          <w:rFonts w:ascii="宋体" w:eastAsia="宋体" w:hAnsi="宋体"/>
        </w:rPr>
      </w:pPr>
      <w:r w:rsidRPr="003F0B0C">
        <w:rPr>
          <w:rFonts w:ascii="宋体" w:eastAsia="宋体" w:hAnsi="宋体"/>
        </w:rPr>
        <w:t>add 1 3</w:t>
      </w:r>
    </w:p>
    <w:p w:rsidR="003A3499" w:rsidRPr="003F0B0C" w:rsidRDefault="003A3499" w:rsidP="003A3499">
      <w:pPr>
        <w:rPr>
          <w:rFonts w:ascii="宋体" w:eastAsia="宋体" w:hAnsi="宋体"/>
        </w:rPr>
      </w:pPr>
      <w:r w:rsidRPr="003F0B0C">
        <w:rPr>
          <w:rFonts w:ascii="宋体" w:eastAsia="宋体" w:hAnsi="宋体"/>
        </w:rPr>
        <w:t>add 1 3</w:t>
      </w:r>
    </w:p>
    <w:p w:rsidR="003A3499" w:rsidRPr="003F0B0C" w:rsidRDefault="003A3499" w:rsidP="003A3499">
      <w:pPr>
        <w:rPr>
          <w:rFonts w:ascii="宋体" w:eastAsia="宋体" w:hAnsi="宋体"/>
        </w:rPr>
      </w:pPr>
      <w:r w:rsidRPr="003F0B0C">
        <w:rPr>
          <w:rFonts w:ascii="宋体" w:eastAsia="宋体" w:hAnsi="宋体"/>
        </w:rPr>
        <w:t>query 2 4</w:t>
      </w:r>
    </w:p>
    <w:p w:rsidR="003A3499" w:rsidRPr="003F0B0C" w:rsidRDefault="003A3499" w:rsidP="003A3499">
      <w:pPr>
        <w:rPr>
          <w:rFonts w:ascii="宋体" w:eastAsia="宋体" w:hAnsi="宋体"/>
        </w:rPr>
      </w:pPr>
      <w:r w:rsidRPr="003F0B0C">
        <w:rPr>
          <w:rFonts w:ascii="宋体" w:eastAsia="宋体" w:hAnsi="宋体"/>
        </w:rPr>
        <w:t>add 2 4</w:t>
      </w:r>
    </w:p>
    <w:p w:rsidR="003A3499" w:rsidRPr="003F0B0C" w:rsidRDefault="003A3499" w:rsidP="003A3499">
      <w:pPr>
        <w:rPr>
          <w:rFonts w:ascii="宋体" w:eastAsia="宋体" w:hAnsi="宋体"/>
        </w:rPr>
      </w:pPr>
      <w:r w:rsidRPr="003F0B0C">
        <w:rPr>
          <w:rFonts w:ascii="宋体" w:eastAsia="宋体" w:hAnsi="宋体"/>
        </w:rPr>
        <w:t>query 1 6</w:t>
      </w:r>
    </w:p>
    <w:p w:rsidR="003A3499" w:rsidRPr="003F0B0C" w:rsidRDefault="003A3499" w:rsidP="003A3499">
      <w:pPr>
        <w:rPr>
          <w:rFonts w:ascii="宋体" w:eastAsia="宋体" w:hAnsi="宋体"/>
        </w:rPr>
      </w:pPr>
      <w:r w:rsidRPr="003F0B0C">
        <w:rPr>
          <w:rFonts w:ascii="宋体" w:eastAsia="宋体" w:hAnsi="宋体"/>
        </w:rPr>
        <w:t>add 1 6</w:t>
      </w:r>
    </w:p>
    <w:p w:rsidR="003A3499" w:rsidRPr="003F0B0C" w:rsidRDefault="003A3499" w:rsidP="003A3499">
      <w:pPr>
        <w:rPr>
          <w:rFonts w:ascii="宋体" w:eastAsia="宋体" w:hAnsi="宋体"/>
        </w:rPr>
      </w:pPr>
      <w:r w:rsidRPr="003F0B0C">
        <w:rPr>
          <w:rFonts w:ascii="宋体" w:eastAsia="宋体" w:hAnsi="宋体"/>
        </w:rPr>
        <w:t>add 2 6</w:t>
      </w:r>
    </w:p>
    <w:p w:rsidR="003A3499" w:rsidRPr="003F0B0C" w:rsidRDefault="003A3499" w:rsidP="003A3499">
      <w:pPr>
        <w:rPr>
          <w:rFonts w:ascii="宋体" w:eastAsia="宋体" w:hAnsi="宋体"/>
        </w:rPr>
      </w:pPr>
      <w:r w:rsidRPr="003F0B0C">
        <w:rPr>
          <w:rFonts w:ascii="宋体" w:eastAsia="宋体" w:hAnsi="宋体"/>
        </w:rPr>
        <w:t>query 3 6</w:t>
      </w:r>
    </w:p>
    <w:p w:rsidR="003A3499" w:rsidRPr="003F0B0C" w:rsidRDefault="003A3499" w:rsidP="003A3499">
      <w:pPr>
        <w:rPr>
          <w:rFonts w:ascii="宋体" w:eastAsia="宋体" w:hAnsi="宋体"/>
        </w:rPr>
      </w:pPr>
      <w:r w:rsidRPr="003F0B0C">
        <w:rPr>
          <w:rFonts w:ascii="宋体" w:eastAsia="宋体" w:hAnsi="宋体"/>
        </w:rPr>
        <w:t>output</w:t>
      </w:r>
    </w:p>
    <w:p w:rsidR="003A3499" w:rsidRPr="003F0B0C" w:rsidRDefault="003A3499" w:rsidP="003A3499">
      <w:pPr>
        <w:rPr>
          <w:rFonts w:ascii="宋体" w:eastAsia="宋体" w:hAnsi="宋体"/>
        </w:rPr>
      </w:pPr>
      <w:r w:rsidRPr="003F0B0C">
        <w:rPr>
          <w:rFonts w:ascii="宋体" w:eastAsia="宋体" w:hAnsi="宋体"/>
        </w:rPr>
        <w:t>1</w:t>
      </w:r>
    </w:p>
    <w:p w:rsidR="003A3499" w:rsidRPr="003F0B0C" w:rsidRDefault="003A3499" w:rsidP="003A3499">
      <w:pPr>
        <w:rPr>
          <w:rFonts w:ascii="宋体" w:eastAsia="宋体" w:hAnsi="宋体"/>
        </w:rPr>
      </w:pPr>
      <w:r w:rsidRPr="003F0B0C">
        <w:rPr>
          <w:rFonts w:ascii="宋体" w:eastAsia="宋体" w:hAnsi="宋体"/>
        </w:rPr>
        <w:t>1</w:t>
      </w:r>
    </w:p>
    <w:p w:rsidR="003A3499" w:rsidRPr="003F0B0C" w:rsidRDefault="003A3499" w:rsidP="003A3499">
      <w:pPr>
        <w:rPr>
          <w:rFonts w:ascii="宋体" w:eastAsia="宋体" w:hAnsi="宋体"/>
        </w:rPr>
      </w:pPr>
      <w:r w:rsidRPr="003F0B0C">
        <w:rPr>
          <w:rFonts w:ascii="宋体" w:eastAsia="宋体" w:hAnsi="宋体"/>
        </w:rPr>
        <w:t>2</w:t>
      </w:r>
    </w:p>
    <w:p w:rsidR="003A3499" w:rsidRPr="003F0B0C" w:rsidRDefault="003A3499" w:rsidP="003A3499">
      <w:pPr>
        <w:rPr>
          <w:rFonts w:ascii="宋体" w:eastAsia="宋体" w:hAnsi="宋体"/>
        </w:rPr>
      </w:pPr>
      <w:r w:rsidRPr="003F0B0C">
        <w:rPr>
          <w:rFonts w:ascii="宋体" w:eastAsia="宋体" w:hAnsi="宋体"/>
        </w:rPr>
        <w:t>4</w:t>
      </w:r>
    </w:p>
    <w:p w:rsidR="003A3499" w:rsidRPr="003F0B0C" w:rsidRDefault="003A3499" w:rsidP="003A3499">
      <w:pPr>
        <w:rPr>
          <w:rFonts w:ascii="宋体" w:eastAsia="宋体" w:hAnsi="宋体"/>
        </w:rPr>
      </w:pPr>
      <w:r w:rsidRPr="003F0B0C">
        <w:rPr>
          <w:rFonts w:ascii="宋体" w:eastAsia="宋体" w:hAnsi="宋体"/>
        </w:rPr>
        <w:t>4</w:t>
      </w:r>
    </w:p>
    <w:p w:rsidR="003A3499" w:rsidRPr="003F0B0C" w:rsidRDefault="003A3499" w:rsidP="003A3499">
      <w:pPr>
        <w:rPr>
          <w:rFonts w:ascii="宋体" w:eastAsia="宋体" w:hAnsi="宋体"/>
        </w:rPr>
      </w:pPr>
      <w:r w:rsidRPr="003F0B0C">
        <w:rPr>
          <w:rFonts w:ascii="宋体" w:eastAsia="宋体" w:hAnsi="宋体"/>
        </w:rPr>
        <w:t>6</w:t>
      </w:r>
    </w:p>
    <w:p w:rsidR="003A3499" w:rsidRPr="003F0B0C" w:rsidRDefault="003A3499" w:rsidP="003A3499">
      <w:pPr>
        <w:rPr>
          <w:rFonts w:ascii="宋体" w:eastAsia="宋体" w:hAnsi="宋体"/>
        </w:rPr>
      </w:pPr>
    </w:p>
    <w:p w:rsidR="003A3499" w:rsidRPr="003F0B0C" w:rsidRDefault="003A3499" w:rsidP="003A3499">
      <w:pPr>
        <w:rPr>
          <w:rFonts w:ascii="宋体" w:eastAsia="宋体" w:hAnsi="宋体"/>
        </w:rPr>
      </w:pPr>
      <w:r w:rsidRPr="003F0B0C">
        <w:rPr>
          <w:rFonts w:ascii="宋体" w:eastAsia="宋体" w:hAnsi="宋体"/>
        </w:rPr>
        <w:t>0</w:t>
      </w:r>
    </w:p>
    <w:p w:rsidR="003A3499" w:rsidRPr="003F0B0C" w:rsidRDefault="003A3499" w:rsidP="003A3499">
      <w:pPr>
        <w:rPr>
          <w:rFonts w:ascii="宋体" w:eastAsia="宋体" w:hAnsi="宋体"/>
        </w:rPr>
      </w:pPr>
      <w:r w:rsidRPr="003F0B0C">
        <w:rPr>
          <w:rFonts w:ascii="宋体" w:eastAsia="宋体" w:hAnsi="宋体"/>
        </w:rPr>
        <w:t>0</w:t>
      </w:r>
    </w:p>
    <w:p w:rsidR="003A3499" w:rsidRPr="003F0B0C" w:rsidRDefault="003A3499" w:rsidP="003A3499">
      <w:pPr>
        <w:rPr>
          <w:rFonts w:ascii="宋体" w:eastAsia="宋体" w:hAnsi="宋体"/>
        </w:rPr>
      </w:pPr>
      <w:r w:rsidRPr="003F0B0C">
        <w:rPr>
          <w:rFonts w:ascii="宋体" w:eastAsia="宋体" w:hAnsi="宋体"/>
        </w:rPr>
        <w:t>5</w:t>
      </w:r>
    </w:p>
    <w:p w:rsidR="003A3499" w:rsidRPr="003F0B0C" w:rsidRDefault="003A3499" w:rsidP="003A3499">
      <w:pPr>
        <w:rPr>
          <w:rFonts w:ascii="宋体" w:eastAsia="宋体" w:hAnsi="宋体"/>
        </w:rPr>
      </w:pPr>
    </w:p>
    <w:p w:rsidR="003A3499" w:rsidRPr="003F0B0C" w:rsidRDefault="003A3499" w:rsidP="003A3499">
      <w:pPr>
        <w:rPr>
          <w:rFonts w:ascii="宋体" w:eastAsia="宋体" w:hAnsi="宋体"/>
        </w:rPr>
      </w:pPr>
      <w:r w:rsidRPr="003F0B0C">
        <w:rPr>
          <w:rFonts w:ascii="宋体" w:eastAsia="宋体" w:hAnsi="宋体"/>
        </w:rPr>
        <w:t>2</w:t>
      </w:r>
    </w:p>
    <w:p w:rsidR="003A3499" w:rsidRPr="003F0B0C" w:rsidRDefault="003A3499" w:rsidP="003A3499">
      <w:pPr>
        <w:rPr>
          <w:rFonts w:ascii="宋体" w:eastAsia="宋体" w:hAnsi="宋体"/>
        </w:rPr>
      </w:pPr>
      <w:r w:rsidRPr="003F0B0C">
        <w:rPr>
          <w:rFonts w:ascii="宋体" w:eastAsia="宋体" w:hAnsi="宋体"/>
        </w:rPr>
        <w:t>3</w:t>
      </w:r>
    </w:p>
    <w:p w:rsidR="003A3499" w:rsidRPr="003F0B0C" w:rsidRDefault="003A3499" w:rsidP="003A3499">
      <w:pPr>
        <w:rPr>
          <w:rFonts w:ascii="宋体" w:eastAsia="宋体" w:hAnsi="宋体"/>
        </w:rPr>
      </w:pPr>
      <w:r w:rsidRPr="003F0B0C">
        <w:rPr>
          <w:rFonts w:ascii="宋体" w:eastAsia="宋体" w:hAnsi="宋体"/>
        </w:rPr>
        <w:t>6</w:t>
      </w:r>
    </w:p>
    <w:p w:rsidR="003A3499" w:rsidRPr="003F0B0C" w:rsidRDefault="003A3499" w:rsidP="003A3499">
      <w:pPr>
        <w:rPr>
          <w:rFonts w:ascii="宋体" w:eastAsia="宋体" w:hAnsi="宋体"/>
        </w:rPr>
      </w:pPr>
    </w:p>
    <w:p w:rsidR="003A3499" w:rsidRPr="003F0B0C" w:rsidRDefault="003A3499" w:rsidP="003A3499">
      <w:pPr>
        <w:rPr>
          <w:rFonts w:ascii="宋体" w:eastAsia="宋体" w:hAnsi="宋体"/>
        </w:rPr>
      </w:pPr>
      <w:r w:rsidRPr="003F0B0C">
        <w:rPr>
          <w:rFonts w:ascii="宋体" w:eastAsia="宋体" w:hAnsi="宋体"/>
        </w:rPr>
        <w:t>1</w:t>
      </w:r>
    </w:p>
    <w:p w:rsidR="003A3499" w:rsidRPr="003F0B0C" w:rsidRDefault="003A3499" w:rsidP="003A3499">
      <w:pPr>
        <w:rPr>
          <w:rFonts w:ascii="宋体" w:eastAsia="宋体" w:hAnsi="宋体"/>
        </w:rPr>
      </w:pPr>
      <w:r w:rsidRPr="003F0B0C">
        <w:rPr>
          <w:rFonts w:ascii="宋体" w:eastAsia="宋体" w:hAnsi="宋体"/>
        </w:rPr>
        <w:t>4</w:t>
      </w:r>
    </w:p>
    <w:p w:rsidR="003A3499" w:rsidRPr="003F0B0C" w:rsidRDefault="003A3499" w:rsidP="003A3499">
      <w:pPr>
        <w:rPr>
          <w:rFonts w:ascii="宋体" w:eastAsia="宋体" w:hAnsi="宋体"/>
        </w:rPr>
      </w:pPr>
      <w:r w:rsidRPr="003F0B0C">
        <w:rPr>
          <w:rFonts w:ascii="宋体" w:eastAsia="宋体" w:hAnsi="宋体"/>
        </w:rPr>
        <w:t>1</w:t>
      </w:r>
    </w:p>
    <w:p w:rsidR="003A3499" w:rsidRPr="003F0B0C" w:rsidRDefault="003A3499" w:rsidP="004B4D1B">
      <w:pPr>
        <w:rPr>
          <w:rFonts w:ascii="宋体" w:eastAsia="宋体" w:hAnsi="宋体"/>
        </w:rPr>
      </w:pPr>
      <w:r w:rsidRPr="003F0B0C">
        <w:rPr>
          <w:rFonts w:ascii="宋体" w:eastAsia="宋体" w:hAnsi="宋体"/>
        </w:rPr>
        <w:lastRenderedPageBreak/>
        <w:t>*/</w:t>
      </w:r>
    </w:p>
    <w:p w:rsidR="003A3499" w:rsidRPr="003F0B0C" w:rsidRDefault="003A3499" w:rsidP="004B4D1B">
      <w:pPr>
        <w:rPr>
          <w:rFonts w:ascii="宋体" w:eastAsia="宋体" w:hAnsi="宋体"/>
        </w:rPr>
      </w:pPr>
      <w:r w:rsidRPr="003F0B0C">
        <w:rPr>
          <w:rFonts w:ascii="宋体" w:eastAsia="宋体" w:hAnsi="宋体" w:hint="eastAsia"/>
        </w:rPr>
        <w:t>【代码】</w:t>
      </w:r>
    </w:p>
    <w:p w:rsidR="003A3499" w:rsidRPr="003F0B0C" w:rsidRDefault="003A3499" w:rsidP="003A3499">
      <w:pPr>
        <w:rPr>
          <w:rFonts w:ascii="宋体" w:eastAsia="宋体" w:hAnsi="宋体"/>
        </w:rPr>
      </w:pPr>
      <w:r w:rsidRPr="003F0B0C">
        <w:rPr>
          <w:rFonts w:ascii="宋体" w:eastAsia="宋体" w:hAnsi="宋体"/>
        </w:rPr>
        <w:t>#include &lt;bits/stdc++.h&gt;</w:t>
      </w:r>
    </w:p>
    <w:p w:rsidR="003A3499" w:rsidRPr="003F0B0C" w:rsidRDefault="003A3499" w:rsidP="003A3499">
      <w:pPr>
        <w:rPr>
          <w:rFonts w:ascii="宋体" w:eastAsia="宋体" w:hAnsi="宋体"/>
        </w:rPr>
      </w:pPr>
      <w:r w:rsidRPr="003F0B0C">
        <w:rPr>
          <w:rFonts w:ascii="宋体" w:eastAsia="宋体" w:hAnsi="宋体"/>
        </w:rPr>
        <w:t>#define MAXN 100010</w:t>
      </w:r>
    </w:p>
    <w:p w:rsidR="003A3499" w:rsidRPr="003F0B0C" w:rsidRDefault="003A3499" w:rsidP="003A3499">
      <w:pPr>
        <w:rPr>
          <w:rFonts w:ascii="宋体" w:eastAsia="宋体" w:hAnsi="宋体"/>
        </w:rPr>
      </w:pPr>
      <w:r w:rsidRPr="003F0B0C">
        <w:rPr>
          <w:rFonts w:ascii="宋体" w:eastAsia="宋体" w:hAnsi="宋体"/>
        </w:rPr>
        <w:t>#define ll long long</w:t>
      </w:r>
    </w:p>
    <w:p w:rsidR="003A3499" w:rsidRPr="003F0B0C" w:rsidRDefault="003A3499" w:rsidP="003A3499">
      <w:pPr>
        <w:rPr>
          <w:rFonts w:ascii="宋体" w:eastAsia="宋体" w:hAnsi="宋体"/>
        </w:rPr>
      </w:pPr>
      <w:r w:rsidRPr="003F0B0C">
        <w:rPr>
          <w:rFonts w:ascii="宋体" w:eastAsia="宋体" w:hAnsi="宋体"/>
        </w:rPr>
        <w:t>#define debug false</w:t>
      </w:r>
    </w:p>
    <w:p w:rsidR="003A3499" w:rsidRPr="003F0B0C" w:rsidRDefault="003A3499" w:rsidP="003A3499">
      <w:pPr>
        <w:rPr>
          <w:rFonts w:ascii="宋体" w:eastAsia="宋体" w:hAnsi="宋体"/>
        </w:rPr>
      </w:pPr>
      <w:r w:rsidRPr="003F0B0C">
        <w:rPr>
          <w:rFonts w:ascii="宋体" w:eastAsia="宋体" w:hAnsi="宋体"/>
        </w:rPr>
        <w:t>#define debughuge false</w:t>
      </w:r>
    </w:p>
    <w:p w:rsidR="003A3499" w:rsidRPr="003F0B0C" w:rsidRDefault="003A3499" w:rsidP="003A3499">
      <w:pPr>
        <w:rPr>
          <w:rFonts w:ascii="宋体" w:eastAsia="宋体" w:hAnsi="宋体"/>
        </w:rPr>
      </w:pPr>
    </w:p>
    <w:p w:rsidR="003A3499" w:rsidRPr="003F0B0C" w:rsidRDefault="003A3499" w:rsidP="003A3499">
      <w:pPr>
        <w:rPr>
          <w:rFonts w:ascii="宋体" w:eastAsia="宋体" w:hAnsi="宋体"/>
        </w:rPr>
      </w:pPr>
      <w:r w:rsidRPr="003F0B0C">
        <w:rPr>
          <w:rFonts w:ascii="宋体" w:eastAsia="宋体" w:hAnsi="宋体"/>
        </w:rPr>
        <w:t>using namespace std;</w:t>
      </w:r>
    </w:p>
    <w:p w:rsidR="003A3499" w:rsidRPr="003F0B0C" w:rsidRDefault="003A3499" w:rsidP="003A3499">
      <w:pPr>
        <w:rPr>
          <w:rFonts w:ascii="宋体" w:eastAsia="宋体" w:hAnsi="宋体"/>
        </w:rPr>
      </w:pPr>
    </w:p>
    <w:p w:rsidR="003A3499" w:rsidRPr="003F0B0C" w:rsidRDefault="003A3499" w:rsidP="003A3499">
      <w:pPr>
        <w:rPr>
          <w:rFonts w:ascii="宋体" w:eastAsia="宋体" w:hAnsi="宋体"/>
        </w:rPr>
      </w:pPr>
      <w:r w:rsidRPr="003F0B0C">
        <w:rPr>
          <w:rFonts w:ascii="宋体" w:eastAsia="宋体" w:hAnsi="宋体"/>
        </w:rPr>
        <w:t>struct node{</w:t>
      </w:r>
    </w:p>
    <w:p w:rsidR="003A3499" w:rsidRPr="003F0B0C" w:rsidRDefault="003A3499" w:rsidP="003A3499">
      <w:pPr>
        <w:rPr>
          <w:rFonts w:ascii="宋体" w:eastAsia="宋体" w:hAnsi="宋体"/>
        </w:rPr>
      </w:pPr>
      <w:r w:rsidRPr="003F0B0C">
        <w:rPr>
          <w:rFonts w:ascii="宋体" w:eastAsia="宋体" w:hAnsi="宋体"/>
        </w:rPr>
        <w:t xml:space="preserve">    int l,r;</w:t>
      </w:r>
    </w:p>
    <w:p w:rsidR="003A3499" w:rsidRPr="003F0B0C" w:rsidRDefault="003A3499" w:rsidP="003A3499">
      <w:pPr>
        <w:rPr>
          <w:rFonts w:ascii="宋体" w:eastAsia="宋体" w:hAnsi="宋体"/>
        </w:rPr>
      </w:pPr>
      <w:r w:rsidRPr="003F0B0C">
        <w:rPr>
          <w:rFonts w:ascii="宋体" w:eastAsia="宋体" w:hAnsi="宋体"/>
        </w:rPr>
        <w:t xml:space="preserve">    ll sum,store,lazy,left,add;</w:t>
      </w:r>
    </w:p>
    <w:p w:rsidR="003A3499" w:rsidRPr="003F0B0C" w:rsidRDefault="003A3499" w:rsidP="003A3499">
      <w:pPr>
        <w:rPr>
          <w:rFonts w:ascii="宋体" w:eastAsia="宋体" w:hAnsi="宋体"/>
        </w:rPr>
      </w:pPr>
      <w:r w:rsidRPr="003F0B0C">
        <w:rPr>
          <w:rFonts w:ascii="宋体" w:eastAsia="宋体" w:hAnsi="宋体"/>
        </w:rPr>
        <w:t>}tree[MAXN&lt;&lt;2];</w:t>
      </w:r>
    </w:p>
    <w:p w:rsidR="003A3499" w:rsidRPr="003F0B0C" w:rsidRDefault="003A3499" w:rsidP="003A3499">
      <w:pPr>
        <w:rPr>
          <w:rFonts w:ascii="宋体" w:eastAsia="宋体" w:hAnsi="宋体"/>
        </w:rPr>
      </w:pPr>
      <w:r w:rsidRPr="003F0B0C">
        <w:rPr>
          <w:rFonts w:ascii="宋体" w:eastAsia="宋体" w:hAnsi="宋体"/>
        </w:rPr>
        <w:t>ll b[MAXN];</w:t>
      </w:r>
    </w:p>
    <w:p w:rsidR="003A3499" w:rsidRPr="003F0B0C" w:rsidRDefault="003A3499" w:rsidP="003A3499">
      <w:pPr>
        <w:rPr>
          <w:rFonts w:ascii="宋体" w:eastAsia="宋体" w:hAnsi="宋体"/>
        </w:rPr>
      </w:pPr>
      <w:r w:rsidRPr="003F0B0C">
        <w:rPr>
          <w:rFonts w:ascii="宋体" w:eastAsia="宋体" w:hAnsi="宋体"/>
        </w:rPr>
        <w:t>void push_up(int id);</w:t>
      </w:r>
    </w:p>
    <w:p w:rsidR="003A3499" w:rsidRPr="003F0B0C" w:rsidRDefault="003A3499" w:rsidP="003A3499">
      <w:pPr>
        <w:rPr>
          <w:rFonts w:ascii="宋体" w:eastAsia="宋体" w:hAnsi="宋体"/>
        </w:rPr>
      </w:pPr>
      <w:r w:rsidRPr="003F0B0C">
        <w:rPr>
          <w:rFonts w:ascii="宋体" w:eastAsia="宋体" w:hAnsi="宋体"/>
        </w:rPr>
        <w:t>void push_down(int id);</w:t>
      </w:r>
    </w:p>
    <w:p w:rsidR="003A3499" w:rsidRPr="003F0B0C" w:rsidRDefault="003A3499" w:rsidP="003A3499">
      <w:pPr>
        <w:rPr>
          <w:rFonts w:ascii="宋体" w:eastAsia="宋体" w:hAnsi="宋体"/>
        </w:rPr>
      </w:pPr>
      <w:r w:rsidRPr="003F0B0C">
        <w:rPr>
          <w:rFonts w:ascii="宋体" w:eastAsia="宋体" w:hAnsi="宋体"/>
        </w:rPr>
        <w:t>void build_tree(int id,int l,int r);</w:t>
      </w:r>
    </w:p>
    <w:p w:rsidR="003A3499" w:rsidRPr="003F0B0C" w:rsidRDefault="003A3499" w:rsidP="003A3499">
      <w:pPr>
        <w:rPr>
          <w:rFonts w:ascii="宋体" w:eastAsia="宋体" w:hAnsi="宋体"/>
        </w:rPr>
      </w:pPr>
      <w:r w:rsidRPr="003F0B0C">
        <w:rPr>
          <w:rFonts w:ascii="宋体" w:eastAsia="宋体" w:hAnsi="宋体"/>
        </w:rPr>
        <w:t>void update(int id,int l,int r,ll num);</w:t>
      </w:r>
    </w:p>
    <w:p w:rsidR="003A3499" w:rsidRPr="003F0B0C" w:rsidRDefault="003A3499" w:rsidP="003A3499">
      <w:pPr>
        <w:rPr>
          <w:rFonts w:ascii="宋体" w:eastAsia="宋体" w:hAnsi="宋体"/>
        </w:rPr>
      </w:pPr>
      <w:r w:rsidRPr="003F0B0C">
        <w:rPr>
          <w:rFonts w:ascii="宋体" w:eastAsia="宋体" w:hAnsi="宋体"/>
        </w:rPr>
        <w:t>ll query(int id,int l,int r);</w:t>
      </w:r>
    </w:p>
    <w:p w:rsidR="003A3499" w:rsidRPr="003F0B0C" w:rsidRDefault="003A3499" w:rsidP="003A3499">
      <w:pPr>
        <w:rPr>
          <w:rFonts w:ascii="宋体" w:eastAsia="宋体" w:hAnsi="宋体"/>
        </w:rPr>
      </w:pPr>
    </w:p>
    <w:p w:rsidR="003A3499" w:rsidRPr="003F0B0C" w:rsidRDefault="003A3499" w:rsidP="003A3499">
      <w:pPr>
        <w:rPr>
          <w:rFonts w:ascii="宋体" w:eastAsia="宋体" w:hAnsi="宋体"/>
        </w:rPr>
      </w:pPr>
      <w:r w:rsidRPr="003F0B0C">
        <w:rPr>
          <w:rFonts w:ascii="宋体" w:eastAsia="宋体" w:hAnsi="宋体"/>
        </w:rPr>
        <w:t>void push_up(int id){</w:t>
      </w:r>
    </w:p>
    <w:p w:rsidR="003A3499" w:rsidRPr="003F0B0C" w:rsidRDefault="003A3499" w:rsidP="003A3499">
      <w:pPr>
        <w:rPr>
          <w:rFonts w:ascii="宋体" w:eastAsia="宋体" w:hAnsi="宋体"/>
        </w:rPr>
      </w:pPr>
      <w:r w:rsidRPr="003F0B0C">
        <w:rPr>
          <w:rFonts w:ascii="宋体" w:eastAsia="宋体" w:hAnsi="宋体"/>
        </w:rPr>
        <w:t xml:space="preserve">    tree[id].sum=tree[id&lt;&lt;1].sum+tree[id&lt;&lt;1|1].sum;</w:t>
      </w:r>
    </w:p>
    <w:p w:rsidR="003A3499" w:rsidRPr="003F0B0C" w:rsidRDefault="003A3499" w:rsidP="003A3499">
      <w:pPr>
        <w:rPr>
          <w:rFonts w:ascii="宋体" w:eastAsia="宋体" w:hAnsi="宋体"/>
        </w:rPr>
      </w:pPr>
      <w:r w:rsidRPr="003F0B0C">
        <w:rPr>
          <w:rFonts w:ascii="宋体" w:eastAsia="宋体" w:hAnsi="宋体"/>
        </w:rPr>
        <w:t xml:space="preserve">    tree[id].store=min(tree[id&lt;&lt;1].store,tree[id&lt;&lt;1|1].store);</w:t>
      </w:r>
    </w:p>
    <w:p w:rsidR="003A3499" w:rsidRPr="003F0B0C" w:rsidRDefault="003A3499" w:rsidP="003A3499">
      <w:pPr>
        <w:rPr>
          <w:rFonts w:ascii="宋体" w:eastAsia="宋体" w:hAnsi="宋体"/>
        </w:rPr>
      </w:pPr>
      <w:r w:rsidRPr="003F0B0C">
        <w:rPr>
          <w:rFonts w:ascii="宋体" w:eastAsia="宋体" w:hAnsi="宋体"/>
        </w:rPr>
        <w:t xml:space="preserve">    if(tree[id&lt;&lt;1].left==tree[id&lt;&lt;1|1].left){</w:t>
      </w:r>
    </w:p>
    <w:p w:rsidR="003A3499" w:rsidRPr="003F0B0C" w:rsidRDefault="003A3499" w:rsidP="003A3499">
      <w:pPr>
        <w:rPr>
          <w:rFonts w:ascii="宋体" w:eastAsia="宋体" w:hAnsi="宋体"/>
        </w:rPr>
      </w:pPr>
      <w:r w:rsidRPr="003F0B0C">
        <w:rPr>
          <w:rFonts w:ascii="宋体" w:eastAsia="宋体" w:hAnsi="宋体"/>
        </w:rPr>
        <w:t xml:space="preserve">        tree[id].left=tree[id&lt;&lt;1].left,tree[id].add=tree[id&lt;&lt;1].add+tree[id&lt;&lt;1|1].add;</w:t>
      </w:r>
    </w:p>
    <w:p w:rsidR="003A3499" w:rsidRPr="003F0B0C" w:rsidRDefault="003A3499" w:rsidP="003A3499">
      <w:pPr>
        <w:rPr>
          <w:rFonts w:ascii="宋体" w:eastAsia="宋体" w:hAnsi="宋体"/>
        </w:rPr>
      </w:pPr>
      <w:r w:rsidRPr="003F0B0C">
        <w:rPr>
          <w:rFonts w:ascii="宋体" w:eastAsia="宋体" w:hAnsi="宋体"/>
        </w:rPr>
        <w:t xml:space="preserve">    }else if(tree[id&lt;&lt;1].left&lt;tree[id&lt;&lt;1|1].left){</w:t>
      </w:r>
    </w:p>
    <w:p w:rsidR="003A3499" w:rsidRPr="003F0B0C" w:rsidRDefault="003A3499" w:rsidP="003A3499">
      <w:pPr>
        <w:rPr>
          <w:rFonts w:ascii="宋体" w:eastAsia="宋体" w:hAnsi="宋体"/>
        </w:rPr>
      </w:pPr>
      <w:r w:rsidRPr="003F0B0C">
        <w:rPr>
          <w:rFonts w:ascii="宋体" w:eastAsia="宋体" w:hAnsi="宋体"/>
        </w:rPr>
        <w:t xml:space="preserve">        tree[id].left=tree[id&lt;&lt;1].left,tree[id].add=tree[id&lt;&lt;1].add;</w:t>
      </w:r>
    </w:p>
    <w:p w:rsidR="003A3499" w:rsidRPr="003F0B0C" w:rsidRDefault="003A3499" w:rsidP="003A3499">
      <w:pPr>
        <w:rPr>
          <w:rFonts w:ascii="宋体" w:eastAsia="宋体" w:hAnsi="宋体"/>
        </w:rPr>
      </w:pPr>
      <w:r w:rsidRPr="003F0B0C">
        <w:rPr>
          <w:rFonts w:ascii="宋体" w:eastAsia="宋体" w:hAnsi="宋体"/>
        </w:rPr>
        <w:t xml:space="preserve">    }else{</w:t>
      </w:r>
    </w:p>
    <w:p w:rsidR="003A3499" w:rsidRPr="003F0B0C" w:rsidRDefault="003A3499" w:rsidP="003A3499">
      <w:pPr>
        <w:rPr>
          <w:rFonts w:ascii="宋体" w:eastAsia="宋体" w:hAnsi="宋体"/>
        </w:rPr>
      </w:pPr>
      <w:r w:rsidRPr="003F0B0C">
        <w:rPr>
          <w:rFonts w:ascii="宋体" w:eastAsia="宋体" w:hAnsi="宋体"/>
        </w:rPr>
        <w:t xml:space="preserve">        tree[id].left=tree[id&lt;&lt;1|1].left,tree[id].add=tree[id&lt;&lt;1|1].add;</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return;</w:t>
      </w:r>
    </w:p>
    <w:p w:rsidR="003A3499" w:rsidRPr="003F0B0C" w:rsidRDefault="003A3499" w:rsidP="003A3499">
      <w:pPr>
        <w:rPr>
          <w:rFonts w:ascii="宋体" w:eastAsia="宋体" w:hAnsi="宋体"/>
        </w:rPr>
      </w:pPr>
      <w:r w:rsidRPr="003F0B0C">
        <w:rPr>
          <w:rFonts w:ascii="宋体" w:eastAsia="宋体" w:hAnsi="宋体"/>
        </w:rPr>
        <w:t>}</w:t>
      </w:r>
    </w:p>
    <w:p w:rsidR="003A3499" w:rsidRPr="003F0B0C" w:rsidRDefault="003A3499" w:rsidP="003A3499">
      <w:pPr>
        <w:rPr>
          <w:rFonts w:ascii="宋体" w:eastAsia="宋体" w:hAnsi="宋体"/>
        </w:rPr>
      </w:pPr>
      <w:r w:rsidRPr="003F0B0C">
        <w:rPr>
          <w:rFonts w:ascii="宋体" w:eastAsia="宋体" w:hAnsi="宋体"/>
        </w:rPr>
        <w:t>void push_down(int id){</w:t>
      </w:r>
    </w:p>
    <w:p w:rsidR="003A3499" w:rsidRPr="003F0B0C" w:rsidRDefault="003A3499" w:rsidP="003A3499">
      <w:pPr>
        <w:rPr>
          <w:rFonts w:ascii="宋体" w:eastAsia="宋体" w:hAnsi="宋体"/>
        </w:rPr>
      </w:pPr>
      <w:r w:rsidRPr="003F0B0C">
        <w:rPr>
          <w:rFonts w:ascii="宋体" w:eastAsia="宋体" w:hAnsi="宋体"/>
        </w:rPr>
        <w:t xml:space="preserve">    if(tree[id].lazy){</w:t>
      </w:r>
    </w:p>
    <w:p w:rsidR="003A3499" w:rsidRPr="003F0B0C" w:rsidRDefault="003A3499" w:rsidP="003A3499">
      <w:pPr>
        <w:rPr>
          <w:rFonts w:ascii="宋体" w:eastAsia="宋体" w:hAnsi="宋体"/>
        </w:rPr>
      </w:pPr>
      <w:r w:rsidRPr="003F0B0C">
        <w:rPr>
          <w:rFonts w:ascii="宋体" w:eastAsia="宋体" w:hAnsi="宋体"/>
        </w:rPr>
        <w:t xml:space="preserve">        update(id&lt;&lt;1,tree[id&lt;&lt;1].l,tree[id&lt;&lt;1].r,tree[id].lazy);</w:t>
      </w:r>
    </w:p>
    <w:p w:rsidR="003A3499" w:rsidRPr="003F0B0C" w:rsidRDefault="003A3499" w:rsidP="003A3499">
      <w:pPr>
        <w:rPr>
          <w:rFonts w:ascii="宋体" w:eastAsia="宋体" w:hAnsi="宋体"/>
        </w:rPr>
      </w:pPr>
      <w:r w:rsidRPr="003F0B0C">
        <w:rPr>
          <w:rFonts w:ascii="宋体" w:eastAsia="宋体" w:hAnsi="宋体"/>
        </w:rPr>
        <w:t xml:space="preserve">        update(id&lt;&lt;1|1,tree[id&lt;&lt;1|1].l,tree[id&lt;&lt;1|1].r,tree[id].lazy);</w:t>
      </w:r>
    </w:p>
    <w:p w:rsidR="003A3499" w:rsidRPr="003F0B0C" w:rsidRDefault="003A3499" w:rsidP="003A3499">
      <w:pPr>
        <w:rPr>
          <w:rFonts w:ascii="宋体" w:eastAsia="宋体" w:hAnsi="宋体"/>
        </w:rPr>
      </w:pPr>
      <w:r w:rsidRPr="003F0B0C">
        <w:rPr>
          <w:rFonts w:ascii="宋体" w:eastAsia="宋体" w:hAnsi="宋体"/>
        </w:rPr>
        <w:t xml:space="preserve">        tree[id].lazy=0;</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return;</w:t>
      </w:r>
    </w:p>
    <w:p w:rsidR="003A3499" w:rsidRPr="003F0B0C" w:rsidRDefault="003A3499" w:rsidP="003A3499">
      <w:pPr>
        <w:rPr>
          <w:rFonts w:ascii="宋体" w:eastAsia="宋体" w:hAnsi="宋体"/>
        </w:rPr>
      </w:pPr>
      <w:r w:rsidRPr="003F0B0C">
        <w:rPr>
          <w:rFonts w:ascii="宋体" w:eastAsia="宋体" w:hAnsi="宋体"/>
        </w:rPr>
        <w:t>}</w:t>
      </w:r>
    </w:p>
    <w:p w:rsidR="003A3499" w:rsidRPr="003F0B0C" w:rsidRDefault="003A3499" w:rsidP="003A3499">
      <w:pPr>
        <w:rPr>
          <w:rFonts w:ascii="宋体" w:eastAsia="宋体" w:hAnsi="宋体"/>
        </w:rPr>
      </w:pPr>
      <w:r w:rsidRPr="003F0B0C">
        <w:rPr>
          <w:rFonts w:ascii="宋体" w:eastAsia="宋体" w:hAnsi="宋体"/>
        </w:rPr>
        <w:t>void build_tree(int id,int l,int r){</w:t>
      </w:r>
    </w:p>
    <w:p w:rsidR="003A3499" w:rsidRPr="003F0B0C" w:rsidRDefault="003A3499" w:rsidP="003A3499">
      <w:pPr>
        <w:rPr>
          <w:rFonts w:ascii="宋体" w:eastAsia="宋体" w:hAnsi="宋体"/>
        </w:rPr>
      </w:pPr>
      <w:r w:rsidRPr="003F0B0C">
        <w:rPr>
          <w:rFonts w:ascii="宋体" w:eastAsia="宋体" w:hAnsi="宋体"/>
        </w:rPr>
        <w:t xml:space="preserve">    tree[id].l=l,tree[id].r=r,tree[id].lazy=tree[id].store=tree[id].sum=0;</w:t>
      </w:r>
    </w:p>
    <w:p w:rsidR="003A3499" w:rsidRPr="003F0B0C" w:rsidRDefault="003A3499" w:rsidP="003A3499">
      <w:pPr>
        <w:rPr>
          <w:rFonts w:ascii="宋体" w:eastAsia="宋体" w:hAnsi="宋体"/>
        </w:rPr>
      </w:pPr>
      <w:r w:rsidRPr="003F0B0C">
        <w:rPr>
          <w:rFonts w:ascii="宋体" w:eastAsia="宋体" w:hAnsi="宋体"/>
        </w:rPr>
        <w:lastRenderedPageBreak/>
        <w:t xml:space="preserve">    if(l==r){</w:t>
      </w:r>
    </w:p>
    <w:p w:rsidR="003A3499" w:rsidRPr="003F0B0C" w:rsidRDefault="003A3499" w:rsidP="003A3499">
      <w:pPr>
        <w:rPr>
          <w:rFonts w:ascii="宋体" w:eastAsia="宋体" w:hAnsi="宋体"/>
        </w:rPr>
      </w:pPr>
      <w:r w:rsidRPr="003F0B0C">
        <w:rPr>
          <w:rFonts w:ascii="宋体" w:eastAsia="宋体" w:hAnsi="宋体"/>
        </w:rPr>
        <w:t xml:space="preserve">        tree[id].left=b[l],tree[id].add=1;</w:t>
      </w:r>
    </w:p>
    <w:p w:rsidR="003A3499" w:rsidRPr="003F0B0C" w:rsidRDefault="003A3499" w:rsidP="003A3499">
      <w:pPr>
        <w:rPr>
          <w:rFonts w:ascii="宋体" w:eastAsia="宋体" w:hAnsi="宋体"/>
        </w:rPr>
      </w:pPr>
      <w:r w:rsidRPr="003F0B0C">
        <w:rPr>
          <w:rFonts w:ascii="宋体" w:eastAsia="宋体" w:hAnsi="宋体"/>
        </w:rPr>
        <w:t xml:space="preserve">        return;</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int mid=(l+r)&gt;&gt;1;</w:t>
      </w:r>
    </w:p>
    <w:p w:rsidR="003A3499" w:rsidRPr="003F0B0C" w:rsidRDefault="003A3499" w:rsidP="003A3499">
      <w:pPr>
        <w:rPr>
          <w:rFonts w:ascii="宋体" w:eastAsia="宋体" w:hAnsi="宋体"/>
        </w:rPr>
      </w:pPr>
      <w:r w:rsidRPr="003F0B0C">
        <w:rPr>
          <w:rFonts w:ascii="宋体" w:eastAsia="宋体" w:hAnsi="宋体"/>
        </w:rPr>
        <w:t xml:space="preserve">    build_tree(id&lt;&lt;1,l,mid),build_tree(id&lt;&lt;1|1,mid+1,r);</w:t>
      </w:r>
    </w:p>
    <w:p w:rsidR="003A3499" w:rsidRPr="003F0B0C" w:rsidRDefault="003A3499" w:rsidP="003A3499">
      <w:pPr>
        <w:rPr>
          <w:rFonts w:ascii="宋体" w:eastAsia="宋体" w:hAnsi="宋体"/>
        </w:rPr>
      </w:pPr>
      <w:r w:rsidRPr="003F0B0C">
        <w:rPr>
          <w:rFonts w:ascii="宋体" w:eastAsia="宋体" w:hAnsi="宋体"/>
        </w:rPr>
        <w:t xml:space="preserve">    push_up(id);</w:t>
      </w:r>
    </w:p>
    <w:p w:rsidR="003A3499" w:rsidRPr="003F0B0C" w:rsidRDefault="003A3499" w:rsidP="003A3499">
      <w:pPr>
        <w:rPr>
          <w:rFonts w:ascii="宋体" w:eastAsia="宋体" w:hAnsi="宋体"/>
        </w:rPr>
      </w:pPr>
      <w:r w:rsidRPr="003F0B0C">
        <w:rPr>
          <w:rFonts w:ascii="宋体" w:eastAsia="宋体" w:hAnsi="宋体"/>
        </w:rPr>
        <w:t xml:space="preserve">    return;</w:t>
      </w:r>
    </w:p>
    <w:p w:rsidR="003A3499" w:rsidRPr="003F0B0C" w:rsidRDefault="003A3499" w:rsidP="003A3499">
      <w:pPr>
        <w:rPr>
          <w:rFonts w:ascii="宋体" w:eastAsia="宋体" w:hAnsi="宋体"/>
        </w:rPr>
      </w:pPr>
      <w:r w:rsidRPr="003F0B0C">
        <w:rPr>
          <w:rFonts w:ascii="宋体" w:eastAsia="宋体" w:hAnsi="宋体"/>
        </w:rPr>
        <w:t>}</w:t>
      </w:r>
    </w:p>
    <w:p w:rsidR="003A3499" w:rsidRPr="003F0B0C" w:rsidRDefault="003A3499" w:rsidP="003A3499">
      <w:pPr>
        <w:rPr>
          <w:rFonts w:ascii="宋体" w:eastAsia="宋体" w:hAnsi="宋体"/>
        </w:rPr>
      </w:pPr>
      <w:r w:rsidRPr="003F0B0C">
        <w:rPr>
          <w:rFonts w:ascii="宋体" w:eastAsia="宋体" w:hAnsi="宋体"/>
        </w:rPr>
        <w:t>void update(int id,int l,int r,ll num){</w:t>
      </w:r>
    </w:p>
    <w:p w:rsidR="003A3499" w:rsidRPr="003F0B0C" w:rsidRDefault="003A3499" w:rsidP="003A3499">
      <w:pPr>
        <w:rPr>
          <w:rFonts w:ascii="宋体" w:eastAsia="宋体" w:hAnsi="宋体"/>
        </w:rPr>
      </w:pPr>
      <w:r w:rsidRPr="003F0B0C">
        <w:rPr>
          <w:rFonts w:ascii="宋体" w:eastAsia="宋体" w:hAnsi="宋体"/>
        </w:rPr>
        <w:t xml:space="preserve">    if(tree[id].l==l&amp;&amp;tree[id].r==r){</w:t>
      </w:r>
    </w:p>
    <w:p w:rsidR="003A3499" w:rsidRPr="003F0B0C" w:rsidRDefault="003A3499" w:rsidP="003A3499">
      <w:pPr>
        <w:rPr>
          <w:rFonts w:ascii="宋体" w:eastAsia="宋体" w:hAnsi="宋体"/>
        </w:rPr>
      </w:pPr>
      <w:r w:rsidRPr="003F0B0C">
        <w:rPr>
          <w:rFonts w:ascii="宋体" w:eastAsia="宋体" w:hAnsi="宋体"/>
        </w:rPr>
        <w:t xml:space="preserve">        if(l==r){</w:t>
      </w:r>
    </w:p>
    <w:p w:rsidR="003A3499" w:rsidRPr="003F0B0C" w:rsidRDefault="003A3499" w:rsidP="003A3499">
      <w:pPr>
        <w:rPr>
          <w:rFonts w:ascii="宋体" w:eastAsia="宋体" w:hAnsi="宋体"/>
        </w:rPr>
      </w:pPr>
      <w:r w:rsidRPr="003F0B0C">
        <w:rPr>
          <w:rFonts w:ascii="宋体" w:eastAsia="宋体" w:hAnsi="宋体"/>
        </w:rPr>
        <w:t xml:space="preserve">            tree[id].store+=num;</w:t>
      </w:r>
    </w:p>
    <w:p w:rsidR="003A3499" w:rsidRPr="003F0B0C" w:rsidRDefault="003A3499" w:rsidP="003A3499">
      <w:pPr>
        <w:rPr>
          <w:rFonts w:ascii="宋体" w:eastAsia="宋体" w:hAnsi="宋体"/>
        </w:rPr>
      </w:pPr>
      <w:r w:rsidRPr="003F0B0C">
        <w:rPr>
          <w:rFonts w:ascii="宋体" w:eastAsia="宋体" w:hAnsi="宋体"/>
        </w:rPr>
        <w:t xml:space="preserve">            while(tree[id].store&gt;=tree[id].left){</w:t>
      </w:r>
    </w:p>
    <w:p w:rsidR="003A3499" w:rsidRPr="003F0B0C" w:rsidRDefault="003A3499" w:rsidP="003A3499">
      <w:pPr>
        <w:rPr>
          <w:rFonts w:ascii="宋体" w:eastAsia="宋体" w:hAnsi="宋体"/>
        </w:rPr>
      </w:pPr>
      <w:r w:rsidRPr="003F0B0C">
        <w:rPr>
          <w:rFonts w:ascii="宋体" w:eastAsia="宋体" w:hAnsi="宋体"/>
        </w:rPr>
        <w:t xml:space="preserve">                tree[id].store-=tree[id].left;</w:t>
      </w:r>
    </w:p>
    <w:p w:rsidR="003A3499" w:rsidRPr="003F0B0C" w:rsidRDefault="003A3499" w:rsidP="003A3499">
      <w:pPr>
        <w:rPr>
          <w:rFonts w:ascii="宋体" w:eastAsia="宋体" w:hAnsi="宋体"/>
        </w:rPr>
      </w:pPr>
      <w:r w:rsidRPr="003F0B0C">
        <w:rPr>
          <w:rFonts w:ascii="宋体" w:eastAsia="宋体" w:hAnsi="宋体"/>
        </w:rPr>
        <w:t xml:space="preserve">                tree[id].sum++;</w:t>
      </w:r>
    </w:p>
    <w:p w:rsidR="003A3499" w:rsidRPr="003F0B0C" w:rsidRDefault="003A3499" w:rsidP="003A3499">
      <w:pPr>
        <w:rPr>
          <w:rFonts w:ascii="宋体" w:eastAsia="宋体" w:hAnsi="宋体"/>
        </w:rPr>
      </w:pPr>
      <w:r w:rsidRPr="003F0B0C">
        <w:rPr>
          <w:rFonts w:ascii="宋体" w:eastAsia="宋体" w:hAnsi="宋体"/>
        </w:rPr>
        <w:t xml:space="preserve">                tree[id].left=b[l];</w:t>
      </w:r>
    </w:p>
    <w:p w:rsidR="003A3499" w:rsidRPr="003F0B0C" w:rsidRDefault="003A3499" w:rsidP="003A3499">
      <w:pPr>
        <w:rPr>
          <w:rFonts w:ascii="宋体" w:eastAsia="宋体" w:hAnsi="宋体"/>
        </w:rPr>
      </w:pPr>
      <w:r w:rsidRPr="003F0B0C">
        <w:rPr>
          <w:rFonts w:ascii="宋体" w:eastAsia="宋体" w:hAnsi="宋体"/>
        </w:rPr>
        <w:t xml:space="preserve">                tree[id].add=1;</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tree[id].left-=tree[id].store;</w:t>
      </w:r>
    </w:p>
    <w:p w:rsidR="003A3499" w:rsidRPr="003F0B0C" w:rsidRDefault="003A3499" w:rsidP="003A3499">
      <w:pPr>
        <w:rPr>
          <w:rFonts w:ascii="宋体" w:eastAsia="宋体" w:hAnsi="宋体"/>
        </w:rPr>
      </w:pPr>
      <w:r w:rsidRPr="003F0B0C">
        <w:rPr>
          <w:rFonts w:ascii="宋体" w:eastAsia="宋体" w:hAnsi="宋体"/>
        </w:rPr>
        <w:t xml:space="preserve">            tree[id].store=0;</w:t>
      </w:r>
    </w:p>
    <w:p w:rsidR="003A3499" w:rsidRPr="003F0B0C" w:rsidRDefault="003A3499" w:rsidP="003A3499">
      <w:pPr>
        <w:rPr>
          <w:rFonts w:ascii="宋体" w:eastAsia="宋体" w:hAnsi="宋体"/>
        </w:rPr>
      </w:pPr>
      <w:r w:rsidRPr="003F0B0C">
        <w:rPr>
          <w:rFonts w:ascii="宋体" w:eastAsia="宋体" w:hAnsi="宋体"/>
        </w:rPr>
        <w:t xml:space="preserve">        }else{</w:t>
      </w:r>
    </w:p>
    <w:p w:rsidR="003A3499" w:rsidRPr="003F0B0C" w:rsidRDefault="003A3499" w:rsidP="003A3499">
      <w:pPr>
        <w:rPr>
          <w:rFonts w:ascii="宋体" w:eastAsia="宋体" w:hAnsi="宋体"/>
        </w:rPr>
      </w:pPr>
      <w:r w:rsidRPr="003F0B0C">
        <w:rPr>
          <w:rFonts w:ascii="宋体" w:eastAsia="宋体" w:hAnsi="宋体"/>
        </w:rPr>
        <w:t xml:space="preserve">            tree[id].lazy+=num;</w:t>
      </w:r>
    </w:p>
    <w:p w:rsidR="003A3499" w:rsidRPr="003F0B0C" w:rsidRDefault="003A3499" w:rsidP="003A3499">
      <w:pPr>
        <w:rPr>
          <w:rFonts w:ascii="宋体" w:eastAsia="宋体" w:hAnsi="宋体"/>
        </w:rPr>
      </w:pPr>
      <w:r w:rsidRPr="003F0B0C">
        <w:rPr>
          <w:rFonts w:ascii="宋体" w:eastAsia="宋体" w:hAnsi="宋体"/>
        </w:rPr>
        <w:t xml:space="preserve">            tree[id].store+=num;</w:t>
      </w:r>
    </w:p>
    <w:p w:rsidR="003A3499" w:rsidRPr="003F0B0C" w:rsidRDefault="003A3499" w:rsidP="003A3499">
      <w:pPr>
        <w:rPr>
          <w:rFonts w:ascii="宋体" w:eastAsia="宋体" w:hAnsi="宋体"/>
        </w:rPr>
      </w:pPr>
      <w:r w:rsidRPr="003F0B0C">
        <w:rPr>
          <w:rFonts w:ascii="宋体" w:eastAsia="宋体" w:hAnsi="宋体"/>
        </w:rPr>
        <w:t xml:space="preserve">            while(tree[id].store&gt;=tree[id].left){</w:t>
      </w:r>
    </w:p>
    <w:p w:rsidR="003A3499" w:rsidRPr="003F0B0C" w:rsidRDefault="003A3499" w:rsidP="003A3499">
      <w:pPr>
        <w:rPr>
          <w:rFonts w:ascii="宋体" w:eastAsia="宋体" w:hAnsi="宋体"/>
        </w:rPr>
      </w:pPr>
      <w:r w:rsidRPr="003F0B0C">
        <w:rPr>
          <w:rFonts w:ascii="宋体" w:eastAsia="宋体" w:hAnsi="宋体"/>
        </w:rPr>
        <w:t xml:space="preserve">                tree[id].store-=tree[id].left;</w:t>
      </w:r>
    </w:p>
    <w:p w:rsidR="003A3499" w:rsidRPr="003F0B0C" w:rsidRDefault="003A3499" w:rsidP="003A3499">
      <w:pPr>
        <w:rPr>
          <w:rFonts w:ascii="宋体" w:eastAsia="宋体" w:hAnsi="宋体"/>
        </w:rPr>
      </w:pPr>
      <w:r w:rsidRPr="003F0B0C">
        <w:rPr>
          <w:rFonts w:ascii="宋体" w:eastAsia="宋体" w:hAnsi="宋体"/>
        </w:rPr>
        <w:t xml:space="preserve">                tree[id].sum+=tree[id].add;</w:t>
      </w:r>
    </w:p>
    <w:p w:rsidR="003A3499" w:rsidRPr="003F0B0C" w:rsidRDefault="003A3499" w:rsidP="003A3499">
      <w:pPr>
        <w:rPr>
          <w:rFonts w:ascii="宋体" w:eastAsia="宋体" w:hAnsi="宋体"/>
        </w:rPr>
      </w:pPr>
      <w:r w:rsidRPr="003F0B0C">
        <w:rPr>
          <w:rFonts w:ascii="宋体" w:eastAsia="宋体" w:hAnsi="宋体"/>
        </w:rPr>
        <w:t xml:space="preserve">                tree[id].left=0;</w:t>
      </w:r>
    </w:p>
    <w:p w:rsidR="003A3499" w:rsidRPr="003F0B0C" w:rsidRDefault="003A3499" w:rsidP="003A3499">
      <w:pPr>
        <w:rPr>
          <w:rFonts w:ascii="宋体" w:eastAsia="宋体" w:hAnsi="宋体"/>
        </w:rPr>
      </w:pPr>
      <w:r w:rsidRPr="003F0B0C">
        <w:rPr>
          <w:rFonts w:ascii="宋体" w:eastAsia="宋体" w:hAnsi="宋体"/>
        </w:rPr>
        <w:t xml:space="preserve">                push_down(id);</w:t>
      </w:r>
    </w:p>
    <w:p w:rsidR="003A3499" w:rsidRPr="003F0B0C" w:rsidRDefault="003A3499" w:rsidP="003A3499">
      <w:pPr>
        <w:rPr>
          <w:rFonts w:ascii="宋体" w:eastAsia="宋体" w:hAnsi="宋体"/>
        </w:rPr>
      </w:pPr>
      <w:r w:rsidRPr="003F0B0C">
        <w:rPr>
          <w:rFonts w:ascii="宋体" w:eastAsia="宋体" w:hAnsi="宋体"/>
        </w:rPr>
        <w:t xml:space="preserve">                push_up(id);</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tree[id].left-=tree[id].store;</w:t>
      </w:r>
    </w:p>
    <w:p w:rsidR="003A3499" w:rsidRPr="003F0B0C" w:rsidRDefault="003A3499" w:rsidP="003A3499">
      <w:pPr>
        <w:rPr>
          <w:rFonts w:ascii="宋体" w:eastAsia="宋体" w:hAnsi="宋体"/>
        </w:rPr>
      </w:pPr>
      <w:r w:rsidRPr="003F0B0C">
        <w:rPr>
          <w:rFonts w:ascii="宋体" w:eastAsia="宋体" w:hAnsi="宋体"/>
        </w:rPr>
        <w:t xml:space="preserve">            tree[id].store=0;</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return;</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push_down(id);</w:t>
      </w:r>
    </w:p>
    <w:p w:rsidR="003A3499" w:rsidRPr="003F0B0C" w:rsidRDefault="003A3499" w:rsidP="003A3499">
      <w:pPr>
        <w:rPr>
          <w:rFonts w:ascii="宋体" w:eastAsia="宋体" w:hAnsi="宋体"/>
        </w:rPr>
      </w:pPr>
      <w:r w:rsidRPr="003F0B0C">
        <w:rPr>
          <w:rFonts w:ascii="宋体" w:eastAsia="宋体" w:hAnsi="宋体"/>
        </w:rPr>
        <w:t xml:space="preserve">    int leftr=tree[id&lt;&lt;1].r,rightl=tree[id&lt;&lt;1|1].l;</w:t>
      </w:r>
    </w:p>
    <w:p w:rsidR="003A3499" w:rsidRPr="003F0B0C" w:rsidRDefault="003A3499" w:rsidP="003A3499">
      <w:pPr>
        <w:rPr>
          <w:rFonts w:ascii="宋体" w:eastAsia="宋体" w:hAnsi="宋体"/>
        </w:rPr>
      </w:pPr>
      <w:r w:rsidRPr="003F0B0C">
        <w:rPr>
          <w:rFonts w:ascii="宋体" w:eastAsia="宋体" w:hAnsi="宋体"/>
        </w:rPr>
        <w:t xml:space="preserve">    if(r&lt;=leftr){</w:t>
      </w:r>
    </w:p>
    <w:p w:rsidR="003A3499" w:rsidRPr="003F0B0C" w:rsidRDefault="003A3499" w:rsidP="003A3499">
      <w:pPr>
        <w:rPr>
          <w:rFonts w:ascii="宋体" w:eastAsia="宋体" w:hAnsi="宋体"/>
        </w:rPr>
      </w:pPr>
      <w:r w:rsidRPr="003F0B0C">
        <w:rPr>
          <w:rFonts w:ascii="宋体" w:eastAsia="宋体" w:hAnsi="宋体"/>
        </w:rPr>
        <w:t xml:space="preserve">        update(id&lt;&lt;1,l,r,num);</w:t>
      </w:r>
    </w:p>
    <w:p w:rsidR="003A3499" w:rsidRPr="003F0B0C" w:rsidRDefault="003A3499" w:rsidP="003A3499">
      <w:pPr>
        <w:rPr>
          <w:rFonts w:ascii="宋体" w:eastAsia="宋体" w:hAnsi="宋体"/>
        </w:rPr>
      </w:pPr>
      <w:r w:rsidRPr="003F0B0C">
        <w:rPr>
          <w:rFonts w:ascii="宋体" w:eastAsia="宋体" w:hAnsi="宋体"/>
        </w:rPr>
        <w:t xml:space="preserve">    }else if(l&gt;=rightl){</w:t>
      </w:r>
    </w:p>
    <w:p w:rsidR="003A3499" w:rsidRPr="003F0B0C" w:rsidRDefault="003A3499" w:rsidP="003A3499">
      <w:pPr>
        <w:rPr>
          <w:rFonts w:ascii="宋体" w:eastAsia="宋体" w:hAnsi="宋体"/>
        </w:rPr>
      </w:pPr>
      <w:r w:rsidRPr="003F0B0C">
        <w:rPr>
          <w:rFonts w:ascii="宋体" w:eastAsia="宋体" w:hAnsi="宋体"/>
        </w:rPr>
        <w:t xml:space="preserve">        update(id&lt;&lt;1|1,l,r,num);</w:t>
      </w:r>
    </w:p>
    <w:p w:rsidR="003A3499" w:rsidRPr="003F0B0C" w:rsidRDefault="003A3499" w:rsidP="003A3499">
      <w:pPr>
        <w:rPr>
          <w:rFonts w:ascii="宋体" w:eastAsia="宋体" w:hAnsi="宋体"/>
        </w:rPr>
      </w:pPr>
      <w:r w:rsidRPr="003F0B0C">
        <w:rPr>
          <w:rFonts w:ascii="宋体" w:eastAsia="宋体" w:hAnsi="宋体"/>
        </w:rPr>
        <w:t xml:space="preserve">    }else{</w:t>
      </w:r>
    </w:p>
    <w:p w:rsidR="003A3499" w:rsidRPr="003F0B0C" w:rsidRDefault="003A3499" w:rsidP="003A3499">
      <w:pPr>
        <w:rPr>
          <w:rFonts w:ascii="宋体" w:eastAsia="宋体" w:hAnsi="宋体"/>
        </w:rPr>
      </w:pPr>
      <w:r w:rsidRPr="003F0B0C">
        <w:rPr>
          <w:rFonts w:ascii="宋体" w:eastAsia="宋体" w:hAnsi="宋体"/>
        </w:rPr>
        <w:t xml:space="preserve">        update(id&lt;&lt;1,l,leftr,num),update(id&lt;&lt;1|1,rightl,r,num);</w:t>
      </w:r>
    </w:p>
    <w:p w:rsidR="003A3499" w:rsidRPr="003F0B0C" w:rsidRDefault="003A3499" w:rsidP="003A3499">
      <w:pPr>
        <w:rPr>
          <w:rFonts w:ascii="宋体" w:eastAsia="宋体" w:hAnsi="宋体"/>
        </w:rPr>
      </w:pPr>
      <w:r w:rsidRPr="003F0B0C">
        <w:rPr>
          <w:rFonts w:ascii="宋体" w:eastAsia="宋体" w:hAnsi="宋体"/>
        </w:rPr>
        <w:lastRenderedPageBreak/>
        <w:t xml:space="preserve">    }</w:t>
      </w:r>
    </w:p>
    <w:p w:rsidR="003A3499" w:rsidRPr="003F0B0C" w:rsidRDefault="003A3499" w:rsidP="003A3499">
      <w:pPr>
        <w:rPr>
          <w:rFonts w:ascii="宋体" w:eastAsia="宋体" w:hAnsi="宋体"/>
        </w:rPr>
      </w:pPr>
      <w:r w:rsidRPr="003F0B0C">
        <w:rPr>
          <w:rFonts w:ascii="宋体" w:eastAsia="宋体" w:hAnsi="宋体"/>
        </w:rPr>
        <w:t xml:space="preserve">    push_up(id);</w:t>
      </w:r>
    </w:p>
    <w:p w:rsidR="003A3499" w:rsidRPr="003F0B0C" w:rsidRDefault="003A3499" w:rsidP="003A3499">
      <w:pPr>
        <w:rPr>
          <w:rFonts w:ascii="宋体" w:eastAsia="宋体" w:hAnsi="宋体"/>
        </w:rPr>
      </w:pPr>
      <w:r w:rsidRPr="003F0B0C">
        <w:rPr>
          <w:rFonts w:ascii="宋体" w:eastAsia="宋体" w:hAnsi="宋体"/>
        </w:rPr>
        <w:t xml:space="preserve">    return;</w:t>
      </w:r>
    </w:p>
    <w:p w:rsidR="003A3499" w:rsidRPr="003F0B0C" w:rsidRDefault="003A3499" w:rsidP="003A3499">
      <w:pPr>
        <w:rPr>
          <w:rFonts w:ascii="宋体" w:eastAsia="宋体" w:hAnsi="宋体"/>
        </w:rPr>
      </w:pPr>
      <w:r w:rsidRPr="003F0B0C">
        <w:rPr>
          <w:rFonts w:ascii="宋体" w:eastAsia="宋体" w:hAnsi="宋体"/>
        </w:rPr>
        <w:t>}</w:t>
      </w:r>
    </w:p>
    <w:p w:rsidR="003A3499" w:rsidRPr="003F0B0C" w:rsidRDefault="003A3499" w:rsidP="003A3499">
      <w:pPr>
        <w:rPr>
          <w:rFonts w:ascii="宋体" w:eastAsia="宋体" w:hAnsi="宋体"/>
        </w:rPr>
      </w:pPr>
      <w:r w:rsidRPr="003F0B0C">
        <w:rPr>
          <w:rFonts w:ascii="宋体" w:eastAsia="宋体" w:hAnsi="宋体"/>
        </w:rPr>
        <w:t>ll query(int id,int l,int r){</w:t>
      </w:r>
    </w:p>
    <w:p w:rsidR="003A3499" w:rsidRPr="003F0B0C" w:rsidRDefault="003A3499" w:rsidP="003A3499">
      <w:pPr>
        <w:rPr>
          <w:rFonts w:ascii="宋体" w:eastAsia="宋体" w:hAnsi="宋体"/>
        </w:rPr>
      </w:pPr>
      <w:r w:rsidRPr="003F0B0C">
        <w:rPr>
          <w:rFonts w:ascii="宋体" w:eastAsia="宋体" w:hAnsi="宋体"/>
        </w:rPr>
        <w:t xml:space="preserve">    if(tree[id].l==l&amp;&amp;tree[id].r==r){</w:t>
      </w:r>
    </w:p>
    <w:p w:rsidR="003A3499" w:rsidRPr="003F0B0C" w:rsidRDefault="003A3499" w:rsidP="003A3499">
      <w:pPr>
        <w:rPr>
          <w:rFonts w:ascii="宋体" w:eastAsia="宋体" w:hAnsi="宋体"/>
        </w:rPr>
      </w:pPr>
      <w:r w:rsidRPr="003F0B0C">
        <w:rPr>
          <w:rFonts w:ascii="宋体" w:eastAsia="宋体" w:hAnsi="宋体"/>
        </w:rPr>
        <w:t xml:space="preserve">        return tree[id].sum;</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push_down(id);</w:t>
      </w:r>
    </w:p>
    <w:p w:rsidR="003A3499" w:rsidRPr="003F0B0C" w:rsidRDefault="003A3499" w:rsidP="003A3499">
      <w:pPr>
        <w:rPr>
          <w:rFonts w:ascii="宋体" w:eastAsia="宋体" w:hAnsi="宋体"/>
        </w:rPr>
      </w:pPr>
      <w:r w:rsidRPr="003F0B0C">
        <w:rPr>
          <w:rFonts w:ascii="宋体" w:eastAsia="宋体" w:hAnsi="宋体"/>
        </w:rPr>
        <w:t xml:space="preserve">    ll ans;</w:t>
      </w:r>
    </w:p>
    <w:p w:rsidR="003A3499" w:rsidRPr="003F0B0C" w:rsidRDefault="003A3499" w:rsidP="003A3499">
      <w:pPr>
        <w:rPr>
          <w:rFonts w:ascii="宋体" w:eastAsia="宋体" w:hAnsi="宋体"/>
        </w:rPr>
      </w:pPr>
      <w:r w:rsidRPr="003F0B0C">
        <w:rPr>
          <w:rFonts w:ascii="宋体" w:eastAsia="宋体" w:hAnsi="宋体"/>
        </w:rPr>
        <w:t xml:space="preserve">    int leftr=tree[id&lt;&lt;1].r,rightl=tree[id&lt;&lt;1|1].l;</w:t>
      </w:r>
    </w:p>
    <w:p w:rsidR="003A3499" w:rsidRPr="003F0B0C" w:rsidRDefault="003A3499" w:rsidP="003A3499">
      <w:pPr>
        <w:rPr>
          <w:rFonts w:ascii="宋体" w:eastAsia="宋体" w:hAnsi="宋体"/>
        </w:rPr>
      </w:pPr>
      <w:r w:rsidRPr="003F0B0C">
        <w:rPr>
          <w:rFonts w:ascii="宋体" w:eastAsia="宋体" w:hAnsi="宋体"/>
        </w:rPr>
        <w:t xml:space="preserve">    if(r&lt;=leftr){</w:t>
      </w:r>
    </w:p>
    <w:p w:rsidR="003A3499" w:rsidRPr="003F0B0C" w:rsidRDefault="003A3499" w:rsidP="003A3499">
      <w:pPr>
        <w:rPr>
          <w:rFonts w:ascii="宋体" w:eastAsia="宋体" w:hAnsi="宋体"/>
        </w:rPr>
      </w:pPr>
      <w:r w:rsidRPr="003F0B0C">
        <w:rPr>
          <w:rFonts w:ascii="宋体" w:eastAsia="宋体" w:hAnsi="宋体"/>
        </w:rPr>
        <w:t xml:space="preserve">        ans=query(id&lt;&lt;1,l,r);</w:t>
      </w:r>
    </w:p>
    <w:p w:rsidR="003A3499" w:rsidRPr="003F0B0C" w:rsidRDefault="003A3499" w:rsidP="003A3499">
      <w:pPr>
        <w:rPr>
          <w:rFonts w:ascii="宋体" w:eastAsia="宋体" w:hAnsi="宋体"/>
        </w:rPr>
      </w:pPr>
      <w:r w:rsidRPr="003F0B0C">
        <w:rPr>
          <w:rFonts w:ascii="宋体" w:eastAsia="宋体" w:hAnsi="宋体"/>
        </w:rPr>
        <w:t xml:space="preserve">    }else if(l&gt;=rightl){</w:t>
      </w:r>
    </w:p>
    <w:p w:rsidR="003A3499" w:rsidRPr="003F0B0C" w:rsidRDefault="003A3499" w:rsidP="003A3499">
      <w:pPr>
        <w:rPr>
          <w:rFonts w:ascii="宋体" w:eastAsia="宋体" w:hAnsi="宋体"/>
        </w:rPr>
      </w:pPr>
      <w:r w:rsidRPr="003F0B0C">
        <w:rPr>
          <w:rFonts w:ascii="宋体" w:eastAsia="宋体" w:hAnsi="宋体"/>
        </w:rPr>
        <w:t xml:space="preserve">        ans=query(id&lt;&lt;1|1,l,r);</w:t>
      </w:r>
    </w:p>
    <w:p w:rsidR="003A3499" w:rsidRPr="003F0B0C" w:rsidRDefault="003A3499" w:rsidP="003A3499">
      <w:pPr>
        <w:rPr>
          <w:rFonts w:ascii="宋体" w:eastAsia="宋体" w:hAnsi="宋体"/>
        </w:rPr>
      </w:pPr>
      <w:r w:rsidRPr="003F0B0C">
        <w:rPr>
          <w:rFonts w:ascii="宋体" w:eastAsia="宋体" w:hAnsi="宋体"/>
        </w:rPr>
        <w:t xml:space="preserve">    }else{</w:t>
      </w:r>
    </w:p>
    <w:p w:rsidR="003A3499" w:rsidRPr="003F0B0C" w:rsidRDefault="003A3499" w:rsidP="003A3499">
      <w:pPr>
        <w:rPr>
          <w:rFonts w:ascii="宋体" w:eastAsia="宋体" w:hAnsi="宋体"/>
        </w:rPr>
      </w:pPr>
      <w:r w:rsidRPr="003F0B0C">
        <w:rPr>
          <w:rFonts w:ascii="宋体" w:eastAsia="宋体" w:hAnsi="宋体"/>
        </w:rPr>
        <w:t xml:space="preserve">        ans=query(id&lt;&lt;1,l,leftr)+query(id&lt;&lt;1|1,rightl,r);</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push_up(id);</w:t>
      </w:r>
    </w:p>
    <w:p w:rsidR="003A3499" w:rsidRPr="003F0B0C" w:rsidRDefault="003A3499" w:rsidP="003A3499">
      <w:pPr>
        <w:rPr>
          <w:rFonts w:ascii="宋体" w:eastAsia="宋体" w:hAnsi="宋体"/>
        </w:rPr>
      </w:pPr>
      <w:r w:rsidRPr="003F0B0C">
        <w:rPr>
          <w:rFonts w:ascii="宋体" w:eastAsia="宋体" w:hAnsi="宋体"/>
        </w:rPr>
        <w:t xml:space="preserve">    return ans;</w:t>
      </w:r>
    </w:p>
    <w:p w:rsidR="003A3499" w:rsidRPr="003F0B0C" w:rsidRDefault="003A3499" w:rsidP="003A3499">
      <w:pPr>
        <w:rPr>
          <w:rFonts w:ascii="宋体" w:eastAsia="宋体" w:hAnsi="宋体"/>
        </w:rPr>
      </w:pPr>
      <w:r w:rsidRPr="003F0B0C">
        <w:rPr>
          <w:rFonts w:ascii="宋体" w:eastAsia="宋体" w:hAnsi="宋体"/>
        </w:rPr>
        <w:t>}</w:t>
      </w:r>
    </w:p>
    <w:p w:rsidR="003A3499" w:rsidRPr="003F0B0C" w:rsidRDefault="003A3499" w:rsidP="003A3499">
      <w:pPr>
        <w:rPr>
          <w:rFonts w:ascii="宋体" w:eastAsia="宋体" w:hAnsi="宋体"/>
        </w:rPr>
      </w:pPr>
    </w:p>
    <w:p w:rsidR="003A3499" w:rsidRPr="003F0B0C" w:rsidRDefault="003A3499" w:rsidP="003A3499">
      <w:pPr>
        <w:rPr>
          <w:rFonts w:ascii="宋体" w:eastAsia="宋体" w:hAnsi="宋体"/>
        </w:rPr>
      </w:pPr>
      <w:r w:rsidRPr="003F0B0C">
        <w:rPr>
          <w:rFonts w:ascii="宋体" w:eastAsia="宋体" w:hAnsi="宋体"/>
        </w:rPr>
        <w:t>int main()</w:t>
      </w:r>
    </w:p>
    <w:p w:rsidR="003A3499" w:rsidRPr="003F0B0C" w:rsidRDefault="003A3499" w:rsidP="003A3499">
      <w:pPr>
        <w:rPr>
          <w:rFonts w:ascii="宋体" w:eastAsia="宋体" w:hAnsi="宋体"/>
        </w:rPr>
      </w:pPr>
      <w:r w:rsidRPr="003F0B0C">
        <w:rPr>
          <w:rFonts w:ascii="宋体" w:eastAsia="宋体" w:hAnsi="宋体"/>
        </w:rPr>
        <w:t>{</w:t>
      </w:r>
    </w:p>
    <w:p w:rsidR="003A3499" w:rsidRPr="003F0B0C" w:rsidRDefault="003A3499" w:rsidP="003A3499">
      <w:pPr>
        <w:rPr>
          <w:rFonts w:ascii="宋体" w:eastAsia="宋体" w:hAnsi="宋体"/>
        </w:rPr>
      </w:pPr>
      <w:r w:rsidRPr="003F0B0C">
        <w:rPr>
          <w:rFonts w:ascii="宋体" w:eastAsia="宋体" w:hAnsi="宋体"/>
        </w:rPr>
        <w:t xml:space="preserve">    if(debug){</w:t>
      </w:r>
    </w:p>
    <w:p w:rsidR="003A3499" w:rsidRPr="003F0B0C" w:rsidRDefault="003A3499" w:rsidP="003A3499">
      <w:pPr>
        <w:rPr>
          <w:rFonts w:ascii="宋体" w:eastAsia="宋体" w:hAnsi="宋体"/>
        </w:rPr>
      </w:pPr>
      <w:r w:rsidRPr="003F0B0C">
        <w:rPr>
          <w:rFonts w:ascii="宋体" w:eastAsia="宋体" w:hAnsi="宋体"/>
        </w:rPr>
        <w:t xml:space="preserve">        int n,q;</w:t>
      </w:r>
    </w:p>
    <w:p w:rsidR="003A3499" w:rsidRPr="003F0B0C" w:rsidRDefault="003A3499" w:rsidP="003A3499">
      <w:pPr>
        <w:rPr>
          <w:rFonts w:ascii="宋体" w:eastAsia="宋体" w:hAnsi="宋体"/>
        </w:rPr>
      </w:pPr>
      <w:r w:rsidRPr="003F0B0C">
        <w:rPr>
          <w:rFonts w:ascii="宋体" w:eastAsia="宋体" w:hAnsi="宋体"/>
        </w:rPr>
        <w:t xml:space="preserve">        while(~scanf("%d%d",&amp;n,&amp;q)){</w:t>
      </w:r>
    </w:p>
    <w:p w:rsidR="003A3499" w:rsidRPr="003F0B0C" w:rsidRDefault="003A3499" w:rsidP="003A3499">
      <w:pPr>
        <w:rPr>
          <w:rFonts w:ascii="宋体" w:eastAsia="宋体" w:hAnsi="宋体"/>
        </w:rPr>
      </w:pPr>
      <w:r w:rsidRPr="003F0B0C">
        <w:rPr>
          <w:rFonts w:ascii="宋体" w:eastAsia="宋体" w:hAnsi="宋体"/>
        </w:rPr>
        <w:t xml:space="preserve">            if(debughuge) for (int i=1;i&lt;=n;i++) b[i]=i;</w:t>
      </w:r>
    </w:p>
    <w:p w:rsidR="003A3499" w:rsidRPr="003F0B0C" w:rsidRDefault="003A3499" w:rsidP="003A3499">
      <w:pPr>
        <w:rPr>
          <w:rFonts w:ascii="宋体" w:eastAsia="宋体" w:hAnsi="宋体"/>
        </w:rPr>
      </w:pPr>
      <w:r w:rsidRPr="003F0B0C">
        <w:rPr>
          <w:rFonts w:ascii="宋体" w:eastAsia="宋体" w:hAnsi="宋体"/>
        </w:rPr>
        <w:t xml:space="preserve">            else{</w:t>
      </w:r>
    </w:p>
    <w:p w:rsidR="003A3499" w:rsidRPr="003F0B0C" w:rsidRDefault="003A3499" w:rsidP="003A3499">
      <w:pPr>
        <w:rPr>
          <w:rFonts w:ascii="宋体" w:eastAsia="宋体" w:hAnsi="宋体"/>
        </w:rPr>
      </w:pPr>
      <w:r w:rsidRPr="003F0B0C">
        <w:rPr>
          <w:rFonts w:ascii="宋体" w:eastAsia="宋体" w:hAnsi="宋体"/>
        </w:rPr>
        <w:t xml:space="preserve">                for (int i=1;i&lt;=n;i++) scanf("%I64d",&amp;b[i]);</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int a[MAXN];</w:t>
      </w:r>
    </w:p>
    <w:p w:rsidR="003A3499" w:rsidRPr="003F0B0C" w:rsidRDefault="003A3499" w:rsidP="003A3499">
      <w:pPr>
        <w:rPr>
          <w:rFonts w:ascii="宋体" w:eastAsia="宋体" w:hAnsi="宋体"/>
        </w:rPr>
      </w:pPr>
      <w:r w:rsidRPr="003F0B0C">
        <w:rPr>
          <w:rFonts w:ascii="宋体" w:eastAsia="宋体" w:hAnsi="宋体"/>
        </w:rPr>
        <w:t xml:space="preserve">            memset(a,0,sizeof(a));</w:t>
      </w:r>
    </w:p>
    <w:p w:rsidR="003A3499" w:rsidRPr="003F0B0C" w:rsidRDefault="003A3499" w:rsidP="003A3499">
      <w:pPr>
        <w:rPr>
          <w:rFonts w:ascii="宋体" w:eastAsia="宋体" w:hAnsi="宋体"/>
        </w:rPr>
      </w:pPr>
      <w:r w:rsidRPr="003F0B0C">
        <w:rPr>
          <w:rFonts w:ascii="宋体" w:eastAsia="宋体" w:hAnsi="宋体"/>
        </w:rPr>
        <w:t xml:space="preserve">            char op[20];</w:t>
      </w:r>
    </w:p>
    <w:p w:rsidR="003A3499" w:rsidRPr="003F0B0C" w:rsidRDefault="003A3499" w:rsidP="003A3499">
      <w:pPr>
        <w:rPr>
          <w:rFonts w:ascii="宋体" w:eastAsia="宋体" w:hAnsi="宋体"/>
        </w:rPr>
      </w:pPr>
      <w:r w:rsidRPr="003F0B0C">
        <w:rPr>
          <w:rFonts w:ascii="宋体" w:eastAsia="宋体" w:hAnsi="宋体"/>
        </w:rPr>
        <w:t xml:space="preserve">            int l,r;</w:t>
      </w:r>
    </w:p>
    <w:p w:rsidR="003A3499" w:rsidRPr="003F0B0C" w:rsidRDefault="003A3499" w:rsidP="003A3499">
      <w:pPr>
        <w:rPr>
          <w:rFonts w:ascii="宋体" w:eastAsia="宋体" w:hAnsi="宋体"/>
        </w:rPr>
      </w:pPr>
      <w:r w:rsidRPr="003F0B0C">
        <w:rPr>
          <w:rFonts w:ascii="宋体" w:eastAsia="宋体" w:hAnsi="宋体"/>
        </w:rPr>
        <w:t xml:space="preserve">            while(q--){</w:t>
      </w:r>
    </w:p>
    <w:p w:rsidR="003A3499" w:rsidRPr="003F0B0C" w:rsidRDefault="003A3499" w:rsidP="003A3499">
      <w:pPr>
        <w:rPr>
          <w:rFonts w:ascii="宋体" w:eastAsia="宋体" w:hAnsi="宋体"/>
        </w:rPr>
      </w:pPr>
      <w:r w:rsidRPr="003F0B0C">
        <w:rPr>
          <w:rFonts w:ascii="宋体" w:eastAsia="宋体" w:hAnsi="宋体"/>
        </w:rPr>
        <w:t xml:space="preserve">                scanf("%s%d%d",op,&amp;l,&amp;r);</w:t>
      </w:r>
    </w:p>
    <w:p w:rsidR="003A3499" w:rsidRPr="003F0B0C" w:rsidRDefault="003A3499" w:rsidP="003A3499">
      <w:pPr>
        <w:rPr>
          <w:rFonts w:ascii="宋体" w:eastAsia="宋体" w:hAnsi="宋体"/>
        </w:rPr>
      </w:pPr>
      <w:r w:rsidRPr="003F0B0C">
        <w:rPr>
          <w:rFonts w:ascii="宋体" w:eastAsia="宋体" w:hAnsi="宋体"/>
        </w:rPr>
        <w:t xml:space="preserve">                if(op[0]=='a'){</w:t>
      </w:r>
    </w:p>
    <w:p w:rsidR="003A3499" w:rsidRPr="003F0B0C" w:rsidRDefault="003A3499" w:rsidP="003A3499">
      <w:pPr>
        <w:rPr>
          <w:rFonts w:ascii="宋体" w:eastAsia="宋体" w:hAnsi="宋体"/>
        </w:rPr>
      </w:pPr>
      <w:r w:rsidRPr="003F0B0C">
        <w:rPr>
          <w:rFonts w:ascii="宋体" w:eastAsia="宋体" w:hAnsi="宋体"/>
        </w:rPr>
        <w:t xml:space="preserve">                    for (int i=l;i&lt;=r;i++) a[i]++;</w:t>
      </w:r>
    </w:p>
    <w:p w:rsidR="003A3499" w:rsidRPr="003F0B0C" w:rsidRDefault="003A3499" w:rsidP="003A3499">
      <w:pPr>
        <w:rPr>
          <w:rFonts w:ascii="宋体" w:eastAsia="宋体" w:hAnsi="宋体"/>
        </w:rPr>
      </w:pPr>
      <w:r w:rsidRPr="003F0B0C">
        <w:rPr>
          <w:rFonts w:ascii="宋体" w:eastAsia="宋体" w:hAnsi="宋体"/>
        </w:rPr>
        <w:t xml:space="preserve">                }else if(op[0]=='q'){</w:t>
      </w:r>
    </w:p>
    <w:p w:rsidR="003A3499" w:rsidRPr="003F0B0C" w:rsidRDefault="003A3499" w:rsidP="003A3499">
      <w:pPr>
        <w:rPr>
          <w:rFonts w:ascii="宋体" w:eastAsia="宋体" w:hAnsi="宋体"/>
        </w:rPr>
      </w:pPr>
      <w:r w:rsidRPr="003F0B0C">
        <w:rPr>
          <w:rFonts w:ascii="宋体" w:eastAsia="宋体" w:hAnsi="宋体"/>
        </w:rPr>
        <w:t xml:space="preserve">                    ll ans=0;</w:t>
      </w:r>
    </w:p>
    <w:p w:rsidR="003A3499" w:rsidRPr="003F0B0C" w:rsidRDefault="003A3499" w:rsidP="003A3499">
      <w:pPr>
        <w:rPr>
          <w:rFonts w:ascii="宋体" w:eastAsia="宋体" w:hAnsi="宋体"/>
        </w:rPr>
      </w:pPr>
      <w:r w:rsidRPr="003F0B0C">
        <w:rPr>
          <w:rFonts w:ascii="宋体" w:eastAsia="宋体" w:hAnsi="宋体"/>
        </w:rPr>
        <w:t xml:space="preserve">                    for (int i=l;i&lt;=r;i++) ans+=a[i]/b[i];</w:t>
      </w:r>
    </w:p>
    <w:p w:rsidR="003A3499" w:rsidRPr="003F0B0C" w:rsidRDefault="003A3499" w:rsidP="003A3499">
      <w:pPr>
        <w:rPr>
          <w:rFonts w:ascii="宋体" w:eastAsia="宋体" w:hAnsi="宋体"/>
        </w:rPr>
      </w:pPr>
      <w:r w:rsidRPr="003F0B0C">
        <w:rPr>
          <w:rFonts w:ascii="宋体" w:eastAsia="宋体" w:hAnsi="宋体"/>
        </w:rPr>
        <w:t xml:space="preserve">                    printf("%I64d\n",ans);</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lastRenderedPageBreak/>
        <w:t xml:space="preserve">            }</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return 0;</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int n,q;</w:t>
      </w:r>
    </w:p>
    <w:p w:rsidR="003A3499" w:rsidRPr="003F0B0C" w:rsidRDefault="003A3499" w:rsidP="003A3499">
      <w:pPr>
        <w:rPr>
          <w:rFonts w:ascii="宋体" w:eastAsia="宋体" w:hAnsi="宋体"/>
        </w:rPr>
      </w:pPr>
      <w:r w:rsidRPr="003F0B0C">
        <w:rPr>
          <w:rFonts w:ascii="宋体" w:eastAsia="宋体" w:hAnsi="宋体"/>
        </w:rPr>
        <w:t xml:space="preserve">    while(~scanf("%d%d",&amp;n,&amp;q)){</w:t>
      </w:r>
    </w:p>
    <w:p w:rsidR="003A3499" w:rsidRPr="003F0B0C" w:rsidRDefault="003A3499" w:rsidP="003A3499">
      <w:pPr>
        <w:rPr>
          <w:rFonts w:ascii="宋体" w:eastAsia="宋体" w:hAnsi="宋体"/>
        </w:rPr>
      </w:pPr>
      <w:r w:rsidRPr="003F0B0C">
        <w:rPr>
          <w:rFonts w:ascii="宋体" w:eastAsia="宋体" w:hAnsi="宋体"/>
        </w:rPr>
        <w:t xml:space="preserve">        if(debughuge) for (int i=1;i&lt;=n;i++) b[i]=i;</w:t>
      </w:r>
    </w:p>
    <w:p w:rsidR="003A3499" w:rsidRPr="003F0B0C" w:rsidRDefault="003A3499" w:rsidP="003A3499">
      <w:pPr>
        <w:rPr>
          <w:rFonts w:ascii="宋体" w:eastAsia="宋体" w:hAnsi="宋体"/>
        </w:rPr>
      </w:pPr>
      <w:r w:rsidRPr="003F0B0C">
        <w:rPr>
          <w:rFonts w:ascii="宋体" w:eastAsia="宋体" w:hAnsi="宋体"/>
        </w:rPr>
        <w:t xml:space="preserve">        else{</w:t>
      </w:r>
    </w:p>
    <w:p w:rsidR="003A3499" w:rsidRPr="003F0B0C" w:rsidRDefault="003A3499" w:rsidP="003A3499">
      <w:pPr>
        <w:rPr>
          <w:rFonts w:ascii="宋体" w:eastAsia="宋体" w:hAnsi="宋体"/>
        </w:rPr>
      </w:pPr>
      <w:r w:rsidRPr="003F0B0C">
        <w:rPr>
          <w:rFonts w:ascii="宋体" w:eastAsia="宋体" w:hAnsi="宋体"/>
        </w:rPr>
        <w:t xml:space="preserve">            for (int i=1;i&lt;=n;i++) scanf("%I64d",&amp;b[i]);</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build_tree(1,1,n);</w:t>
      </w:r>
    </w:p>
    <w:p w:rsidR="003A3499" w:rsidRPr="003F0B0C" w:rsidRDefault="003A3499" w:rsidP="003A3499">
      <w:pPr>
        <w:rPr>
          <w:rFonts w:ascii="宋体" w:eastAsia="宋体" w:hAnsi="宋体"/>
        </w:rPr>
      </w:pPr>
      <w:r w:rsidRPr="003F0B0C">
        <w:rPr>
          <w:rFonts w:ascii="宋体" w:eastAsia="宋体" w:hAnsi="宋体"/>
        </w:rPr>
        <w:t xml:space="preserve">        char op[20];</w:t>
      </w:r>
    </w:p>
    <w:p w:rsidR="003A3499" w:rsidRPr="003F0B0C" w:rsidRDefault="003A3499" w:rsidP="003A3499">
      <w:pPr>
        <w:rPr>
          <w:rFonts w:ascii="宋体" w:eastAsia="宋体" w:hAnsi="宋体"/>
        </w:rPr>
      </w:pPr>
      <w:r w:rsidRPr="003F0B0C">
        <w:rPr>
          <w:rFonts w:ascii="宋体" w:eastAsia="宋体" w:hAnsi="宋体"/>
        </w:rPr>
        <w:t xml:space="preserve">        int l,r;</w:t>
      </w:r>
    </w:p>
    <w:p w:rsidR="003A3499" w:rsidRPr="003F0B0C" w:rsidRDefault="003A3499" w:rsidP="003A3499">
      <w:pPr>
        <w:rPr>
          <w:rFonts w:ascii="宋体" w:eastAsia="宋体" w:hAnsi="宋体"/>
        </w:rPr>
      </w:pPr>
      <w:r w:rsidRPr="003F0B0C">
        <w:rPr>
          <w:rFonts w:ascii="宋体" w:eastAsia="宋体" w:hAnsi="宋体"/>
        </w:rPr>
        <w:t xml:space="preserve">        while(q--){</w:t>
      </w:r>
    </w:p>
    <w:p w:rsidR="003A3499" w:rsidRPr="003F0B0C" w:rsidRDefault="003A3499" w:rsidP="003A3499">
      <w:pPr>
        <w:rPr>
          <w:rFonts w:ascii="宋体" w:eastAsia="宋体" w:hAnsi="宋体"/>
        </w:rPr>
      </w:pPr>
      <w:r w:rsidRPr="003F0B0C">
        <w:rPr>
          <w:rFonts w:ascii="宋体" w:eastAsia="宋体" w:hAnsi="宋体"/>
        </w:rPr>
        <w:t xml:space="preserve">            scanf("%s%d%d",op,&amp;l,&amp;r);</w:t>
      </w:r>
    </w:p>
    <w:p w:rsidR="003A3499" w:rsidRPr="003F0B0C" w:rsidRDefault="003A3499" w:rsidP="003A3499">
      <w:pPr>
        <w:rPr>
          <w:rFonts w:ascii="宋体" w:eastAsia="宋体" w:hAnsi="宋体"/>
        </w:rPr>
      </w:pPr>
      <w:r w:rsidRPr="003F0B0C">
        <w:rPr>
          <w:rFonts w:ascii="宋体" w:eastAsia="宋体" w:hAnsi="宋体"/>
        </w:rPr>
        <w:t xml:space="preserve">            if(op[0]=='a'){</w:t>
      </w:r>
    </w:p>
    <w:p w:rsidR="003A3499" w:rsidRPr="003F0B0C" w:rsidRDefault="003A3499" w:rsidP="003A3499">
      <w:pPr>
        <w:rPr>
          <w:rFonts w:ascii="宋体" w:eastAsia="宋体" w:hAnsi="宋体"/>
        </w:rPr>
      </w:pPr>
      <w:r w:rsidRPr="003F0B0C">
        <w:rPr>
          <w:rFonts w:ascii="宋体" w:eastAsia="宋体" w:hAnsi="宋体"/>
        </w:rPr>
        <w:t xml:space="preserve">                update(1,l,r,1);</w:t>
      </w:r>
    </w:p>
    <w:p w:rsidR="003A3499" w:rsidRPr="003F0B0C" w:rsidRDefault="003A3499" w:rsidP="003A3499">
      <w:pPr>
        <w:rPr>
          <w:rFonts w:ascii="宋体" w:eastAsia="宋体" w:hAnsi="宋体"/>
        </w:rPr>
      </w:pPr>
      <w:r w:rsidRPr="003F0B0C">
        <w:rPr>
          <w:rFonts w:ascii="宋体" w:eastAsia="宋体" w:hAnsi="宋体"/>
        </w:rPr>
        <w:t xml:space="preserve">            }else if(op[0]=='q'){</w:t>
      </w:r>
    </w:p>
    <w:p w:rsidR="003A3499" w:rsidRPr="003F0B0C" w:rsidRDefault="003A3499" w:rsidP="003A3499">
      <w:pPr>
        <w:rPr>
          <w:rFonts w:ascii="宋体" w:eastAsia="宋体" w:hAnsi="宋体"/>
        </w:rPr>
      </w:pPr>
      <w:r w:rsidRPr="003F0B0C">
        <w:rPr>
          <w:rFonts w:ascii="宋体" w:eastAsia="宋体" w:hAnsi="宋体"/>
        </w:rPr>
        <w:t xml:space="preserve">                printf("%I64d\n",query(1,l,r));</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w:t>
      </w:r>
    </w:p>
    <w:p w:rsidR="003A3499" w:rsidRPr="003F0B0C" w:rsidRDefault="003A3499" w:rsidP="003A3499">
      <w:pPr>
        <w:rPr>
          <w:rFonts w:ascii="宋体" w:eastAsia="宋体" w:hAnsi="宋体"/>
        </w:rPr>
      </w:pPr>
      <w:r w:rsidRPr="003F0B0C">
        <w:rPr>
          <w:rFonts w:ascii="宋体" w:eastAsia="宋体" w:hAnsi="宋体"/>
        </w:rPr>
        <w:t xml:space="preserve">    return 0;</w:t>
      </w:r>
    </w:p>
    <w:p w:rsidR="003A3499" w:rsidRPr="003F0B0C" w:rsidRDefault="003A3499" w:rsidP="003A3499">
      <w:pPr>
        <w:rPr>
          <w:rFonts w:ascii="宋体" w:eastAsia="宋体" w:hAnsi="宋体"/>
        </w:rPr>
      </w:pPr>
      <w:r w:rsidRPr="003F0B0C">
        <w:rPr>
          <w:rFonts w:ascii="宋体" w:eastAsia="宋体" w:hAnsi="宋体"/>
        </w:rPr>
        <w:t>}</w:t>
      </w:r>
    </w:p>
    <w:p w:rsidR="00CC61A2" w:rsidRPr="003F0B0C" w:rsidRDefault="00CC61A2" w:rsidP="00A26871">
      <w:pPr>
        <w:pStyle w:val="4"/>
        <w:rPr>
          <w:rFonts w:ascii="宋体" w:eastAsia="宋体" w:hAnsi="宋体"/>
          <w:b w:val="0"/>
        </w:rPr>
      </w:pPr>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6356</w:t>
      </w:r>
      <w:r w:rsidRPr="003F0B0C">
        <w:rPr>
          <w:rFonts w:ascii="宋体" w:eastAsia="宋体" w:hAnsi="宋体" w:hint="eastAsia"/>
          <w:b w:val="0"/>
        </w:rPr>
        <w:t>-</w:t>
      </w:r>
      <w:r w:rsidRPr="003F0B0C">
        <w:rPr>
          <w:rFonts w:ascii="宋体" w:eastAsia="宋体" w:hAnsi="宋体"/>
          <w:b w:val="0"/>
        </w:rPr>
        <w:t>Glad Your Came</w:t>
      </w:r>
      <w:r w:rsidR="00A26871" w:rsidRPr="003F0B0C">
        <w:rPr>
          <w:rFonts w:ascii="宋体" w:eastAsia="宋体" w:hAnsi="宋体"/>
          <w:b w:val="0"/>
        </w:rPr>
        <w:fldChar w:fldCharType="begin"/>
      </w:r>
      <w:r w:rsidR="00A26871" w:rsidRPr="003F0B0C">
        <w:rPr>
          <w:rFonts w:ascii="宋体" w:eastAsia="宋体" w:hAnsi="宋体"/>
        </w:rPr>
        <w:instrText xml:space="preserve"> XE "</w:instrText>
      </w:r>
      <w:r w:rsidR="00A26871" w:rsidRPr="003F0B0C">
        <w:rPr>
          <w:rFonts w:ascii="宋体" w:eastAsia="宋体" w:hAnsi="宋体" w:hint="eastAsia"/>
          <w:b w:val="0"/>
        </w:rPr>
        <w:instrText>√-</w:instrText>
      </w:r>
      <w:r w:rsidR="00A26871" w:rsidRPr="003F0B0C">
        <w:rPr>
          <w:rFonts w:ascii="宋体" w:eastAsia="宋体" w:hAnsi="宋体"/>
          <w:b w:val="0"/>
        </w:rPr>
        <w:instrText>HDU</w:instrText>
      </w:r>
      <w:r w:rsidR="00A26871" w:rsidRPr="003F0B0C">
        <w:rPr>
          <w:rFonts w:ascii="宋体" w:eastAsia="宋体" w:hAnsi="宋体" w:hint="eastAsia"/>
          <w:b w:val="0"/>
        </w:rPr>
        <w:instrText>-</w:instrText>
      </w:r>
      <w:r w:rsidR="00A26871" w:rsidRPr="003F0B0C">
        <w:rPr>
          <w:rFonts w:ascii="宋体" w:eastAsia="宋体" w:hAnsi="宋体"/>
          <w:b w:val="0"/>
        </w:rPr>
        <w:instrText>6356</w:instrText>
      </w:r>
      <w:r w:rsidR="00A26871" w:rsidRPr="003F0B0C">
        <w:rPr>
          <w:rFonts w:ascii="宋体" w:eastAsia="宋体" w:hAnsi="宋体" w:hint="eastAsia"/>
          <w:b w:val="0"/>
        </w:rPr>
        <w:instrText>-</w:instrText>
      </w:r>
      <w:r w:rsidR="00A26871" w:rsidRPr="003F0B0C">
        <w:rPr>
          <w:rFonts w:ascii="宋体" w:eastAsia="宋体" w:hAnsi="宋体"/>
          <w:b w:val="0"/>
        </w:rPr>
        <w:instrText>Glad Your Came:</w:instrText>
      </w:r>
      <w:r w:rsidR="00A26871" w:rsidRPr="003F0B0C">
        <w:rPr>
          <w:rFonts w:ascii="宋体" w:eastAsia="宋体" w:hAnsi="宋体"/>
        </w:rPr>
        <w:instrText xml:space="preserve">6356" \y "HDU:6356" </w:instrText>
      </w:r>
      <w:r w:rsidR="00A26871" w:rsidRPr="003F0B0C">
        <w:rPr>
          <w:rFonts w:ascii="宋体" w:eastAsia="宋体" w:hAnsi="宋体"/>
          <w:b w:val="0"/>
        </w:rPr>
        <w:fldChar w:fldCharType="end"/>
      </w:r>
    </w:p>
    <w:p w:rsidR="00CC61A2" w:rsidRPr="003F0B0C" w:rsidRDefault="00CC61A2" w:rsidP="003A3499">
      <w:pPr>
        <w:rPr>
          <w:rFonts w:ascii="宋体" w:eastAsia="宋体" w:hAnsi="宋体"/>
        </w:rPr>
      </w:pPr>
      <w:r w:rsidRPr="003F0B0C">
        <w:rPr>
          <w:rFonts w:ascii="宋体" w:eastAsia="宋体" w:hAnsi="宋体" w:hint="eastAsia"/>
        </w:rPr>
        <w:t>【source】2018杭电暑期多校第5场1007-铜牌题</w:t>
      </w:r>
    </w:p>
    <w:p w:rsidR="00CC61A2" w:rsidRPr="003F0B0C" w:rsidRDefault="00CC61A2" w:rsidP="003A3499">
      <w:pPr>
        <w:rPr>
          <w:rFonts w:ascii="宋体" w:eastAsia="宋体" w:hAnsi="宋体"/>
        </w:rPr>
      </w:pPr>
      <w:r w:rsidRPr="003F0B0C">
        <w:rPr>
          <w:rFonts w:ascii="宋体" w:eastAsia="宋体" w:hAnsi="宋体" w:hint="eastAsia"/>
        </w:rPr>
        <w:t>【题意】数组大小n（从1开始），初始全为0，给定生成函数和初始值，每次生成l,r,v，总共生成m次，将[l,r]中比v小的都更新为v，最后求</w:t>
      </w:r>
      <w:r w:rsidRPr="003F0B0C">
        <w:rPr>
          <w:rFonts w:ascii="宋体" w:eastAsia="宋体" w:hAnsi="宋体"/>
          <w:position w:val="-20"/>
        </w:rPr>
        <w:object w:dxaOrig="639" w:dyaOrig="580">
          <v:shape id="_x0000_i1906" type="#_x0000_t75" style="width:47.25pt;height:42.75pt" o:ole="">
            <v:imagedata r:id="rId60" o:title=""/>
          </v:shape>
          <o:OLEObject Type="Embed" ProgID="Equation.DSMT4" ShapeID="_x0000_i1906" DrawAspect="Content" ObjectID="_1595176149" r:id="rId61"/>
        </w:object>
      </w:r>
    </w:p>
    <w:p w:rsidR="00CC61A2" w:rsidRPr="003F0B0C" w:rsidRDefault="00CC61A2" w:rsidP="003A3499">
      <w:pPr>
        <w:rPr>
          <w:rFonts w:ascii="宋体" w:eastAsia="宋体" w:hAnsi="宋体" w:hint="eastAsia"/>
        </w:rPr>
      </w:pPr>
      <w:r w:rsidRPr="003F0B0C">
        <w:rPr>
          <w:rFonts w:ascii="宋体" w:eastAsia="宋体" w:hAnsi="宋体" w:hint="eastAsia"/>
        </w:rPr>
        <w:t>【TAG】线段树 异或和 区间更新 区间查询</w:t>
      </w:r>
    </w:p>
    <w:p w:rsidR="00CC61A2" w:rsidRPr="003F0B0C" w:rsidRDefault="00CC61A2" w:rsidP="003A3499">
      <w:pPr>
        <w:rPr>
          <w:rFonts w:ascii="宋体" w:eastAsia="宋体" w:hAnsi="宋体" w:hint="eastAsia"/>
        </w:rPr>
      </w:pPr>
      <w:r w:rsidRPr="003F0B0C">
        <w:rPr>
          <w:rFonts w:ascii="宋体" w:eastAsia="宋体" w:hAnsi="宋体" w:hint="eastAsia"/>
        </w:rPr>
        <w:t>【题解】线段树节点记录当前区间的最小值，开始的时候只更新区间的最小值，不更新和，最后一次性查询和。这个写完之后会TLE，加一个减枝就过了。就是更新的num如果比当前区间的最小值更小了，那么就直接减枝掉。开始的u</w:t>
      </w:r>
      <w:r w:rsidRPr="003F0B0C">
        <w:rPr>
          <w:rFonts w:ascii="宋体" w:eastAsia="宋体" w:hAnsi="宋体"/>
        </w:rPr>
        <w:t>int32_t</w:t>
      </w:r>
      <w:r w:rsidRPr="003F0B0C">
        <w:rPr>
          <w:rFonts w:ascii="宋体" w:eastAsia="宋体" w:hAnsi="宋体" w:hint="eastAsia"/>
        </w:rPr>
        <w:t>搞了半天，不过只要样例对了基本就没问题了。</w:t>
      </w:r>
    </w:p>
    <w:p w:rsidR="00A3204F" w:rsidRPr="003F0B0C" w:rsidRDefault="00A3204F" w:rsidP="003A3499">
      <w:pPr>
        <w:rPr>
          <w:rFonts w:ascii="宋体" w:eastAsia="宋体" w:hAnsi="宋体"/>
        </w:rPr>
      </w:pPr>
      <w:r w:rsidRPr="003F0B0C">
        <w:rPr>
          <w:rFonts w:ascii="宋体" w:eastAsia="宋体" w:hAnsi="宋体"/>
        </w:rPr>
        <w:t>2</w:t>
      </w:r>
      <w:r w:rsidRPr="003F0B0C">
        <w:rPr>
          <w:rFonts w:ascii="宋体" w:eastAsia="宋体" w:hAnsi="宋体" w:hint="eastAsia"/>
        </w:rPr>
        <w:t>的30次方可以直接用1&lt;&lt;30，不用快速幂了</w:t>
      </w:r>
    </w:p>
    <w:p w:rsidR="00CC61A2" w:rsidRPr="003F0B0C" w:rsidRDefault="00604082" w:rsidP="003A3499">
      <w:pPr>
        <w:rPr>
          <w:rFonts w:ascii="宋体" w:eastAsia="宋体" w:hAnsi="宋体" w:hint="eastAsia"/>
        </w:rPr>
      </w:pPr>
      <w:r w:rsidRPr="003F0B0C">
        <w:rPr>
          <w:rFonts w:ascii="宋体" w:eastAsia="宋体" w:hAnsi="宋体" w:hint="eastAsia"/>
        </w:rPr>
        <w:t>官方题解中的做法是一种类似ST表的操作。</w:t>
      </w:r>
    </w:p>
    <w:p w:rsidR="00CC61A2" w:rsidRPr="003F0B0C" w:rsidRDefault="00CC61A2" w:rsidP="003A3499">
      <w:pPr>
        <w:rPr>
          <w:rFonts w:ascii="宋体" w:eastAsia="宋体" w:hAnsi="宋体"/>
        </w:rPr>
      </w:pPr>
      <w:r w:rsidRPr="003F0B0C">
        <w:rPr>
          <w:rFonts w:ascii="宋体" w:eastAsia="宋体" w:hAnsi="宋体" w:hint="eastAsia"/>
        </w:rPr>
        <w:t>【代码】</w:t>
      </w:r>
    </w:p>
    <w:p w:rsidR="00A3204F" w:rsidRPr="003F0B0C" w:rsidRDefault="00A3204F" w:rsidP="00A3204F">
      <w:pPr>
        <w:rPr>
          <w:rFonts w:ascii="宋体" w:eastAsia="宋体" w:hAnsi="宋体"/>
        </w:rPr>
      </w:pPr>
      <w:r w:rsidRPr="003F0B0C">
        <w:rPr>
          <w:rFonts w:ascii="宋体" w:eastAsia="宋体" w:hAnsi="宋体"/>
        </w:rPr>
        <w:t>#include &lt;bits/stdc++.h&gt;</w:t>
      </w:r>
    </w:p>
    <w:p w:rsidR="00A3204F" w:rsidRPr="003F0B0C" w:rsidRDefault="00A3204F" w:rsidP="00A3204F">
      <w:pPr>
        <w:rPr>
          <w:rFonts w:ascii="宋体" w:eastAsia="宋体" w:hAnsi="宋体"/>
        </w:rPr>
      </w:pPr>
      <w:r w:rsidRPr="003F0B0C">
        <w:rPr>
          <w:rFonts w:ascii="宋体" w:eastAsia="宋体" w:hAnsi="宋体"/>
        </w:rPr>
        <w:t>#define ll long long</w:t>
      </w:r>
    </w:p>
    <w:p w:rsidR="00A3204F" w:rsidRPr="003F0B0C" w:rsidRDefault="00A3204F" w:rsidP="00A3204F">
      <w:pPr>
        <w:rPr>
          <w:rFonts w:ascii="宋体" w:eastAsia="宋体" w:hAnsi="宋体"/>
        </w:rPr>
      </w:pPr>
      <w:r w:rsidRPr="003F0B0C">
        <w:rPr>
          <w:rFonts w:ascii="宋体" w:eastAsia="宋体" w:hAnsi="宋体"/>
        </w:rPr>
        <w:t>#define MAXN 100010</w:t>
      </w:r>
    </w:p>
    <w:p w:rsidR="00A3204F" w:rsidRPr="003F0B0C" w:rsidRDefault="00A3204F" w:rsidP="00A3204F">
      <w:pPr>
        <w:rPr>
          <w:rFonts w:ascii="宋体" w:eastAsia="宋体" w:hAnsi="宋体"/>
        </w:rPr>
      </w:pPr>
      <w:r w:rsidRPr="003F0B0C">
        <w:rPr>
          <w:rFonts w:ascii="宋体" w:eastAsia="宋体" w:hAnsi="宋体"/>
        </w:rPr>
        <w:lastRenderedPageBreak/>
        <w:t>#define debug false</w:t>
      </w:r>
    </w:p>
    <w:p w:rsidR="00A3204F" w:rsidRPr="003F0B0C" w:rsidRDefault="00A3204F" w:rsidP="00A3204F">
      <w:pPr>
        <w:rPr>
          <w:rFonts w:ascii="宋体" w:eastAsia="宋体" w:hAnsi="宋体"/>
        </w:rPr>
      </w:pPr>
      <w:r w:rsidRPr="003F0B0C">
        <w:rPr>
          <w:rFonts w:ascii="宋体" w:eastAsia="宋体" w:hAnsi="宋体"/>
        </w:rPr>
        <w:t>//#define ASSERT(X) if(!(X)) while(true);</w:t>
      </w:r>
    </w:p>
    <w:p w:rsidR="00A3204F" w:rsidRPr="003F0B0C" w:rsidRDefault="00A3204F" w:rsidP="00A3204F">
      <w:pPr>
        <w:rPr>
          <w:rFonts w:ascii="宋体" w:eastAsia="宋体" w:hAnsi="宋体"/>
        </w:rPr>
      </w:pPr>
      <w:r w:rsidRPr="003F0B0C">
        <w:rPr>
          <w:rFonts w:ascii="宋体" w:eastAsia="宋体" w:hAnsi="宋体"/>
        </w:rPr>
        <w:t>//#define ASSERT(X) if(!(X)){int sz=1;while(sz++){int *num=new int[sz];}}</w:t>
      </w:r>
    </w:p>
    <w:p w:rsidR="00A3204F" w:rsidRPr="003F0B0C" w:rsidRDefault="00A3204F" w:rsidP="00A3204F">
      <w:pPr>
        <w:rPr>
          <w:rFonts w:ascii="宋体" w:eastAsia="宋体" w:hAnsi="宋体"/>
        </w:rPr>
      </w:pPr>
      <w:r w:rsidRPr="003F0B0C">
        <w:rPr>
          <w:rFonts w:ascii="宋体" w:eastAsia="宋体" w:hAnsi="宋体"/>
        </w:rPr>
        <w:t>//#define assert ASSERT</w:t>
      </w:r>
    </w:p>
    <w:p w:rsidR="00A3204F" w:rsidRPr="003F0B0C" w:rsidRDefault="00A3204F" w:rsidP="00A3204F">
      <w:pPr>
        <w:rPr>
          <w:rFonts w:ascii="宋体" w:eastAsia="宋体" w:hAnsi="宋体"/>
        </w:rPr>
      </w:pPr>
      <w:r w:rsidRPr="003F0B0C">
        <w:rPr>
          <w:rFonts w:ascii="宋体" w:eastAsia="宋体" w:hAnsi="宋体"/>
        </w:rPr>
        <w:t>using namespace std;</w:t>
      </w:r>
    </w:p>
    <w:p w:rsidR="00A3204F" w:rsidRPr="003F0B0C" w:rsidRDefault="00A3204F" w:rsidP="00A3204F">
      <w:pPr>
        <w:rPr>
          <w:rFonts w:ascii="宋体" w:eastAsia="宋体" w:hAnsi="宋体"/>
        </w:rPr>
      </w:pPr>
    </w:p>
    <w:p w:rsidR="00A3204F" w:rsidRPr="003F0B0C" w:rsidRDefault="00A3204F" w:rsidP="00A3204F">
      <w:pPr>
        <w:rPr>
          <w:rFonts w:ascii="宋体" w:eastAsia="宋体" w:hAnsi="宋体"/>
        </w:rPr>
      </w:pPr>
      <w:r w:rsidRPr="003F0B0C">
        <w:rPr>
          <w:rFonts w:ascii="宋体" w:eastAsia="宋体" w:hAnsi="宋体"/>
        </w:rPr>
        <w:t>struct SegmentTree{</w:t>
      </w:r>
    </w:p>
    <w:p w:rsidR="00A3204F" w:rsidRPr="003F0B0C" w:rsidRDefault="00A3204F" w:rsidP="00A3204F">
      <w:pPr>
        <w:rPr>
          <w:rFonts w:ascii="宋体" w:eastAsia="宋体" w:hAnsi="宋体"/>
        </w:rPr>
      </w:pPr>
      <w:r w:rsidRPr="003F0B0C">
        <w:rPr>
          <w:rFonts w:ascii="宋体" w:eastAsia="宋体" w:hAnsi="宋体"/>
        </w:rPr>
        <w:t xml:space="preserve">    struct node{</w:t>
      </w:r>
    </w:p>
    <w:p w:rsidR="00A3204F" w:rsidRPr="003F0B0C" w:rsidRDefault="00A3204F" w:rsidP="00A3204F">
      <w:pPr>
        <w:rPr>
          <w:rFonts w:ascii="宋体" w:eastAsia="宋体" w:hAnsi="宋体"/>
        </w:rPr>
      </w:pPr>
      <w:r w:rsidRPr="003F0B0C">
        <w:rPr>
          <w:rFonts w:ascii="宋体" w:eastAsia="宋体" w:hAnsi="宋体"/>
        </w:rPr>
        <w:t xml:space="preserve">        ll sum,minnum;</w:t>
      </w:r>
    </w:p>
    <w:p w:rsidR="00A3204F" w:rsidRPr="003F0B0C" w:rsidRDefault="00A3204F" w:rsidP="00A3204F">
      <w:pPr>
        <w:rPr>
          <w:rFonts w:ascii="宋体" w:eastAsia="宋体" w:hAnsi="宋体"/>
        </w:rPr>
      </w:pPr>
      <w:r w:rsidRPr="003F0B0C">
        <w:rPr>
          <w:rFonts w:ascii="宋体" w:eastAsia="宋体" w:hAnsi="宋体"/>
        </w:rPr>
        <w:t xml:space="preserve">        bool lazy;</w:t>
      </w:r>
    </w:p>
    <w:p w:rsidR="00A3204F" w:rsidRPr="003F0B0C" w:rsidRDefault="00A3204F" w:rsidP="00A3204F">
      <w:pPr>
        <w:rPr>
          <w:rFonts w:ascii="宋体" w:eastAsia="宋体" w:hAnsi="宋体"/>
        </w:rPr>
      </w:pPr>
      <w:r w:rsidRPr="003F0B0C">
        <w:rPr>
          <w:rFonts w:ascii="宋体" w:eastAsia="宋体" w:hAnsi="宋体"/>
        </w:rPr>
        <w:t xml:space="preserve">    }tree[4*MAXN];</w:t>
      </w:r>
    </w:p>
    <w:p w:rsidR="00A3204F" w:rsidRPr="003F0B0C" w:rsidRDefault="00A3204F" w:rsidP="00A3204F">
      <w:pPr>
        <w:rPr>
          <w:rFonts w:ascii="宋体" w:eastAsia="宋体" w:hAnsi="宋体"/>
        </w:rPr>
      </w:pPr>
      <w:r w:rsidRPr="003F0B0C">
        <w:rPr>
          <w:rFonts w:ascii="宋体" w:eastAsia="宋体" w:hAnsi="宋体"/>
        </w:rPr>
        <w:t xml:space="preserve">    void push_down(uint32_t id){</w:t>
      </w:r>
    </w:p>
    <w:p w:rsidR="00A3204F" w:rsidRPr="003F0B0C" w:rsidRDefault="00A3204F" w:rsidP="00A3204F">
      <w:pPr>
        <w:rPr>
          <w:rFonts w:ascii="宋体" w:eastAsia="宋体" w:hAnsi="宋体"/>
        </w:rPr>
      </w:pPr>
      <w:r w:rsidRPr="003F0B0C">
        <w:rPr>
          <w:rFonts w:ascii="宋体" w:eastAsia="宋体" w:hAnsi="宋体"/>
        </w:rPr>
        <w:t xml:space="preserve">        if(tree[id].lazy){</w:t>
      </w:r>
    </w:p>
    <w:p w:rsidR="00A3204F" w:rsidRPr="003F0B0C" w:rsidRDefault="00A3204F" w:rsidP="00A3204F">
      <w:pPr>
        <w:rPr>
          <w:rFonts w:ascii="宋体" w:eastAsia="宋体" w:hAnsi="宋体"/>
        </w:rPr>
      </w:pPr>
      <w:r w:rsidRPr="003F0B0C">
        <w:rPr>
          <w:rFonts w:ascii="宋体" w:eastAsia="宋体" w:hAnsi="宋体"/>
        </w:rPr>
        <w:t xml:space="preserve">            tree[2*id].minnum=max(tree[2*id].minnum,tree[id].minnum);</w:t>
      </w:r>
    </w:p>
    <w:p w:rsidR="00A3204F" w:rsidRPr="003F0B0C" w:rsidRDefault="00A3204F" w:rsidP="00A3204F">
      <w:pPr>
        <w:rPr>
          <w:rFonts w:ascii="宋体" w:eastAsia="宋体" w:hAnsi="宋体"/>
        </w:rPr>
      </w:pPr>
      <w:r w:rsidRPr="003F0B0C">
        <w:rPr>
          <w:rFonts w:ascii="宋体" w:eastAsia="宋体" w:hAnsi="宋体"/>
        </w:rPr>
        <w:t xml:space="preserve">            tree[2*id].lazy=true;</w:t>
      </w:r>
    </w:p>
    <w:p w:rsidR="00A3204F" w:rsidRPr="003F0B0C" w:rsidRDefault="00A3204F" w:rsidP="00A3204F">
      <w:pPr>
        <w:rPr>
          <w:rFonts w:ascii="宋体" w:eastAsia="宋体" w:hAnsi="宋体"/>
        </w:rPr>
      </w:pPr>
      <w:r w:rsidRPr="003F0B0C">
        <w:rPr>
          <w:rFonts w:ascii="宋体" w:eastAsia="宋体" w:hAnsi="宋体"/>
        </w:rPr>
        <w:t xml:space="preserve">            tree[2*id+1].minnum=max(tree[2*id+1].minnum,tree[id].minnum);</w:t>
      </w:r>
    </w:p>
    <w:p w:rsidR="00A3204F" w:rsidRPr="003F0B0C" w:rsidRDefault="00A3204F" w:rsidP="00A3204F">
      <w:pPr>
        <w:rPr>
          <w:rFonts w:ascii="宋体" w:eastAsia="宋体" w:hAnsi="宋体"/>
        </w:rPr>
      </w:pPr>
      <w:r w:rsidRPr="003F0B0C">
        <w:rPr>
          <w:rFonts w:ascii="宋体" w:eastAsia="宋体" w:hAnsi="宋体"/>
        </w:rPr>
        <w:t xml:space="preserve">            tree[2*id+1].lazy=true;</w:t>
      </w:r>
    </w:p>
    <w:p w:rsidR="00A3204F" w:rsidRPr="003F0B0C" w:rsidRDefault="00A3204F" w:rsidP="00A3204F">
      <w:pPr>
        <w:rPr>
          <w:rFonts w:ascii="宋体" w:eastAsia="宋体" w:hAnsi="宋体"/>
        </w:rPr>
      </w:pPr>
      <w:r w:rsidRPr="003F0B0C">
        <w:rPr>
          <w:rFonts w:ascii="宋体" w:eastAsia="宋体" w:hAnsi="宋体"/>
        </w:rPr>
        <w:t xml:space="preserve">            tree[id].lazy=false;</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 xml:space="preserve">        return;</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 xml:space="preserve">    void build_tree(){</w:t>
      </w:r>
    </w:p>
    <w:p w:rsidR="00A3204F" w:rsidRPr="003F0B0C" w:rsidRDefault="00A3204F" w:rsidP="00A3204F">
      <w:pPr>
        <w:rPr>
          <w:rFonts w:ascii="宋体" w:eastAsia="宋体" w:hAnsi="宋体"/>
        </w:rPr>
      </w:pPr>
      <w:r w:rsidRPr="003F0B0C">
        <w:rPr>
          <w:rFonts w:ascii="宋体" w:eastAsia="宋体" w:hAnsi="宋体"/>
        </w:rPr>
        <w:t xml:space="preserve">        memset(tree,0,sizeof(tree));</w:t>
      </w:r>
    </w:p>
    <w:p w:rsidR="00A3204F" w:rsidRPr="003F0B0C" w:rsidRDefault="00A3204F" w:rsidP="00A3204F">
      <w:pPr>
        <w:rPr>
          <w:rFonts w:ascii="宋体" w:eastAsia="宋体" w:hAnsi="宋体"/>
        </w:rPr>
      </w:pPr>
      <w:r w:rsidRPr="003F0B0C">
        <w:rPr>
          <w:rFonts w:ascii="宋体" w:eastAsia="宋体" w:hAnsi="宋体"/>
        </w:rPr>
        <w:t xml:space="preserve">        return;</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 xml:space="preserve">    void update(uint32_t id,uint32_t tl,uint32_t tr,uint32_t ul,uint32_t ur,ll num){</w:t>
      </w:r>
    </w:p>
    <w:p w:rsidR="00A3204F" w:rsidRPr="003F0B0C" w:rsidRDefault="00A3204F" w:rsidP="00A3204F">
      <w:pPr>
        <w:rPr>
          <w:rFonts w:ascii="宋体" w:eastAsia="宋体" w:hAnsi="宋体"/>
        </w:rPr>
      </w:pPr>
      <w:r w:rsidRPr="003F0B0C">
        <w:rPr>
          <w:rFonts w:ascii="宋体" w:eastAsia="宋体" w:hAnsi="宋体"/>
        </w:rPr>
        <w:t xml:space="preserve">        assert(tl&lt;=ul&amp;&amp;ur&lt;=tr);</w:t>
      </w:r>
    </w:p>
    <w:p w:rsidR="00A3204F" w:rsidRPr="003F0B0C" w:rsidRDefault="00A3204F" w:rsidP="00A3204F">
      <w:pPr>
        <w:rPr>
          <w:rFonts w:ascii="宋体" w:eastAsia="宋体" w:hAnsi="宋体"/>
        </w:rPr>
      </w:pPr>
      <w:r w:rsidRPr="003F0B0C">
        <w:rPr>
          <w:rFonts w:ascii="宋体" w:eastAsia="宋体" w:hAnsi="宋体"/>
        </w:rPr>
        <w:t xml:space="preserve">        if(num&lt;=tree[id].minnum) return;//减枝,不加就是TLE,加了就AC</w:t>
      </w:r>
    </w:p>
    <w:p w:rsidR="00A3204F" w:rsidRPr="003F0B0C" w:rsidRDefault="00A3204F" w:rsidP="00A3204F">
      <w:pPr>
        <w:rPr>
          <w:rFonts w:ascii="宋体" w:eastAsia="宋体" w:hAnsi="宋体"/>
        </w:rPr>
      </w:pPr>
      <w:r w:rsidRPr="003F0B0C">
        <w:rPr>
          <w:rFonts w:ascii="宋体" w:eastAsia="宋体" w:hAnsi="宋体"/>
        </w:rPr>
        <w:t xml:space="preserve">        if(tl==ul&amp;&amp;tr==ur){</w:t>
      </w:r>
    </w:p>
    <w:p w:rsidR="00A3204F" w:rsidRPr="003F0B0C" w:rsidRDefault="00A3204F" w:rsidP="00A3204F">
      <w:pPr>
        <w:rPr>
          <w:rFonts w:ascii="宋体" w:eastAsia="宋体" w:hAnsi="宋体"/>
        </w:rPr>
      </w:pPr>
      <w:r w:rsidRPr="003F0B0C">
        <w:rPr>
          <w:rFonts w:ascii="宋体" w:eastAsia="宋体" w:hAnsi="宋体"/>
        </w:rPr>
        <w:t xml:space="preserve">            tree[id].minnum=max(tree[id].minnum,num);</w:t>
      </w:r>
    </w:p>
    <w:p w:rsidR="00A3204F" w:rsidRPr="003F0B0C" w:rsidRDefault="00A3204F" w:rsidP="00A3204F">
      <w:pPr>
        <w:rPr>
          <w:rFonts w:ascii="宋体" w:eastAsia="宋体" w:hAnsi="宋体"/>
        </w:rPr>
      </w:pPr>
      <w:r w:rsidRPr="003F0B0C">
        <w:rPr>
          <w:rFonts w:ascii="宋体" w:eastAsia="宋体" w:hAnsi="宋体"/>
        </w:rPr>
        <w:t xml:space="preserve">            tree[id].lazy=true;</w:t>
      </w:r>
    </w:p>
    <w:p w:rsidR="00A3204F" w:rsidRPr="003F0B0C" w:rsidRDefault="00A3204F" w:rsidP="00A3204F">
      <w:pPr>
        <w:rPr>
          <w:rFonts w:ascii="宋体" w:eastAsia="宋体" w:hAnsi="宋体"/>
        </w:rPr>
      </w:pPr>
      <w:r w:rsidRPr="003F0B0C">
        <w:rPr>
          <w:rFonts w:ascii="宋体" w:eastAsia="宋体" w:hAnsi="宋体"/>
        </w:rPr>
        <w:t xml:space="preserve">            return;</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 xml:space="preserve">        push_down(id);</w:t>
      </w:r>
    </w:p>
    <w:p w:rsidR="00A3204F" w:rsidRPr="003F0B0C" w:rsidRDefault="00A3204F" w:rsidP="00A3204F">
      <w:pPr>
        <w:rPr>
          <w:rFonts w:ascii="宋体" w:eastAsia="宋体" w:hAnsi="宋体"/>
        </w:rPr>
      </w:pPr>
      <w:r w:rsidRPr="003F0B0C">
        <w:rPr>
          <w:rFonts w:ascii="宋体" w:eastAsia="宋体" w:hAnsi="宋体"/>
        </w:rPr>
        <w:t xml:space="preserve">        uint32_t mid=(tl+tr)/2;</w:t>
      </w:r>
    </w:p>
    <w:p w:rsidR="00A3204F" w:rsidRPr="003F0B0C" w:rsidRDefault="00A3204F" w:rsidP="00A3204F">
      <w:pPr>
        <w:rPr>
          <w:rFonts w:ascii="宋体" w:eastAsia="宋体" w:hAnsi="宋体"/>
        </w:rPr>
      </w:pPr>
      <w:r w:rsidRPr="003F0B0C">
        <w:rPr>
          <w:rFonts w:ascii="宋体" w:eastAsia="宋体" w:hAnsi="宋体"/>
        </w:rPr>
        <w:t xml:space="preserve">        if(ur&lt;=mid) update(2*id,tl,mid,ul,ur,num);</w:t>
      </w:r>
    </w:p>
    <w:p w:rsidR="00A3204F" w:rsidRPr="003F0B0C" w:rsidRDefault="00A3204F" w:rsidP="00A3204F">
      <w:pPr>
        <w:rPr>
          <w:rFonts w:ascii="宋体" w:eastAsia="宋体" w:hAnsi="宋体"/>
        </w:rPr>
      </w:pPr>
      <w:r w:rsidRPr="003F0B0C">
        <w:rPr>
          <w:rFonts w:ascii="宋体" w:eastAsia="宋体" w:hAnsi="宋体"/>
        </w:rPr>
        <w:t xml:space="preserve">        else if(ul&gt;mid) update(2*id+1,mid+1,tr,ul,ur,num);</w:t>
      </w:r>
    </w:p>
    <w:p w:rsidR="00A3204F" w:rsidRPr="003F0B0C" w:rsidRDefault="00A3204F" w:rsidP="00A3204F">
      <w:pPr>
        <w:rPr>
          <w:rFonts w:ascii="宋体" w:eastAsia="宋体" w:hAnsi="宋体"/>
        </w:rPr>
      </w:pPr>
      <w:r w:rsidRPr="003F0B0C">
        <w:rPr>
          <w:rFonts w:ascii="宋体" w:eastAsia="宋体" w:hAnsi="宋体"/>
        </w:rPr>
        <w:t xml:space="preserve">        else update(2*id,tl,mid,ul,mid,num),update(2*id+1,mid+1,tr,mid+1,ur,num);</w:t>
      </w:r>
    </w:p>
    <w:p w:rsidR="00A3204F" w:rsidRPr="003F0B0C" w:rsidRDefault="00A3204F" w:rsidP="00A3204F">
      <w:pPr>
        <w:rPr>
          <w:rFonts w:ascii="宋体" w:eastAsia="宋体" w:hAnsi="宋体"/>
        </w:rPr>
      </w:pPr>
      <w:r w:rsidRPr="003F0B0C">
        <w:rPr>
          <w:rFonts w:ascii="宋体" w:eastAsia="宋体" w:hAnsi="宋体"/>
        </w:rPr>
        <w:t xml:space="preserve">        return;</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 xml:space="preserve">    ll query(uint32_t id,uint32_t tl,uint32_t tr,uint32_t ql,uint32_t qr){</w:t>
      </w:r>
    </w:p>
    <w:p w:rsidR="00A3204F" w:rsidRPr="003F0B0C" w:rsidRDefault="00A3204F" w:rsidP="00A3204F">
      <w:pPr>
        <w:rPr>
          <w:rFonts w:ascii="宋体" w:eastAsia="宋体" w:hAnsi="宋体"/>
        </w:rPr>
      </w:pPr>
      <w:r w:rsidRPr="003F0B0C">
        <w:rPr>
          <w:rFonts w:ascii="宋体" w:eastAsia="宋体" w:hAnsi="宋体"/>
        </w:rPr>
        <w:t xml:space="preserve">        assert(tl==ql&amp;&amp;tr==qr);</w:t>
      </w:r>
    </w:p>
    <w:p w:rsidR="00A3204F" w:rsidRPr="003F0B0C" w:rsidRDefault="00A3204F" w:rsidP="00A3204F">
      <w:pPr>
        <w:rPr>
          <w:rFonts w:ascii="宋体" w:eastAsia="宋体" w:hAnsi="宋体"/>
        </w:rPr>
      </w:pPr>
      <w:r w:rsidRPr="003F0B0C">
        <w:rPr>
          <w:rFonts w:ascii="宋体" w:eastAsia="宋体" w:hAnsi="宋体"/>
        </w:rPr>
        <w:lastRenderedPageBreak/>
        <w:t xml:space="preserve">        if(ql==qr){</w:t>
      </w:r>
    </w:p>
    <w:p w:rsidR="00A3204F" w:rsidRPr="003F0B0C" w:rsidRDefault="00A3204F" w:rsidP="00A3204F">
      <w:pPr>
        <w:rPr>
          <w:rFonts w:ascii="宋体" w:eastAsia="宋体" w:hAnsi="宋体"/>
        </w:rPr>
      </w:pPr>
      <w:r w:rsidRPr="003F0B0C">
        <w:rPr>
          <w:rFonts w:ascii="宋体" w:eastAsia="宋体" w:hAnsi="宋体"/>
        </w:rPr>
        <w:t xml:space="preserve">            tree[id].sum=max(tree[id].sum,tree[id].minnum);</w:t>
      </w:r>
    </w:p>
    <w:p w:rsidR="00A3204F" w:rsidRPr="003F0B0C" w:rsidRDefault="00A3204F" w:rsidP="00A3204F">
      <w:pPr>
        <w:rPr>
          <w:rFonts w:ascii="宋体" w:eastAsia="宋体" w:hAnsi="宋体"/>
        </w:rPr>
      </w:pPr>
      <w:r w:rsidRPr="003F0B0C">
        <w:rPr>
          <w:rFonts w:ascii="宋体" w:eastAsia="宋体" w:hAnsi="宋体"/>
        </w:rPr>
        <w:t xml:space="preserve">            if(debug) return tree[id].sum;</w:t>
      </w:r>
    </w:p>
    <w:p w:rsidR="00A3204F" w:rsidRPr="003F0B0C" w:rsidRDefault="00A3204F" w:rsidP="00A3204F">
      <w:pPr>
        <w:rPr>
          <w:rFonts w:ascii="宋体" w:eastAsia="宋体" w:hAnsi="宋体"/>
        </w:rPr>
      </w:pPr>
      <w:r w:rsidRPr="003F0B0C">
        <w:rPr>
          <w:rFonts w:ascii="宋体" w:eastAsia="宋体" w:hAnsi="宋体"/>
        </w:rPr>
        <w:t xml:space="preserve">            ll i=(ll)ql;</w:t>
      </w:r>
    </w:p>
    <w:p w:rsidR="00A3204F" w:rsidRPr="003F0B0C" w:rsidRDefault="00A3204F" w:rsidP="00A3204F">
      <w:pPr>
        <w:rPr>
          <w:rFonts w:ascii="宋体" w:eastAsia="宋体" w:hAnsi="宋体"/>
        </w:rPr>
      </w:pPr>
      <w:r w:rsidRPr="003F0B0C">
        <w:rPr>
          <w:rFonts w:ascii="宋体" w:eastAsia="宋体" w:hAnsi="宋体"/>
        </w:rPr>
        <w:t xml:space="preserve">            return i*tree[id].sum;</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 xml:space="preserve">        push_down(id);</w:t>
      </w:r>
    </w:p>
    <w:p w:rsidR="00A3204F" w:rsidRPr="003F0B0C" w:rsidRDefault="00A3204F" w:rsidP="00A3204F">
      <w:pPr>
        <w:rPr>
          <w:rFonts w:ascii="宋体" w:eastAsia="宋体" w:hAnsi="宋体"/>
        </w:rPr>
      </w:pPr>
      <w:r w:rsidRPr="003F0B0C">
        <w:rPr>
          <w:rFonts w:ascii="宋体" w:eastAsia="宋体" w:hAnsi="宋体"/>
        </w:rPr>
        <w:t xml:space="preserve">        uint32_t mid=(tl+tr)/2;</w:t>
      </w:r>
    </w:p>
    <w:p w:rsidR="00A3204F" w:rsidRPr="003F0B0C" w:rsidRDefault="00A3204F" w:rsidP="00A3204F">
      <w:pPr>
        <w:rPr>
          <w:rFonts w:ascii="宋体" w:eastAsia="宋体" w:hAnsi="宋体"/>
        </w:rPr>
      </w:pPr>
      <w:r w:rsidRPr="003F0B0C">
        <w:rPr>
          <w:rFonts w:ascii="宋体" w:eastAsia="宋体" w:hAnsi="宋体"/>
        </w:rPr>
        <w:t xml:space="preserve">        if(debug) return tree[id].sum=query(2*id,tl,mid,ql,mid)+query(2*id+1,mid+1,tr,mid+1,qr);</w:t>
      </w:r>
    </w:p>
    <w:p w:rsidR="00A3204F" w:rsidRPr="003F0B0C" w:rsidRDefault="00A3204F" w:rsidP="00A3204F">
      <w:pPr>
        <w:rPr>
          <w:rFonts w:ascii="宋体" w:eastAsia="宋体" w:hAnsi="宋体"/>
        </w:rPr>
      </w:pPr>
      <w:r w:rsidRPr="003F0B0C">
        <w:rPr>
          <w:rFonts w:ascii="宋体" w:eastAsia="宋体" w:hAnsi="宋体"/>
        </w:rPr>
        <w:t xml:space="preserve">        return tree[id].sum=query(2*id,tl,mid,ql,mid)^query(2*id+1,mid+1,tr,mid+1,qr);</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}ST;</w:t>
      </w:r>
    </w:p>
    <w:p w:rsidR="00A3204F" w:rsidRPr="003F0B0C" w:rsidRDefault="00A3204F" w:rsidP="00A3204F">
      <w:pPr>
        <w:rPr>
          <w:rFonts w:ascii="宋体" w:eastAsia="宋体" w:hAnsi="宋体"/>
        </w:rPr>
      </w:pPr>
      <w:r w:rsidRPr="003F0B0C">
        <w:rPr>
          <w:rFonts w:ascii="宋体" w:eastAsia="宋体" w:hAnsi="宋体"/>
        </w:rPr>
        <w:t>uint32_t RNG61(uint32_t &amp;x,uint32_t &amp;y,uint32_t &amp;z){</w:t>
      </w:r>
    </w:p>
    <w:p w:rsidR="00A3204F" w:rsidRPr="003F0B0C" w:rsidRDefault="00A3204F" w:rsidP="00A3204F">
      <w:pPr>
        <w:rPr>
          <w:rFonts w:ascii="宋体" w:eastAsia="宋体" w:hAnsi="宋体"/>
        </w:rPr>
      </w:pPr>
      <w:r w:rsidRPr="003F0B0C">
        <w:rPr>
          <w:rFonts w:ascii="宋体" w:eastAsia="宋体" w:hAnsi="宋体"/>
        </w:rPr>
        <w:t xml:space="preserve">    x=x^(x&lt;&lt;11);</w:t>
      </w:r>
    </w:p>
    <w:p w:rsidR="00A3204F" w:rsidRPr="003F0B0C" w:rsidRDefault="00A3204F" w:rsidP="00A3204F">
      <w:pPr>
        <w:rPr>
          <w:rFonts w:ascii="宋体" w:eastAsia="宋体" w:hAnsi="宋体"/>
        </w:rPr>
      </w:pPr>
      <w:r w:rsidRPr="003F0B0C">
        <w:rPr>
          <w:rFonts w:ascii="宋体" w:eastAsia="宋体" w:hAnsi="宋体"/>
        </w:rPr>
        <w:t xml:space="preserve">    x=x^(x&gt;&gt;4);</w:t>
      </w:r>
    </w:p>
    <w:p w:rsidR="00A3204F" w:rsidRPr="003F0B0C" w:rsidRDefault="00A3204F" w:rsidP="00A3204F">
      <w:pPr>
        <w:rPr>
          <w:rFonts w:ascii="宋体" w:eastAsia="宋体" w:hAnsi="宋体"/>
        </w:rPr>
      </w:pPr>
      <w:r w:rsidRPr="003F0B0C">
        <w:rPr>
          <w:rFonts w:ascii="宋体" w:eastAsia="宋体" w:hAnsi="宋体"/>
        </w:rPr>
        <w:t xml:space="preserve">    x=x^(x&lt;&lt;5);</w:t>
      </w:r>
    </w:p>
    <w:p w:rsidR="00A3204F" w:rsidRPr="003F0B0C" w:rsidRDefault="00A3204F" w:rsidP="00A3204F">
      <w:pPr>
        <w:rPr>
          <w:rFonts w:ascii="宋体" w:eastAsia="宋体" w:hAnsi="宋体"/>
        </w:rPr>
      </w:pPr>
      <w:r w:rsidRPr="003F0B0C">
        <w:rPr>
          <w:rFonts w:ascii="宋体" w:eastAsia="宋体" w:hAnsi="宋体"/>
        </w:rPr>
        <w:t xml:space="preserve">    x=x^(x&gt;&gt;14);</w:t>
      </w:r>
    </w:p>
    <w:p w:rsidR="00A3204F" w:rsidRPr="003F0B0C" w:rsidRDefault="00A3204F" w:rsidP="00A3204F">
      <w:pPr>
        <w:rPr>
          <w:rFonts w:ascii="宋体" w:eastAsia="宋体" w:hAnsi="宋体"/>
        </w:rPr>
      </w:pPr>
      <w:r w:rsidRPr="003F0B0C">
        <w:rPr>
          <w:rFonts w:ascii="宋体" w:eastAsia="宋体" w:hAnsi="宋体"/>
        </w:rPr>
        <w:t xml:space="preserve">    uint32_t w=x^(y^z);</w:t>
      </w:r>
    </w:p>
    <w:p w:rsidR="00A3204F" w:rsidRPr="003F0B0C" w:rsidRDefault="00A3204F" w:rsidP="00A3204F">
      <w:pPr>
        <w:rPr>
          <w:rFonts w:ascii="宋体" w:eastAsia="宋体" w:hAnsi="宋体"/>
        </w:rPr>
      </w:pPr>
      <w:r w:rsidRPr="003F0B0C">
        <w:rPr>
          <w:rFonts w:ascii="宋体" w:eastAsia="宋体" w:hAnsi="宋体"/>
        </w:rPr>
        <w:t xml:space="preserve">    x=y;</w:t>
      </w:r>
    </w:p>
    <w:p w:rsidR="00A3204F" w:rsidRPr="003F0B0C" w:rsidRDefault="00A3204F" w:rsidP="00A3204F">
      <w:pPr>
        <w:rPr>
          <w:rFonts w:ascii="宋体" w:eastAsia="宋体" w:hAnsi="宋体"/>
        </w:rPr>
      </w:pPr>
      <w:r w:rsidRPr="003F0B0C">
        <w:rPr>
          <w:rFonts w:ascii="宋体" w:eastAsia="宋体" w:hAnsi="宋体"/>
        </w:rPr>
        <w:t xml:space="preserve">    y=z;</w:t>
      </w:r>
    </w:p>
    <w:p w:rsidR="00A3204F" w:rsidRPr="003F0B0C" w:rsidRDefault="00A3204F" w:rsidP="00A3204F">
      <w:pPr>
        <w:rPr>
          <w:rFonts w:ascii="宋体" w:eastAsia="宋体" w:hAnsi="宋体"/>
        </w:rPr>
      </w:pPr>
      <w:r w:rsidRPr="003F0B0C">
        <w:rPr>
          <w:rFonts w:ascii="宋体" w:eastAsia="宋体" w:hAnsi="宋体"/>
        </w:rPr>
        <w:t xml:space="preserve">    z=w;</w:t>
      </w:r>
    </w:p>
    <w:p w:rsidR="00A3204F" w:rsidRPr="003F0B0C" w:rsidRDefault="00A3204F" w:rsidP="00A3204F">
      <w:pPr>
        <w:rPr>
          <w:rFonts w:ascii="宋体" w:eastAsia="宋体" w:hAnsi="宋体"/>
        </w:rPr>
      </w:pPr>
      <w:r w:rsidRPr="003F0B0C">
        <w:rPr>
          <w:rFonts w:ascii="宋体" w:eastAsia="宋体" w:hAnsi="宋体"/>
        </w:rPr>
        <w:t xml:space="preserve">    return z;</w:t>
      </w:r>
    </w:p>
    <w:p w:rsidR="00A3204F" w:rsidRPr="003F0B0C" w:rsidRDefault="00A3204F" w:rsidP="00A3204F">
      <w:pPr>
        <w:rPr>
          <w:rFonts w:ascii="宋体" w:eastAsia="宋体" w:hAnsi="宋体"/>
        </w:rPr>
      </w:pPr>
      <w:r w:rsidRPr="003F0B0C">
        <w:rPr>
          <w:rFonts w:ascii="宋体" w:eastAsia="宋体" w:hAnsi="宋体"/>
        </w:rPr>
        <w:t>}</w:t>
      </w:r>
    </w:p>
    <w:p w:rsidR="00A3204F" w:rsidRPr="003F0B0C" w:rsidRDefault="00A3204F" w:rsidP="00A3204F">
      <w:pPr>
        <w:rPr>
          <w:rFonts w:ascii="宋体" w:eastAsia="宋体" w:hAnsi="宋体"/>
        </w:rPr>
      </w:pPr>
    </w:p>
    <w:p w:rsidR="00A3204F" w:rsidRPr="003F0B0C" w:rsidRDefault="00A3204F" w:rsidP="00A3204F">
      <w:pPr>
        <w:rPr>
          <w:rFonts w:ascii="宋体" w:eastAsia="宋体" w:hAnsi="宋体"/>
        </w:rPr>
      </w:pPr>
      <w:r w:rsidRPr="003F0B0C">
        <w:rPr>
          <w:rFonts w:ascii="宋体" w:eastAsia="宋体" w:hAnsi="宋体"/>
        </w:rPr>
        <w:t>int main()</w:t>
      </w:r>
    </w:p>
    <w:p w:rsidR="00A3204F" w:rsidRPr="003F0B0C" w:rsidRDefault="00A3204F" w:rsidP="00A3204F">
      <w:pPr>
        <w:rPr>
          <w:rFonts w:ascii="宋体" w:eastAsia="宋体" w:hAnsi="宋体"/>
        </w:rPr>
      </w:pPr>
      <w:r w:rsidRPr="003F0B0C">
        <w:rPr>
          <w:rFonts w:ascii="宋体" w:eastAsia="宋体" w:hAnsi="宋体"/>
        </w:rPr>
        <w:t>{</w:t>
      </w:r>
    </w:p>
    <w:p w:rsidR="00A3204F" w:rsidRPr="003F0B0C" w:rsidRDefault="00A3204F" w:rsidP="00A3204F">
      <w:pPr>
        <w:rPr>
          <w:rFonts w:ascii="宋体" w:eastAsia="宋体" w:hAnsi="宋体"/>
        </w:rPr>
      </w:pPr>
      <w:r w:rsidRPr="003F0B0C">
        <w:rPr>
          <w:rFonts w:ascii="宋体" w:eastAsia="宋体" w:hAnsi="宋体"/>
        </w:rPr>
        <w:t xml:space="preserve">    if(debug){</w:t>
      </w:r>
    </w:p>
    <w:p w:rsidR="00A3204F" w:rsidRPr="003F0B0C" w:rsidRDefault="00A3204F" w:rsidP="00A3204F">
      <w:pPr>
        <w:rPr>
          <w:rFonts w:ascii="宋体" w:eastAsia="宋体" w:hAnsi="宋体"/>
        </w:rPr>
      </w:pPr>
      <w:r w:rsidRPr="003F0B0C">
        <w:rPr>
          <w:rFonts w:ascii="宋体" w:eastAsia="宋体" w:hAnsi="宋体"/>
        </w:rPr>
        <w:t xml:space="preserve">        ST.build_tree();</w:t>
      </w:r>
    </w:p>
    <w:p w:rsidR="00A3204F" w:rsidRPr="003F0B0C" w:rsidRDefault="00A3204F" w:rsidP="00A3204F">
      <w:pPr>
        <w:rPr>
          <w:rFonts w:ascii="宋体" w:eastAsia="宋体" w:hAnsi="宋体"/>
        </w:rPr>
      </w:pPr>
      <w:r w:rsidRPr="003F0B0C">
        <w:rPr>
          <w:rFonts w:ascii="宋体" w:eastAsia="宋体" w:hAnsi="宋体"/>
        </w:rPr>
        <w:t xml:space="preserve">        int n=10;</w:t>
      </w:r>
    </w:p>
    <w:p w:rsidR="00A3204F" w:rsidRPr="003F0B0C" w:rsidRDefault="00A3204F" w:rsidP="00A3204F">
      <w:pPr>
        <w:rPr>
          <w:rFonts w:ascii="宋体" w:eastAsia="宋体" w:hAnsi="宋体"/>
        </w:rPr>
      </w:pPr>
      <w:r w:rsidRPr="003F0B0C">
        <w:rPr>
          <w:rFonts w:ascii="宋体" w:eastAsia="宋体" w:hAnsi="宋体"/>
        </w:rPr>
        <w:t xml:space="preserve">        ST.update(1,1,n,1,n,5);</w:t>
      </w:r>
    </w:p>
    <w:p w:rsidR="00A3204F" w:rsidRPr="003F0B0C" w:rsidRDefault="00A3204F" w:rsidP="00A3204F">
      <w:pPr>
        <w:rPr>
          <w:rFonts w:ascii="宋体" w:eastAsia="宋体" w:hAnsi="宋体"/>
        </w:rPr>
      </w:pPr>
      <w:r w:rsidRPr="003F0B0C">
        <w:rPr>
          <w:rFonts w:ascii="宋体" w:eastAsia="宋体" w:hAnsi="宋体"/>
        </w:rPr>
        <w:t xml:space="preserve">        ST.update(1,1,n,3,6,8);</w:t>
      </w:r>
    </w:p>
    <w:p w:rsidR="00A3204F" w:rsidRPr="003F0B0C" w:rsidRDefault="00A3204F" w:rsidP="00A3204F">
      <w:pPr>
        <w:rPr>
          <w:rFonts w:ascii="宋体" w:eastAsia="宋体" w:hAnsi="宋体"/>
        </w:rPr>
      </w:pPr>
      <w:r w:rsidRPr="003F0B0C">
        <w:rPr>
          <w:rFonts w:ascii="宋体" w:eastAsia="宋体" w:hAnsi="宋体"/>
        </w:rPr>
        <w:t xml:space="preserve">        ST.update(1,1,n,4,7,6);</w:t>
      </w:r>
    </w:p>
    <w:p w:rsidR="00A3204F" w:rsidRPr="003F0B0C" w:rsidRDefault="00A3204F" w:rsidP="00A3204F">
      <w:pPr>
        <w:rPr>
          <w:rFonts w:ascii="宋体" w:eastAsia="宋体" w:hAnsi="宋体"/>
        </w:rPr>
      </w:pPr>
      <w:r w:rsidRPr="003F0B0C">
        <w:rPr>
          <w:rFonts w:ascii="宋体" w:eastAsia="宋体" w:hAnsi="宋体"/>
        </w:rPr>
        <w:t xml:space="preserve">        cout&lt;&lt;ST.query(1,1,n,1,n)&lt;&lt;endl;</w:t>
      </w:r>
    </w:p>
    <w:p w:rsidR="00A3204F" w:rsidRPr="003F0B0C" w:rsidRDefault="00A3204F" w:rsidP="00A3204F">
      <w:pPr>
        <w:rPr>
          <w:rFonts w:ascii="宋体" w:eastAsia="宋体" w:hAnsi="宋体"/>
        </w:rPr>
      </w:pPr>
      <w:r w:rsidRPr="003F0B0C">
        <w:rPr>
          <w:rFonts w:ascii="宋体" w:eastAsia="宋体" w:hAnsi="宋体"/>
        </w:rPr>
        <w:t xml:space="preserve">        return 0;</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 xml:space="preserve">    int t;</w:t>
      </w:r>
    </w:p>
    <w:p w:rsidR="00A3204F" w:rsidRPr="003F0B0C" w:rsidRDefault="00A3204F" w:rsidP="00A3204F">
      <w:pPr>
        <w:rPr>
          <w:rFonts w:ascii="宋体" w:eastAsia="宋体" w:hAnsi="宋体"/>
        </w:rPr>
      </w:pPr>
      <w:r w:rsidRPr="003F0B0C">
        <w:rPr>
          <w:rFonts w:ascii="宋体" w:eastAsia="宋体" w:hAnsi="宋体"/>
        </w:rPr>
        <w:t xml:space="preserve">    scanf("%d",&amp;t);</w:t>
      </w:r>
    </w:p>
    <w:p w:rsidR="00A3204F" w:rsidRPr="003F0B0C" w:rsidRDefault="00A3204F" w:rsidP="00A3204F">
      <w:pPr>
        <w:rPr>
          <w:rFonts w:ascii="宋体" w:eastAsia="宋体" w:hAnsi="宋体"/>
        </w:rPr>
      </w:pPr>
      <w:r w:rsidRPr="003F0B0C">
        <w:rPr>
          <w:rFonts w:ascii="宋体" w:eastAsia="宋体" w:hAnsi="宋体"/>
        </w:rPr>
        <w:t xml:space="preserve">    while(t--){</w:t>
      </w:r>
    </w:p>
    <w:p w:rsidR="00A3204F" w:rsidRPr="003F0B0C" w:rsidRDefault="00A3204F" w:rsidP="00A3204F">
      <w:pPr>
        <w:rPr>
          <w:rFonts w:ascii="宋体" w:eastAsia="宋体" w:hAnsi="宋体"/>
        </w:rPr>
      </w:pPr>
      <w:r w:rsidRPr="003F0B0C">
        <w:rPr>
          <w:rFonts w:ascii="宋体" w:eastAsia="宋体" w:hAnsi="宋体"/>
        </w:rPr>
        <w:t xml:space="preserve">        int m;</w:t>
      </w:r>
    </w:p>
    <w:p w:rsidR="00A3204F" w:rsidRPr="003F0B0C" w:rsidRDefault="00A3204F" w:rsidP="00A3204F">
      <w:pPr>
        <w:rPr>
          <w:rFonts w:ascii="宋体" w:eastAsia="宋体" w:hAnsi="宋体"/>
        </w:rPr>
      </w:pPr>
      <w:r w:rsidRPr="003F0B0C">
        <w:rPr>
          <w:rFonts w:ascii="宋体" w:eastAsia="宋体" w:hAnsi="宋体"/>
        </w:rPr>
        <w:t xml:space="preserve">        uint32_t X,Y,Z,n,l,r,v,f1,f2,f3,p=1&lt;&lt;30;</w:t>
      </w:r>
    </w:p>
    <w:p w:rsidR="00A3204F" w:rsidRPr="003F0B0C" w:rsidRDefault="00A3204F" w:rsidP="00A3204F">
      <w:pPr>
        <w:rPr>
          <w:rFonts w:ascii="宋体" w:eastAsia="宋体" w:hAnsi="宋体"/>
        </w:rPr>
      </w:pPr>
      <w:r w:rsidRPr="003F0B0C">
        <w:rPr>
          <w:rFonts w:ascii="宋体" w:eastAsia="宋体" w:hAnsi="宋体"/>
        </w:rPr>
        <w:t xml:space="preserve">        cin&gt;&gt;n&gt;&gt;m&gt;&gt;X&gt;&gt;Y&gt;&gt;Z;</w:t>
      </w:r>
    </w:p>
    <w:p w:rsidR="00A3204F" w:rsidRPr="003F0B0C" w:rsidRDefault="00A3204F" w:rsidP="00A3204F">
      <w:pPr>
        <w:rPr>
          <w:rFonts w:ascii="宋体" w:eastAsia="宋体" w:hAnsi="宋体"/>
        </w:rPr>
      </w:pPr>
      <w:r w:rsidRPr="003F0B0C">
        <w:rPr>
          <w:rFonts w:ascii="宋体" w:eastAsia="宋体" w:hAnsi="宋体"/>
        </w:rPr>
        <w:t xml:space="preserve">        ST.build_tree();</w:t>
      </w:r>
    </w:p>
    <w:p w:rsidR="00A3204F" w:rsidRPr="003F0B0C" w:rsidRDefault="00A3204F" w:rsidP="00A3204F">
      <w:pPr>
        <w:rPr>
          <w:rFonts w:ascii="宋体" w:eastAsia="宋体" w:hAnsi="宋体"/>
        </w:rPr>
      </w:pPr>
      <w:r w:rsidRPr="003F0B0C">
        <w:rPr>
          <w:rFonts w:ascii="宋体" w:eastAsia="宋体" w:hAnsi="宋体"/>
        </w:rPr>
        <w:lastRenderedPageBreak/>
        <w:t xml:space="preserve">        while(m--){</w:t>
      </w:r>
    </w:p>
    <w:p w:rsidR="00A3204F" w:rsidRPr="003F0B0C" w:rsidRDefault="00A3204F" w:rsidP="00A3204F">
      <w:pPr>
        <w:rPr>
          <w:rFonts w:ascii="宋体" w:eastAsia="宋体" w:hAnsi="宋体"/>
        </w:rPr>
      </w:pPr>
      <w:r w:rsidRPr="003F0B0C">
        <w:rPr>
          <w:rFonts w:ascii="宋体" w:eastAsia="宋体" w:hAnsi="宋体"/>
        </w:rPr>
        <w:t xml:space="preserve">            f1=RNG61(X,Y,Z),f2=RNG61(X,Y,Z),f3=RNG61(X,Y,Z);</w:t>
      </w:r>
    </w:p>
    <w:p w:rsidR="00A3204F" w:rsidRPr="003F0B0C" w:rsidRDefault="00A3204F" w:rsidP="00A3204F">
      <w:pPr>
        <w:rPr>
          <w:rFonts w:ascii="宋体" w:eastAsia="宋体" w:hAnsi="宋体"/>
        </w:rPr>
      </w:pPr>
      <w:r w:rsidRPr="003F0B0C">
        <w:rPr>
          <w:rFonts w:ascii="宋体" w:eastAsia="宋体" w:hAnsi="宋体"/>
        </w:rPr>
        <w:t xml:space="preserve">            l=min((f1%n)+1,(f2%n)+1);</w:t>
      </w:r>
    </w:p>
    <w:p w:rsidR="00A3204F" w:rsidRPr="003F0B0C" w:rsidRDefault="00A3204F" w:rsidP="00A3204F">
      <w:pPr>
        <w:rPr>
          <w:rFonts w:ascii="宋体" w:eastAsia="宋体" w:hAnsi="宋体"/>
        </w:rPr>
      </w:pPr>
      <w:r w:rsidRPr="003F0B0C">
        <w:rPr>
          <w:rFonts w:ascii="宋体" w:eastAsia="宋体" w:hAnsi="宋体"/>
        </w:rPr>
        <w:t xml:space="preserve">            r=max((f1%n)+1,(f2%n)+1);</w:t>
      </w:r>
    </w:p>
    <w:p w:rsidR="00A3204F" w:rsidRPr="003F0B0C" w:rsidRDefault="00A3204F" w:rsidP="00A3204F">
      <w:pPr>
        <w:rPr>
          <w:rFonts w:ascii="宋体" w:eastAsia="宋体" w:hAnsi="宋体"/>
        </w:rPr>
      </w:pPr>
      <w:r w:rsidRPr="003F0B0C">
        <w:rPr>
          <w:rFonts w:ascii="宋体" w:eastAsia="宋体" w:hAnsi="宋体"/>
        </w:rPr>
        <w:t xml:space="preserve">            assert(l&gt;=1&amp;&amp;r&lt;=n&amp;&amp;l&lt;=r);</w:t>
      </w:r>
    </w:p>
    <w:p w:rsidR="00A3204F" w:rsidRPr="003F0B0C" w:rsidRDefault="00A3204F" w:rsidP="00A3204F">
      <w:pPr>
        <w:rPr>
          <w:rFonts w:ascii="宋体" w:eastAsia="宋体" w:hAnsi="宋体"/>
        </w:rPr>
      </w:pPr>
      <w:r w:rsidRPr="003F0B0C">
        <w:rPr>
          <w:rFonts w:ascii="宋体" w:eastAsia="宋体" w:hAnsi="宋体"/>
        </w:rPr>
        <w:t xml:space="preserve">            v=f3%p;</w:t>
      </w:r>
    </w:p>
    <w:p w:rsidR="00A3204F" w:rsidRPr="003F0B0C" w:rsidRDefault="00A3204F" w:rsidP="00A3204F">
      <w:pPr>
        <w:rPr>
          <w:rFonts w:ascii="宋体" w:eastAsia="宋体" w:hAnsi="宋体"/>
        </w:rPr>
      </w:pPr>
      <w:r w:rsidRPr="003F0B0C">
        <w:rPr>
          <w:rFonts w:ascii="宋体" w:eastAsia="宋体" w:hAnsi="宋体"/>
        </w:rPr>
        <w:t xml:space="preserve">            ST.update(1,1,n,l,r,(ll)v);</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 xml:space="preserve">        cout&lt;&lt;ST.query(1,1,n,1,n)&lt;&lt;endl;</w:t>
      </w:r>
    </w:p>
    <w:p w:rsidR="00A3204F" w:rsidRPr="003F0B0C" w:rsidRDefault="00A3204F" w:rsidP="00A3204F">
      <w:pPr>
        <w:rPr>
          <w:rFonts w:ascii="宋体" w:eastAsia="宋体" w:hAnsi="宋体"/>
        </w:rPr>
      </w:pPr>
      <w:r w:rsidRPr="003F0B0C">
        <w:rPr>
          <w:rFonts w:ascii="宋体" w:eastAsia="宋体" w:hAnsi="宋体"/>
        </w:rPr>
        <w:t xml:space="preserve">    }</w:t>
      </w:r>
    </w:p>
    <w:p w:rsidR="00A3204F" w:rsidRPr="003F0B0C" w:rsidRDefault="00A3204F" w:rsidP="00A3204F">
      <w:pPr>
        <w:rPr>
          <w:rFonts w:ascii="宋体" w:eastAsia="宋体" w:hAnsi="宋体"/>
        </w:rPr>
      </w:pPr>
      <w:r w:rsidRPr="003F0B0C">
        <w:rPr>
          <w:rFonts w:ascii="宋体" w:eastAsia="宋体" w:hAnsi="宋体"/>
        </w:rPr>
        <w:t xml:space="preserve">    return 0;</w:t>
      </w:r>
    </w:p>
    <w:p w:rsidR="00A3204F" w:rsidRPr="003F0B0C" w:rsidRDefault="00A3204F" w:rsidP="00A3204F">
      <w:pPr>
        <w:rPr>
          <w:rFonts w:ascii="宋体" w:eastAsia="宋体" w:hAnsi="宋体" w:hint="eastAsia"/>
        </w:rPr>
      </w:pPr>
      <w:r w:rsidRPr="003F0B0C">
        <w:rPr>
          <w:rFonts w:ascii="宋体" w:eastAsia="宋体" w:hAnsi="宋体"/>
        </w:rPr>
        <w:t>}</w:t>
      </w:r>
    </w:p>
    <w:p w:rsidR="00FE1FCE" w:rsidRPr="003F0B0C" w:rsidRDefault="00FE1FCE" w:rsidP="007341D3">
      <w:pPr>
        <w:pStyle w:val="3"/>
        <w:rPr>
          <w:rFonts w:ascii="宋体" w:eastAsia="宋体" w:hAnsi="宋体"/>
          <w:b w:val="0"/>
        </w:rPr>
      </w:pPr>
      <w:bookmarkStart w:id="142" w:name="_Toc521431835"/>
      <w:r w:rsidRPr="003F0B0C">
        <w:rPr>
          <w:rFonts w:ascii="宋体" w:eastAsia="宋体" w:hAnsi="宋体" w:hint="eastAsia"/>
          <w:b w:val="0"/>
        </w:rPr>
        <w:t>线段树：区间合并</w:t>
      </w:r>
      <w:bookmarkEnd w:id="142"/>
    </w:p>
    <w:p w:rsidR="00FE1FCE" w:rsidRPr="003F0B0C" w:rsidRDefault="00FE1FCE" w:rsidP="007341D3">
      <w:pPr>
        <w:pStyle w:val="4"/>
        <w:rPr>
          <w:rFonts w:ascii="宋体" w:eastAsia="宋体" w:hAnsi="宋体"/>
        </w:rPr>
      </w:pPr>
      <w:r w:rsidRPr="003F0B0C">
        <w:rPr>
          <w:rFonts w:ascii="宋体" w:eastAsia="宋体" w:hAnsi="宋体" w:hint="eastAsia"/>
        </w:rPr>
        <w:t>√-</w:t>
      </w:r>
      <w:r w:rsidRPr="003F0B0C">
        <w:rPr>
          <w:rFonts w:ascii="宋体" w:eastAsia="宋体" w:hAnsi="宋体"/>
        </w:rPr>
        <w:t>POJ</w:t>
      </w:r>
      <w:r w:rsidRPr="003F0B0C">
        <w:rPr>
          <w:rFonts w:ascii="宋体" w:eastAsia="宋体" w:hAnsi="宋体" w:hint="eastAsia"/>
        </w:rPr>
        <w:t>-</w:t>
      </w:r>
      <w:r w:rsidRPr="003F0B0C">
        <w:rPr>
          <w:rFonts w:ascii="宋体" w:eastAsia="宋体" w:hAnsi="宋体"/>
        </w:rPr>
        <w:t>3667</w:t>
      </w:r>
      <w:r w:rsidRPr="003F0B0C">
        <w:rPr>
          <w:rFonts w:ascii="宋体" w:eastAsia="宋体" w:hAnsi="宋体" w:hint="eastAsia"/>
        </w:rPr>
        <w:t>-</w:t>
      </w:r>
      <w:r w:rsidRPr="003F0B0C">
        <w:rPr>
          <w:rFonts w:ascii="宋体" w:eastAsia="宋体" w:hAnsi="宋体"/>
        </w:rPr>
        <w:t>Hotel</w:t>
      </w:r>
      <w:r w:rsidRPr="003F0B0C">
        <w:rPr>
          <w:rFonts w:ascii="宋体" w:eastAsia="宋体" w:hAnsi="宋体" w:hint="eastAsia"/>
        </w:rPr>
        <w:t>（线段树区间合并模板题）</w:t>
      </w:r>
      <w:r w:rsidR="00CC0F69" w:rsidRPr="003F0B0C">
        <w:rPr>
          <w:rFonts w:ascii="宋体" w:eastAsia="宋体" w:hAnsi="宋体"/>
        </w:rPr>
        <w:fldChar w:fldCharType="begin"/>
      </w:r>
      <w:r w:rsidR="00CC0F69" w:rsidRPr="003F0B0C">
        <w:rPr>
          <w:rFonts w:ascii="宋体" w:eastAsia="宋体" w:hAnsi="宋体"/>
        </w:rPr>
        <w:instrText xml:space="preserve"> XE "</w:instrText>
      </w:r>
      <w:r w:rsidR="00CC0F69" w:rsidRPr="003F0B0C">
        <w:rPr>
          <w:rFonts w:ascii="宋体" w:eastAsia="宋体" w:hAnsi="宋体" w:hint="eastAsia"/>
        </w:rPr>
        <w:instrText>√-</w:instrText>
      </w:r>
      <w:r w:rsidR="00CC0F69" w:rsidRPr="003F0B0C">
        <w:rPr>
          <w:rFonts w:ascii="宋体" w:eastAsia="宋体" w:hAnsi="宋体"/>
        </w:rPr>
        <w:instrText>POJ</w:instrText>
      </w:r>
      <w:r w:rsidR="00CC0F69" w:rsidRPr="003F0B0C">
        <w:rPr>
          <w:rFonts w:ascii="宋体" w:eastAsia="宋体" w:hAnsi="宋体" w:hint="eastAsia"/>
        </w:rPr>
        <w:instrText>-</w:instrText>
      </w:r>
      <w:r w:rsidR="00CC0F69" w:rsidRPr="003F0B0C">
        <w:rPr>
          <w:rFonts w:ascii="宋体" w:eastAsia="宋体" w:hAnsi="宋体"/>
        </w:rPr>
        <w:instrText>3667</w:instrText>
      </w:r>
      <w:r w:rsidR="00CC0F69" w:rsidRPr="003F0B0C">
        <w:rPr>
          <w:rFonts w:ascii="宋体" w:eastAsia="宋体" w:hAnsi="宋体" w:hint="eastAsia"/>
        </w:rPr>
        <w:instrText>-</w:instrText>
      </w:r>
      <w:r w:rsidR="00CC0F69" w:rsidRPr="003F0B0C">
        <w:rPr>
          <w:rFonts w:ascii="宋体" w:eastAsia="宋体" w:hAnsi="宋体"/>
        </w:rPr>
        <w:instrText>Hotel</w:instrText>
      </w:r>
      <w:r w:rsidR="00CC0F69" w:rsidRPr="003F0B0C">
        <w:rPr>
          <w:rFonts w:ascii="宋体" w:eastAsia="宋体" w:hAnsi="宋体" w:hint="eastAsia"/>
        </w:rPr>
        <w:instrText>（线段树区间合并模板题）</w:instrText>
      </w:r>
      <w:r w:rsidR="00CC0F69" w:rsidRPr="003F0B0C">
        <w:rPr>
          <w:rFonts w:ascii="宋体" w:eastAsia="宋体" w:hAnsi="宋体"/>
        </w:rPr>
        <w:instrText xml:space="preserve">:3667" \y "POJ:3667" </w:instrText>
      </w:r>
      <w:r w:rsidR="00CC0F69" w:rsidRPr="003F0B0C">
        <w:rPr>
          <w:rFonts w:ascii="宋体" w:eastAsia="宋体" w:hAnsi="宋体"/>
        </w:rPr>
        <w:fldChar w:fldCharType="end"/>
      </w:r>
    </w:p>
    <w:p w:rsidR="00FE1FCE" w:rsidRPr="003F0B0C" w:rsidRDefault="00FE1FCE" w:rsidP="00FE1FCE">
      <w:pPr>
        <w:rPr>
          <w:rFonts w:ascii="宋体" w:eastAsia="宋体" w:hAnsi="宋体"/>
        </w:rPr>
      </w:pPr>
      <w:r w:rsidRPr="003F0B0C">
        <w:rPr>
          <w:rFonts w:ascii="宋体" w:eastAsia="宋体" w:hAnsi="宋体" w:hint="eastAsia"/>
        </w:rPr>
        <w:t>【题意】</w:t>
      </w:r>
    </w:p>
    <w:p w:rsidR="0097048C" w:rsidRPr="003F0B0C" w:rsidRDefault="0097048C" w:rsidP="00FE1FCE">
      <w:pPr>
        <w:rPr>
          <w:rFonts w:ascii="宋体" w:eastAsia="宋体" w:hAnsi="宋体"/>
        </w:rPr>
      </w:pPr>
      <w:r w:rsidRPr="003F0B0C">
        <w:rPr>
          <w:rFonts w:ascii="宋体" w:eastAsia="宋体" w:hAnsi="宋体" w:hint="eastAsia"/>
        </w:rPr>
        <w:t>n个房间，初始时均为空，2种操作，第1种操作是找到指定的k个 连续空房间，如果找得到的话输出第1个房间号，否则输出0，优先找房间号小的，第2种操作是指定连续的x号到y号房间清空。数据规模n为50000.</w:t>
      </w:r>
    </w:p>
    <w:p w:rsidR="00FE1FCE" w:rsidRPr="003F0B0C" w:rsidRDefault="00FE1FCE" w:rsidP="00FE1FCE">
      <w:pPr>
        <w:rPr>
          <w:rFonts w:ascii="宋体" w:eastAsia="宋体" w:hAnsi="宋体"/>
        </w:rPr>
      </w:pPr>
      <w:r w:rsidRPr="003F0B0C">
        <w:rPr>
          <w:rFonts w:ascii="宋体" w:eastAsia="宋体" w:hAnsi="宋体" w:hint="eastAsia"/>
        </w:rPr>
        <w:t>【代码】</w:t>
      </w:r>
    </w:p>
    <w:p w:rsidR="00FE1FCE" w:rsidRPr="003F0B0C" w:rsidRDefault="00FE1FCE" w:rsidP="00FE1FCE">
      <w:pPr>
        <w:rPr>
          <w:rFonts w:ascii="宋体" w:eastAsia="宋体" w:hAnsi="宋体"/>
        </w:rPr>
      </w:pPr>
      <w:r w:rsidRPr="003F0B0C">
        <w:rPr>
          <w:rFonts w:ascii="宋体" w:eastAsia="宋体" w:hAnsi="宋体"/>
        </w:rPr>
        <w:t>#include &lt;iostream&gt;</w:t>
      </w:r>
    </w:p>
    <w:p w:rsidR="00FE1FCE" w:rsidRPr="003F0B0C" w:rsidRDefault="00FE1FCE" w:rsidP="00FE1FCE">
      <w:pPr>
        <w:rPr>
          <w:rFonts w:ascii="宋体" w:eastAsia="宋体" w:hAnsi="宋体"/>
        </w:rPr>
      </w:pPr>
      <w:r w:rsidRPr="003F0B0C">
        <w:rPr>
          <w:rFonts w:ascii="宋体" w:eastAsia="宋体" w:hAnsi="宋体"/>
        </w:rPr>
        <w:t>#include &lt;cstdio&gt;</w:t>
      </w:r>
    </w:p>
    <w:p w:rsidR="00FE1FCE" w:rsidRPr="003F0B0C" w:rsidRDefault="00FE1FCE" w:rsidP="00FE1FCE">
      <w:pPr>
        <w:rPr>
          <w:rFonts w:ascii="宋体" w:eastAsia="宋体" w:hAnsi="宋体"/>
        </w:rPr>
      </w:pPr>
      <w:r w:rsidRPr="003F0B0C">
        <w:rPr>
          <w:rFonts w:ascii="宋体" w:eastAsia="宋体" w:hAnsi="宋体"/>
        </w:rPr>
        <w:t>#include &lt;algorithm&gt;</w:t>
      </w:r>
    </w:p>
    <w:p w:rsidR="00FE1FCE" w:rsidRPr="003F0B0C" w:rsidRDefault="00FE1FCE" w:rsidP="00FE1FCE">
      <w:pPr>
        <w:rPr>
          <w:rFonts w:ascii="宋体" w:eastAsia="宋体" w:hAnsi="宋体"/>
        </w:rPr>
      </w:pPr>
      <w:r w:rsidRPr="003F0B0C">
        <w:rPr>
          <w:rFonts w:ascii="宋体" w:eastAsia="宋体" w:hAnsi="宋体"/>
        </w:rPr>
        <w:t>#define MAXN 50010</w:t>
      </w:r>
    </w:p>
    <w:p w:rsidR="00FE1FCE" w:rsidRPr="003F0B0C" w:rsidRDefault="00FE1FCE" w:rsidP="00FE1FCE">
      <w:pPr>
        <w:rPr>
          <w:rFonts w:ascii="宋体" w:eastAsia="宋体" w:hAnsi="宋体"/>
        </w:rPr>
      </w:pPr>
      <w:r w:rsidRPr="003F0B0C">
        <w:rPr>
          <w:rFonts w:ascii="宋体" w:eastAsia="宋体" w:hAnsi="宋体"/>
        </w:rPr>
        <w:t>#define IN 1</w:t>
      </w:r>
    </w:p>
    <w:p w:rsidR="00FE1FCE" w:rsidRPr="003F0B0C" w:rsidRDefault="00FE1FCE" w:rsidP="00FE1FCE">
      <w:pPr>
        <w:rPr>
          <w:rFonts w:ascii="宋体" w:eastAsia="宋体" w:hAnsi="宋体"/>
        </w:rPr>
      </w:pPr>
      <w:r w:rsidRPr="003F0B0C">
        <w:rPr>
          <w:rFonts w:ascii="宋体" w:eastAsia="宋体" w:hAnsi="宋体"/>
        </w:rPr>
        <w:t>#define OUT 2</w:t>
      </w: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r w:rsidRPr="003F0B0C">
        <w:rPr>
          <w:rFonts w:ascii="宋体" w:eastAsia="宋体" w:hAnsi="宋体"/>
        </w:rPr>
        <w:t>using namespace std;</w:t>
      </w: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r w:rsidRPr="003F0B0C">
        <w:rPr>
          <w:rFonts w:ascii="宋体" w:eastAsia="宋体" w:hAnsi="宋体"/>
        </w:rPr>
        <w:t>struct node{</w:t>
      </w:r>
    </w:p>
    <w:p w:rsidR="00FE1FCE" w:rsidRPr="003F0B0C" w:rsidRDefault="00FE1FCE" w:rsidP="00FE1FCE">
      <w:pPr>
        <w:rPr>
          <w:rFonts w:ascii="宋体" w:eastAsia="宋体" w:hAnsi="宋体"/>
        </w:rPr>
      </w:pPr>
      <w:r w:rsidRPr="003F0B0C">
        <w:rPr>
          <w:rFonts w:ascii="宋体" w:eastAsia="宋体" w:hAnsi="宋体"/>
        </w:rPr>
        <w:t xml:space="preserve">    int l,r,lmax,rmax,totmax,lazytag;</w:t>
      </w:r>
    </w:p>
    <w:p w:rsidR="00FE1FCE" w:rsidRPr="003F0B0C" w:rsidRDefault="00FE1FCE" w:rsidP="00FE1FCE">
      <w:pPr>
        <w:rPr>
          <w:rFonts w:ascii="宋体" w:eastAsia="宋体" w:hAnsi="宋体"/>
        </w:rPr>
      </w:pPr>
      <w:r w:rsidRPr="003F0B0C">
        <w:rPr>
          <w:rFonts w:ascii="宋体" w:eastAsia="宋体" w:hAnsi="宋体"/>
        </w:rPr>
        <w:t>}tree[MAXN&lt;&lt;2];</w:t>
      </w: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r w:rsidRPr="003F0B0C">
        <w:rPr>
          <w:rFonts w:ascii="宋体" w:eastAsia="宋体" w:hAnsi="宋体"/>
        </w:rPr>
        <w:t>void build_tree(int id,int l,int r);</w:t>
      </w:r>
    </w:p>
    <w:p w:rsidR="00FE1FCE" w:rsidRPr="003F0B0C" w:rsidRDefault="00FE1FCE" w:rsidP="00FE1FCE">
      <w:pPr>
        <w:rPr>
          <w:rFonts w:ascii="宋体" w:eastAsia="宋体" w:hAnsi="宋体"/>
        </w:rPr>
      </w:pPr>
      <w:r w:rsidRPr="003F0B0C">
        <w:rPr>
          <w:rFonts w:ascii="宋体" w:eastAsia="宋体" w:hAnsi="宋体"/>
        </w:rPr>
        <w:t>void push_up(int id);</w:t>
      </w:r>
    </w:p>
    <w:p w:rsidR="00FE1FCE" w:rsidRPr="003F0B0C" w:rsidRDefault="00FE1FCE" w:rsidP="00FE1FCE">
      <w:pPr>
        <w:rPr>
          <w:rFonts w:ascii="宋体" w:eastAsia="宋体" w:hAnsi="宋体"/>
        </w:rPr>
      </w:pPr>
      <w:r w:rsidRPr="003F0B0C">
        <w:rPr>
          <w:rFonts w:ascii="宋体" w:eastAsia="宋体" w:hAnsi="宋体"/>
        </w:rPr>
        <w:t>void push_down(int id);</w:t>
      </w:r>
    </w:p>
    <w:p w:rsidR="00FE1FCE" w:rsidRPr="003F0B0C" w:rsidRDefault="00FE1FCE" w:rsidP="00FE1FCE">
      <w:pPr>
        <w:rPr>
          <w:rFonts w:ascii="宋体" w:eastAsia="宋体" w:hAnsi="宋体"/>
        </w:rPr>
      </w:pPr>
      <w:r w:rsidRPr="003F0B0C">
        <w:rPr>
          <w:rFonts w:ascii="宋体" w:eastAsia="宋体" w:hAnsi="宋体"/>
        </w:rPr>
        <w:t>void check_in(int id,int l,int r);</w:t>
      </w:r>
    </w:p>
    <w:p w:rsidR="00FE1FCE" w:rsidRPr="003F0B0C" w:rsidRDefault="00FE1FCE" w:rsidP="00FE1FCE">
      <w:pPr>
        <w:rPr>
          <w:rFonts w:ascii="宋体" w:eastAsia="宋体" w:hAnsi="宋体"/>
        </w:rPr>
      </w:pPr>
      <w:r w:rsidRPr="003F0B0C">
        <w:rPr>
          <w:rFonts w:ascii="宋体" w:eastAsia="宋体" w:hAnsi="宋体"/>
        </w:rPr>
        <w:t>void check_out(int id,int l,int r);</w:t>
      </w:r>
    </w:p>
    <w:p w:rsidR="00FE1FCE" w:rsidRPr="003F0B0C" w:rsidRDefault="00FE1FCE" w:rsidP="00FE1FCE">
      <w:pPr>
        <w:rPr>
          <w:rFonts w:ascii="宋体" w:eastAsia="宋体" w:hAnsi="宋体"/>
        </w:rPr>
      </w:pPr>
      <w:r w:rsidRPr="003F0B0C">
        <w:rPr>
          <w:rFonts w:ascii="宋体" w:eastAsia="宋体" w:hAnsi="宋体"/>
        </w:rPr>
        <w:t>int query_first(int id,int d);</w:t>
      </w: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r w:rsidRPr="003F0B0C">
        <w:rPr>
          <w:rFonts w:ascii="宋体" w:eastAsia="宋体" w:hAnsi="宋体"/>
        </w:rPr>
        <w:lastRenderedPageBreak/>
        <w:t>void push_up(int id){</w:t>
      </w:r>
    </w:p>
    <w:p w:rsidR="00FE1FCE" w:rsidRPr="003F0B0C" w:rsidRDefault="00FE1FCE" w:rsidP="00FE1FCE">
      <w:pPr>
        <w:rPr>
          <w:rFonts w:ascii="宋体" w:eastAsia="宋体" w:hAnsi="宋体"/>
        </w:rPr>
      </w:pPr>
      <w:r w:rsidRPr="003F0B0C">
        <w:rPr>
          <w:rFonts w:ascii="宋体" w:eastAsia="宋体" w:hAnsi="宋体"/>
        </w:rPr>
        <w:t xml:space="preserve">    tree[id].lmax=(tree[id&lt;&lt;1].lmax==tree[id&lt;&lt;1].r-tree[id&lt;&lt;1].l+1)?tree[id&lt;&lt;1].lmax+tree[id&lt;&lt;1|1].lmax:tree[id&lt;&lt;1].lmax;</w:t>
      </w:r>
    </w:p>
    <w:p w:rsidR="00FE1FCE" w:rsidRPr="003F0B0C" w:rsidRDefault="00FE1FCE" w:rsidP="00FE1FCE">
      <w:pPr>
        <w:rPr>
          <w:rFonts w:ascii="宋体" w:eastAsia="宋体" w:hAnsi="宋体"/>
        </w:rPr>
      </w:pPr>
      <w:r w:rsidRPr="003F0B0C">
        <w:rPr>
          <w:rFonts w:ascii="宋体" w:eastAsia="宋体" w:hAnsi="宋体"/>
        </w:rPr>
        <w:t xml:space="preserve">    tree[id].rmax=(tree[id&lt;&lt;1|1].rmax==tree[id&lt;&lt;1|1].r-tree[id&lt;&lt;1|1].l+1)?tree[id&lt;&lt;1].rmax+tree[id&lt;&lt;1|1].rmax:tree[id&lt;&lt;1|1].rmax;</w:t>
      </w:r>
    </w:p>
    <w:p w:rsidR="00FE1FCE" w:rsidRPr="003F0B0C" w:rsidRDefault="00FE1FCE" w:rsidP="00FE1FCE">
      <w:pPr>
        <w:rPr>
          <w:rFonts w:ascii="宋体" w:eastAsia="宋体" w:hAnsi="宋体"/>
        </w:rPr>
      </w:pPr>
      <w:r w:rsidRPr="003F0B0C">
        <w:rPr>
          <w:rFonts w:ascii="宋体" w:eastAsia="宋体" w:hAnsi="宋体"/>
        </w:rPr>
        <w:t xml:space="preserve">    tree[id].totmax=max(max(tree[id&lt;&lt;1].totmax,tree[id&lt;&lt;1|1].totmax),tree[id&lt;&lt;1].rmax+tree[id&lt;&lt;1|1].lmax);</w:t>
      </w:r>
    </w:p>
    <w:p w:rsidR="00FE1FCE" w:rsidRPr="003F0B0C" w:rsidRDefault="00FE1FCE" w:rsidP="00FE1FCE">
      <w:pPr>
        <w:rPr>
          <w:rFonts w:ascii="宋体" w:eastAsia="宋体" w:hAnsi="宋体"/>
        </w:rPr>
      </w:pPr>
      <w:r w:rsidRPr="003F0B0C">
        <w:rPr>
          <w:rFonts w:ascii="宋体" w:eastAsia="宋体" w:hAnsi="宋体"/>
        </w:rPr>
        <w:t xml:space="preserve">    return;</w:t>
      </w:r>
    </w:p>
    <w:p w:rsidR="00FE1FCE" w:rsidRPr="003F0B0C" w:rsidRDefault="00FE1FCE" w:rsidP="00FE1FCE">
      <w:pPr>
        <w:rPr>
          <w:rFonts w:ascii="宋体" w:eastAsia="宋体" w:hAnsi="宋体"/>
        </w:rPr>
      </w:pPr>
      <w:r w:rsidRPr="003F0B0C">
        <w:rPr>
          <w:rFonts w:ascii="宋体" w:eastAsia="宋体" w:hAnsi="宋体"/>
        </w:rPr>
        <w:t>}</w:t>
      </w: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r w:rsidRPr="003F0B0C">
        <w:rPr>
          <w:rFonts w:ascii="宋体" w:eastAsia="宋体" w:hAnsi="宋体"/>
        </w:rPr>
        <w:t>void push_down(int id){</w:t>
      </w:r>
    </w:p>
    <w:p w:rsidR="00FE1FCE" w:rsidRPr="003F0B0C" w:rsidRDefault="00FE1FCE" w:rsidP="00FE1FCE">
      <w:pPr>
        <w:rPr>
          <w:rFonts w:ascii="宋体" w:eastAsia="宋体" w:hAnsi="宋体"/>
        </w:rPr>
      </w:pPr>
      <w:r w:rsidRPr="003F0B0C">
        <w:rPr>
          <w:rFonts w:ascii="宋体" w:eastAsia="宋体" w:hAnsi="宋体"/>
        </w:rPr>
        <w:t xml:space="preserve">    if (tree[id].lazytag==IN){</w:t>
      </w:r>
    </w:p>
    <w:p w:rsidR="00FE1FCE" w:rsidRPr="003F0B0C" w:rsidRDefault="00FE1FCE" w:rsidP="00FE1FCE">
      <w:pPr>
        <w:rPr>
          <w:rFonts w:ascii="宋体" w:eastAsia="宋体" w:hAnsi="宋体"/>
        </w:rPr>
      </w:pPr>
      <w:r w:rsidRPr="003F0B0C">
        <w:rPr>
          <w:rFonts w:ascii="宋体" w:eastAsia="宋体" w:hAnsi="宋体"/>
        </w:rPr>
        <w:t xml:space="preserve">        tree[id&lt;&lt;1].lmax=tree[id&lt;&lt;1].rmax=tree[id&lt;&lt;1].totmax=tree[id&lt;&lt;1|1].lmax=tree[id&lt;&lt;1|1].rmax=tree[id&lt;&lt;1|1].totmax=0;</w:t>
      </w:r>
    </w:p>
    <w:p w:rsidR="00FE1FCE" w:rsidRPr="003F0B0C" w:rsidRDefault="00FE1FCE" w:rsidP="00FE1FCE">
      <w:pPr>
        <w:rPr>
          <w:rFonts w:ascii="宋体" w:eastAsia="宋体" w:hAnsi="宋体"/>
        </w:rPr>
      </w:pPr>
      <w:r w:rsidRPr="003F0B0C">
        <w:rPr>
          <w:rFonts w:ascii="宋体" w:eastAsia="宋体" w:hAnsi="宋体"/>
        </w:rPr>
        <w:t xml:space="preserve">        tree[id&lt;&lt;1].lazytag=tree[id&lt;&lt;1|1].lazytag=IN;</w:t>
      </w:r>
    </w:p>
    <w:p w:rsidR="00FE1FCE" w:rsidRPr="003F0B0C" w:rsidRDefault="00FE1FCE" w:rsidP="00FE1FCE">
      <w:pPr>
        <w:rPr>
          <w:rFonts w:ascii="宋体" w:eastAsia="宋体" w:hAnsi="宋体"/>
        </w:rPr>
      </w:pPr>
      <w:r w:rsidRPr="003F0B0C">
        <w:rPr>
          <w:rFonts w:ascii="宋体" w:eastAsia="宋体" w:hAnsi="宋体"/>
        </w:rPr>
        <w:t xml:space="preserve">    }else if (tree[id].lazytag==OUT){</w:t>
      </w:r>
    </w:p>
    <w:p w:rsidR="00FE1FCE" w:rsidRPr="003F0B0C" w:rsidRDefault="00FE1FCE" w:rsidP="00FE1FCE">
      <w:pPr>
        <w:rPr>
          <w:rFonts w:ascii="宋体" w:eastAsia="宋体" w:hAnsi="宋体"/>
        </w:rPr>
      </w:pPr>
      <w:r w:rsidRPr="003F0B0C">
        <w:rPr>
          <w:rFonts w:ascii="宋体" w:eastAsia="宋体" w:hAnsi="宋体"/>
        </w:rPr>
        <w:t xml:space="preserve">        tree[id&lt;&lt;1].lmax=tree[id&lt;&lt;1].rmax=tree[id&lt;&lt;1].totmax=tree[id&lt;&lt;1].r-tree[id&lt;&lt;1].l+1;</w:t>
      </w:r>
    </w:p>
    <w:p w:rsidR="00FE1FCE" w:rsidRPr="003F0B0C" w:rsidRDefault="00FE1FCE" w:rsidP="00FE1FCE">
      <w:pPr>
        <w:rPr>
          <w:rFonts w:ascii="宋体" w:eastAsia="宋体" w:hAnsi="宋体"/>
        </w:rPr>
      </w:pPr>
      <w:r w:rsidRPr="003F0B0C">
        <w:rPr>
          <w:rFonts w:ascii="宋体" w:eastAsia="宋体" w:hAnsi="宋体"/>
        </w:rPr>
        <w:t xml:space="preserve">        tree[id&lt;&lt;1|1].lmax=tree[id&lt;&lt;1|1].rmax=tree[id&lt;&lt;1|1].totmax=tree[id&lt;&lt;1|1].r-tree[id&lt;&lt;1|1].l+1;</w:t>
      </w:r>
    </w:p>
    <w:p w:rsidR="00FE1FCE" w:rsidRPr="003F0B0C" w:rsidRDefault="00FE1FCE" w:rsidP="00FE1FCE">
      <w:pPr>
        <w:rPr>
          <w:rFonts w:ascii="宋体" w:eastAsia="宋体" w:hAnsi="宋体"/>
        </w:rPr>
      </w:pPr>
      <w:r w:rsidRPr="003F0B0C">
        <w:rPr>
          <w:rFonts w:ascii="宋体" w:eastAsia="宋体" w:hAnsi="宋体"/>
        </w:rPr>
        <w:t xml:space="preserve">        tree[id&lt;&lt;1].lazytag=tree[id&lt;&lt;1|1].lazytag=OUT;</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tree[id].lazytag=0;</w:t>
      </w:r>
    </w:p>
    <w:p w:rsidR="00FE1FCE" w:rsidRPr="003F0B0C" w:rsidRDefault="00FE1FCE" w:rsidP="00FE1FCE">
      <w:pPr>
        <w:rPr>
          <w:rFonts w:ascii="宋体" w:eastAsia="宋体" w:hAnsi="宋体"/>
        </w:rPr>
      </w:pPr>
      <w:r w:rsidRPr="003F0B0C">
        <w:rPr>
          <w:rFonts w:ascii="宋体" w:eastAsia="宋体" w:hAnsi="宋体"/>
        </w:rPr>
        <w:t xml:space="preserve">    return;</w:t>
      </w:r>
    </w:p>
    <w:p w:rsidR="00FE1FCE" w:rsidRPr="003F0B0C" w:rsidRDefault="00FE1FCE" w:rsidP="00FE1FCE">
      <w:pPr>
        <w:rPr>
          <w:rFonts w:ascii="宋体" w:eastAsia="宋体" w:hAnsi="宋体"/>
        </w:rPr>
      </w:pPr>
      <w:r w:rsidRPr="003F0B0C">
        <w:rPr>
          <w:rFonts w:ascii="宋体" w:eastAsia="宋体" w:hAnsi="宋体"/>
        </w:rPr>
        <w:t>}</w:t>
      </w: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r w:rsidRPr="003F0B0C">
        <w:rPr>
          <w:rFonts w:ascii="宋体" w:eastAsia="宋体" w:hAnsi="宋体"/>
        </w:rPr>
        <w:t>void build_tree(int id,int l,int r){</w:t>
      </w:r>
    </w:p>
    <w:p w:rsidR="00FE1FCE" w:rsidRPr="003F0B0C" w:rsidRDefault="00FE1FCE" w:rsidP="00FE1FCE">
      <w:pPr>
        <w:rPr>
          <w:rFonts w:ascii="宋体" w:eastAsia="宋体" w:hAnsi="宋体"/>
        </w:rPr>
      </w:pPr>
      <w:r w:rsidRPr="003F0B0C">
        <w:rPr>
          <w:rFonts w:ascii="宋体" w:eastAsia="宋体" w:hAnsi="宋体"/>
        </w:rPr>
        <w:t xml:space="preserve">    tree[id].l=l,tree[id].r=r,tree[id].lazytag=0;</w:t>
      </w:r>
    </w:p>
    <w:p w:rsidR="00FE1FCE" w:rsidRPr="003F0B0C" w:rsidRDefault="00FE1FCE" w:rsidP="00FE1FCE">
      <w:pPr>
        <w:rPr>
          <w:rFonts w:ascii="宋体" w:eastAsia="宋体" w:hAnsi="宋体"/>
        </w:rPr>
      </w:pPr>
      <w:r w:rsidRPr="003F0B0C">
        <w:rPr>
          <w:rFonts w:ascii="宋体" w:eastAsia="宋体" w:hAnsi="宋体"/>
        </w:rPr>
        <w:t xml:space="preserve">    if (tree[id].l==tree[id].r){</w:t>
      </w:r>
    </w:p>
    <w:p w:rsidR="00FE1FCE" w:rsidRPr="003F0B0C" w:rsidRDefault="00FE1FCE" w:rsidP="00FE1FCE">
      <w:pPr>
        <w:rPr>
          <w:rFonts w:ascii="宋体" w:eastAsia="宋体" w:hAnsi="宋体"/>
        </w:rPr>
      </w:pPr>
      <w:r w:rsidRPr="003F0B0C">
        <w:rPr>
          <w:rFonts w:ascii="宋体" w:eastAsia="宋体" w:hAnsi="宋体"/>
        </w:rPr>
        <w:t xml:space="preserve">        tree[id].lmax=tree[id].rmax=tree[id].totmax=1;</w:t>
      </w:r>
    </w:p>
    <w:p w:rsidR="00FE1FCE" w:rsidRPr="003F0B0C" w:rsidRDefault="00FE1FCE" w:rsidP="00FE1FCE">
      <w:pPr>
        <w:rPr>
          <w:rFonts w:ascii="宋体" w:eastAsia="宋体" w:hAnsi="宋体"/>
        </w:rPr>
      </w:pPr>
      <w:r w:rsidRPr="003F0B0C">
        <w:rPr>
          <w:rFonts w:ascii="宋体" w:eastAsia="宋体" w:hAnsi="宋体"/>
        </w:rPr>
        <w:t xml:space="preserve">        return;</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int mid=(l+r)/2;</w:t>
      </w:r>
    </w:p>
    <w:p w:rsidR="00FE1FCE" w:rsidRPr="003F0B0C" w:rsidRDefault="00FE1FCE" w:rsidP="00FE1FCE">
      <w:pPr>
        <w:rPr>
          <w:rFonts w:ascii="宋体" w:eastAsia="宋体" w:hAnsi="宋体"/>
        </w:rPr>
      </w:pPr>
      <w:r w:rsidRPr="003F0B0C">
        <w:rPr>
          <w:rFonts w:ascii="宋体" w:eastAsia="宋体" w:hAnsi="宋体"/>
        </w:rPr>
        <w:t xml:space="preserve">    build_tree(id&lt;&lt;1,l,mid),build_tree(id&lt;&lt;1|1,mid+1,r);</w:t>
      </w:r>
    </w:p>
    <w:p w:rsidR="00FE1FCE" w:rsidRPr="003F0B0C" w:rsidRDefault="00FE1FCE" w:rsidP="00FE1FCE">
      <w:pPr>
        <w:rPr>
          <w:rFonts w:ascii="宋体" w:eastAsia="宋体" w:hAnsi="宋体"/>
        </w:rPr>
      </w:pPr>
      <w:r w:rsidRPr="003F0B0C">
        <w:rPr>
          <w:rFonts w:ascii="宋体" w:eastAsia="宋体" w:hAnsi="宋体"/>
        </w:rPr>
        <w:t xml:space="preserve">    push_up(id);</w:t>
      </w:r>
    </w:p>
    <w:p w:rsidR="00FE1FCE" w:rsidRPr="003F0B0C" w:rsidRDefault="00FE1FCE" w:rsidP="00FE1FCE">
      <w:pPr>
        <w:rPr>
          <w:rFonts w:ascii="宋体" w:eastAsia="宋体" w:hAnsi="宋体"/>
        </w:rPr>
      </w:pPr>
      <w:r w:rsidRPr="003F0B0C">
        <w:rPr>
          <w:rFonts w:ascii="宋体" w:eastAsia="宋体" w:hAnsi="宋体"/>
        </w:rPr>
        <w:t xml:space="preserve">    return;</w:t>
      </w:r>
    </w:p>
    <w:p w:rsidR="00FE1FCE" w:rsidRPr="003F0B0C" w:rsidRDefault="00FE1FCE" w:rsidP="00FE1FCE">
      <w:pPr>
        <w:rPr>
          <w:rFonts w:ascii="宋体" w:eastAsia="宋体" w:hAnsi="宋体"/>
        </w:rPr>
      </w:pPr>
      <w:r w:rsidRPr="003F0B0C">
        <w:rPr>
          <w:rFonts w:ascii="宋体" w:eastAsia="宋体" w:hAnsi="宋体"/>
        </w:rPr>
        <w:t>}</w:t>
      </w: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r w:rsidRPr="003F0B0C">
        <w:rPr>
          <w:rFonts w:ascii="宋体" w:eastAsia="宋体" w:hAnsi="宋体"/>
        </w:rPr>
        <w:t>int query_first(int id,int d){</w:t>
      </w:r>
    </w:p>
    <w:p w:rsidR="00FE1FCE" w:rsidRPr="003F0B0C" w:rsidRDefault="00FE1FCE" w:rsidP="00FE1FCE">
      <w:pPr>
        <w:rPr>
          <w:rFonts w:ascii="宋体" w:eastAsia="宋体" w:hAnsi="宋体"/>
        </w:rPr>
      </w:pPr>
      <w:r w:rsidRPr="003F0B0C">
        <w:rPr>
          <w:rFonts w:ascii="宋体" w:eastAsia="宋体" w:hAnsi="宋体"/>
        </w:rPr>
        <w:t xml:space="preserve">    if (tree[id].totmax&lt;d) return 0;</w:t>
      </w:r>
    </w:p>
    <w:p w:rsidR="00FE1FCE" w:rsidRPr="003F0B0C" w:rsidRDefault="00FE1FCE" w:rsidP="00FE1FCE">
      <w:pPr>
        <w:rPr>
          <w:rFonts w:ascii="宋体" w:eastAsia="宋体" w:hAnsi="宋体"/>
        </w:rPr>
      </w:pPr>
      <w:r w:rsidRPr="003F0B0C">
        <w:rPr>
          <w:rFonts w:ascii="宋体" w:eastAsia="宋体" w:hAnsi="宋体"/>
        </w:rPr>
        <w:t xml:space="preserve">    if (tree[id].totmax==d&amp;&amp;tree[id].totmax==tree[id].r-tree[id].l+1){</w:t>
      </w:r>
    </w:p>
    <w:p w:rsidR="00FE1FCE" w:rsidRPr="003F0B0C" w:rsidRDefault="00FE1FCE" w:rsidP="00FE1FCE">
      <w:pPr>
        <w:rPr>
          <w:rFonts w:ascii="宋体" w:eastAsia="宋体" w:hAnsi="宋体"/>
        </w:rPr>
      </w:pPr>
      <w:r w:rsidRPr="003F0B0C">
        <w:rPr>
          <w:rFonts w:ascii="宋体" w:eastAsia="宋体" w:hAnsi="宋体"/>
        </w:rPr>
        <w:lastRenderedPageBreak/>
        <w:t xml:space="preserve">        return tree[id].l;</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push_down(id);</w:t>
      </w:r>
    </w:p>
    <w:p w:rsidR="00FE1FCE" w:rsidRPr="003F0B0C" w:rsidRDefault="00FE1FCE" w:rsidP="00FE1FCE">
      <w:pPr>
        <w:rPr>
          <w:rFonts w:ascii="宋体" w:eastAsia="宋体" w:hAnsi="宋体"/>
        </w:rPr>
      </w:pPr>
      <w:r w:rsidRPr="003F0B0C">
        <w:rPr>
          <w:rFonts w:ascii="宋体" w:eastAsia="宋体" w:hAnsi="宋体"/>
        </w:rPr>
        <w:t xml:space="preserve">    if (tree[id&lt;&lt;1].totmax&gt;=d){</w:t>
      </w:r>
    </w:p>
    <w:p w:rsidR="00FE1FCE" w:rsidRPr="003F0B0C" w:rsidRDefault="00FE1FCE" w:rsidP="00FE1FCE">
      <w:pPr>
        <w:rPr>
          <w:rFonts w:ascii="宋体" w:eastAsia="宋体" w:hAnsi="宋体"/>
        </w:rPr>
      </w:pPr>
      <w:r w:rsidRPr="003F0B0C">
        <w:rPr>
          <w:rFonts w:ascii="宋体" w:eastAsia="宋体" w:hAnsi="宋体"/>
        </w:rPr>
        <w:t xml:space="preserve">        return query_first(id&lt;&lt;1,d);</w:t>
      </w:r>
    </w:p>
    <w:p w:rsidR="00FE1FCE" w:rsidRPr="003F0B0C" w:rsidRDefault="00FE1FCE" w:rsidP="00FE1FCE">
      <w:pPr>
        <w:rPr>
          <w:rFonts w:ascii="宋体" w:eastAsia="宋体" w:hAnsi="宋体"/>
        </w:rPr>
      </w:pPr>
      <w:r w:rsidRPr="003F0B0C">
        <w:rPr>
          <w:rFonts w:ascii="宋体" w:eastAsia="宋体" w:hAnsi="宋体"/>
        </w:rPr>
        <w:t xml:space="preserve">    }else if (tree[id&lt;&lt;1].rmax+tree[id&lt;&lt;1|1].lmax&gt;=d){</w:t>
      </w:r>
    </w:p>
    <w:p w:rsidR="00FE1FCE" w:rsidRPr="003F0B0C" w:rsidRDefault="00FE1FCE" w:rsidP="00FE1FCE">
      <w:pPr>
        <w:rPr>
          <w:rFonts w:ascii="宋体" w:eastAsia="宋体" w:hAnsi="宋体"/>
        </w:rPr>
      </w:pPr>
      <w:r w:rsidRPr="003F0B0C">
        <w:rPr>
          <w:rFonts w:ascii="宋体" w:eastAsia="宋体" w:hAnsi="宋体"/>
        </w:rPr>
        <w:t xml:space="preserve">        return tree[id&lt;&lt;1].r-tree[id&lt;&lt;1].rmax+1;</w:t>
      </w:r>
    </w:p>
    <w:p w:rsidR="00FE1FCE" w:rsidRPr="003F0B0C" w:rsidRDefault="00FE1FCE" w:rsidP="00FE1FCE">
      <w:pPr>
        <w:rPr>
          <w:rFonts w:ascii="宋体" w:eastAsia="宋体" w:hAnsi="宋体"/>
        </w:rPr>
      </w:pPr>
      <w:r w:rsidRPr="003F0B0C">
        <w:rPr>
          <w:rFonts w:ascii="宋体" w:eastAsia="宋体" w:hAnsi="宋体"/>
        </w:rPr>
        <w:t xml:space="preserve">    }else{</w:t>
      </w:r>
    </w:p>
    <w:p w:rsidR="00FE1FCE" w:rsidRPr="003F0B0C" w:rsidRDefault="00FE1FCE" w:rsidP="00FE1FCE">
      <w:pPr>
        <w:rPr>
          <w:rFonts w:ascii="宋体" w:eastAsia="宋体" w:hAnsi="宋体"/>
        </w:rPr>
      </w:pPr>
      <w:r w:rsidRPr="003F0B0C">
        <w:rPr>
          <w:rFonts w:ascii="宋体" w:eastAsia="宋体" w:hAnsi="宋体"/>
        </w:rPr>
        <w:t xml:space="preserve">        return query_first(id&lt;&lt;1|1,d);</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return 0;</w:t>
      </w:r>
    </w:p>
    <w:p w:rsidR="00FE1FCE" w:rsidRPr="003F0B0C" w:rsidRDefault="00FE1FCE" w:rsidP="00FE1FCE">
      <w:pPr>
        <w:rPr>
          <w:rFonts w:ascii="宋体" w:eastAsia="宋体" w:hAnsi="宋体"/>
        </w:rPr>
      </w:pPr>
      <w:r w:rsidRPr="003F0B0C">
        <w:rPr>
          <w:rFonts w:ascii="宋体" w:eastAsia="宋体" w:hAnsi="宋体"/>
        </w:rPr>
        <w:t>}</w:t>
      </w:r>
    </w:p>
    <w:p w:rsidR="00FE1FCE" w:rsidRPr="003F0B0C" w:rsidRDefault="00FE1FCE" w:rsidP="00FE1FCE">
      <w:pPr>
        <w:rPr>
          <w:rFonts w:ascii="宋体" w:eastAsia="宋体" w:hAnsi="宋体"/>
        </w:rPr>
      </w:pPr>
      <w:r w:rsidRPr="003F0B0C">
        <w:rPr>
          <w:rFonts w:ascii="宋体" w:eastAsia="宋体" w:hAnsi="宋体"/>
        </w:rPr>
        <w:t>void check_in(int id,int l,int r){</w:t>
      </w:r>
    </w:p>
    <w:p w:rsidR="00FE1FCE" w:rsidRPr="003F0B0C" w:rsidRDefault="00FE1FCE" w:rsidP="00FE1FCE">
      <w:pPr>
        <w:rPr>
          <w:rFonts w:ascii="宋体" w:eastAsia="宋体" w:hAnsi="宋体"/>
        </w:rPr>
      </w:pPr>
      <w:r w:rsidRPr="003F0B0C">
        <w:rPr>
          <w:rFonts w:ascii="宋体" w:eastAsia="宋体" w:hAnsi="宋体"/>
        </w:rPr>
        <w:t xml:space="preserve">    if (tree[id].l==l&amp;&amp;tree[id].r==r){</w:t>
      </w:r>
    </w:p>
    <w:p w:rsidR="00FE1FCE" w:rsidRPr="003F0B0C" w:rsidRDefault="00FE1FCE" w:rsidP="00FE1FCE">
      <w:pPr>
        <w:rPr>
          <w:rFonts w:ascii="宋体" w:eastAsia="宋体" w:hAnsi="宋体"/>
        </w:rPr>
      </w:pPr>
      <w:r w:rsidRPr="003F0B0C">
        <w:rPr>
          <w:rFonts w:ascii="宋体" w:eastAsia="宋体" w:hAnsi="宋体"/>
        </w:rPr>
        <w:t xml:space="preserve">        tree[id].lmax=tree[id].rmax=tree[id].totmax=0;</w:t>
      </w:r>
    </w:p>
    <w:p w:rsidR="00FE1FCE" w:rsidRPr="003F0B0C" w:rsidRDefault="00FE1FCE" w:rsidP="00FE1FCE">
      <w:pPr>
        <w:rPr>
          <w:rFonts w:ascii="宋体" w:eastAsia="宋体" w:hAnsi="宋体"/>
        </w:rPr>
      </w:pPr>
      <w:r w:rsidRPr="003F0B0C">
        <w:rPr>
          <w:rFonts w:ascii="宋体" w:eastAsia="宋体" w:hAnsi="宋体"/>
        </w:rPr>
        <w:t xml:space="preserve">        tree[id].lazytag=IN;</w:t>
      </w:r>
    </w:p>
    <w:p w:rsidR="00FE1FCE" w:rsidRPr="003F0B0C" w:rsidRDefault="00FE1FCE" w:rsidP="00FE1FCE">
      <w:pPr>
        <w:rPr>
          <w:rFonts w:ascii="宋体" w:eastAsia="宋体" w:hAnsi="宋体"/>
        </w:rPr>
      </w:pPr>
      <w:r w:rsidRPr="003F0B0C">
        <w:rPr>
          <w:rFonts w:ascii="宋体" w:eastAsia="宋体" w:hAnsi="宋体"/>
        </w:rPr>
        <w:t xml:space="preserve">        return;</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push_down(id);</w:t>
      </w:r>
    </w:p>
    <w:p w:rsidR="00FE1FCE" w:rsidRPr="003F0B0C" w:rsidRDefault="00FE1FCE" w:rsidP="00FE1FCE">
      <w:pPr>
        <w:rPr>
          <w:rFonts w:ascii="宋体" w:eastAsia="宋体" w:hAnsi="宋体"/>
        </w:rPr>
      </w:pPr>
      <w:r w:rsidRPr="003F0B0C">
        <w:rPr>
          <w:rFonts w:ascii="宋体" w:eastAsia="宋体" w:hAnsi="宋体"/>
        </w:rPr>
        <w:t xml:space="preserve">    int leftr=tree[id&lt;&lt;1].r,rightl=tree[id&lt;&lt;1|1].l;</w:t>
      </w:r>
    </w:p>
    <w:p w:rsidR="00FE1FCE" w:rsidRPr="003F0B0C" w:rsidRDefault="00FE1FCE" w:rsidP="00FE1FCE">
      <w:pPr>
        <w:rPr>
          <w:rFonts w:ascii="宋体" w:eastAsia="宋体" w:hAnsi="宋体"/>
        </w:rPr>
      </w:pPr>
      <w:r w:rsidRPr="003F0B0C">
        <w:rPr>
          <w:rFonts w:ascii="宋体" w:eastAsia="宋体" w:hAnsi="宋体"/>
        </w:rPr>
        <w:t xml:space="preserve">    if (r&lt;=leftr){</w:t>
      </w:r>
    </w:p>
    <w:p w:rsidR="00FE1FCE" w:rsidRPr="003F0B0C" w:rsidRDefault="00FE1FCE" w:rsidP="00FE1FCE">
      <w:pPr>
        <w:rPr>
          <w:rFonts w:ascii="宋体" w:eastAsia="宋体" w:hAnsi="宋体"/>
        </w:rPr>
      </w:pPr>
      <w:r w:rsidRPr="003F0B0C">
        <w:rPr>
          <w:rFonts w:ascii="宋体" w:eastAsia="宋体" w:hAnsi="宋体"/>
        </w:rPr>
        <w:t xml:space="preserve">        check_in(id&lt;&lt;1,l,r);</w:t>
      </w:r>
    </w:p>
    <w:p w:rsidR="00FE1FCE" w:rsidRPr="003F0B0C" w:rsidRDefault="00FE1FCE" w:rsidP="00FE1FCE">
      <w:pPr>
        <w:rPr>
          <w:rFonts w:ascii="宋体" w:eastAsia="宋体" w:hAnsi="宋体"/>
        </w:rPr>
      </w:pPr>
      <w:r w:rsidRPr="003F0B0C">
        <w:rPr>
          <w:rFonts w:ascii="宋体" w:eastAsia="宋体" w:hAnsi="宋体"/>
        </w:rPr>
        <w:t xml:space="preserve">    }else if (l&gt;=rightl){</w:t>
      </w:r>
    </w:p>
    <w:p w:rsidR="00FE1FCE" w:rsidRPr="003F0B0C" w:rsidRDefault="00FE1FCE" w:rsidP="00FE1FCE">
      <w:pPr>
        <w:rPr>
          <w:rFonts w:ascii="宋体" w:eastAsia="宋体" w:hAnsi="宋体"/>
        </w:rPr>
      </w:pPr>
      <w:r w:rsidRPr="003F0B0C">
        <w:rPr>
          <w:rFonts w:ascii="宋体" w:eastAsia="宋体" w:hAnsi="宋体"/>
        </w:rPr>
        <w:t xml:space="preserve">        check_in(id&lt;&lt;1|1,l,r);</w:t>
      </w:r>
    </w:p>
    <w:p w:rsidR="00FE1FCE" w:rsidRPr="003F0B0C" w:rsidRDefault="00FE1FCE" w:rsidP="00FE1FCE">
      <w:pPr>
        <w:rPr>
          <w:rFonts w:ascii="宋体" w:eastAsia="宋体" w:hAnsi="宋体"/>
        </w:rPr>
      </w:pPr>
      <w:r w:rsidRPr="003F0B0C">
        <w:rPr>
          <w:rFonts w:ascii="宋体" w:eastAsia="宋体" w:hAnsi="宋体"/>
        </w:rPr>
        <w:t xml:space="preserve">    }else{</w:t>
      </w:r>
    </w:p>
    <w:p w:rsidR="00FE1FCE" w:rsidRPr="003F0B0C" w:rsidRDefault="00FE1FCE" w:rsidP="00FE1FCE">
      <w:pPr>
        <w:rPr>
          <w:rFonts w:ascii="宋体" w:eastAsia="宋体" w:hAnsi="宋体"/>
        </w:rPr>
      </w:pPr>
      <w:r w:rsidRPr="003F0B0C">
        <w:rPr>
          <w:rFonts w:ascii="宋体" w:eastAsia="宋体" w:hAnsi="宋体"/>
        </w:rPr>
        <w:t xml:space="preserve">        check_in(id&lt;&lt;1,l,leftr),check_in(id&lt;&lt;1|1,rightl,r);</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push_up(id);</w:t>
      </w:r>
    </w:p>
    <w:p w:rsidR="00FE1FCE" w:rsidRPr="003F0B0C" w:rsidRDefault="00FE1FCE" w:rsidP="00FE1FCE">
      <w:pPr>
        <w:rPr>
          <w:rFonts w:ascii="宋体" w:eastAsia="宋体" w:hAnsi="宋体"/>
        </w:rPr>
      </w:pPr>
      <w:r w:rsidRPr="003F0B0C">
        <w:rPr>
          <w:rFonts w:ascii="宋体" w:eastAsia="宋体" w:hAnsi="宋体"/>
        </w:rPr>
        <w:t xml:space="preserve">    return;</w:t>
      </w:r>
    </w:p>
    <w:p w:rsidR="00FE1FCE" w:rsidRPr="003F0B0C" w:rsidRDefault="00FE1FCE" w:rsidP="00FE1FCE">
      <w:pPr>
        <w:rPr>
          <w:rFonts w:ascii="宋体" w:eastAsia="宋体" w:hAnsi="宋体"/>
        </w:rPr>
      </w:pPr>
      <w:r w:rsidRPr="003F0B0C">
        <w:rPr>
          <w:rFonts w:ascii="宋体" w:eastAsia="宋体" w:hAnsi="宋体"/>
        </w:rPr>
        <w:t>}</w:t>
      </w: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r w:rsidRPr="003F0B0C">
        <w:rPr>
          <w:rFonts w:ascii="宋体" w:eastAsia="宋体" w:hAnsi="宋体"/>
        </w:rPr>
        <w:t>void check_out(int id,int l,int r){</w:t>
      </w:r>
    </w:p>
    <w:p w:rsidR="00FE1FCE" w:rsidRPr="003F0B0C" w:rsidRDefault="00FE1FCE" w:rsidP="00FE1FCE">
      <w:pPr>
        <w:rPr>
          <w:rFonts w:ascii="宋体" w:eastAsia="宋体" w:hAnsi="宋体"/>
        </w:rPr>
      </w:pPr>
      <w:r w:rsidRPr="003F0B0C">
        <w:rPr>
          <w:rFonts w:ascii="宋体" w:eastAsia="宋体" w:hAnsi="宋体"/>
        </w:rPr>
        <w:t xml:space="preserve">    if (tree[id].l==l&amp;&amp;tree[id].r==r){</w:t>
      </w:r>
    </w:p>
    <w:p w:rsidR="00FE1FCE" w:rsidRPr="003F0B0C" w:rsidRDefault="00FE1FCE" w:rsidP="00FE1FCE">
      <w:pPr>
        <w:rPr>
          <w:rFonts w:ascii="宋体" w:eastAsia="宋体" w:hAnsi="宋体"/>
        </w:rPr>
      </w:pPr>
      <w:r w:rsidRPr="003F0B0C">
        <w:rPr>
          <w:rFonts w:ascii="宋体" w:eastAsia="宋体" w:hAnsi="宋体"/>
        </w:rPr>
        <w:t xml:space="preserve">        tree[id].lmax=tree[id].rmax=tree[id].totmax=tree[id].r-tree[id].l+1;</w:t>
      </w:r>
    </w:p>
    <w:p w:rsidR="00FE1FCE" w:rsidRPr="003F0B0C" w:rsidRDefault="00FE1FCE" w:rsidP="00FE1FCE">
      <w:pPr>
        <w:rPr>
          <w:rFonts w:ascii="宋体" w:eastAsia="宋体" w:hAnsi="宋体"/>
        </w:rPr>
      </w:pPr>
      <w:r w:rsidRPr="003F0B0C">
        <w:rPr>
          <w:rFonts w:ascii="宋体" w:eastAsia="宋体" w:hAnsi="宋体"/>
        </w:rPr>
        <w:t xml:space="preserve">        tree[id].lazytag=OUT;</w:t>
      </w:r>
    </w:p>
    <w:p w:rsidR="00FE1FCE" w:rsidRPr="003F0B0C" w:rsidRDefault="00FE1FCE" w:rsidP="00FE1FCE">
      <w:pPr>
        <w:rPr>
          <w:rFonts w:ascii="宋体" w:eastAsia="宋体" w:hAnsi="宋体"/>
        </w:rPr>
      </w:pPr>
      <w:r w:rsidRPr="003F0B0C">
        <w:rPr>
          <w:rFonts w:ascii="宋体" w:eastAsia="宋体" w:hAnsi="宋体"/>
        </w:rPr>
        <w:t xml:space="preserve">        return;</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push_down(id);</w:t>
      </w:r>
    </w:p>
    <w:p w:rsidR="00FE1FCE" w:rsidRPr="003F0B0C" w:rsidRDefault="00FE1FCE" w:rsidP="00FE1FCE">
      <w:pPr>
        <w:rPr>
          <w:rFonts w:ascii="宋体" w:eastAsia="宋体" w:hAnsi="宋体"/>
        </w:rPr>
      </w:pPr>
      <w:r w:rsidRPr="003F0B0C">
        <w:rPr>
          <w:rFonts w:ascii="宋体" w:eastAsia="宋体" w:hAnsi="宋体"/>
        </w:rPr>
        <w:t xml:space="preserve">    int leftr=tree[id&lt;&lt;1].r,rightl=tree[id&lt;&lt;1|1].l;</w:t>
      </w:r>
    </w:p>
    <w:p w:rsidR="00FE1FCE" w:rsidRPr="003F0B0C" w:rsidRDefault="00FE1FCE" w:rsidP="00FE1FCE">
      <w:pPr>
        <w:rPr>
          <w:rFonts w:ascii="宋体" w:eastAsia="宋体" w:hAnsi="宋体"/>
        </w:rPr>
      </w:pPr>
      <w:r w:rsidRPr="003F0B0C">
        <w:rPr>
          <w:rFonts w:ascii="宋体" w:eastAsia="宋体" w:hAnsi="宋体"/>
        </w:rPr>
        <w:t xml:space="preserve">    if (r&lt;=leftr){</w:t>
      </w:r>
    </w:p>
    <w:p w:rsidR="00FE1FCE" w:rsidRPr="003F0B0C" w:rsidRDefault="00FE1FCE" w:rsidP="00FE1FCE">
      <w:pPr>
        <w:rPr>
          <w:rFonts w:ascii="宋体" w:eastAsia="宋体" w:hAnsi="宋体"/>
        </w:rPr>
      </w:pPr>
      <w:r w:rsidRPr="003F0B0C">
        <w:rPr>
          <w:rFonts w:ascii="宋体" w:eastAsia="宋体" w:hAnsi="宋体"/>
        </w:rPr>
        <w:t xml:space="preserve">        check_out(id&lt;&lt;1,l,r);</w:t>
      </w:r>
    </w:p>
    <w:p w:rsidR="00FE1FCE" w:rsidRPr="003F0B0C" w:rsidRDefault="00FE1FCE" w:rsidP="00FE1FCE">
      <w:pPr>
        <w:rPr>
          <w:rFonts w:ascii="宋体" w:eastAsia="宋体" w:hAnsi="宋体"/>
        </w:rPr>
      </w:pPr>
      <w:r w:rsidRPr="003F0B0C">
        <w:rPr>
          <w:rFonts w:ascii="宋体" w:eastAsia="宋体" w:hAnsi="宋体"/>
        </w:rPr>
        <w:t xml:space="preserve">    }else if (l&gt;=rightl){</w:t>
      </w:r>
    </w:p>
    <w:p w:rsidR="00FE1FCE" w:rsidRPr="003F0B0C" w:rsidRDefault="00FE1FCE" w:rsidP="00FE1FCE">
      <w:pPr>
        <w:rPr>
          <w:rFonts w:ascii="宋体" w:eastAsia="宋体" w:hAnsi="宋体"/>
        </w:rPr>
      </w:pPr>
      <w:r w:rsidRPr="003F0B0C">
        <w:rPr>
          <w:rFonts w:ascii="宋体" w:eastAsia="宋体" w:hAnsi="宋体"/>
        </w:rPr>
        <w:t xml:space="preserve">        check_out(id&lt;&lt;1|1,l,r);</w:t>
      </w:r>
    </w:p>
    <w:p w:rsidR="00FE1FCE" w:rsidRPr="003F0B0C" w:rsidRDefault="00FE1FCE" w:rsidP="00FE1FCE">
      <w:pPr>
        <w:rPr>
          <w:rFonts w:ascii="宋体" w:eastAsia="宋体" w:hAnsi="宋体"/>
        </w:rPr>
      </w:pPr>
      <w:r w:rsidRPr="003F0B0C">
        <w:rPr>
          <w:rFonts w:ascii="宋体" w:eastAsia="宋体" w:hAnsi="宋体"/>
        </w:rPr>
        <w:lastRenderedPageBreak/>
        <w:t xml:space="preserve">    }else{</w:t>
      </w:r>
    </w:p>
    <w:p w:rsidR="00FE1FCE" w:rsidRPr="003F0B0C" w:rsidRDefault="00FE1FCE" w:rsidP="00FE1FCE">
      <w:pPr>
        <w:rPr>
          <w:rFonts w:ascii="宋体" w:eastAsia="宋体" w:hAnsi="宋体"/>
        </w:rPr>
      </w:pPr>
      <w:r w:rsidRPr="003F0B0C">
        <w:rPr>
          <w:rFonts w:ascii="宋体" w:eastAsia="宋体" w:hAnsi="宋体"/>
        </w:rPr>
        <w:t xml:space="preserve">        check_out(id&lt;&lt;1,l,leftr),check_out(id&lt;&lt;1|1,rightl,r);</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push_up(id);</w:t>
      </w:r>
    </w:p>
    <w:p w:rsidR="00FE1FCE" w:rsidRPr="003F0B0C" w:rsidRDefault="00FE1FCE" w:rsidP="00FE1FCE">
      <w:pPr>
        <w:rPr>
          <w:rFonts w:ascii="宋体" w:eastAsia="宋体" w:hAnsi="宋体"/>
        </w:rPr>
      </w:pPr>
      <w:r w:rsidRPr="003F0B0C">
        <w:rPr>
          <w:rFonts w:ascii="宋体" w:eastAsia="宋体" w:hAnsi="宋体"/>
        </w:rPr>
        <w:t xml:space="preserve">    return;</w:t>
      </w:r>
    </w:p>
    <w:p w:rsidR="00FE1FCE" w:rsidRPr="003F0B0C" w:rsidRDefault="00FE1FCE" w:rsidP="00FE1FCE">
      <w:pPr>
        <w:rPr>
          <w:rFonts w:ascii="宋体" w:eastAsia="宋体" w:hAnsi="宋体"/>
        </w:rPr>
      </w:pPr>
      <w:r w:rsidRPr="003F0B0C">
        <w:rPr>
          <w:rFonts w:ascii="宋体" w:eastAsia="宋体" w:hAnsi="宋体"/>
        </w:rPr>
        <w:t>}</w:t>
      </w:r>
    </w:p>
    <w:p w:rsidR="00FE1FCE" w:rsidRPr="003F0B0C" w:rsidRDefault="00FE1FCE" w:rsidP="00FE1FCE">
      <w:pPr>
        <w:rPr>
          <w:rFonts w:ascii="宋体" w:eastAsia="宋体" w:hAnsi="宋体"/>
        </w:rPr>
      </w:pPr>
    </w:p>
    <w:p w:rsidR="00FE1FCE" w:rsidRPr="003F0B0C" w:rsidRDefault="00FE1FCE" w:rsidP="00FE1FCE">
      <w:pPr>
        <w:rPr>
          <w:rFonts w:ascii="宋体" w:eastAsia="宋体" w:hAnsi="宋体"/>
        </w:rPr>
      </w:pPr>
      <w:r w:rsidRPr="003F0B0C">
        <w:rPr>
          <w:rFonts w:ascii="宋体" w:eastAsia="宋体" w:hAnsi="宋体"/>
        </w:rPr>
        <w:t>int main()</w:t>
      </w:r>
    </w:p>
    <w:p w:rsidR="00FE1FCE" w:rsidRPr="003F0B0C" w:rsidRDefault="00FE1FCE" w:rsidP="00FE1FCE">
      <w:pPr>
        <w:rPr>
          <w:rFonts w:ascii="宋体" w:eastAsia="宋体" w:hAnsi="宋体"/>
        </w:rPr>
      </w:pPr>
      <w:r w:rsidRPr="003F0B0C">
        <w:rPr>
          <w:rFonts w:ascii="宋体" w:eastAsia="宋体" w:hAnsi="宋体"/>
        </w:rPr>
        <w:t>{</w:t>
      </w:r>
    </w:p>
    <w:p w:rsidR="00FE1FCE" w:rsidRPr="003F0B0C" w:rsidRDefault="00FE1FCE" w:rsidP="00FE1FCE">
      <w:pPr>
        <w:rPr>
          <w:rFonts w:ascii="宋体" w:eastAsia="宋体" w:hAnsi="宋体"/>
        </w:rPr>
      </w:pPr>
      <w:r w:rsidRPr="003F0B0C">
        <w:rPr>
          <w:rFonts w:ascii="宋体" w:eastAsia="宋体" w:hAnsi="宋体"/>
        </w:rPr>
        <w:t xml:space="preserve">    int n,m;</w:t>
      </w:r>
    </w:p>
    <w:p w:rsidR="00FE1FCE" w:rsidRPr="003F0B0C" w:rsidRDefault="00FE1FCE" w:rsidP="00FE1FCE">
      <w:pPr>
        <w:rPr>
          <w:rFonts w:ascii="宋体" w:eastAsia="宋体" w:hAnsi="宋体"/>
        </w:rPr>
      </w:pPr>
      <w:r w:rsidRPr="003F0B0C">
        <w:rPr>
          <w:rFonts w:ascii="宋体" w:eastAsia="宋体" w:hAnsi="宋体"/>
        </w:rPr>
        <w:t xml:space="preserve">    scanf("%d%d",&amp;n,&amp;m);</w:t>
      </w:r>
    </w:p>
    <w:p w:rsidR="00FE1FCE" w:rsidRPr="003F0B0C" w:rsidRDefault="00FE1FCE" w:rsidP="00FE1FCE">
      <w:pPr>
        <w:rPr>
          <w:rFonts w:ascii="宋体" w:eastAsia="宋体" w:hAnsi="宋体"/>
        </w:rPr>
      </w:pPr>
      <w:r w:rsidRPr="003F0B0C">
        <w:rPr>
          <w:rFonts w:ascii="宋体" w:eastAsia="宋体" w:hAnsi="宋体"/>
        </w:rPr>
        <w:t xml:space="preserve">    build_tree(1,1,n);</w:t>
      </w:r>
    </w:p>
    <w:p w:rsidR="00FE1FCE" w:rsidRPr="003F0B0C" w:rsidRDefault="00FE1FCE" w:rsidP="00FE1FCE">
      <w:pPr>
        <w:rPr>
          <w:rFonts w:ascii="宋体" w:eastAsia="宋体" w:hAnsi="宋体"/>
        </w:rPr>
      </w:pPr>
      <w:r w:rsidRPr="003F0B0C">
        <w:rPr>
          <w:rFonts w:ascii="宋体" w:eastAsia="宋体" w:hAnsi="宋体"/>
        </w:rPr>
        <w:t xml:space="preserve">    while (m--){</w:t>
      </w:r>
    </w:p>
    <w:p w:rsidR="00FE1FCE" w:rsidRPr="003F0B0C" w:rsidRDefault="00FE1FCE" w:rsidP="00FE1FCE">
      <w:pPr>
        <w:rPr>
          <w:rFonts w:ascii="宋体" w:eastAsia="宋体" w:hAnsi="宋体"/>
        </w:rPr>
      </w:pPr>
      <w:r w:rsidRPr="003F0B0C">
        <w:rPr>
          <w:rFonts w:ascii="宋体" w:eastAsia="宋体" w:hAnsi="宋体"/>
        </w:rPr>
        <w:t xml:space="preserve">        int op;</w:t>
      </w:r>
    </w:p>
    <w:p w:rsidR="00FE1FCE" w:rsidRPr="003F0B0C" w:rsidRDefault="00FE1FCE" w:rsidP="00FE1FCE">
      <w:pPr>
        <w:rPr>
          <w:rFonts w:ascii="宋体" w:eastAsia="宋体" w:hAnsi="宋体"/>
        </w:rPr>
      </w:pPr>
      <w:r w:rsidRPr="003F0B0C">
        <w:rPr>
          <w:rFonts w:ascii="宋体" w:eastAsia="宋体" w:hAnsi="宋体"/>
        </w:rPr>
        <w:t xml:space="preserve">        scanf("%d",&amp;op);</w:t>
      </w:r>
    </w:p>
    <w:p w:rsidR="00FE1FCE" w:rsidRPr="003F0B0C" w:rsidRDefault="00FE1FCE" w:rsidP="00FE1FCE">
      <w:pPr>
        <w:rPr>
          <w:rFonts w:ascii="宋体" w:eastAsia="宋体" w:hAnsi="宋体"/>
        </w:rPr>
      </w:pPr>
      <w:r w:rsidRPr="003F0B0C">
        <w:rPr>
          <w:rFonts w:ascii="宋体" w:eastAsia="宋体" w:hAnsi="宋体"/>
        </w:rPr>
        <w:t xml:space="preserve">        switch(op)</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case 1:</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int d;</w:t>
      </w:r>
    </w:p>
    <w:p w:rsidR="00FE1FCE" w:rsidRPr="003F0B0C" w:rsidRDefault="00FE1FCE" w:rsidP="00FE1FCE">
      <w:pPr>
        <w:rPr>
          <w:rFonts w:ascii="宋体" w:eastAsia="宋体" w:hAnsi="宋体"/>
        </w:rPr>
      </w:pPr>
      <w:r w:rsidRPr="003F0B0C">
        <w:rPr>
          <w:rFonts w:ascii="宋体" w:eastAsia="宋体" w:hAnsi="宋体"/>
        </w:rPr>
        <w:t xml:space="preserve">                scanf("%d",&amp;d);</w:t>
      </w:r>
    </w:p>
    <w:p w:rsidR="00FE1FCE" w:rsidRPr="003F0B0C" w:rsidRDefault="00FE1FCE" w:rsidP="00FE1FCE">
      <w:pPr>
        <w:rPr>
          <w:rFonts w:ascii="宋体" w:eastAsia="宋体" w:hAnsi="宋体"/>
        </w:rPr>
      </w:pPr>
      <w:r w:rsidRPr="003F0B0C">
        <w:rPr>
          <w:rFonts w:ascii="宋体" w:eastAsia="宋体" w:hAnsi="宋体"/>
        </w:rPr>
        <w:t xml:space="preserve">                int ans=query_first(1,d);</w:t>
      </w:r>
    </w:p>
    <w:p w:rsidR="00FE1FCE" w:rsidRPr="003F0B0C" w:rsidRDefault="00FE1FCE" w:rsidP="00FE1FCE">
      <w:pPr>
        <w:rPr>
          <w:rFonts w:ascii="宋体" w:eastAsia="宋体" w:hAnsi="宋体"/>
        </w:rPr>
      </w:pPr>
      <w:r w:rsidRPr="003F0B0C">
        <w:rPr>
          <w:rFonts w:ascii="宋体" w:eastAsia="宋体" w:hAnsi="宋体"/>
        </w:rPr>
        <w:t xml:space="preserve">                printf("%d\n",ans);</w:t>
      </w:r>
    </w:p>
    <w:p w:rsidR="00FE1FCE" w:rsidRPr="003F0B0C" w:rsidRDefault="00FE1FCE" w:rsidP="00FE1FCE">
      <w:pPr>
        <w:rPr>
          <w:rFonts w:ascii="宋体" w:eastAsia="宋体" w:hAnsi="宋体"/>
        </w:rPr>
      </w:pPr>
      <w:r w:rsidRPr="003F0B0C">
        <w:rPr>
          <w:rFonts w:ascii="宋体" w:eastAsia="宋体" w:hAnsi="宋体"/>
        </w:rPr>
        <w:t xml:space="preserve">                if (ans&gt;0) check_in(1,ans,ans+d-1);</w:t>
      </w:r>
    </w:p>
    <w:p w:rsidR="00FE1FCE" w:rsidRPr="003F0B0C" w:rsidRDefault="00FE1FCE" w:rsidP="00FE1FCE">
      <w:pPr>
        <w:rPr>
          <w:rFonts w:ascii="宋体" w:eastAsia="宋体" w:hAnsi="宋体"/>
        </w:rPr>
      </w:pPr>
      <w:r w:rsidRPr="003F0B0C">
        <w:rPr>
          <w:rFonts w:ascii="宋体" w:eastAsia="宋体" w:hAnsi="宋体"/>
        </w:rPr>
        <w:t xml:space="preserve">                break;</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case 2:</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int x,d;</w:t>
      </w:r>
    </w:p>
    <w:p w:rsidR="00FE1FCE" w:rsidRPr="003F0B0C" w:rsidRDefault="00FE1FCE" w:rsidP="00FE1FCE">
      <w:pPr>
        <w:rPr>
          <w:rFonts w:ascii="宋体" w:eastAsia="宋体" w:hAnsi="宋体"/>
        </w:rPr>
      </w:pPr>
      <w:r w:rsidRPr="003F0B0C">
        <w:rPr>
          <w:rFonts w:ascii="宋体" w:eastAsia="宋体" w:hAnsi="宋体"/>
        </w:rPr>
        <w:t xml:space="preserve">                scanf("%d%d",&amp;x,&amp;d);</w:t>
      </w:r>
    </w:p>
    <w:p w:rsidR="00FE1FCE" w:rsidRPr="003F0B0C" w:rsidRDefault="00FE1FCE" w:rsidP="00FE1FCE">
      <w:pPr>
        <w:rPr>
          <w:rFonts w:ascii="宋体" w:eastAsia="宋体" w:hAnsi="宋体"/>
        </w:rPr>
      </w:pPr>
      <w:r w:rsidRPr="003F0B0C">
        <w:rPr>
          <w:rFonts w:ascii="宋体" w:eastAsia="宋体" w:hAnsi="宋体"/>
        </w:rPr>
        <w:t xml:space="preserve">                check_out(1,x,x+d-1);</w:t>
      </w:r>
    </w:p>
    <w:p w:rsidR="00FE1FCE" w:rsidRPr="003F0B0C" w:rsidRDefault="00FE1FCE" w:rsidP="00FE1FCE">
      <w:pPr>
        <w:rPr>
          <w:rFonts w:ascii="宋体" w:eastAsia="宋体" w:hAnsi="宋体"/>
        </w:rPr>
      </w:pPr>
      <w:r w:rsidRPr="003F0B0C">
        <w:rPr>
          <w:rFonts w:ascii="宋体" w:eastAsia="宋体" w:hAnsi="宋体"/>
        </w:rPr>
        <w:t xml:space="preserve">                break;</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w:t>
      </w:r>
    </w:p>
    <w:p w:rsidR="00FE1FCE" w:rsidRPr="003F0B0C" w:rsidRDefault="00FE1FCE" w:rsidP="00FE1FCE">
      <w:pPr>
        <w:rPr>
          <w:rFonts w:ascii="宋体" w:eastAsia="宋体" w:hAnsi="宋体"/>
        </w:rPr>
      </w:pPr>
      <w:r w:rsidRPr="003F0B0C">
        <w:rPr>
          <w:rFonts w:ascii="宋体" w:eastAsia="宋体" w:hAnsi="宋体"/>
        </w:rPr>
        <w:t xml:space="preserve">    return 0;</w:t>
      </w:r>
    </w:p>
    <w:p w:rsidR="00FE1FCE" w:rsidRPr="003F0B0C" w:rsidRDefault="00FE1FCE" w:rsidP="00FE1FCE">
      <w:pPr>
        <w:rPr>
          <w:rFonts w:ascii="宋体" w:eastAsia="宋体" w:hAnsi="宋体"/>
        </w:rPr>
      </w:pPr>
      <w:r w:rsidRPr="003F0B0C">
        <w:rPr>
          <w:rFonts w:ascii="宋体" w:eastAsia="宋体" w:hAnsi="宋体"/>
        </w:rPr>
        <w:t>}</w:t>
      </w:r>
    </w:p>
    <w:p w:rsidR="00157E38" w:rsidRPr="003F0B0C" w:rsidRDefault="00157E38" w:rsidP="00157E38">
      <w:pPr>
        <w:pStyle w:val="2"/>
        <w:rPr>
          <w:rFonts w:ascii="宋体" w:eastAsia="宋体" w:hAnsi="宋体"/>
          <w:b w:val="0"/>
        </w:rPr>
      </w:pPr>
      <w:bookmarkStart w:id="143" w:name="_Toc521431836"/>
      <w:r w:rsidRPr="003F0B0C">
        <w:rPr>
          <w:rFonts w:ascii="宋体" w:eastAsia="宋体" w:hAnsi="宋体" w:hint="eastAsia"/>
          <w:b w:val="0"/>
        </w:rPr>
        <w:t>离散化&amp;扫描线</w:t>
      </w:r>
      <w:bookmarkEnd w:id="143"/>
    </w:p>
    <w:p w:rsidR="00ED2236" w:rsidRPr="003F0B0C" w:rsidRDefault="00ED2236" w:rsidP="008F20AB">
      <w:pPr>
        <w:pStyle w:val="3"/>
        <w:rPr>
          <w:rFonts w:ascii="宋体" w:eastAsia="宋体" w:hAnsi="宋体"/>
          <w:b w:val="0"/>
        </w:rPr>
      </w:pPr>
      <w:bookmarkStart w:id="144" w:name="_Toc521431837"/>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1542</w:t>
      </w:r>
      <w:r w:rsidRPr="003F0B0C">
        <w:rPr>
          <w:rFonts w:ascii="宋体" w:eastAsia="宋体" w:hAnsi="宋体" w:hint="eastAsia"/>
          <w:b w:val="0"/>
        </w:rPr>
        <w:t>-</w:t>
      </w:r>
      <w:r w:rsidRPr="003F0B0C">
        <w:rPr>
          <w:rFonts w:ascii="宋体" w:eastAsia="宋体" w:hAnsi="宋体"/>
          <w:b w:val="0"/>
        </w:rPr>
        <w:t>Atlantis</w:t>
      </w:r>
      <w:r w:rsidRPr="003F0B0C">
        <w:rPr>
          <w:rFonts w:ascii="宋体" w:eastAsia="宋体" w:hAnsi="宋体" w:hint="eastAsia"/>
          <w:b w:val="0"/>
        </w:rPr>
        <w:t>（矩形面积并）</w:t>
      </w:r>
      <w:bookmarkEnd w:id="144"/>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w:instrText>
      </w:r>
      <w:r w:rsidR="00C478A5" w:rsidRPr="003F0B0C">
        <w:rPr>
          <w:rFonts w:ascii="宋体" w:eastAsia="宋体" w:hAnsi="宋体"/>
          <w:b w:val="0"/>
        </w:rPr>
        <w:instrText>HDU</w:instrText>
      </w:r>
      <w:r w:rsidR="00C478A5" w:rsidRPr="003F0B0C">
        <w:rPr>
          <w:rFonts w:ascii="宋体" w:eastAsia="宋体" w:hAnsi="宋体" w:hint="eastAsia"/>
          <w:b w:val="0"/>
        </w:rPr>
        <w:instrText>-</w:instrText>
      </w:r>
      <w:r w:rsidR="00C478A5" w:rsidRPr="003F0B0C">
        <w:rPr>
          <w:rFonts w:ascii="宋体" w:eastAsia="宋体" w:hAnsi="宋体"/>
          <w:b w:val="0"/>
        </w:rPr>
        <w:instrText>1542</w:instrText>
      </w:r>
      <w:r w:rsidR="00C478A5" w:rsidRPr="003F0B0C">
        <w:rPr>
          <w:rFonts w:ascii="宋体" w:eastAsia="宋体" w:hAnsi="宋体" w:hint="eastAsia"/>
          <w:b w:val="0"/>
        </w:rPr>
        <w:instrText>-</w:instrText>
      </w:r>
      <w:r w:rsidR="00C478A5" w:rsidRPr="003F0B0C">
        <w:rPr>
          <w:rFonts w:ascii="宋体" w:eastAsia="宋体" w:hAnsi="宋体"/>
          <w:b w:val="0"/>
        </w:rPr>
        <w:instrText>Atlantis</w:instrText>
      </w:r>
      <w:r w:rsidR="00C478A5" w:rsidRPr="003F0B0C">
        <w:rPr>
          <w:rFonts w:ascii="宋体" w:eastAsia="宋体" w:hAnsi="宋体" w:hint="eastAsia"/>
          <w:b w:val="0"/>
        </w:rPr>
        <w:instrText>（矩形面积并）</w:instrText>
      </w:r>
      <w:r w:rsidR="00C478A5" w:rsidRPr="003F0B0C">
        <w:rPr>
          <w:rFonts w:ascii="宋体" w:eastAsia="宋体" w:hAnsi="宋体"/>
        </w:rPr>
        <w:instrText>:</w:instrText>
      </w:r>
      <w:r w:rsidR="00C478A5" w:rsidRPr="003F0B0C">
        <w:rPr>
          <w:rFonts w:ascii="宋体" w:eastAsia="宋体" w:hAnsi="宋体" w:hint="eastAsia"/>
        </w:rPr>
        <w:instrText>1</w:instrText>
      </w:r>
      <w:r w:rsidR="00C478A5" w:rsidRPr="003F0B0C">
        <w:rPr>
          <w:rFonts w:ascii="宋体" w:eastAsia="宋体" w:hAnsi="宋体"/>
        </w:rPr>
        <w:instrText xml:space="preserve">542" \y "HDU:1542" </w:instrText>
      </w:r>
      <w:r w:rsidR="00C478A5" w:rsidRPr="003F0B0C">
        <w:rPr>
          <w:rFonts w:ascii="宋体" w:eastAsia="宋体" w:hAnsi="宋体"/>
          <w:b w:val="0"/>
        </w:rPr>
        <w:fldChar w:fldCharType="end"/>
      </w:r>
    </w:p>
    <w:p w:rsidR="00ED2236" w:rsidRPr="003F0B0C" w:rsidRDefault="00ED730E" w:rsidP="00ED2236">
      <w:pPr>
        <w:rPr>
          <w:rFonts w:ascii="宋体" w:eastAsia="宋体" w:hAnsi="宋体"/>
        </w:rPr>
      </w:pPr>
      <w:r w:rsidRPr="003F0B0C">
        <w:rPr>
          <w:rFonts w:ascii="宋体" w:eastAsia="宋体" w:hAnsi="宋体" w:hint="eastAsia"/>
        </w:rPr>
        <w:t>【题意】</w:t>
      </w:r>
    </w:p>
    <w:p w:rsidR="008C4F45" w:rsidRPr="003F0B0C" w:rsidRDefault="008C4F45" w:rsidP="00ED2236">
      <w:pPr>
        <w:rPr>
          <w:rFonts w:ascii="宋体" w:eastAsia="宋体" w:hAnsi="宋体"/>
        </w:rPr>
      </w:pPr>
      <w:r w:rsidRPr="003F0B0C">
        <w:rPr>
          <w:rFonts w:ascii="宋体" w:eastAsia="宋体" w:hAnsi="宋体" w:hint="eastAsia"/>
        </w:rPr>
        <w:lastRenderedPageBreak/>
        <w:t>给定n个矩形（题目给出每个矩形的左下和右上点坐标，浮点数，坐标范围0-</w:t>
      </w:r>
      <w:r w:rsidRPr="003F0B0C">
        <w:rPr>
          <w:rFonts w:ascii="宋体" w:eastAsia="宋体" w:hAnsi="宋体"/>
        </w:rPr>
        <w:t>100000</w:t>
      </w:r>
      <w:r w:rsidRPr="003F0B0C">
        <w:rPr>
          <w:rFonts w:ascii="宋体" w:eastAsia="宋体" w:hAnsi="宋体" w:hint="eastAsia"/>
        </w:rPr>
        <w:t>，最多100个），求面积并</w:t>
      </w:r>
    </w:p>
    <w:p w:rsidR="00ED730E" w:rsidRPr="003F0B0C" w:rsidRDefault="00ED730E" w:rsidP="00ED2236">
      <w:pPr>
        <w:rPr>
          <w:rFonts w:ascii="宋体" w:eastAsia="宋体" w:hAnsi="宋体"/>
        </w:rPr>
      </w:pPr>
      <w:r w:rsidRPr="003F0B0C">
        <w:rPr>
          <w:rFonts w:ascii="宋体" w:eastAsia="宋体" w:hAnsi="宋体" w:hint="eastAsia"/>
        </w:rPr>
        <w:t>【题解】</w:t>
      </w:r>
    </w:p>
    <w:p w:rsidR="008C4F45" w:rsidRPr="003F0B0C" w:rsidRDefault="008C4F45" w:rsidP="00ED2236">
      <w:pPr>
        <w:rPr>
          <w:rFonts w:ascii="宋体" w:eastAsia="宋体" w:hAnsi="宋体"/>
        </w:rPr>
      </w:pPr>
      <w:r w:rsidRPr="003F0B0C">
        <w:rPr>
          <w:rFonts w:ascii="宋体" w:eastAsia="宋体" w:hAnsi="宋体" w:hint="eastAsia"/>
        </w:rPr>
        <w:t>选定横坐标离散化（这样最多100*</w:t>
      </w:r>
      <w:r w:rsidRPr="003F0B0C">
        <w:rPr>
          <w:rFonts w:ascii="宋体" w:eastAsia="宋体" w:hAnsi="宋体"/>
        </w:rPr>
        <w:t>2</w:t>
      </w:r>
      <w:r w:rsidRPr="003F0B0C">
        <w:rPr>
          <w:rFonts w:ascii="宋体" w:eastAsia="宋体" w:hAnsi="宋体" w:hint="eastAsia"/>
        </w:rPr>
        <w:t>个）</w:t>
      </w:r>
      <w:r w:rsidR="00741F78" w:rsidRPr="003F0B0C">
        <w:rPr>
          <w:rFonts w:ascii="宋体" w:eastAsia="宋体" w:hAnsi="宋体" w:hint="eastAsia"/>
        </w:rPr>
        <w:t>，自下而上扫描，碰到下面的边就把离散化后的相应区间+</w:t>
      </w:r>
      <w:r w:rsidR="00741F78" w:rsidRPr="003F0B0C">
        <w:rPr>
          <w:rFonts w:ascii="宋体" w:eastAsia="宋体" w:hAnsi="宋体"/>
        </w:rPr>
        <w:t>1</w:t>
      </w:r>
      <w:r w:rsidR="00741F78" w:rsidRPr="003F0B0C">
        <w:rPr>
          <w:rFonts w:ascii="宋体" w:eastAsia="宋体" w:hAnsi="宋体" w:hint="eastAsia"/>
        </w:rPr>
        <w:t>，碰到上面的边就-</w:t>
      </w:r>
      <w:r w:rsidR="00741F78" w:rsidRPr="003F0B0C">
        <w:rPr>
          <w:rFonts w:ascii="宋体" w:eastAsia="宋体" w:hAnsi="宋体"/>
        </w:rPr>
        <w:t>1</w:t>
      </w:r>
      <w:r w:rsidR="00741F78" w:rsidRPr="003F0B0C">
        <w:rPr>
          <w:rFonts w:ascii="宋体" w:eastAsia="宋体" w:hAnsi="宋体" w:hint="eastAsia"/>
        </w:rPr>
        <w:t>，从0到1时当前横坐标和增加该离散化区间的原始长度，从1到0则是减少。</w:t>
      </w:r>
    </w:p>
    <w:p w:rsidR="00ED730E" w:rsidRPr="003F0B0C" w:rsidRDefault="00ED730E" w:rsidP="00ED2236">
      <w:pPr>
        <w:rPr>
          <w:rFonts w:ascii="宋体" w:eastAsia="宋体" w:hAnsi="宋体"/>
        </w:rPr>
      </w:pPr>
      <w:r w:rsidRPr="003F0B0C">
        <w:rPr>
          <w:rFonts w:ascii="宋体" w:eastAsia="宋体" w:hAnsi="宋体" w:hint="eastAsia"/>
        </w:rPr>
        <w:t>【代码】</w:t>
      </w:r>
    </w:p>
    <w:p w:rsidR="008F20AB" w:rsidRPr="003F0B0C" w:rsidRDefault="008F20AB" w:rsidP="008F20AB">
      <w:pPr>
        <w:rPr>
          <w:rFonts w:ascii="宋体" w:eastAsia="宋体" w:hAnsi="宋体"/>
        </w:rPr>
      </w:pPr>
      <w:r w:rsidRPr="003F0B0C">
        <w:rPr>
          <w:rFonts w:ascii="宋体" w:eastAsia="宋体" w:hAnsi="宋体"/>
        </w:rPr>
        <w:t>#include &lt;cstdio&gt;</w:t>
      </w:r>
    </w:p>
    <w:p w:rsidR="008F20AB" w:rsidRPr="003F0B0C" w:rsidRDefault="008F20AB" w:rsidP="008F20AB">
      <w:pPr>
        <w:rPr>
          <w:rFonts w:ascii="宋体" w:eastAsia="宋体" w:hAnsi="宋体"/>
        </w:rPr>
      </w:pPr>
      <w:r w:rsidRPr="003F0B0C">
        <w:rPr>
          <w:rFonts w:ascii="宋体" w:eastAsia="宋体" w:hAnsi="宋体"/>
        </w:rPr>
        <w:t>#include &lt;algorithm&gt;</w:t>
      </w:r>
    </w:p>
    <w:p w:rsidR="008F20AB" w:rsidRPr="003F0B0C" w:rsidRDefault="008F20AB" w:rsidP="008F20AB">
      <w:pPr>
        <w:rPr>
          <w:rFonts w:ascii="宋体" w:eastAsia="宋体" w:hAnsi="宋体"/>
        </w:rPr>
      </w:pPr>
      <w:r w:rsidRPr="003F0B0C">
        <w:rPr>
          <w:rFonts w:ascii="宋体" w:eastAsia="宋体" w:hAnsi="宋体"/>
        </w:rPr>
        <w:t>#include &lt;cstring&gt;</w:t>
      </w:r>
    </w:p>
    <w:p w:rsidR="008F20AB" w:rsidRPr="003F0B0C" w:rsidRDefault="008F20AB" w:rsidP="008F20AB">
      <w:pPr>
        <w:rPr>
          <w:rFonts w:ascii="宋体" w:eastAsia="宋体" w:hAnsi="宋体"/>
        </w:rPr>
      </w:pPr>
      <w:r w:rsidRPr="003F0B0C">
        <w:rPr>
          <w:rFonts w:ascii="宋体" w:eastAsia="宋体" w:hAnsi="宋体"/>
        </w:rPr>
        <w:t>#define MAXN 110</w:t>
      </w:r>
    </w:p>
    <w:p w:rsidR="008F20AB" w:rsidRPr="003F0B0C" w:rsidRDefault="008F20AB" w:rsidP="008F20AB">
      <w:pPr>
        <w:rPr>
          <w:rFonts w:ascii="宋体" w:eastAsia="宋体" w:hAnsi="宋体"/>
        </w:rPr>
      </w:pPr>
    </w:p>
    <w:p w:rsidR="008F20AB" w:rsidRPr="003F0B0C" w:rsidRDefault="008F20AB" w:rsidP="008F20AB">
      <w:pPr>
        <w:rPr>
          <w:rFonts w:ascii="宋体" w:eastAsia="宋体" w:hAnsi="宋体"/>
        </w:rPr>
      </w:pPr>
      <w:r w:rsidRPr="003F0B0C">
        <w:rPr>
          <w:rFonts w:ascii="宋体" w:eastAsia="宋体" w:hAnsi="宋体"/>
        </w:rPr>
        <w:t>using namespace std;</w:t>
      </w:r>
    </w:p>
    <w:p w:rsidR="008F20AB" w:rsidRPr="003F0B0C" w:rsidRDefault="008F20AB" w:rsidP="008F20AB">
      <w:pPr>
        <w:rPr>
          <w:rFonts w:ascii="宋体" w:eastAsia="宋体" w:hAnsi="宋体"/>
        </w:rPr>
      </w:pPr>
    </w:p>
    <w:p w:rsidR="008F20AB" w:rsidRPr="003F0B0C" w:rsidRDefault="008F20AB" w:rsidP="008F20AB">
      <w:pPr>
        <w:rPr>
          <w:rFonts w:ascii="宋体" w:eastAsia="宋体" w:hAnsi="宋体"/>
        </w:rPr>
      </w:pPr>
      <w:r w:rsidRPr="003F0B0C">
        <w:rPr>
          <w:rFonts w:ascii="宋体" w:eastAsia="宋体" w:hAnsi="宋体"/>
        </w:rPr>
        <w:t>struct node{</w:t>
      </w:r>
    </w:p>
    <w:p w:rsidR="008F20AB" w:rsidRPr="003F0B0C" w:rsidRDefault="008F20AB" w:rsidP="008F20AB">
      <w:pPr>
        <w:rPr>
          <w:rFonts w:ascii="宋体" w:eastAsia="宋体" w:hAnsi="宋体"/>
        </w:rPr>
      </w:pPr>
      <w:r w:rsidRPr="003F0B0C">
        <w:rPr>
          <w:rFonts w:ascii="宋体" w:eastAsia="宋体" w:hAnsi="宋体"/>
        </w:rPr>
        <w:t xml:space="preserve">    int id,fs,ft;</w:t>
      </w:r>
    </w:p>
    <w:p w:rsidR="008F20AB" w:rsidRPr="003F0B0C" w:rsidRDefault="008F20AB" w:rsidP="008F20AB">
      <w:pPr>
        <w:rPr>
          <w:rFonts w:ascii="宋体" w:eastAsia="宋体" w:hAnsi="宋体"/>
        </w:rPr>
      </w:pPr>
      <w:r w:rsidRPr="003F0B0C">
        <w:rPr>
          <w:rFonts w:ascii="宋体" w:eastAsia="宋体" w:hAnsi="宋体"/>
        </w:rPr>
        <w:t xml:space="preserve">    double x,y;</w:t>
      </w:r>
    </w:p>
    <w:p w:rsidR="008F20AB" w:rsidRPr="003F0B0C" w:rsidRDefault="008F20AB" w:rsidP="008F20AB">
      <w:pPr>
        <w:rPr>
          <w:rFonts w:ascii="宋体" w:eastAsia="宋体" w:hAnsi="宋体"/>
        </w:rPr>
      </w:pPr>
      <w:r w:rsidRPr="003F0B0C">
        <w:rPr>
          <w:rFonts w:ascii="宋体" w:eastAsia="宋体" w:hAnsi="宋体"/>
        </w:rPr>
        <w:t>}dot[MAXN&lt;&lt;2];</w:t>
      </w:r>
    </w:p>
    <w:p w:rsidR="008F20AB" w:rsidRPr="003F0B0C" w:rsidRDefault="008F20AB" w:rsidP="008F20AB">
      <w:pPr>
        <w:rPr>
          <w:rFonts w:ascii="宋体" w:eastAsia="宋体" w:hAnsi="宋体"/>
        </w:rPr>
      </w:pPr>
      <w:r w:rsidRPr="003F0B0C">
        <w:rPr>
          <w:rFonts w:ascii="宋体" w:eastAsia="宋体" w:hAnsi="宋体"/>
        </w:rPr>
        <w:t>typedef struct node node;</w:t>
      </w:r>
    </w:p>
    <w:p w:rsidR="008F20AB" w:rsidRPr="003F0B0C" w:rsidRDefault="008F20AB" w:rsidP="008F20AB">
      <w:pPr>
        <w:rPr>
          <w:rFonts w:ascii="宋体" w:eastAsia="宋体" w:hAnsi="宋体"/>
        </w:rPr>
      </w:pPr>
    </w:p>
    <w:p w:rsidR="008F20AB" w:rsidRPr="003F0B0C" w:rsidRDefault="008F20AB" w:rsidP="008F20AB">
      <w:pPr>
        <w:rPr>
          <w:rFonts w:ascii="宋体" w:eastAsia="宋体" w:hAnsi="宋体"/>
        </w:rPr>
      </w:pPr>
      <w:r w:rsidRPr="003F0B0C">
        <w:rPr>
          <w:rFonts w:ascii="宋体" w:eastAsia="宋体" w:hAnsi="宋体"/>
        </w:rPr>
        <w:t>bool cmp_x(node x,node y){return x.x&lt;y.x;}</w:t>
      </w:r>
    </w:p>
    <w:p w:rsidR="008F20AB" w:rsidRPr="003F0B0C" w:rsidRDefault="008F20AB" w:rsidP="008F20AB">
      <w:pPr>
        <w:rPr>
          <w:rFonts w:ascii="宋体" w:eastAsia="宋体" w:hAnsi="宋体"/>
        </w:rPr>
      </w:pPr>
      <w:r w:rsidRPr="003F0B0C">
        <w:rPr>
          <w:rFonts w:ascii="宋体" w:eastAsia="宋体" w:hAnsi="宋体"/>
        </w:rPr>
        <w:t>bool cmp_y(node x,node y){return x.y&lt;y.y;}</w:t>
      </w:r>
    </w:p>
    <w:p w:rsidR="008F20AB" w:rsidRPr="003F0B0C" w:rsidRDefault="008F20AB" w:rsidP="008F20AB">
      <w:pPr>
        <w:rPr>
          <w:rFonts w:ascii="宋体" w:eastAsia="宋体" w:hAnsi="宋体"/>
        </w:rPr>
      </w:pPr>
      <w:r w:rsidRPr="003F0B0C">
        <w:rPr>
          <w:rFonts w:ascii="宋体" w:eastAsia="宋体" w:hAnsi="宋体"/>
        </w:rPr>
        <w:t>bool cmp_id(node x,node y){return x.id&lt;y.id;}</w:t>
      </w:r>
    </w:p>
    <w:p w:rsidR="008F20AB" w:rsidRPr="003F0B0C" w:rsidRDefault="008F20AB" w:rsidP="008F20AB">
      <w:pPr>
        <w:rPr>
          <w:rFonts w:ascii="宋体" w:eastAsia="宋体" w:hAnsi="宋体"/>
        </w:rPr>
      </w:pPr>
    </w:p>
    <w:p w:rsidR="008F20AB" w:rsidRPr="003F0B0C" w:rsidRDefault="008F20AB" w:rsidP="008F20AB">
      <w:pPr>
        <w:rPr>
          <w:rFonts w:ascii="宋体" w:eastAsia="宋体" w:hAnsi="宋体"/>
        </w:rPr>
      </w:pPr>
      <w:r w:rsidRPr="003F0B0C">
        <w:rPr>
          <w:rFonts w:ascii="宋体" w:eastAsia="宋体" w:hAnsi="宋体"/>
        </w:rPr>
        <w:t>int main()</w:t>
      </w:r>
    </w:p>
    <w:p w:rsidR="008F20AB" w:rsidRPr="003F0B0C" w:rsidRDefault="008F20AB" w:rsidP="008F20AB">
      <w:pPr>
        <w:rPr>
          <w:rFonts w:ascii="宋体" w:eastAsia="宋体" w:hAnsi="宋体"/>
        </w:rPr>
      </w:pPr>
      <w:r w:rsidRPr="003F0B0C">
        <w:rPr>
          <w:rFonts w:ascii="宋体" w:eastAsia="宋体" w:hAnsi="宋体"/>
        </w:rPr>
        <w:t>{</w:t>
      </w:r>
    </w:p>
    <w:p w:rsidR="008F20AB" w:rsidRPr="003F0B0C" w:rsidRDefault="008F20AB" w:rsidP="008F20AB">
      <w:pPr>
        <w:rPr>
          <w:rFonts w:ascii="宋体" w:eastAsia="宋体" w:hAnsi="宋体"/>
        </w:rPr>
      </w:pPr>
      <w:r w:rsidRPr="003F0B0C">
        <w:rPr>
          <w:rFonts w:ascii="宋体" w:eastAsia="宋体" w:hAnsi="宋体"/>
        </w:rPr>
        <w:t xml:space="preserve">    int n,testcase=1,cnt[MAXN&lt;&lt;2];</w:t>
      </w:r>
    </w:p>
    <w:p w:rsidR="008F20AB" w:rsidRPr="003F0B0C" w:rsidRDefault="008F20AB" w:rsidP="008F20AB">
      <w:pPr>
        <w:rPr>
          <w:rFonts w:ascii="宋体" w:eastAsia="宋体" w:hAnsi="宋体"/>
        </w:rPr>
      </w:pPr>
      <w:r w:rsidRPr="003F0B0C">
        <w:rPr>
          <w:rFonts w:ascii="宋体" w:eastAsia="宋体" w:hAnsi="宋体"/>
        </w:rPr>
        <w:t xml:space="preserve">    double ans,totx,lasty,f[MAXN&lt;&lt;2];</w:t>
      </w:r>
    </w:p>
    <w:p w:rsidR="008F20AB" w:rsidRPr="003F0B0C" w:rsidRDefault="008F20AB" w:rsidP="008F20AB">
      <w:pPr>
        <w:rPr>
          <w:rFonts w:ascii="宋体" w:eastAsia="宋体" w:hAnsi="宋体"/>
        </w:rPr>
      </w:pPr>
      <w:r w:rsidRPr="003F0B0C">
        <w:rPr>
          <w:rFonts w:ascii="宋体" w:eastAsia="宋体" w:hAnsi="宋体"/>
        </w:rPr>
        <w:t xml:space="preserve">    while (~scanf("%d",&amp;n)&amp;&amp;n){</w:t>
      </w:r>
    </w:p>
    <w:p w:rsidR="008F20AB" w:rsidRPr="003F0B0C" w:rsidRDefault="008F20AB" w:rsidP="008F20AB">
      <w:pPr>
        <w:rPr>
          <w:rFonts w:ascii="宋体" w:eastAsia="宋体" w:hAnsi="宋体"/>
        </w:rPr>
      </w:pPr>
      <w:r w:rsidRPr="003F0B0C">
        <w:rPr>
          <w:rFonts w:ascii="宋体" w:eastAsia="宋体" w:hAnsi="宋体"/>
        </w:rPr>
        <w:t xml:space="preserve">        for (int i=1;i&lt;=n;i++){</w:t>
      </w:r>
    </w:p>
    <w:p w:rsidR="008F20AB" w:rsidRPr="003F0B0C" w:rsidRDefault="008F20AB" w:rsidP="008F20AB">
      <w:pPr>
        <w:rPr>
          <w:rFonts w:ascii="宋体" w:eastAsia="宋体" w:hAnsi="宋体"/>
        </w:rPr>
      </w:pPr>
      <w:r w:rsidRPr="003F0B0C">
        <w:rPr>
          <w:rFonts w:ascii="宋体" w:eastAsia="宋体" w:hAnsi="宋体"/>
        </w:rPr>
        <w:t xml:space="preserve">            dot[2*i-1].id=2*i-1,dot[2*i].id=2*i;</w:t>
      </w:r>
    </w:p>
    <w:p w:rsidR="008F20AB" w:rsidRPr="003F0B0C" w:rsidRDefault="008F20AB" w:rsidP="008F20AB">
      <w:pPr>
        <w:rPr>
          <w:rFonts w:ascii="宋体" w:eastAsia="宋体" w:hAnsi="宋体"/>
        </w:rPr>
      </w:pPr>
      <w:r w:rsidRPr="003F0B0C">
        <w:rPr>
          <w:rFonts w:ascii="宋体" w:eastAsia="宋体" w:hAnsi="宋体"/>
        </w:rPr>
        <w:t xml:space="preserve">            scanf("%lf%lf%lf%lf",&amp;dot[2*i-1].x,&amp;dot[2*i-1].y,&amp;dot[2*i].x,&amp;dot[2*i].y);</w:t>
      </w:r>
    </w:p>
    <w:p w:rsidR="008F20AB" w:rsidRPr="003F0B0C" w:rsidRDefault="008F20AB" w:rsidP="008F20AB">
      <w:pPr>
        <w:rPr>
          <w:rFonts w:ascii="宋体" w:eastAsia="宋体" w:hAnsi="宋体"/>
        </w:rPr>
      </w:pPr>
      <w:r w:rsidRPr="003F0B0C">
        <w:rPr>
          <w:rFonts w:ascii="宋体" w:eastAsia="宋体" w:hAnsi="宋体"/>
        </w:rPr>
        <w:t xml:space="preserve">        }</w:t>
      </w:r>
    </w:p>
    <w:p w:rsidR="008F20AB" w:rsidRPr="003F0B0C" w:rsidRDefault="008F20AB" w:rsidP="008F20AB">
      <w:pPr>
        <w:rPr>
          <w:rFonts w:ascii="宋体" w:eastAsia="宋体" w:hAnsi="宋体"/>
        </w:rPr>
      </w:pPr>
      <w:r w:rsidRPr="003F0B0C">
        <w:rPr>
          <w:rFonts w:ascii="宋体" w:eastAsia="宋体" w:hAnsi="宋体"/>
        </w:rPr>
        <w:t xml:space="preserve">        sort(dot+1,dot+2*n+1,cmp_x);</w:t>
      </w:r>
    </w:p>
    <w:p w:rsidR="008F20AB" w:rsidRPr="003F0B0C" w:rsidRDefault="008F20AB" w:rsidP="008F20AB">
      <w:pPr>
        <w:rPr>
          <w:rFonts w:ascii="宋体" w:eastAsia="宋体" w:hAnsi="宋体"/>
        </w:rPr>
      </w:pPr>
      <w:r w:rsidRPr="003F0B0C">
        <w:rPr>
          <w:rFonts w:ascii="宋体" w:eastAsia="宋体" w:hAnsi="宋体"/>
        </w:rPr>
        <w:t xml:space="preserve">        for (int i=1;i&lt;=2*n;i++){</w:t>
      </w:r>
    </w:p>
    <w:p w:rsidR="008F20AB" w:rsidRPr="003F0B0C" w:rsidRDefault="008F20AB" w:rsidP="008F20AB">
      <w:pPr>
        <w:rPr>
          <w:rFonts w:ascii="宋体" w:eastAsia="宋体" w:hAnsi="宋体"/>
        </w:rPr>
      </w:pPr>
      <w:r w:rsidRPr="003F0B0C">
        <w:rPr>
          <w:rFonts w:ascii="宋体" w:eastAsia="宋体" w:hAnsi="宋体"/>
        </w:rPr>
        <w:t xml:space="preserve">            if (dot[i].id%2==1) dot[i].fs=i; else dot[i].ft=i;</w:t>
      </w:r>
    </w:p>
    <w:p w:rsidR="008F20AB" w:rsidRPr="003F0B0C" w:rsidRDefault="008F20AB" w:rsidP="008F20AB">
      <w:pPr>
        <w:rPr>
          <w:rFonts w:ascii="宋体" w:eastAsia="宋体" w:hAnsi="宋体"/>
        </w:rPr>
      </w:pPr>
      <w:r w:rsidRPr="003F0B0C">
        <w:rPr>
          <w:rFonts w:ascii="宋体" w:eastAsia="宋体" w:hAnsi="宋体"/>
        </w:rPr>
        <w:t xml:space="preserve">            if(i&lt;2*n) f[i]=dot[i+1].x-dot[i].x;</w:t>
      </w:r>
    </w:p>
    <w:p w:rsidR="008F20AB" w:rsidRPr="003F0B0C" w:rsidRDefault="008F20AB" w:rsidP="008F20AB">
      <w:pPr>
        <w:rPr>
          <w:rFonts w:ascii="宋体" w:eastAsia="宋体" w:hAnsi="宋体"/>
        </w:rPr>
      </w:pPr>
      <w:r w:rsidRPr="003F0B0C">
        <w:rPr>
          <w:rFonts w:ascii="宋体" w:eastAsia="宋体" w:hAnsi="宋体"/>
        </w:rPr>
        <w:t xml:space="preserve">        }</w:t>
      </w:r>
    </w:p>
    <w:p w:rsidR="008F20AB" w:rsidRPr="003F0B0C" w:rsidRDefault="008F20AB" w:rsidP="008F20AB">
      <w:pPr>
        <w:rPr>
          <w:rFonts w:ascii="宋体" w:eastAsia="宋体" w:hAnsi="宋体"/>
        </w:rPr>
      </w:pPr>
      <w:r w:rsidRPr="003F0B0C">
        <w:rPr>
          <w:rFonts w:ascii="宋体" w:eastAsia="宋体" w:hAnsi="宋体"/>
        </w:rPr>
        <w:t xml:space="preserve">        sort(dot+1,dot+2*n+1,cmp_id);</w:t>
      </w:r>
    </w:p>
    <w:p w:rsidR="008F20AB" w:rsidRPr="003F0B0C" w:rsidRDefault="008F20AB" w:rsidP="008F20AB">
      <w:pPr>
        <w:rPr>
          <w:rFonts w:ascii="宋体" w:eastAsia="宋体" w:hAnsi="宋体"/>
        </w:rPr>
      </w:pPr>
      <w:r w:rsidRPr="003F0B0C">
        <w:rPr>
          <w:rFonts w:ascii="宋体" w:eastAsia="宋体" w:hAnsi="宋体"/>
        </w:rPr>
        <w:t xml:space="preserve">        for (int i=1;i&lt;=2*n;i++){</w:t>
      </w:r>
    </w:p>
    <w:p w:rsidR="008F20AB" w:rsidRPr="003F0B0C" w:rsidRDefault="008F20AB" w:rsidP="008F20AB">
      <w:pPr>
        <w:rPr>
          <w:rFonts w:ascii="宋体" w:eastAsia="宋体" w:hAnsi="宋体"/>
        </w:rPr>
      </w:pPr>
      <w:r w:rsidRPr="003F0B0C">
        <w:rPr>
          <w:rFonts w:ascii="宋体" w:eastAsia="宋体" w:hAnsi="宋体"/>
        </w:rPr>
        <w:t xml:space="preserve">            if (dot[i].id%2==1) dot[i].ft=dot[i+1].ft;else dot[i].fs=dot[i-1].fs;</w:t>
      </w:r>
    </w:p>
    <w:p w:rsidR="008F20AB" w:rsidRPr="003F0B0C" w:rsidRDefault="008F20AB" w:rsidP="008F20AB">
      <w:pPr>
        <w:rPr>
          <w:rFonts w:ascii="宋体" w:eastAsia="宋体" w:hAnsi="宋体"/>
        </w:rPr>
      </w:pPr>
      <w:r w:rsidRPr="003F0B0C">
        <w:rPr>
          <w:rFonts w:ascii="宋体" w:eastAsia="宋体" w:hAnsi="宋体"/>
        </w:rPr>
        <w:t xml:space="preserve">        }</w:t>
      </w:r>
    </w:p>
    <w:p w:rsidR="008F20AB" w:rsidRPr="003F0B0C" w:rsidRDefault="008F20AB" w:rsidP="008F20AB">
      <w:pPr>
        <w:rPr>
          <w:rFonts w:ascii="宋体" w:eastAsia="宋体" w:hAnsi="宋体"/>
        </w:rPr>
      </w:pPr>
      <w:r w:rsidRPr="003F0B0C">
        <w:rPr>
          <w:rFonts w:ascii="宋体" w:eastAsia="宋体" w:hAnsi="宋体"/>
        </w:rPr>
        <w:lastRenderedPageBreak/>
        <w:t xml:space="preserve">        sort(dot+1,dot+2*n+1,cmp_y);</w:t>
      </w:r>
    </w:p>
    <w:p w:rsidR="008F20AB" w:rsidRPr="003F0B0C" w:rsidRDefault="008F20AB" w:rsidP="008F20AB">
      <w:pPr>
        <w:rPr>
          <w:rFonts w:ascii="宋体" w:eastAsia="宋体" w:hAnsi="宋体"/>
        </w:rPr>
      </w:pPr>
      <w:r w:rsidRPr="003F0B0C">
        <w:rPr>
          <w:rFonts w:ascii="宋体" w:eastAsia="宋体" w:hAnsi="宋体"/>
        </w:rPr>
        <w:t xml:space="preserve">        ans=totx=lasty=0;</w:t>
      </w:r>
    </w:p>
    <w:p w:rsidR="008F20AB" w:rsidRPr="003F0B0C" w:rsidRDefault="008F20AB" w:rsidP="008F20AB">
      <w:pPr>
        <w:rPr>
          <w:rFonts w:ascii="宋体" w:eastAsia="宋体" w:hAnsi="宋体"/>
        </w:rPr>
      </w:pPr>
      <w:r w:rsidRPr="003F0B0C">
        <w:rPr>
          <w:rFonts w:ascii="宋体" w:eastAsia="宋体" w:hAnsi="宋体"/>
        </w:rPr>
        <w:t xml:space="preserve">        memset(cnt,0,sizeof(cnt));</w:t>
      </w:r>
    </w:p>
    <w:p w:rsidR="008F20AB" w:rsidRPr="003F0B0C" w:rsidRDefault="008F20AB" w:rsidP="008F20AB">
      <w:pPr>
        <w:rPr>
          <w:rFonts w:ascii="宋体" w:eastAsia="宋体" w:hAnsi="宋体"/>
        </w:rPr>
      </w:pPr>
      <w:r w:rsidRPr="003F0B0C">
        <w:rPr>
          <w:rFonts w:ascii="宋体" w:eastAsia="宋体" w:hAnsi="宋体"/>
        </w:rPr>
        <w:t xml:space="preserve">        for (int i=1;i&lt;=2*n;i++){</w:t>
      </w:r>
    </w:p>
    <w:p w:rsidR="008F20AB" w:rsidRPr="003F0B0C" w:rsidRDefault="008F20AB" w:rsidP="008F20AB">
      <w:pPr>
        <w:rPr>
          <w:rFonts w:ascii="宋体" w:eastAsia="宋体" w:hAnsi="宋体"/>
        </w:rPr>
      </w:pPr>
      <w:r w:rsidRPr="003F0B0C">
        <w:rPr>
          <w:rFonts w:ascii="宋体" w:eastAsia="宋体" w:hAnsi="宋体"/>
        </w:rPr>
        <w:t xml:space="preserve">            ans+=totx*(dot[i].y-lasty);</w:t>
      </w:r>
    </w:p>
    <w:p w:rsidR="008F20AB" w:rsidRPr="003F0B0C" w:rsidRDefault="008F20AB" w:rsidP="008F20AB">
      <w:pPr>
        <w:rPr>
          <w:rFonts w:ascii="宋体" w:eastAsia="宋体" w:hAnsi="宋体"/>
        </w:rPr>
      </w:pPr>
      <w:r w:rsidRPr="003F0B0C">
        <w:rPr>
          <w:rFonts w:ascii="宋体" w:eastAsia="宋体" w:hAnsi="宋体"/>
        </w:rPr>
        <w:t xml:space="preserve">            lasty=dot[i].y;</w:t>
      </w:r>
    </w:p>
    <w:p w:rsidR="008F20AB" w:rsidRPr="003F0B0C" w:rsidRDefault="008F20AB" w:rsidP="008F20AB">
      <w:pPr>
        <w:rPr>
          <w:rFonts w:ascii="宋体" w:eastAsia="宋体" w:hAnsi="宋体"/>
        </w:rPr>
      </w:pPr>
      <w:r w:rsidRPr="003F0B0C">
        <w:rPr>
          <w:rFonts w:ascii="宋体" w:eastAsia="宋体" w:hAnsi="宋体"/>
        </w:rPr>
        <w:t xml:space="preserve">            for (int j=dot[i].fs;j&lt;dot[i].ft;j++){</w:t>
      </w:r>
    </w:p>
    <w:p w:rsidR="008F20AB" w:rsidRPr="003F0B0C" w:rsidRDefault="008F20AB" w:rsidP="008F20AB">
      <w:pPr>
        <w:rPr>
          <w:rFonts w:ascii="宋体" w:eastAsia="宋体" w:hAnsi="宋体"/>
        </w:rPr>
      </w:pPr>
      <w:r w:rsidRPr="003F0B0C">
        <w:rPr>
          <w:rFonts w:ascii="宋体" w:eastAsia="宋体" w:hAnsi="宋体"/>
        </w:rPr>
        <w:t xml:space="preserve">                if (dot[i].id%2==0){</w:t>
      </w:r>
    </w:p>
    <w:p w:rsidR="008F20AB" w:rsidRPr="003F0B0C" w:rsidRDefault="008F20AB" w:rsidP="008F20AB">
      <w:pPr>
        <w:rPr>
          <w:rFonts w:ascii="宋体" w:eastAsia="宋体" w:hAnsi="宋体"/>
        </w:rPr>
      </w:pPr>
      <w:r w:rsidRPr="003F0B0C">
        <w:rPr>
          <w:rFonts w:ascii="宋体" w:eastAsia="宋体" w:hAnsi="宋体"/>
        </w:rPr>
        <w:t xml:space="preserve">                    cnt[j]--;</w:t>
      </w:r>
    </w:p>
    <w:p w:rsidR="008F20AB" w:rsidRPr="003F0B0C" w:rsidRDefault="008F20AB" w:rsidP="008F20AB">
      <w:pPr>
        <w:rPr>
          <w:rFonts w:ascii="宋体" w:eastAsia="宋体" w:hAnsi="宋体"/>
        </w:rPr>
      </w:pPr>
      <w:r w:rsidRPr="003F0B0C">
        <w:rPr>
          <w:rFonts w:ascii="宋体" w:eastAsia="宋体" w:hAnsi="宋体"/>
        </w:rPr>
        <w:t xml:space="preserve">                    if (cnt[j]==0) totx-=f[j];</w:t>
      </w:r>
    </w:p>
    <w:p w:rsidR="008F20AB" w:rsidRPr="003F0B0C" w:rsidRDefault="008F20AB" w:rsidP="008F20AB">
      <w:pPr>
        <w:rPr>
          <w:rFonts w:ascii="宋体" w:eastAsia="宋体" w:hAnsi="宋体"/>
        </w:rPr>
      </w:pPr>
      <w:r w:rsidRPr="003F0B0C">
        <w:rPr>
          <w:rFonts w:ascii="宋体" w:eastAsia="宋体" w:hAnsi="宋体"/>
        </w:rPr>
        <w:t xml:space="preserve">                }else{</w:t>
      </w:r>
    </w:p>
    <w:p w:rsidR="008F20AB" w:rsidRPr="003F0B0C" w:rsidRDefault="008F20AB" w:rsidP="008F20AB">
      <w:pPr>
        <w:rPr>
          <w:rFonts w:ascii="宋体" w:eastAsia="宋体" w:hAnsi="宋体"/>
        </w:rPr>
      </w:pPr>
      <w:r w:rsidRPr="003F0B0C">
        <w:rPr>
          <w:rFonts w:ascii="宋体" w:eastAsia="宋体" w:hAnsi="宋体"/>
        </w:rPr>
        <w:t xml:space="preserve">                    cnt[j]++;</w:t>
      </w:r>
    </w:p>
    <w:p w:rsidR="008F20AB" w:rsidRPr="003F0B0C" w:rsidRDefault="008F20AB" w:rsidP="008F20AB">
      <w:pPr>
        <w:rPr>
          <w:rFonts w:ascii="宋体" w:eastAsia="宋体" w:hAnsi="宋体"/>
        </w:rPr>
      </w:pPr>
      <w:r w:rsidRPr="003F0B0C">
        <w:rPr>
          <w:rFonts w:ascii="宋体" w:eastAsia="宋体" w:hAnsi="宋体"/>
        </w:rPr>
        <w:t xml:space="preserve">                    if (cnt[j]==1) totx+=f[j];</w:t>
      </w:r>
    </w:p>
    <w:p w:rsidR="008F20AB" w:rsidRPr="003F0B0C" w:rsidRDefault="008F20AB" w:rsidP="008F20AB">
      <w:pPr>
        <w:rPr>
          <w:rFonts w:ascii="宋体" w:eastAsia="宋体" w:hAnsi="宋体"/>
        </w:rPr>
      </w:pPr>
      <w:r w:rsidRPr="003F0B0C">
        <w:rPr>
          <w:rFonts w:ascii="宋体" w:eastAsia="宋体" w:hAnsi="宋体"/>
        </w:rPr>
        <w:t xml:space="preserve">                }</w:t>
      </w:r>
    </w:p>
    <w:p w:rsidR="008F20AB" w:rsidRPr="003F0B0C" w:rsidRDefault="008F20AB" w:rsidP="008F20AB">
      <w:pPr>
        <w:rPr>
          <w:rFonts w:ascii="宋体" w:eastAsia="宋体" w:hAnsi="宋体"/>
        </w:rPr>
      </w:pPr>
      <w:r w:rsidRPr="003F0B0C">
        <w:rPr>
          <w:rFonts w:ascii="宋体" w:eastAsia="宋体" w:hAnsi="宋体"/>
        </w:rPr>
        <w:t xml:space="preserve">            }</w:t>
      </w:r>
    </w:p>
    <w:p w:rsidR="008F20AB" w:rsidRPr="003F0B0C" w:rsidRDefault="008F20AB" w:rsidP="008F20AB">
      <w:pPr>
        <w:rPr>
          <w:rFonts w:ascii="宋体" w:eastAsia="宋体" w:hAnsi="宋体"/>
        </w:rPr>
      </w:pPr>
      <w:r w:rsidRPr="003F0B0C">
        <w:rPr>
          <w:rFonts w:ascii="宋体" w:eastAsia="宋体" w:hAnsi="宋体"/>
        </w:rPr>
        <w:t xml:space="preserve">        }</w:t>
      </w:r>
    </w:p>
    <w:p w:rsidR="008F20AB" w:rsidRPr="003F0B0C" w:rsidRDefault="008F20AB" w:rsidP="008F20AB">
      <w:pPr>
        <w:rPr>
          <w:rFonts w:ascii="宋体" w:eastAsia="宋体" w:hAnsi="宋体"/>
        </w:rPr>
      </w:pPr>
      <w:r w:rsidRPr="003F0B0C">
        <w:rPr>
          <w:rFonts w:ascii="宋体" w:eastAsia="宋体" w:hAnsi="宋体"/>
        </w:rPr>
        <w:t xml:space="preserve">        printf("Test case #%d\nTotal explored area: %.2lf\n\n",testcase++,ans);</w:t>
      </w:r>
    </w:p>
    <w:p w:rsidR="008F20AB" w:rsidRPr="003F0B0C" w:rsidRDefault="008F20AB" w:rsidP="008F20AB">
      <w:pPr>
        <w:rPr>
          <w:rFonts w:ascii="宋体" w:eastAsia="宋体" w:hAnsi="宋体"/>
        </w:rPr>
      </w:pPr>
      <w:r w:rsidRPr="003F0B0C">
        <w:rPr>
          <w:rFonts w:ascii="宋体" w:eastAsia="宋体" w:hAnsi="宋体"/>
        </w:rPr>
        <w:t xml:space="preserve">    }</w:t>
      </w:r>
    </w:p>
    <w:p w:rsidR="008F20AB" w:rsidRPr="003F0B0C" w:rsidRDefault="008F20AB" w:rsidP="008F20AB">
      <w:pPr>
        <w:rPr>
          <w:rFonts w:ascii="宋体" w:eastAsia="宋体" w:hAnsi="宋体"/>
        </w:rPr>
      </w:pPr>
      <w:r w:rsidRPr="003F0B0C">
        <w:rPr>
          <w:rFonts w:ascii="宋体" w:eastAsia="宋体" w:hAnsi="宋体"/>
        </w:rPr>
        <w:t xml:space="preserve">    return 0;</w:t>
      </w:r>
    </w:p>
    <w:p w:rsidR="00B11B62" w:rsidRPr="003F0B0C" w:rsidRDefault="008F20AB" w:rsidP="008F20AB">
      <w:pPr>
        <w:rPr>
          <w:rFonts w:ascii="宋体" w:eastAsia="宋体" w:hAnsi="宋体"/>
        </w:rPr>
      </w:pPr>
      <w:r w:rsidRPr="003F0B0C">
        <w:rPr>
          <w:rFonts w:ascii="宋体" w:eastAsia="宋体" w:hAnsi="宋体"/>
        </w:rPr>
        <w:t>}</w:t>
      </w:r>
    </w:p>
    <w:p w:rsidR="00F45B42" w:rsidRPr="003F0B0C" w:rsidRDefault="00993F8C" w:rsidP="00F45B42">
      <w:pPr>
        <w:pStyle w:val="3"/>
        <w:rPr>
          <w:rFonts w:ascii="宋体" w:eastAsia="宋体" w:hAnsi="宋体"/>
          <w:b w:val="0"/>
        </w:rPr>
      </w:pPr>
      <w:bookmarkStart w:id="145" w:name="_Toc521431838"/>
      <w:r w:rsidRPr="003F0B0C">
        <w:rPr>
          <w:rFonts w:ascii="宋体" w:eastAsia="宋体" w:hAnsi="宋体" w:hint="eastAsia"/>
          <w:b w:val="0"/>
        </w:rPr>
        <w:t>√-</w:t>
      </w:r>
      <w:r w:rsidR="00F45B42" w:rsidRPr="003F0B0C">
        <w:rPr>
          <w:rFonts w:ascii="宋体" w:eastAsia="宋体" w:hAnsi="宋体" w:hint="eastAsia"/>
          <w:b w:val="0"/>
        </w:rPr>
        <w:t>HDU-</w:t>
      </w:r>
      <w:r w:rsidR="00F45B42" w:rsidRPr="003F0B0C">
        <w:rPr>
          <w:rFonts w:ascii="宋体" w:eastAsia="宋体" w:hAnsi="宋体"/>
          <w:b w:val="0"/>
        </w:rPr>
        <w:t>5862</w:t>
      </w:r>
      <w:r w:rsidR="00F45B42" w:rsidRPr="003F0B0C">
        <w:rPr>
          <w:rFonts w:ascii="宋体" w:eastAsia="宋体" w:hAnsi="宋体" w:hint="eastAsia"/>
          <w:b w:val="0"/>
        </w:rPr>
        <w:t>-</w:t>
      </w:r>
      <w:r w:rsidR="00F45B42" w:rsidRPr="003F0B0C">
        <w:rPr>
          <w:rFonts w:ascii="宋体" w:eastAsia="宋体" w:hAnsi="宋体"/>
          <w:b w:val="0"/>
        </w:rPr>
        <w:t>2016</w:t>
      </w:r>
      <w:r w:rsidR="00F45B42" w:rsidRPr="003F0B0C">
        <w:rPr>
          <w:rFonts w:ascii="宋体" w:eastAsia="宋体" w:hAnsi="宋体" w:hint="eastAsia"/>
          <w:b w:val="0"/>
        </w:rPr>
        <w:t>多校10-铜牌</w:t>
      </w:r>
      <w:bookmarkEnd w:id="145"/>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√-HDU-</w:instrText>
      </w:r>
      <w:r w:rsidR="00C478A5" w:rsidRPr="003F0B0C">
        <w:rPr>
          <w:rFonts w:ascii="宋体" w:eastAsia="宋体" w:hAnsi="宋体"/>
          <w:b w:val="0"/>
        </w:rPr>
        <w:instrText>5862</w:instrText>
      </w:r>
      <w:r w:rsidR="00C478A5" w:rsidRPr="003F0B0C">
        <w:rPr>
          <w:rFonts w:ascii="宋体" w:eastAsia="宋体" w:hAnsi="宋体" w:hint="eastAsia"/>
          <w:b w:val="0"/>
        </w:rPr>
        <w:instrText>-</w:instrText>
      </w:r>
      <w:r w:rsidR="00C478A5" w:rsidRPr="003F0B0C">
        <w:rPr>
          <w:rFonts w:ascii="宋体" w:eastAsia="宋体" w:hAnsi="宋体"/>
          <w:b w:val="0"/>
        </w:rPr>
        <w:instrText>2016</w:instrText>
      </w:r>
      <w:r w:rsidR="00C478A5" w:rsidRPr="003F0B0C">
        <w:rPr>
          <w:rFonts w:ascii="宋体" w:eastAsia="宋体" w:hAnsi="宋体" w:hint="eastAsia"/>
          <w:b w:val="0"/>
        </w:rPr>
        <w:instrText>多校10-铜牌</w:instrText>
      </w:r>
      <w:r w:rsidR="00C478A5" w:rsidRPr="003F0B0C">
        <w:rPr>
          <w:rFonts w:ascii="宋体" w:eastAsia="宋体" w:hAnsi="宋体"/>
        </w:rPr>
        <w:instrText xml:space="preserve">:5862" \y "HDU:5862" </w:instrText>
      </w:r>
      <w:r w:rsidR="00C478A5" w:rsidRPr="003F0B0C">
        <w:rPr>
          <w:rFonts w:ascii="宋体" w:eastAsia="宋体" w:hAnsi="宋体"/>
          <w:b w:val="0"/>
        </w:rPr>
        <w:fldChar w:fldCharType="end"/>
      </w:r>
    </w:p>
    <w:p w:rsidR="00F45B42" w:rsidRPr="003F0B0C" w:rsidRDefault="00F45B42" w:rsidP="00F45B42">
      <w:pPr>
        <w:rPr>
          <w:rFonts w:ascii="宋体" w:eastAsia="宋体" w:hAnsi="宋体"/>
        </w:rPr>
      </w:pPr>
      <w:r w:rsidRPr="003F0B0C">
        <w:rPr>
          <w:rFonts w:ascii="宋体" w:eastAsia="宋体" w:hAnsi="宋体" w:hint="eastAsia"/>
        </w:rPr>
        <w:t>【题意】</w:t>
      </w:r>
      <w:r w:rsidR="006D0277" w:rsidRPr="003F0B0C">
        <w:rPr>
          <w:rFonts w:ascii="宋体" w:eastAsia="宋体" w:hAnsi="宋体" w:hint="eastAsia"/>
        </w:rPr>
        <w:t>给定n个与坐标轴平行的线段（以端点坐标给出），求解交点个数，n的规模为10^5，坐标的原始规模为-</w:t>
      </w:r>
      <w:r w:rsidR="006D0277" w:rsidRPr="003F0B0C">
        <w:rPr>
          <w:rFonts w:ascii="宋体" w:eastAsia="宋体" w:hAnsi="宋体"/>
        </w:rPr>
        <w:t>10^9-10^9</w:t>
      </w:r>
    </w:p>
    <w:p w:rsidR="00F45B42" w:rsidRPr="003F0B0C" w:rsidRDefault="00F45B42" w:rsidP="00F45B42">
      <w:pPr>
        <w:rPr>
          <w:rFonts w:ascii="宋体" w:eastAsia="宋体" w:hAnsi="宋体"/>
        </w:rPr>
      </w:pPr>
      <w:r w:rsidRPr="003F0B0C">
        <w:rPr>
          <w:rFonts w:ascii="宋体" w:eastAsia="宋体" w:hAnsi="宋体" w:hint="eastAsia"/>
        </w:rPr>
        <w:t>【题解】</w:t>
      </w:r>
      <w:r w:rsidR="006D0277" w:rsidRPr="003F0B0C">
        <w:rPr>
          <w:rFonts w:ascii="宋体" w:eastAsia="宋体" w:hAnsi="宋体" w:hint="eastAsia"/>
        </w:rPr>
        <w:t>首先离散化，使得坐标规模缩小到10^5，接着使用扫描线，</w:t>
      </w:r>
      <w:r w:rsidRPr="003F0B0C">
        <w:rPr>
          <w:rFonts w:ascii="宋体" w:eastAsia="宋体" w:hAnsi="宋体" w:hint="eastAsia"/>
        </w:rPr>
        <w:t>一开始用了错误的算法</w:t>
      </w:r>
      <w:r w:rsidR="006D0277" w:rsidRPr="003F0B0C">
        <w:rPr>
          <w:rFonts w:ascii="宋体" w:eastAsia="宋体" w:hAnsi="宋体" w:hint="eastAsia"/>
        </w:rPr>
        <w:t>，本想以up_num[y]表示在y以上的那些以竖线上端点在y以上的个数，down_num[y]表示竖线下端点在y以下的个数，这样2者相加就是完全在上+</w:t>
      </w:r>
      <w:r w:rsidR="006D0277" w:rsidRPr="003F0B0C">
        <w:rPr>
          <w:rFonts w:ascii="宋体" w:eastAsia="宋体" w:hAnsi="宋体"/>
        </w:rPr>
        <w:t>2</w:t>
      </w:r>
      <w:r w:rsidR="006D0277" w:rsidRPr="003F0B0C">
        <w:rPr>
          <w:rFonts w:ascii="宋体" w:eastAsia="宋体" w:hAnsi="宋体" w:hint="eastAsia"/>
        </w:rPr>
        <w:t>*相交+完全在下，再减去整体的数量，就可以得到相交到的数量，但是这里由于是线段，所以要求的上述数量都是在一个范围的，总体数量还可以用线段树在nlogn级别解决，但是在上和在下就涉及到二维线段树，时间复杂度无法降低。</w:t>
      </w:r>
    </w:p>
    <w:p w:rsidR="006D0277" w:rsidRPr="003F0B0C" w:rsidRDefault="006D0277" w:rsidP="00F45B42">
      <w:pPr>
        <w:rPr>
          <w:rFonts w:ascii="宋体" w:eastAsia="宋体" w:hAnsi="宋体"/>
        </w:rPr>
      </w:pPr>
      <w:r w:rsidRPr="003F0B0C">
        <w:rPr>
          <w:rFonts w:ascii="宋体" w:eastAsia="宋体" w:hAnsi="宋体" w:hint="eastAsia"/>
        </w:rPr>
        <w:t>正确算法是采用扫描线，自上而下扫描，对于同一纵坐标，先处理竖直线上端点，单点更新线段树+</w:t>
      </w:r>
      <w:r w:rsidRPr="003F0B0C">
        <w:rPr>
          <w:rFonts w:ascii="宋体" w:eastAsia="宋体" w:hAnsi="宋体"/>
        </w:rPr>
        <w:t>1</w:t>
      </w:r>
      <w:r w:rsidRPr="003F0B0C">
        <w:rPr>
          <w:rFonts w:ascii="宋体" w:eastAsia="宋体" w:hAnsi="宋体" w:hint="eastAsia"/>
        </w:rPr>
        <w:t>，再处理水平线，区间查询增加ans值，再处理竖直线下端点，单点更新-</w:t>
      </w:r>
      <w:r w:rsidRPr="003F0B0C">
        <w:rPr>
          <w:rFonts w:ascii="宋体" w:eastAsia="宋体" w:hAnsi="宋体"/>
        </w:rPr>
        <w:t>1</w:t>
      </w:r>
      <w:r w:rsidR="00993F8C" w:rsidRPr="003F0B0C">
        <w:rPr>
          <w:rFonts w:ascii="宋体" w:eastAsia="宋体" w:hAnsi="宋体" w:hint="eastAsia"/>
        </w:rPr>
        <w:t>。</w:t>
      </w:r>
    </w:p>
    <w:p w:rsidR="00993F8C" w:rsidRPr="003F0B0C" w:rsidRDefault="00993F8C" w:rsidP="00F45B42">
      <w:pPr>
        <w:rPr>
          <w:rFonts w:ascii="宋体" w:eastAsia="宋体" w:hAnsi="宋体"/>
        </w:rPr>
      </w:pPr>
      <w:r w:rsidRPr="003F0B0C">
        <w:rPr>
          <w:rFonts w:ascii="宋体" w:eastAsia="宋体" w:hAnsi="宋体" w:hint="eastAsia"/>
        </w:rPr>
        <w:t>另外这里线段树可以不用建树，只需维护cnt即可，可以节省一些时间和空间的复杂度。</w:t>
      </w:r>
    </w:p>
    <w:p w:rsidR="00993F8C" w:rsidRPr="003F0B0C" w:rsidRDefault="00993F8C" w:rsidP="00F45B42">
      <w:pPr>
        <w:rPr>
          <w:rFonts w:ascii="宋体" w:eastAsia="宋体" w:hAnsi="宋体"/>
        </w:rPr>
      </w:pPr>
      <w:r w:rsidRPr="003F0B0C">
        <w:rPr>
          <w:rFonts w:ascii="宋体" w:eastAsia="宋体" w:hAnsi="宋体" w:hint="eastAsia"/>
        </w:rPr>
        <w:t>要注意最后的ans是会爆int的，水平线和竖直线各n/2完全相交的情况可以达到n^2/4</w:t>
      </w:r>
      <w:r w:rsidR="00B04FC1" w:rsidRPr="003F0B0C">
        <w:rPr>
          <w:rFonts w:ascii="宋体" w:eastAsia="宋体" w:hAnsi="宋体" w:hint="eastAsia"/>
        </w:rPr>
        <w:t>。</w:t>
      </w:r>
    </w:p>
    <w:p w:rsidR="00B04FC1" w:rsidRPr="003F0B0C" w:rsidRDefault="00B04FC1" w:rsidP="00F45B42">
      <w:pPr>
        <w:rPr>
          <w:rFonts w:ascii="宋体" w:eastAsia="宋体" w:hAnsi="宋体"/>
        </w:rPr>
      </w:pPr>
      <w:r w:rsidRPr="003F0B0C">
        <w:rPr>
          <w:rFonts w:ascii="宋体" w:eastAsia="宋体" w:hAnsi="宋体" w:hint="eastAsia"/>
        </w:rPr>
        <w:t>HDU上提交的时候选用C++编译器会TLE，选用G++编译器可AC</w:t>
      </w:r>
    </w:p>
    <w:p w:rsidR="00F45B42" w:rsidRPr="003F0B0C" w:rsidRDefault="00F45B42" w:rsidP="00F45B42">
      <w:pPr>
        <w:rPr>
          <w:rFonts w:ascii="宋体" w:eastAsia="宋体" w:hAnsi="宋体"/>
        </w:rPr>
      </w:pPr>
      <w:r w:rsidRPr="003F0B0C">
        <w:rPr>
          <w:rFonts w:ascii="宋体" w:eastAsia="宋体" w:hAnsi="宋体" w:hint="eastAsia"/>
        </w:rPr>
        <w:t>【代码】</w:t>
      </w:r>
    </w:p>
    <w:p w:rsidR="006D0277" w:rsidRPr="003F0B0C" w:rsidRDefault="006D0277" w:rsidP="006D0277">
      <w:pPr>
        <w:rPr>
          <w:rFonts w:ascii="宋体" w:eastAsia="宋体" w:hAnsi="宋体"/>
        </w:rPr>
      </w:pPr>
      <w:r w:rsidRPr="003F0B0C">
        <w:rPr>
          <w:rFonts w:ascii="宋体" w:eastAsia="宋体" w:hAnsi="宋体"/>
        </w:rPr>
        <w:t>#include &lt;cstdio&gt;</w:t>
      </w:r>
    </w:p>
    <w:p w:rsidR="006D0277" w:rsidRPr="003F0B0C" w:rsidRDefault="006D0277" w:rsidP="006D0277">
      <w:pPr>
        <w:rPr>
          <w:rFonts w:ascii="宋体" w:eastAsia="宋体" w:hAnsi="宋体"/>
        </w:rPr>
      </w:pPr>
      <w:r w:rsidRPr="003F0B0C">
        <w:rPr>
          <w:rFonts w:ascii="宋体" w:eastAsia="宋体" w:hAnsi="宋体"/>
        </w:rPr>
        <w:t>#include &lt;algorithm&gt;</w:t>
      </w:r>
    </w:p>
    <w:p w:rsidR="006D0277" w:rsidRPr="003F0B0C" w:rsidRDefault="006D0277" w:rsidP="006D0277">
      <w:pPr>
        <w:rPr>
          <w:rFonts w:ascii="宋体" w:eastAsia="宋体" w:hAnsi="宋体"/>
        </w:rPr>
      </w:pPr>
      <w:r w:rsidRPr="003F0B0C">
        <w:rPr>
          <w:rFonts w:ascii="宋体" w:eastAsia="宋体" w:hAnsi="宋体"/>
        </w:rPr>
        <w:t>#include &lt;iostream&gt;</w:t>
      </w:r>
    </w:p>
    <w:p w:rsidR="006D0277" w:rsidRPr="003F0B0C" w:rsidRDefault="006D0277" w:rsidP="006D0277">
      <w:pPr>
        <w:rPr>
          <w:rFonts w:ascii="宋体" w:eastAsia="宋体" w:hAnsi="宋体"/>
        </w:rPr>
      </w:pPr>
      <w:r w:rsidRPr="003F0B0C">
        <w:rPr>
          <w:rFonts w:ascii="宋体" w:eastAsia="宋体" w:hAnsi="宋体"/>
        </w:rPr>
        <w:t>#include &lt;cstring&gt;</w:t>
      </w:r>
    </w:p>
    <w:p w:rsidR="006D0277" w:rsidRPr="003F0B0C" w:rsidRDefault="006D0277" w:rsidP="006D0277">
      <w:pPr>
        <w:rPr>
          <w:rFonts w:ascii="宋体" w:eastAsia="宋体" w:hAnsi="宋体"/>
        </w:rPr>
      </w:pPr>
      <w:r w:rsidRPr="003F0B0C">
        <w:rPr>
          <w:rFonts w:ascii="宋体" w:eastAsia="宋体" w:hAnsi="宋体"/>
        </w:rPr>
        <w:t>#define MAXN 100010</w:t>
      </w:r>
    </w:p>
    <w:p w:rsidR="006D0277" w:rsidRPr="003F0B0C" w:rsidRDefault="006D0277" w:rsidP="006D0277">
      <w:pPr>
        <w:rPr>
          <w:rFonts w:ascii="宋体" w:eastAsia="宋体" w:hAnsi="宋体"/>
        </w:rPr>
      </w:pPr>
      <w:r w:rsidRPr="003F0B0C">
        <w:rPr>
          <w:rFonts w:ascii="宋体" w:eastAsia="宋体" w:hAnsi="宋体"/>
        </w:rPr>
        <w:t>#define ll long long//会爆int,可能的最大值是n^2/4</w:t>
      </w:r>
    </w:p>
    <w:p w:rsidR="006D0277" w:rsidRPr="003F0B0C" w:rsidRDefault="006D0277" w:rsidP="006D0277">
      <w:pPr>
        <w:rPr>
          <w:rFonts w:ascii="宋体" w:eastAsia="宋体" w:hAnsi="宋体"/>
        </w:rPr>
      </w:pPr>
      <w:r w:rsidRPr="003F0B0C">
        <w:rPr>
          <w:rFonts w:ascii="宋体" w:eastAsia="宋体" w:hAnsi="宋体"/>
        </w:rPr>
        <w:t>#define VERTICAL_UP 1</w:t>
      </w:r>
    </w:p>
    <w:p w:rsidR="006D0277" w:rsidRPr="003F0B0C" w:rsidRDefault="006D0277" w:rsidP="006D0277">
      <w:pPr>
        <w:rPr>
          <w:rFonts w:ascii="宋体" w:eastAsia="宋体" w:hAnsi="宋体"/>
        </w:rPr>
      </w:pPr>
      <w:r w:rsidRPr="003F0B0C">
        <w:rPr>
          <w:rFonts w:ascii="宋体" w:eastAsia="宋体" w:hAnsi="宋体"/>
        </w:rPr>
        <w:lastRenderedPageBreak/>
        <w:t>#define HORIZONTAL 2</w:t>
      </w:r>
    </w:p>
    <w:p w:rsidR="006D0277" w:rsidRPr="003F0B0C" w:rsidRDefault="006D0277" w:rsidP="006D0277">
      <w:pPr>
        <w:rPr>
          <w:rFonts w:ascii="宋体" w:eastAsia="宋体" w:hAnsi="宋体"/>
        </w:rPr>
      </w:pPr>
      <w:r w:rsidRPr="003F0B0C">
        <w:rPr>
          <w:rFonts w:ascii="宋体" w:eastAsia="宋体" w:hAnsi="宋体"/>
        </w:rPr>
        <w:t>#define VERTICAL_DOWN 3</w:t>
      </w:r>
    </w:p>
    <w:p w:rsidR="006D0277" w:rsidRPr="003F0B0C" w:rsidRDefault="006D0277" w:rsidP="006D0277">
      <w:pPr>
        <w:rPr>
          <w:rFonts w:ascii="宋体" w:eastAsia="宋体" w:hAnsi="宋体"/>
        </w:rPr>
      </w:pPr>
    </w:p>
    <w:p w:rsidR="006D0277" w:rsidRPr="003F0B0C" w:rsidRDefault="006D0277" w:rsidP="006D0277">
      <w:pPr>
        <w:rPr>
          <w:rFonts w:ascii="宋体" w:eastAsia="宋体" w:hAnsi="宋体"/>
        </w:rPr>
      </w:pPr>
      <w:r w:rsidRPr="003F0B0C">
        <w:rPr>
          <w:rFonts w:ascii="宋体" w:eastAsia="宋体" w:hAnsi="宋体"/>
        </w:rPr>
        <w:t>using namespace std;</w:t>
      </w:r>
    </w:p>
    <w:p w:rsidR="006D0277" w:rsidRPr="003F0B0C" w:rsidRDefault="006D0277" w:rsidP="006D0277">
      <w:pPr>
        <w:rPr>
          <w:rFonts w:ascii="宋体" w:eastAsia="宋体" w:hAnsi="宋体"/>
        </w:rPr>
      </w:pPr>
    </w:p>
    <w:p w:rsidR="006D0277" w:rsidRPr="003F0B0C" w:rsidRDefault="006D0277" w:rsidP="006D0277">
      <w:pPr>
        <w:rPr>
          <w:rFonts w:ascii="宋体" w:eastAsia="宋体" w:hAnsi="宋体"/>
        </w:rPr>
      </w:pPr>
      <w:r w:rsidRPr="003F0B0C">
        <w:rPr>
          <w:rFonts w:ascii="宋体" w:eastAsia="宋体" w:hAnsi="宋体"/>
        </w:rPr>
        <w:t>/*</w:t>
      </w:r>
    </w:p>
    <w:p w:rsidR="006D0277" w:rsidRPr="003F0B0C" w:rsidRDefault="006D0277" w:rsidP="006D0277">
      <w:pPr>
        <w:rPr>
          <w:rFonts w:ascii="宋体" w:eastAsia="宋体" w:hAnsi="宋体"/>
        </w:rPr>
      </w:pPr>
      <w:r w:rsidRPr="003F0B0C">
        <w:rPr>
          <w:rFonts w:ascii="宋体" w:eastAsia="宋体" w:hAnsi="宋体"/>
        </w:rPr>
        <w:t>vertex从1开始标号，奇数代表左（上）端点，偶数是右（下）端点</w:t>
      </w:r>
    </w:p>
    <w:p w:rsidR="006D0277" w:rsidRPr="003F0B0C" w:rsidRDefault="006D0277" w:rsidP="006D0277">
      <w:pPr>
        <w:rPr>
          <w:rFonts w:ascii="宋体" w:eastAsia="宋体" w:hAnsi="宋体"/>
        </w:rPr>
      </w:pPr>
      <w:r w:rsidRPr="003F0B0C">
        <w:rPr>
          <w:rFonts w:ascii="宋体" w:eastAsia="宋体" w:hAnsi="宋体" w:hint="eastAsia"/>
        </w:rPr>
        <w:t>按照</w:t>
      </w:r>
      <w:r w:rsidRPr="003F0B0C">
        <w:rPr>
          <w:rFonts w:ascii="宋体" w:eastAsia="宋体" w:hAnsi="宋体"/>
        </w:rPr>
        <w:t>id排序的话,1..2*hori_num都是水平线的端点,2*hori_num+1..2*n都是竖直线的端点,n-hori_num=verti_num</w:t>
      </w:r>
    </w:p>
    <w:p w:rsidR="006D0277" w:rsidRPr="003F0B0C" w:rsidRDefault="006D0277" w:rsidP="006D0277">
      <w:pPr>
        <w:rPr>
          <w:rFonts w:ascii="宋体" w:eastAsia="宋体" w:hAnsi="宋体"/>
        </w:rPr>
      </w:pPr>
      <w:r w:rsidRPr="003F0B0C">
        <w:rPr>
          <w:rFonts w:ascii="宋体" w:eastAsia="宋体" w:hAnsi="宋体"/>
        </w:rPr>
        <w:t>*/</w:t>
      </w:r>
    </w:p>
    <w:p w:rsidR="006D0277" w:rsidRPr="003F0B0C" w:rsidRDefault="006D0277" w:rsidP="006D0277">
      <w:pPr>
        <w:rPr>
          <w:rFonts w:ascii="宋体" w:eastAsia="宋体" w:hAnsi="宋体"/>
        </w:rPr>
      </w:pPr>
      <w:r w:rsidRPr="003F0B0C">
        <w:rPr>
          <w:rFonts w:ascii="宋体" w:eastAsia="宋体" w:hAnsi="宋体"/>
        </w:rPr>
        <w:t>struct node{</w:t>
      </w:r>
    </w:p>
    <w:p w:rsidR="006D0277" w:rsidRPr="003F0B0C" w:rsidRDefault="006D0277" w:rsidP="006D0277">
      <w:pPr>
        <w:rPr>
          <w:rFonts w:ascii="宋体" w:eastAsia="宋体" w:hAnsi="宋体"/>
        </w:rPr>
      </w:pPr>
      <w:r w:rsidRPr="003F0B0C">
        <w:rPr>
          <w:rFonts w:ascii="宋体" w:eastAsia="宋体" w:hAnsi="宋体"/>
        </w:rPr>
        <w:t xml:space="preserve">    int id,x,y,type;</w:t>
      </w:r>
    </w:p>
    <w:p w:rsidR="006D0277" w:rsidRPr="003F0B0C" w:rsidRDefault="006D0277" w:rsidP="006D0277">
      <w:pPr>
        <w:rPr>
          <w:rFonts w:ascii="宋体" w:eastAsia="宋体" w:hAnsi="宋体"/>
        </w:rPr>
      </w:pPr>
      <w:r w:rsidRPr="003F0B0C">
        <w:rPr>
          <w:rFonts w:ascii="宋体" w:eastAsia="宋体" w:hAnsi="宋体"/>
        </w:rPr>
        <w:t>}vertex[MAXN&lt;&lt;2];</w:t>
      </w:r>
    </w:p>
    <w:p w:rsidR="006D0277" w:rsidRPr="003F0B0C" w:rsidRDefault="006D0277" w:rsidP="006D0277">
      <w:pPr>
        <w:rPr>
          <w:rFonts w:ascii="宋体" w:eastAsia="宋体" w:hAnsi="宋体"/>
        </w:rPr>
      </w:pPr>
      <w:r w:rsidRPr="003F0B0C">
        <w:rPr>
          <w:rFonts w:ascii="宋体" w:eastAsia="宋体" w:hAnsi="宋体"/>
        </w:rPr>
        <w:t>bool cmp_id(node x,node y){return x.id&lt;y.id;}</w:t>
      </w:r>
    </w:p>
    <w:p w:rsidR="006D0277" w:rsidRPr="003F0B0C" w:rsidRDefault="006D0277" w:rsidP="006D0277">
      <w:pPr>
        <w:rPr>
          <w:rFonts w:ascii="宋体" w:eastAsia="宋体" w:hAnsi="宋体"/>
        </w:rPr>
      </w:pPr>
      <w:r w:rsidRPr="003F0B0C">
        <w:rPr>
          <w:rFonts w:ascii="宋体" w:eastAsia="宋体" w:hAnsi="宋体"/>
        </w:rPr>
        <w:t>bool cmp_x(node x,node y){return x.x&lt;y.x;}</w:t>
      </w:r>
    </w:p>
    <w:p w:rsidR="006D0277" w:rsidRPr="003F0B0C" w:rsidRDefault="006D0277" w:rsidP="006D0277">
      <w:pPr>
        <w:rPr>
          <w:rFonts w:ascii="宋体" w:eastAsia="宋体" w:hAnsi="宋体"/>
        </w:rPr>
      </w:pPr>
      <w:r w:rsidRPr="003F0B0C">
        <w:rPr>
          <w:rFonts w:ascii="宋体" w:eastAsia="宋体" w:hAnsi="宋体"/>
        </w:rPr>
        <w:t>bool cmp_y(node x,node y){return x.y&lt;y.y;}</w:t>
      </w:r>
    </w:p>
    <w:p w:rsidR="006D0277" w:rsidRPr="003F0B0C" w:rsidRDefault="006D0277" w:rsidP="006D0277">
      <w:pPr>
        <w:rPr>
          <w:rFonts w:ascii="宋体" w:eastAsia="宋体" w:hAnsi="宋体"/>
        </w:rPr>
      </w:pPr>
      <w:r w:rsidRPr="003F0B0C">
        <w:rPr>
          <w:rFonts w:ascii="宋体" w:eastAsia="宋体" w:hAnsi="宋体"/>
        </w:rPr>
        <w:t>bool cmp(node x,node y){</w:t>
      </w:r>
    </w:p>
    <w:p w:rsidR="006D0277" w:rsidRPr="003F0B0C" w:rsidRDefault="006D0277" w:rsidP="006D0277">
      <w:pPr>
        <w:rPr>
          <w:rFonts w:ascii="宋体" w:eastAsia="宋体" w:hAnsi="宋体"/>
        </w:rPr>
      </w:pPr>
      <w:r w:rsidRPr="003F0B0C">
        <w:rPr>
          <w:rFonts w:ascii="宋体" w:eastAsia="宋体" w:hAnsi="宋体"/>
        </w:rPr>
        <w:t xml:space="preserve">    if (x.y==y.y){</w:t>
      </w:r>
    </w:p>
    <w:p w:rsidR="006D0277" w:rsidRPr="003F0B0C" w:rsidRDefault="006D0277" w:rsidP="006D0277">
      <w:pPr>
        <w:rPr>
          <w:rFonts w:ascii="宋体" w:eastAsia="宋体" w:hAnsi="宋体"/>
        </w:rPr>
      </w:pPr>
      <w:r w:rsidRPr="003F0B0C">
        <w:rPr>
          <w:rFonts w:ascii="宋体" w:eastAsia="宋体" w:hAnsi="宋体"/>
        </w:rPr>
        <w:t xml:space="preserve">        if(x.type==y.type) return x.id&lt;y.id;</w:t>
      </w:r>
    </w:p>
    <w:p w:rsidR="006D0277" w:rsidRPr="003F0B0C" w:rsidRDefault="006D0277" w:rsidP="006D0277">
      <w:pPr>
        <w:rPr>
          <w:rFonts w:ascii="宋体" w:eastAsia="宋体" w:hAnsi="宋体"/>
        </w:rPr>
      </w:pPr>
      <w:r w:rsidRPr="003F0B0C">
        <w:rPr>
          <w:rFonts w:ascii="宋体" w:eastAsia="宋体" w:hAnsi="宋体"/>
        </w:rPr>
        <w:t xml:space="preserve">        return x.type&lt;y.type;</w:t>
      </w:r>
    </w:p>
    <w:p w:rsidR="006D0277" w:rsidRPr="003F0B0C" w:rsidRDefault="006D0277" w:rsidP="006D0277">
      <w:pPr>
        <w:rPr>
          <w:rFonts w:ascii="宋体" w:eastAsia="宋体" w:hAnsi="宋体"/>
        </w:rPr>
      </w:pPr>
      <w:r w:rsidRPr="003F0B0C">
        <w:rPr>
          <w:rFonts w:ascii="宋体" w:eastAsia="宋体" w:hAnsi="宋体"/>
        </w:rPr>
        <w:t xml:space="preserve">    }</w:t>
      </w:r>
    </w:p>
    <w:p w:rsidR="006D0277" w:rsidRPr="003F0B0C" w:rsidRDefault="006D0277" w:rsidP="006D0277">
      <w:pPr>
        <w:rPr>
          <w:rFonts w:ascii="宋体" w:eastAsia="宋体" w:hAnsi="宋体"/>
        </w:rPr>
      </w:pPr>
      <w:r w:rsidRPr="003F0B0C">
        <w:rPr>
          <w:rFonts w:ascii="宋体" w:eastAsia="宋体" w:hAnsi="宋体"/>
        </w:rPr>
        <w:t xml:space="preserve">    return x.y&gt;y.y;</w:t>
      </w:r>
    </w:p>
    <w:p w:rsidR="006D0277" w:rsidRPr="003F0B0C" w:rsidRDefault="006D0277" w:rsidP="006D0277">
      <w:pPr>
        <w:rPr>
          <w:rFonts w:ascii="宋体" w:eastAsia="宋体" w:hAnsi="宋体"/>
        </w:rPr>
      </w:pPr>
      <w:r w:rsidRPr="003F0B0C">
        <w:rPr>
          <w:rFonts w:ascii="宋体" w:eastAsia="宋体" w:hAnsi="宋体"/>
        </w:rPr>
        <w:t>}</w:t>
      </w:r>
    </w:p>
    <w:p w:rsidR="006D0277" w:rsidRPr="003F0B0C" w:rsidRDefault="006D0277" w:rsidP="006D0277">
      <w:pPr>
        <w:rPr>
          <w:rFonts w:ascii="宋体" w:eastAsia="宋体" w:hAnsi="宋体"/>
        </w:rPr>
      </w:pPr>
    </w:p>
    <w:p w:rsidR="006D0277" w:rsidRPr="003F0B0C" w:rsidRDefault="006D0277" w:rsidP="006D0277">
      <w:pPr>
        <w:rPr>
          <w:rFonts w:ascii="宋体" w:eastAsia="宋体" w:hAnsi="宋体"/>
        </w:rPr>
      </w:pPr>
      <w:r w:rsidRPr="003F0B0C">
        <w:rPr>
          <w:rFonts w:ascii="宋体" w:eastAsia="宋体" w:hAnsi="宋体"/>
        </w:rPr>
        <w:t>int cnt[MAXN&lt;&lt;4];</w:t>
      </w:r>
    </w:p>
    <w:p w:rsidR="006D0277" w:rsidRPr="003F0B0C" w:rsidRDefault="006D0277" w:rsidP="006D0277">
      <w:pPr>
        <w:rPr>
          <w:rFonts w:ascii="宋体" w:eastAsia="宋体" w:hAnsi="宋体"/>
        </w:rPr>
      </w:pPr>
      <w:r w:rsidRPr="003F0B0C">
        <w:rPr>
          <w:rFonts w:ascii="宋体" w:eastAsia="宋体" w:hAnsi="宋体"/>
        </w:rPr>
        <w:t>void update(int id,int l,int r,int num,int flag){</w:t>
      </w:r>
    </w:p>
    <w:p w:rsidR="006D0277" w:rsidRPr="003F0B0C" w:rsidRDefault="006D0277" w:rsidP="006D0277">
      <w:pPr>
        <w:rPr>
          <w:rFonts w:ascii="宋体" w:eastAsia="宋体" w:hAnsi="宋体"/>
        </w:rPr>
      </w:pPr>
      <w:r w:rsidRPr="003F0B0C">
        <w:rPr>
          <w:rFonts w:ascii="宋体" w:eastAsia="宋体" w:hAnsi="宋体"/>
        </w:rPr>
        <w:t xml:space="preserve">    if(l==r&amp;&amp;l==num){cnt[id]+=flag;return;}</w:t>
      </w:r>
    </w:p>
    <w:p w:rsidR="006D0277" w:rsidRPr="003F0B0C" w:rsidRDefault="006D0277" w:rsidP="006D0277">
      <w:pPr>
        <w:rPr>
          <w:rFonts w:ascii="宋体" w:eastAsia="宋体" w:hAnsi="宋体"/>
        </w:rPr>
      </w:pPr>
      <w:r w:rsidRPr="003F0B0C">
        <w:rPr>
          <w:rFonts w:ascii="宋体" w:eastAsia="宋体" w:hAnsi="宋体"/>
        </w:rPr>
        <w:t xml:space="preserve">    int mid=(l+r)&gt;&gt;1;</w:t>
      </w:r>
    </w:p>
    <w:p w:rsidR="006D0277" w:rsidRPr="003F0B0C" w:rsidRDefault="006D0277" w:rsidP="006D0277">
      <w:pPr>
        <w:rPr>
          <w:rFonts w:ascii="宋体" w:eastAsia="宋体" w:hAnsi="宋体"/>
        </w:rPr>
      </w:pPr>
      <w:r w:rsidRPr="003F0B0C">
        <w:rPr>
          <w:rFonts w:ascii="宋体" w:eastAsia="宋体" w:hAnsi="宋体"/>
        </w:rPr>
        <w:t xml:space="preserve">    if(num&lt;=mid) update(id&lt;&lt;1,l,mid,num,flag);else update(id&lt;&lt;1|1,mid+1,r,num,flag);</w:t>
      </w:r>
    </w:p>
    <w:p w:rsidR="006D0277" w:rsidRPr="003F0B0C" w:rsidRDefault="006D0277" w:rsidP="006D0277">
      <w:pPr>
        <w:rPr>
          <w:rFonts w:ascii="宋体" w:eastAsia="宋体" w:hAnsi="宋体"/>
        </w:rPr>
      </w:pPr>
      <w:r w:rsidRPr="003F0B0C">
        <w:rPr>
          <w:rFonts w:ascii="宋体" w:eastAsia="宋体" w:hAnsi="宋体"/>
        </w:rPr>
        <w:t xml:space="preserve">    cnt[id]=cnt[id&lt;&lt;1]+cnt[id&lt;&lt;1|1];</w:t>
      </w:r>
    </w:p>
    <w:p w:rsidR="006D0277" w:rsidRPr="003F0B0C" w:rsidRDefault="006D0277" w:rsidP="006D0277">
      <w:pPr>
        <w:rPr>
          <w:rFonts w:ascii="宋体" w:eastAsia="宋体" w:hAnsi="宋体"/>
        </w:rPr>
      </w:pPr>
      <w:r w:rsidRPr="003F0B0C">
        <w:rPr>
          <w:rFonts w:ascii="宋体" w:eastAsia="宋体" w:hAnsi="宋体"/>
        </w:rPr>
        <w:t xml:space="preserve">    return;</w:t>
      </w:r>
    </w:p>
    <w:p w:rsidR="006D0277" w:rsidRPr="003F0B0C" w:rsidRDefault="006D0277" w:rsidP="006D0277">
      <w:pPr>
        <w:rPr>
          <w:rFonts w:ascii="宋体" w:eastAsia="宋体" w:hAnsi="宋体"/>
        </w:rPr>
      </w:pPr>
      <w:r w:rsidRPr="003F0B0C">
        <w:rPr>
          <w:rFonts w:ascii="宋体" w:eastAsia="宋体" w:hAnsi="宋体"/>
        </w:rPr>
        <w:t>}</w:t>
      </w:r>
    </w:p>
    <w:p w:rsidR="006D0277" w:rsidRPr="003F0B0C" w:rsidRDefault="006D0277" w:rsidP="006D0277">
      <w:pPr>
        <w:rPr>
          <w:rFonts w:ascii="宋体" w:eastAsia="宋体" w:hAnsi="宋体"/>
        </w:rPr>
      </w:pPr>
      <w:r w:rsidRPr="003F0B0C">
        <w:rPr>
          <w:rFonts w:ascii="宋体" w:eastAsia="宋体" w:hAnsi="宋体"/>
        </w:rPr>
        <w:t>int query(int id,int l,int r,int ql,int qr){</w:t>
      </w:r>
    </w:p>
    <w:p w:rsidR="006D0277" w:rsidRPr="003F0B0C" w:rsidRDefault="006D0277" w:rsidP="006D0277">
      <w:pPr>
        <w:rPr>
          <w:rFonts w:ascii="宋体" w:eastAsia="宋体" w:hAnsi="宋体"/>
        </w:rPr>
      </w:pPr>
      <w:r w:rsidRPr="003F0B0C">
        <w:rPr>
          <w:rFonts w:ascii="宋体" w:eastAsia="宋体" w:hAnsi="宋体"/>
        </w:rPr>
        <w:t xml:space="preserve">    if(l==ql&amp;&amp;r==qr) return cnt[id];</w:t>
      </w:r>
    </w:p>
    <w:p w:rsidR="006D0277" w:rsidRPr="003F0B0C" w:rsidRDefault="006D0277" w:rsidP="006D0277">
      <w:pPr>
        <w:rPr>
          <w:rFonts w:ascii="宋体" w:eastAsia="宋体" w:hAnsi="宋体"/>
        </w:rPr>
      </w:pPr>
      <w:r w:rsidRPr="003F0B0C">
        <w:rPr>
          <w:rFonts w:ascii="宋体" w:eastAsia="宋体" w:hAnsi="宋体"/>
        </w:rPr>
        <w:t xml:space="preserve">    int mid=(l+r)&gt;&gt;1;</w:t>
      </w:r>
    </w:p>
    <w:p w:rsidR="006D0277" w:rsidRPr="003F0B0C" w:rsidRDefault="006D0277" w:rsidP="006D0277">
      <w:pPr>
        <w:rPr>
          <w:rFonts w:ascii="宋体" w:eastAsia="宋体" w:hAnsi="宋体"/>
        </w:rPr>
      </w:pPr>
      <w:r w:rsidRPr="003F0B0C">
        <w:rPr>
          <w:rFonts w:ascii="宋体" w:eastAsia="宋体" w:hAnsi="宋体"/>
        </w:rPr>
        <w:t xml:space="preserve">    if(qr&lt;=mid) return query(id&lt;&lt;1,l,mid,ql,qr);</w:t>
      </w:r>
    </w:p>
    <w:p w:rsidR="006D0277" w:rsidRPr="003F0B0C" w:rsidRDefault="006D0277" w:rsidP="006D0277">
      <w:pPr>
        <w:rPr>
          <w:rFonts w:ascii="宋体" w:eastAsia="宋体" w:hAnsi="宋体"/>
        </w:rPr>
      </w:pPr>
      <w:r w:rsidRPr="003F0B0C">
        <w:rPr>
          <w:rFonts w:ascii="宋体" w:eastAsia="宋体" w:hAnsi="宋体"/>
        </w:rPr>
        <w:t xml:space="preserve">    else if (ql&gt;=mid+1)return query(id&lt;&lt;1|1,mid+1,r,ql,qr);</w:t>
      </w:r>
    </w:p>
    <w:p w:rsidR="006D0277" w:rsidRPr="003F0B0C" w:rsidRDefault="006D0277" w:rsidP="006D0277">
      <w:pPr>
        <w:rPr>
          <w:rFonts w:ascii="宋体" w:eastAsia="宋体" w:hAnsi="宋体"/>
        </w:rPr>
      </w:pPr>
      <w:r w:rsidRPr="003F0B0C">
        <w:rPr>
          <w:rFonts w:ascii="宋体" w:eastAsia="宋体" w:hAnsi="宋体"/>
        </w:rPr>
        <w:t xml:space="preserve">    else return query(id&lt;&lt;1,l,mid,ql,mid)+query(id&lt;&lt;1|1,mid+1,r,mid+1,qr);</w:t>
      </w:r>
    </w:p>
    <w:p w:rsidR="006D0277" w:rsidRPr="003F0B0C" w:rsidRDefault="006D0277" w:rsidP="006D0277">
      <w:pPr>
        <w:rPr>
          <w:rFonts w:ascii="宋体" w:eastAsia="宋体" w:hAnsi="宋体"/>
        </w:rPr>
      </w:pPr>
      <w:r w:rsidRPr="003F0B0C">
        <w:rPr>
          <w:rFonts w:ascii="宋体" w:eastAsia="宋体" w:hAnsi="宋体"/>
        </w:rPr>
        <w:t>}</w:t>
      </w:r>
    </w:p>
    <w:p w:rsidR="006D0277" w:rsidRPr="003F0B0C" w:rsidRDefault="006D0277" w:rsidP="006D0277">
      <w:pPr>
        <w:rPr>
          <w:rFonts w:ascii="宋体" w:eastAsia="宋体" w:hAnsi="宋体"/>
        </w:rPr>
      </w:pPr>
    </w:p>
    <w:p w:rsidR="006D0277" w:rsidRPr="003F0B0C" w:rsidRDefault="006D0277" w:rsidP="006D0277">
      <w:pPr>
        <w:rPr>
          <w:rFonts w:ascii="宋体" w:eastAsia="宋体" w:hAnsi="宋体"/>
        </w:rPr>
      </w:pPr>
      <w:r w:rsidRPr="003F0B0C">
        <w:rPr>
          <w:rFonts w:ascii="宋体" w:eastAsia="宋体" w:hAnsi="宋体"/>
        </w:rPr>
        <w:t>int main()</w:t>
      </w:r>
    </w:p>
    <w:p w:rsidR="006D0277" w:rsidRPr="003F0B0C" w:rsidRDefault="006D0277" w:rsidP="006D0277">
      <w:pPr>
        <w:rPr>
          <w:rFonts w:ascii="宋体" w:eastAsia="宋体" w:hAnsi="宋体"/>
        </w:rPr>
      </w:pPr>
      <w:r w:rsidRPr="003F0B0C">
        <w:rPr>
          <w:rFonts w:ascii="宋体" w:eastAsia="宋体" w:hAnsi="宋体"/>
        </w:rPr>
        <w:t>{</w:t>
      </w:r>
    </w:p>
    <w:p w:rsidR="006D0277" w:rsidRPr="003F0B0C" w:rsidRDefault="006D0277" w:rsidP="006D0277">
      <w:pPr>
        <w:rPr>
          <w:rFonts w:ascii="宋体" w:eastAsia="宋体" w:hAnsi="宋体"/>
        </w:rPr>
      </w:pPr>
      <w:r w:rsidRPr="003F0B0C">
        <w:rPr>
          <w:rFonts w:ascii="宋体" w:eastAsia="宋体" w:hAnsi="宋体"/>
        </w:rPr>
        <w:t xml:space="preserve">    int t;</w:t>
      </w:r>
    </w:p>
    <w:p w:rsidR="006D0277" w:rsidRPr="003F0B0C" w:rsidRDefault="006D0277" w:rsidP="006D0277">
      <w:pPr>
        <w:rPr>
          <w:rFonts w:ascii="宋体" w:eastAsia="宋体" w:hAnsi="宋体"/>
        </w:rPr>
      </w:pPr>
      <w:r w:rsidRPr="003F0B0C">
        <w:rPr>
          <w:rFonts w:ascii="宋体" w:eastAsia="宋体" w:hAnsi="宋体"/>
        </w:rPr>
        <w:lastRenderedPageBreak/>
        <w:t xml:space="preserve">    scanf("%d",&amp;t);</w:t>
      </w:r>
    </w:p>
    <w:p w:rsidR="006D0277" w:rsidRPr="003F0B0C" w:rsidRDefault="006D0277" w:rsidP="006D0277">
      <w:pPr>
        <w:rPr>
          <w:rFonts w:ascii="宋体" w:eastAsia="宋体" w:hAnsi="宋体"/>
        </w:rPr>
      </w:pPr>
      <w:r w:rsidRPr="003F0B0C">
        <w:rPr>
          <w:rFonts w:ascii="宋体" w:eastAsia="宋体" w:hAnsi="宋体"/>
        </w:rPr>
        <w:t xml:space="preserve">    while(t--){</w:t>
      </w:r>
    </w:p>
    <w:p w:rsidR="006D0277" w:rsidRPr="003F0B0C" w:rsidRDefault="006D0277" w:rsidP="006D0277">
      <w:pPr>
        <w:rPr>
          <w:rFonts w:ascii="宋体" w:eastAsia="宋体" w:hAnsi="宋体"/>
        </w:rPr>
      </w:pPr>
      <w:r w:rsidRPr="003F0B0C">
        <w:rPr>
          <w:rFonts w:ascii="宋体" w:eastAsia="宋体" w:hAnsi="宋体"/>
        </w:rPr>
        <w:t xml:space="preserve">        int n,verti_num=0,hori_num=0;</w:t>
      </w:r>
    </w:p>
    <w:p w:rsidR="006D0277" w:rsidRPr="003F0B0C" w:rsidRDefault="006D0277" w:rsidP="006D0277">
      <w:pPr>
        <w:rPr>
          <w:rFonts w:ascii="宋体" w:eastAsia="宋体" w:hAnsi="宋体"/>
        </w:rPr>
      </w:pPr>
      <w:r w:rsidRPr="003F0B0C">
        <w:rPr>
          <w:rFonts w:ascii="宋体" w:eastAsia="宋体" w:hAnsi="宋体"/>
        </w:rPr>
        <w:t xml:space="preserve">        scanf("%d",&amp;n);</w:t>
      </w:r>
    </w:p>
    <w:p w:rsidR="006D0277" w:rsidRPr="003F0B0C" w:rsidRDefault="006D0277" w:rsidP="006D0277">
      <w:pPr>
        <w:rPr>
          <w:rFonts w:ascii="宋体" w:eastAsia="宋体" w:hAnsi="宋体"/>
        </w:rPr>
      </w:pPr>
      <w:r w:rsidRPr="003F0B0C">
        <w:rPr>
          <w:rFonts w:ascii="宋体" w:eastAsia="宋体" w:hAnsi="宋体"/>
        </w:rPr>
        <w:t xml:space="preserve">        for (int i=1;i&lt;=n;i++){</w:t>
      </w:r>
    </w:p>
    <w:p w:rsidR="006D0277" w:rsidRPr="003F0B0C" w:rsidRDefault="006D0277" w:rsidP="006D0277">
      <w:pPr>
        <w:rPr>
          <w:rFonts w:ascii="宋体" w:eastAsia="宋体" w:hAnsi="宋体"/>
        </w:rPr>
      </w:pPr>
      <w:r w:rsidRPr="003F0B0C">
        <w:rPr>
          <w:rFonts w:ascii="宋体" w:eastAsia="宋体" w:hAnsi="宋体"/>
        </w:rPr>
        <w:t xml:space="preserve">            int x1,y1,x2,y2;</w:t>
      </w:r>
    </w:p>
    <w:p w:rsidR="006D0277" w:rsidRPr="003F0B0C" w:rsidRDefault="006D0277" w:rsidP="006D0277">
      <w:pPr>
        <w:rPr>
          <w:rFonts w:ascii="宋体" w:eastAsia="宋体" w:hAnsi="宋体"/>
        </w:rPr>
      </w:pPr>
      <w:r w:rsidRPr="003F0B0C">
        <w:rPr>
          <w:rFonts w:ascii="宋体" w:eastAsia="宋体" w:hAnsi="宋体"/>
        </w:rPr>
        <w:t xml:space="preserve">            scanf("%d%d%d%d",&amp;x1,&amp;y1,&amp;x2,&amp;y2);</w:t>
      </w:r>
    </w:p>
    <w:p w:rsidR="006D0277" w:rsidRPr="003F0B0C" w:rsidRDefault="006D0277" w:rsidP="006D0277">
      <w:pPr>
        <w:rPr>
          <w:rFonts w:ascii="宋体" w:eastAsia="宋体" w:hAnsi="宋体"/>
        </w:rPr>
      </w:pPr>
      <w:r w:rsidRPr="003F0B0C">
        <w:rPr>
          <w:rFonts w:ascii="宋体" w:eastAsia="宋体" w:hAnsi="宋体"/>
        </w:rPr>
        <w:t xml:space="preserve">            if(x1==x2){//竖直线从后往前存</w:t>
      </w:r>
    </w:p>
    <w:p w:rsidR="006D0277" w:rsidRPr="003F0B0C" w:rsidRDefault="006D0277" w:rsidP="006D0277">
      <w:pPr>
        <w:rPr>
          <w:rFonts w:ascii="宋体" w:eastAsia="宋体" w:hAnsi="宋体"/>
        </w:rPr>
      </w:pPr>
      <w:r w:rsidRPr="003F0B0C">
        <w:rPr>
          <w:rFonts w:ascii="宋体" w:eastAsia="宋体" w:hAnsi="宋体"/>
        </w:rPr>
        <w:t xml:space="preserve">                if(y1&lt;y2) swap(y1,y2);//确保奇数点是上端点</w:t>
      </w:r>
    </w:p>
    <w:p w:rsidR="006D0277" w:rsidRPr="003F0B0C" w:rsidRDefault="006D0277" w:rsidP="006D0277">
      <w:pPr>
        <w:rPr>
          <w:rFonts w:ascii="宋体" w:eastAsia="宋体" w:hAnsi="宋体"/>
        </w:rPr>
      </w:pPr>
      <w:r w:rsidRPr="003F0B0C">
        <w:rPr>
          <w:rFonts w:ascii="宋体" w:eastAsia="宋体" w:hAnsi="宋体"/>
        </w:rPr>
        <w:t xml:space="preserve">                verti_num++;</w:t>
      </w:r>
    </w:p>
    <w:p w:rsidR="006D0277" w:rsidRPr="003F0B0C" w:rsidRDefault="006D0277" w:rsidP="006D0277">
      <w:pPr>
        <w:rPr>
          <w:rFonts w:ascii="宋体" w:eastAsia="宋体" w:hAnsi="宋体"/>
        </w:rPr>
      </w:pPr>
      <w:r w:rsidRPr="003F0B0C">
        <w:rPr>
          <w:rFonts w:ascii="宋体" w:eastAsia="宋体" w:hAnsi="宋体"/>
        </w:rPr>
        <w:t xml:space="preserve">                vertex[2*(n-verti_num+1)-1].type=VERTICAL_UP,vertex[2*(n-verti_num+1)].type=VERTICAL_DOWN;</w:t>
      </w:r>
    </w:p>
    <w:p w:rsidR="006D0277" w:rsidRPr="003F0B0C" w:rsidRDefault="006D0277" w:rsidP="006D0277">
      <w:pPr>
        <w:rPr>
          <w:rFonts w:ascii="宋体" w:eastAsia="宋体" w:hAnsi="宋体"/>
        </w:rPr>
      </w:pPr>
      <w:r w:rsidRPr="003F0B0C">
        <w:rPr>
          <w:rFonts w:ascii="宋体" w:eastAsia="宋体" w:hAnsi="宋体"/>
        </w:rPr>
        <w:t xml:space="preserve">                vertex[2*(n-verti_num+1)-1].id=2*(n-verti_num+1)-1,vertex[2*(n-verti_num+1)].id=2*(n-verti_num+1);</w:t>
      </w:r>
    </w:p>
    <w:p w:rsidR="006D0277" w:rsidRPr="003F0B0C" w:rsidRDefault="006D0277" w:rsidP="006D0277">
      <w:pPr>
        <w:rPr>
          <w:rFonts w:ascii="宋体" w:eastAsia="宋体" w:hAnsi="宋体"/>
        </w:rPr>
      </w:pPr>
      <w:r w:rsidRPr="003F0B0C">
        <w:rPr>
          <w:rFonts w:ascii="宋体" w:eastAsia="宋体" w:hAnsi="宋体"/>
        </w:rPr>
        <w:t xml:space="preserve">                vertex[2*(n-verti_num+1)-1].x=x1,vertex[2*(n-verti_num+1)-1].y=y1;</w:t>
      </w:r>
    </w:p>
    <w:p w:rsidR="006D0277" w:rsidRPr="003F0B0C" w:rsidRDefault="006D0277" w:rsidP="006D0277">
      <w:pPr>
        <w:rPr>
          <w:rFonts w:ascii="宋体" w:eastAsia="宋体" w:hAnsi="宋体"/>
        </w:rPr>
      </w:pPr>
      <w:r w:rsidRPr="003F0B0C">
        <w:rPr>
          <w:rFonts w:ascii="宋体" w:eastAsia="宋体" w:hAnsi="宋体"/>
        </w:rPr>
        <w:t xml:space="preserve">                vertex[2*(n-verti_num+1)].x=x2,vertex[2*(n-verti_num+1)].y=y2;</w:t>
      </w:r>
    </w:p>
    <w:p w:rsidR="006D0277" w:rsidRPr="003F0B0C" w:rsidRDefault="006D0277" w:rsidP="006D0277">
      <w:pPr>
        <w:rPr>
          <w:rFonts w:ascii="宋体" w:eastAsia="宋体" w:hAnsi="宋体"/>
        </w:rPr>
      </w:pPr>
      <w:r w:rsidRPr="003F0B0C">
        <w:rPr>
          <w:rFonts w:ascii="宋体" w:eastAsia="宋体" w:hAnsi="宋体"/>
        </w:rPr>
        <w:t xml:space="preserve">            }else if(y1==y2){//水平线从前往后存</w:t>
      </w:r>
    </w:p>
    <w:p w:rsidR="006D0277" w:rsidRPr="003F0B0C" w:rsidRDefault="006D0277" w:rsidP="006D0277">
      <w:pPr>
        <w:rPr>
          <w:rFonts w:ascii="宋体" w:eastAsia="宋体" w:hAnsi="宋体"/>
        </w:rPr>
      </w:pPr>
      <w:r w:rsidRPr="003F0B0C">
        <w:rPr>
          <w:rFonts w:ascii="宋体" w:eastAsia="宋体" w:hAnsi="宋体"/>
        </w:rPr>
        <w:t xml:space="preserve">                if(x1&gt;x2) swap(x1,x2);//确保奇数点是左端点</w:t>
      </w:r>
    </w:p>
    <w:p w:rsidR="006D0277" w:rsidRPr="003F0B0C" w:rsidRDefault="006D0277" w:rsidP="006D0277">
      <w:pPr>
        <w:rPr>
          <w:rFonts w:ascii="宋体" w:eastAsia="宋体" w:hAnsi="宋体"/>
        </w:rPr>
      </w:pPr>
      <w:r w:rsidRPr="003F0B0C">
        <w:rPr>
          <w:rFonts w:ascii="宋体" w:eastAsia="宋体" w:hAnsi="宋体"/>
        </w:rPr>
        <w:t xml:space="preserve">                hori_num++;</w:t>
      </w:r>
    </w:p>
    <w:p w:rsidR="006D0277" w:rsidRPr="003F0B0C" w:rsidRDefault="006D0277" w:rsidP="006D0277">
      <w:pPr>
        <w:rPr>
          <w:rFonts w:ascii="宋体" w:eastAsia="宋体" w:hAnsi="宋体"/>
        </w:rPr>
      </w:pPr>
      <w:r w:rsidRPr="003F0B0C">
        <w:rPr>
          <w:rFonts w:ascii="宋体" w:eastAsia="宋体" w:hAnsi="宋体"/>
        </w:rPr>
        <w:t xml:space="preserve">                vertex[2*hori_num-1].type=vertex[2*hori_num].type=HORIZONTAL;</w:t>
      </w:r>
    </w:p>
    <w:p w:rsidR="006D0277" w:rsidRPr="003F0B0C" w:rsidRDefault="006D0277" w:rsidP="006D0277">
      <w:pPr>
        <w:rPr>
          <w:rFonts w:ascii="宋体" w:eastAsia="宋体" w:hAnsi="宋体"/>
        </w:rPr>
      </w:pPr>
      <w:r w:rsidRPr="003F0B0C">
        <w:rPr>
          <w:rFonts w:ascii="宋体" w:eastAsia="宋体" w:hAnsi="宋体"/>
        </w:rPr>
        <w:t xml:space="preserve">                vertex[2*hori_num-1].id=2*hori_num-1,vertex[2*hori_num].id=2*hori_num;</w:t>
      </w:r>
    </w:p>
    <w:p w:rsidR="006D0277" w:rsidRPr="003F0B0C" w:rsidRDefault="006D0277" w:rsidP="006D0277">
      <w:pPr>
        <w:rPr>
          <w:rFonts w:ascii="宋体" w:eastAsia="宋体" w:hAnsi="宋体"/>
        </w:rPr>
      </w:pPr>
      <w:r w:rsidRPr="003F0B0C">
        <w:rPr>
          <w:rFonts w:ascii="宋体" w:eastAsia="宋体" w:hAnsi="宋体"/>
        </w:rPr>
        <w:t xml:space="preserve">                vertex[2*hori_num-1].x=x1,vertex[2*hori_num-1].y=y1;</w:t>
      </w:r>
    </w:p>
    <w:p w:rsidR="006D0277" w:rsidRPr="003F0B0C" w:rsidRDefault="006D0277" w:rsidP="006D0277">
      <w:pPr>
        <w:rPr>
          <w:rFonts w:ascii="宋体" w:eastAsia="宋体" w:hAnsi="宋体"/>
        </w:rPr>
      </w:pPr>
      <w:r w:rsidRPr="003F0B0C">
        <w:rPr>
          <w:rFonts w:ascii="宋体" w:eastAsia="宋体" w:hAnsi="宋体"/>
        </w:rPr>
        <w:t xml:space="preserve">                vertex[2*hori_num].x=x2,vertex[2*hori_num].y=y2;</w:t>
      </w:r>
    </w:p>
    <w:p w:rsidR="006D0277" w:rsidRPr="003F0B0C" w:rsidRDefault="006D0277" w:rsidP="006D0277">
      <w:pPr>
        <w:rPr>
          <w:rFonts w:ascii="宋体" w:eastAsia="宋体" w:hAnsi="宋体"/>
        </w:rPr>
      </w:pPr>
      <w:r w:rsidRPr="003F0B0C">
        <w:rPr>
          <w:rFonts w:ascii="宋体" w:eastAsia="宋体" w:hAnsi="宋体"/>
        </w:rPr>
        <w:t xml:space="preserve">            }</w:t>
      </w:r>
    </w:p>
    <w:p w:rsidR="006D0277" w:rsidRPr="003F0B0C" w:rsidRDefault="006D0277" w:rsidP="006D0277">
      <w:pPr>
        <w:rPr>
          <w:rFonts w:ascii="宋体" w:eastAsia="宋体" w:hAnsi="宋体"/>
        </w:rPr>
      </w:pPr>
      <w:r w:rsidRPr="003F0B0C">
        <w:rPr>
          <w:rFonts w:ascii="宋体" w:eastAsia="宋体" w:hAnsi="宋体"/>
        </w:rPr>
        <w:t xml:space="preserve">        }</w:t>
      </w:r>
    </w:p>
    <w:p w:rsidR="006D0277" w:rsidRPr="003F0B0C" w:rsidRDefault="006D0277" w:rsidP="006D0277">
      <w:pPr>
        <w:rPr>
          <w:rFonts w:ascii="宋体" w:eastAsia="宋体" w:hAnsi="宋体"/>
        </w:rPr>
      </w:pPr>
      <w:r w:rsidRPr="003F0B0C">
        <w:rPr>
          <w:rFonts w:ascii="宋体" w:eastAsia="宋体" w:hAnsi="宋体"/>
        </w:rPr>
        <w:t xml:space="preserve">        //离散化,x坐标和y坐标分别离散化,注意sort的数组下标范围,排序0..n-1时下标为+0,+n,排序1..n时下标为+1,+n+1</w:t>
      </w:r>
    </w:p>
    <w:p w:rsidR="006D0277" w:rsidRPr="003F0B0C" w:rsidRDefault="006D0277" w:rsidP="006D0277">
      <w:pPr>
        <w:rPr>
          <w:rFonts w:ascii="宋体" w:eastAsia="宋体" w:hAnsi="宋体"/>
        </w:rPr>
      </w:pPr>
      <w:r w:rsidRPr="003F0B0C">
        <w:rPr>
          <w:rFonts w:ascii="宋体" w:eastAsia="宋体" w:hAnsi="宋体"/>
        </w:rPr>
        <w:t xml:space="preserve">        sort(vertex+1,vertex+2*n+1,cmp_x);</w:t>
      </w:r>
    </w:p>
    <w:p w:rsidR="006D0277" w:rsidRPr="003F0B0C" w:rsidRDefault="006D0277" w:rsidP="006D0277">
      <w:pPr>
        <w:rPr>
          <w:rFonts w:ascii="宋体" w:eastAsia="宋体" w:hAnsi="宋体"/>
        </w:rPr>
      </w:pPr>
      <w:r w:rsidRPr="003F0B0C">
        <w:rPr>
          <w:rFonts w:ascii="宋体" w:eastAsia="宋体" w:hAnsi="宋体"/>
        </w:rPr>
        <w:t xml:space="preserve">        int last_x=vertex[1].x,cnt_x=1;</w:t>
      </w:r>
    </w:p>
    <w:p w:rsidR="006D0277" w:rsidRPr="003F0B0C" w:rsidRDefault="006D0277" w:rsidP="006D0277">
      <w:pPr>
        <w:rPr>
          <w:rFonts w:ascii="宋体" w:eastAsia="宋体" w:hAnsi="宋体"/>
        </w:rPr>
      </w:pPr>
      <w:r w:rsidRPr="003F0B0C">
        <w:rPr>
          <w:rFonts w:ascii="宋体" w:eastAsia="宋体" w:hAnsi="宋体"/>
        </w:rPr>
        <w:t xml:space="preserve">        for (int i=1;i&lt;=2*n;i++){</w:t>
      </w:r>
    </w:p>
    <w:p w:rsidR="006D0277" w:rsidRPr="003F0B0C" w:rsidRDefault="006D0277" w:rsidP="006D0277">
      <w:pPr>
        <w:rPr>
          <w:rFonts w:ascii="宋体" w:eastAsia="宋体" w:hAnsi="宋体"/>
        </w:rPr>
      </w:pPr>
      <w:r w:rsidRPr="003F0B0C">
        <w:rPr>
          <w:rFonts w:ascii="宋体" w:eastAsia="宋体" w:hAnsi="宋体"/>
        </w:rPr>
        <w:t xml:space="preserve">            if(vertex[i].x==last_x) vertex[i].x=cnt_x; else last_x=vertex[i].x,vertex[i].x=++cnt_x;</w:t>
      </w:r>
    </w:p>
    <w:p w:rsidR="006D0277" w:rsidRPr="003F0B0C" w:rsidRDefault="006D0277" w:rsidP="006D0277">
      <w:pPr>
        <w:rPr>
          <w:rFonts w:ascii="宋体" w:eastAsia="宋体" w:hAnsi="宋体"/>
        </w:rPr>
      </w:pPr>
      <w:r w:rsidRPr="003F0B0C">
        <w:rPr>
          <w:rFonts w:ascii="宋体" w:eastAsia="宋体" w:hAnsi="宋体"/>
        </w:rPr>
        <w:t xml:space="preserve">        }</w:t>
      </w:r>
    </w:p>
    <w:p w:rsidR="006D0277" w:rsidRPr="003F0B0C" w:rsidRDefault="006D0277" w:rsidP="006D0277">
      <w:pPr>
        <w:rPr>
          <w:rFonts w:ascii="宋体" w:eastAsia="宋体" w:hAnsi="宋体"/>
        </w:rPr>
      </w:pPr>
      <w:r w:rsidRPr="003F0B0C">
        <w:rPr>
          <w:rFonts w:ascii="宋体" w:eastAsia="宋体" w:hAnsi="宋体"/>
        </w:rPr>
        <w:t xml:space="preserve">        sort(vertex+1,vertex+2*n+1,cmp_y);</w:t>
      </w:r>
    </w:p>
    <w:p w:rsidR="006D0277" w:rsidRPr="003F0B0C" w:rsidRDefault="006D0277" w:rsidP="006D0277">
      <w:pPr>
        <w:rPr>
          <w:rFonts w:ascii="宋体" w:eastAsia="宋体" w:hAnsi="宋体"/>
        </w:rPr>
      </w:pPr>
      <w:r w:rsidRPr="003F0B0C">
        <w:rPr>
          <w:rFonts w:ascii="宋体" w:eastAsia="宋体" w:hAnsi="宋体"/>
        </w:rPr>
        <w:t xml:space="preserve">        int last_y=vertex[1].y,cnt_y=1;</w:t>
      </w:r>
    </w:p>
    <w:p w:rsidR="006D0277" w:rsidRPr="003F0B0C" w:rsidRDefault="006D0277" w:rsidP="006D0277">
      <w:pPr>
        <w:rPr>
          <w:rFonts w:ascii="宋体" w:eastAsia="宋体" w:hAnsi="宋体"/>
        </w:rPr>
      </w:pPr>
      <w:r w:rsidRPr="003F0B0C">
        <w:rPr>
          <w:rFonts w:ascii="宋体" w:eastAsia="宋体" w:hAnsi="宋体"/>
        </w:rPr>
        <w:t xml:space="preserve">        for (int i=1;i&lt;=2*n;i++){</w:t>
      </w:r>
    </w:p>
    <w:p w:rsidR="006D0277" w:rsidRPr="003F0B0C" w:rsidRDefault="006D0277" w:rsidP="006D0277">
      <w:pPr>
        <w:rPr>
          <w:rFonts w:ascii="宋体" w:eastAsia="宋体" w:hAnsi="宋体"/>
        </w:rPr>
      </w:pPr>
      <w:r w:rsidRPr="003F0B0C">
        <w:rPr>
          <w:rFonts w:ascii="宋体" w:eastAsia="宋体" w:hAnsi="宋体"/>
        </w:rPr>
        <w:t xml:space="preserve">            if(vertex[i].y==last_y) vertex[i].y=cnt_y;else last_y=vertex[i].y,vertex[i].y=++cnt_y;</w:t>
      </w:r>
    </w:p>
    <w:p w:rsidR="006D0277" w:rsidRPr="003F0B0C" w:rsidRDefault="006D0277" w:rsidP="006D0277">
      <w:pPr>
        <w:rPr>
          <w:rFonts w:ascii="宋体" w:eastAsia="宋体" w:hAnsi="宋体"/>
        </w:rPr>
      </w:pPr>
      <w:r w:rsidRPr="003F0B0C">
        <w:rPr>
          <w:rFonts w:ascii="宋体" w:eastAsia="宋体" w:hAnsi="宋体"/>
        </w:rPr>
        <w:t xml:space="preserve">        }</w:t>
      </w:r>
    </w:p>
    <w:p w:rsidR="006D0277" w:rsidRPr="003F0B0C" w:rsidRDefault="006D0277" w:rsidP="006D0277">
      <w:pPr>
        <w:rPr>
          <w:rFonts w:ascii="宋体" w:eastAsia="宋体" w:hAnsi="宋体"/>
        </w:rPr>
      </w:pPr>
      <w:r w:rsidRPr="003F0B0C">
        <w:rPr>
          <w:rFonts w:ascii="宋体" w:eastAsia="宋体" w:hAnsi="宋体"/>
        </w:rPr>
        <w:t xml:space="preserve">        sort(vertex+1,vertex+2*n+1,cmp_id);</w:t>
      </w:r>
    </w:p>
    <w:p w:rsidR="006D0277" w:rsidRPr="003F0B0C" w:rsidRDefault="006D0277" w:rsidP="006D0277">
      <w:pPr>
        <w:rPr>
          <w:rFonts w:ascii="宋体" w:eastAsia="宋体" w:hAnsi="宋体"/>
        </w:rPr>
      </w:pPr>
      <w:r w:rsidRPr="003F0B0C">
        <w:rPr>
          <w:rFonts w:ascii="宋体" w:eastAsia="宋体" w:hAnsi="宋体"/>
        </w:rPr>
        <w:t xml:space="preserve">        //开始建树，用于查询一段x区间上竖直线的个数</w:t>
      </w:r>
    </w:p>
    <w:p w:rsidR="006D0277" w:rsidRPr="003F0B0C" w:rsidRDefault="006D0277" w:rsidP="006D0277">
      <w:pPr>
        <w:rPr>
          <w:rFonts w:ascii="宋体" w:eastAsia="宋体" w:hAnsi="宋体"/>
        </w:rPr>
      </w:pPr>
      <w:r w:rsidRPr="003F0B0C">
        <w:rPr>
          <w:rFonts w:ascii="宋体" w:eastAsia="宋体" w:hAnsi="宋体"/>
        </w:rPr>
        <w:t xml:space="preserve">        memset(cnt,0,sizeof(cnt));</w:t>
      </w:r>
    </w:p>
    <w:p w:rsidR="006D0277" w:rsidRPr="003F0B0C" w:rsidRDefault="006D0277" w:rsidP="006D0277">
      <w:pPr>
        <w:rPr>
          <w:rFonts w:ascii="宋体" w:eastAsia="宋体" w:hAnsi="宋体"/>
        </w:rPr>
      </w:pPr>
      <w:r w:rsidRPr="003F0B0C">
        <w:rPr>
          <w:rFonts w:ascii="宋体" w:eastAsia="宋体" w:hAnsi="宋体"/>
        </w:rPr>
        <w:lastRenderedPageBreak/>
        <w:t xml:space="preserve">        //正确算法为自上而下扫描，遇到竖直线的上端点则update+1,有水平线则查询,有竖直线下端点则update-1，顺序不能错</w:t>
      </w:r>
    </w:p>
    <w:p w:rsidR="006D0277" w:rsidRPr="003F0B0C" w:rsidRDefault="006D0277" w:rsidP="006D0277">
      <w:pPr>
        <w:rPr>
          <w:rFonts w:ascii="宋体" w:eastAsia="宋体" w:hAnsi="宋体"/>
        </w:rPr>
      </w:pPr>
      <w:r w:rsidRPr="003F0B0C">
        <w:rPr>
          <w:rFonts w:ascii="宋体" w:eastAsia="宋体" w:hAnsi="宋体"/>
        </w:rPr>
        <w:t xml:space="preserve">        ll ans=0;</w:t>
      </w:r>
    </w:p>
    <w:p w:rsidR="006D0277" w:rsidRPr="003F0B0C" w:rsidRDefault="006D0277" w:rsidP="006D0277">
      <w:pPr>
        <w:rPr>
          <w:rFonts w:ascii="宋体" w:eastAsia="宋体" w:hAnsi="宋体"/>
        </w:rPr>
      </w:pPr>
      <w:r w:rsidRPr="003F0B0C">
        <w:rPr>
          <w:rFonts w:ascii="宋体" w:eastAsia="宋体" w:hAnsi="宋体"/>
        </w:rPr>
        <w:t xml:space="preserve">        sort(vertex+1,vertex+2*n+1,cmp);</w:t>
      </w:r>
    </w:p>
    <w:p w:rsidR="006D0277" w:rsidRPr="003F0B0C" w:rsidRDefault="006D0277" w:rsidP="006D0277">
      <w:pPr>
        <w:rPr>
          <w:rFonts w:ascii="宋体" w:eastAsia="宋体" w:hAnsi="宋体"/>
        </w:rPr>
      </w:pPr>
      <w:r w:rsidRPr="003F0B0C">
        <w:rPr>
          <w:rFonts w:ascii="宋体" w:eastAsia="宋体" w:hAnsi="宋体"/>
        </w:rPr>
        <w:t xml:space="preserve">        int nowk=1;</w:t>
      </w:r>
    </w:p>
    <w:p w:rsidR="006D0277" w:rsidRPr="003F0B0C" w:rsidRDefault="006D0277" w:rsidP="006D0277">
      <w:pPr>
        <w:rPr>
          <w:rFonts w:ascii="宋体" w:eastAsia="宋体" w:hAnsi="宋体"/>
        </w:rPr>
      </w:pPr>
      <w:r w:rsidRPr="003F0B0C">
        <w:rPr>
          <w:rFonts w:ascii="宋体" w:eastAsia="宋体" w:hAnsi="宋体"/>
        </w:rPr>
        <w:t xml:space="preserve">        while(nowk&lt;=2*n){</w:t>
      </w:r>
    </w:p>
    <w:p w:rsidR="006D0277" w:rsidRPr="003F0B0C" w:rsidRDefault="006D0277" w:rsidP="006D0277">
      <w:pPr>
        <w:rPr>
          <w:rFonts w:ascii="宋体" w:eastAsia="宋体" w:hAnsi="宋体"/>
        </w:rPr>
      </w:pPr>
      <w:r w:rsidRPr="003F0B0C">
        <w:rPr>
          <w:rFonts w:ascii="宋体" w:eastAsia="宋体" w:hAnsi="宋体"/>
        </w:rPr>
        <w:t xml:space="preserve">            if(vertex[nowk].type==VERTICAL_UP) update(1,1,cnt_x,vertex[nowk++].x,1);</w:t>
      </w:r>
    </w:p>
    <w:p w:rsidR="006D0277" w:rsidRPr="003F0B0C" w:rsidRDefault="006D0277" w:rsidP="006D0277">
      <w:pPr>
        <w:rPr>
          <w:rFonts w:ascii="宋体" w:eastAsia="宋体" w:hAnsi="宋体"/>
        </w:rPr>
      </w:pPr>
      <w:r w:rsidRPr="003F0B0C">
        <w:rPr>
          <w:rFonts w:ascii="宋体" w:eastAsia="宋体" w:hAnsi="宋体"/>
        </w:rPr>
        <w:t xml:space="preserve">            else if (vertex[nowk].type==VERTICAL_DOWN) update(1,1,cnt_x,vertex[nowk++].x,-1);</w:t>
      </w:r>
    </w:p>
    <w:p w:rsidR="006D0277" w:rsidRPr="003F0B0C" w:rsidRDefault="006D0277" w:rsidP="006D0277">
      <w:pPr>
        <w:rPr>
          <w:rFonts w:ascii="宋体" w:eastAsia="宋体" w:hAnsi="宋体"/>
        </w:rPr>
      </w:pPr>
      <w:r w:rsidRPr="003F0B0C">
        <w:rPr>
          <w:rFonts w:ascii="宋体" w:eastAsia="宋体" w:hAnsi="宋体"/>
        </w:rPr>
        <w:t xml:space="preserve">            else if (vertex[nowk].type==HORIZONTAL){</w:t>
      </w:r>
    </w:p>
    <w:p w:rsidR="006D0277" w:rsidRPr="003F0B0C" w:rsidRDefault="006D0277" w:rsidP="006D0277">
      <w:pPr>
        <w:rPr>
          <w:rFonts w:ascii="宋体" w:eastAsia="宋体" w:hAnsi="宋体"/>
        </w:rPr>
      </w:pPr>
      <w:r w:rsidRPr="003F0B0C">
        <w:rPr>
          <w:rFonts w:ascii="宋体" w:eastAsia="宋体" w:hAnsi="宋体"/>
        </w:rPr>
        <w:t xml:space="preserve">                ans+=query(1,1,cnt_x,vertex[nowk].x,vertex[nowk+1].x),nowk+=2;</w:t>
      </w:r>
    </w:p>
    <w:p w:rsidR="006D0277" w:rsidRPr="003F0B0C" w:rsidRDefault="006D0277" w:rsidP="006D0277">
      <w:pPr>
        <w:rPr>
          <w:rFonts w:ascii="宋体" w:eastAsia="宋体" w:hAnsi="宋体"/>
        </w:rPr>
      </w:pPr>
      <w:r w:rsidRPr="003F0B0C">
        <w:rPr>
          <w:rFonts w:ascii="宋体" w:eastAsia="宋体" w:hAnsi="宋体"/>
        </w:rPr>
        <w:t xml:space="preserve">            }</w:t>
      </w:r>
    </w:p>
    <w:p w:rsidR="006D0277" w:rsidRPr="003F0B0C" w:rsidRDefault="006D0277" w:rsidP="006D0277">
      <w:pPr>
        <w:rPr>
          <w:rFonts w:ascii="宋体" w:eastAsia="宋体" w:hAnsi="宋体"/>
        </w:rPr>
      </w:pPr>
      <w:r w:rsidRPr="003F0B0C">
        <w:rPr>
          <w:rFonts w:ascii="宋体" w:eastAsia="宋体" w:hAnsi="宋体"/>
        </w:rPr>
        <w:t xml:space="preserve">        }</w:t>
      </w:r>
    </w:p>
    <w:p w:rsidR="006D0277" w:rsidRPr="003F0B0C" w:rsidRDefault="006D0277" w:rsidP="006D0277">
      <w:pPr>
        <w:rPr>
          <w:rFonts w:ascii="宋体" w:eastAsia="宋体" w:hAnsi="宋体"/>
        </w:rPr>
      </w:pPr>
      <w:r w:rsidRPr="003F0B0C">
        <w:rPr>
          <w:rFonts w:ascii="宋体" w:eastAsia="宋体" w:hAnsi="宋体"/>
        </w:rPr>
        <w:t xml:space="preserve">        cout&lt;&lt;ans&lt;&lt;endl;</w:t>
      </w:r>
    </w:p>
    <w:p w:rsidR="006D0277" w:rsidRPr="003F0B0C" w:rsidRDefault="006D0277" w:rsidP="006D0277">
      <w:pPr>
        <w:rPr>
          <w:rFonts w:ascii="宋体" w:eastAsia="宋体" w:hAnsi="宋体"/>
        </w:rPr>
      </w:pPr>
      <w:r w:rsidRPr="003F0B0C">
        <w:rPr>
          <w:rFonts w:ascii="宋体" w:eastAsia="宋体" w:hAnsi="宋体"/>
        </w:rPr>
        <w:t xml:space="preserve">    }</w:t>
      </w:r>
    </w:p>
    <w:p w:rsidR="006D0277" w:rsidRPr="003F0B0C" w:rsidRDefault="006D0277" w:rsidP="006D0277">
      <w:pPr>
        <w:rPr>
          <w:rFonts w:ascii="宋体" w:eastAsia="宋体" w:hAnsi="宋体"/>
        </w:rPr>
      </w:pPr>
      <w:r w:rsidRPr="003F0B0C">
        <w:rPr>
          <w:rFonts w:ascii="宋体" w:eastAsia="宋体" w:hAnsi="宋体"/>
        </w:rPr>
        <w:t xml:space="preserve">    return 0;</w:t>
      </w:r>
    </w:p>
    <w:p w:rsidR="00F45B42" w:rsidRPr="003F0B0C" w:rsidRDefault="006D0277" w:rsidP="006D0277">
      <w:pPr>
        <w:rPr>
          <w:rFonts w:ascii="宋体" w:eastAsia="宋体" w:hAnsi="宋体"/>
        </w:rPr>
      </w:pPr>
      <w:r w:rsidRPr="003F0B0C">
        <w:rPr>
          <w:rFonts w:ascii="宋体" w:eastAsia="宋体" w:hAnsi="宋体"/>
        </w:rPr>
        <w:t>}</w:t>
      </w:r>
    </w:p>
    <w:p w:rsidR="0067651D" w:rsidRPr="003F0B0C" w:rsidRDefault="0067651D" w:rsidP="0067651D">
      <w:pPr>
        <w:pStyle w:val="2"/>
        <w:rPr>
          <w:rFonts w:ascii="宋体" w:eastAsia="宋体" w:hAnsi="宋体"/>
          <w:b w:val="0"/>
        </w:rPr>
      </w:pPr>
      <w:bookmarkStart w:id="146" w:name="_Toc521431839"/>
      <w:r w:rsidRPr="003F0B0C">
        <w:rPr>
          <w:rFonts w:ascii="宋体" w:eastAsia="宋体" w:hAnsi="宋体" w:hint="eastAsia"/>
          <w:b w:val="0"/>
        </w:rPr>
        <w:t>二维线段树</w:t>
      </w:r>
      <w:bookmarkEnd w:id="146"/>
    </w:p>
    <w:p w:rsidR="002E1DC2" w:rsidRPr="003F0B0C" w:rsidRDefault="002E1DC2" w:rsidP="002E1DC2">
      <w:pPr>
        <w:pStyle w:val="3"/>
        <w:rPr>
          <w:rFonts w:ascii="宋体" w:eastAsia="宋体" w:hAnsi="宋体"/>
          <w:b w:val="0"/>
        </w:rPr>
      </w:pPr>
      <w:bookmarkStart w:id="147" w:name="_Toc521431840"/>
      <w:r w:rsidRPr="003F0B0C">
        <w:rPr>
          <w:rFonts w:ascii="宋体" w:eastAsia="宋体" w:hAnsi="宋体" w:hint="eastAsia"/>
          <w:b w:val="0"/>
        </w:rPr>
        <w:t>TLE-</w:t>
      </w:r>
      <w:r w:rsidRPr="003F0B0C">
        <w:rPr>
          <w:rFonts w:ascii="宋体" w:eastAsia="宋体" w:hAnsi="宋体"/>
          <w:b w:val="0"/>
        </w:rPr>
        <w:t>POJ</w:t>
      </w:r>
      <w:r w:rsidRPr="003F0B0C">
        <w:rPr>
          <w:rFonts w:ascii="宋体" w:eastAsia="宋体" w:hAnsi="宋体" w:hint="eastAsia"/>
          <w:b w:val="0"/>
        </w:rPr>
        <w:t>-</w:t>
      </w:r>
      <w:r w:rsidRPr="003F0B0C">
        <w:rPr>
          <w:rFonts w:ascii="宋体" w:eastAsia="宋体" w:hAnsi="宋体"/>
          <w:b w:val="0"/>
        </w:rPr>
        <w:t>2155</w:t>
      </w:r>
      <w:r w:rsidR="00CA6394" w:rsidRPr="003F0B0C">
        <w:rPr>
          <w:rFonts w:ascii="宋体" w:eastAsia="宋体" w:hAnsi="宋体" w:hint="eastAsia"/>
          <w:b w:val="0"/>
        </w:rPr>
        <w:t>-</w:t>
      </w:r>
      <w:r w:rsidR="00CA6394" w:rsidRPr="003F0B0C">
        <w:rPr>
          <w:rFonts w:ascii="宋体" w:eastAsia="宋体" w:hAnsi="宋体"/>
          <w:b w:val="0"/>
        </w:rPr>
        <w:t>Matrix</w:t>
      </w:r>
      <w:bookmarkEnd w:id="147"/>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TLE-</w:instrText>
      </w:r>
      <w:r w:rsidR="00C478A5" w:rsidRPr="003F0B0C">
        <w:rPr>
          <w:rFonts w:ascii="宋体" w:eastAsia="宋体" w:hAnsi="宋体"/>
          <w:b w:val="0"/>
        </w:rPr>
        <w:instrText>POJ</w:instrText>
      </w:r>
      <w:r w:rsidR="00C478A5" w:rsidRPr="003F0B0C">
        <w:rPr>
          <w:rFonts w:ascii="宋体" w:eastAsia="宋体" w:hAnsi="宋体" w:hint="eastAsia"/>
          <w:b w:val="0"/>
        </w:rPr>
        <w:instrText>-</w:instrText>
      </w:r>
      <w:r w:rsidR="00C478A5" w:rsidRPr="003F0B0C">
        <w:rPr>
          <w:rFonts w:ascii="宋体" w:eastAsia="宋体" w:hAnsi="宋体"/>
          <w:b w:val="0"/>
        </w:rPr>
        <w:instrText>2155</w:instrText>
      </w:r>
      <w:r w:rsidR="00C478A5" w:rsidRPr="003F0B0C">
        <w:rPr>
          <w:rFonts w:ascii="宋体" w:eastAsia="宋体" w:hAnsi="宋体" w:hint="eastAsia"/>
          <w:b w:val="0"/>
        </w:rPr>
        <w:instrText>-</w:instrText>
      </w:r>
      <w:r w:rsidR="00C478A5" w:rsidRPr="003F0B0C">
        <w:rPr>
          <w:rFonts w:ascii="宋体" w:eastAsia="宋体" w:hAnsi="宋体"/>
          <w:b w:val="0"/>
        </w:rPr>
        <w:instrText>Matrix</w:instrText>
      </w:r>
      <w:r w:rsidR="00C478A5" w:rsidRPr="003F0B0C">
        <w:rPr>
          <w:rFonts w:ascii="宋体" w:eastAsia="宋体" w:hAnsi="宋体"/>
        </w:rPr>
        <w:instrText>:</w:instrText>
      </w:r>
      <w:r w:rsidR="00C478A5" w:rsidRPr="003F0B0C">
        <w:rPr>
          <w:rFonts w:ascii="宋体" w:eastAsia="宋体" w:hAnsi="宋体" w:hint="eastAsia"/>
        </w:rPr>
        <w:instrText>2</w:instrText>
      </w:r>
      <w:r w:rsidR="00C478A5" w:rsidRPr="003F0B0C">
        <w:rPr>
          <w:rFonts w:ascii="宋体" w:eastAsia="宋体" w:hAnsi="宋体"/>
        </w:rPr>
        <w:instrText xml:space="preserve">155" \y "POJ:2155" </w:instrText>
      </w:r>
      <w:r w:rsidR="00C478A5" w:rsidRPr="003F0B0C">
        <w:rPr>
          <w:rFonts w:ascii="宋体" w:eastAsia="宋体" w:hAnsi="宋体"/>
          <w:b w:val="0"/>
        </w:rPr>
        <w:fldChar w:fldCharType="end"/>
      </w:r>
    </w:p>
    <w:p w:rsidR="002E1DC2" w:rsidRPr="003F0B0C" w:rsidRDefault="002E1DC2" w:rsidP="002E1DC2">
      <w:pPr>
        <w:rPr>
          <w:rFonts w:ascii="宋体" w:eastAsia="宋体" w:hAnsi="宋体"/>
        </w:rPr>
      </w:pPr>
      <w:r w:rsidRPr="003F0B0C">
        <w:rPr>
          <w:rFonts w:ascii="宋体" w:eastAsia="宋体" w:hAnsi="宋体" w:hint="eastAsia"/>
        </w:rPr>
        <w:t>【题意】</w:t>
      </w:r>
    </w:p>
    <w:p w:rsidR="002E1DC2" w:rsidRPr="003F0B0C" w:rsidRDefault="002E1DC2" w:rsidP="002E1DC2">
      <w:pPr>
        <w:rPr>
          <w:rFonts w:ascii="宋体" w:eastAsia="宋体" w:hAnsi="宋体"/>
        </w:rPr>
      </w:pPr>
      <w:r w:rsidRPr="003F0B0C">
        <w:rPr>
          <w:rFonts w:ascii="宋体" w:eastAsia="宋体" w:hAnsi="宋体" w:hint="eastAsia"/>
        </w:rPr>
        <w:t>【题解】</w:t>
      </w:r>
    </w:p>
    <w:p w:rsidR="007341D3" w:rsidRPr="003F0B0C" w:rsidRDefault="000D10AC" w:rsidP="007341D3">
      <w:pPr>
        <w:rPr>
          <w:rFonts w:ascii="宋体" w:eastAsia="宋体" w:hAnsi="宋体"/>
        </w:rPr>
      </w:pPr>
      <w:hyperlink r:id="rId62" w:history="1">
        <w:r w:rsidR="002E1DC2" w:rsidRPr="003F0B0C">
          <w:rPr>
            <w:rStyle w:val="a3"/>
            <w:rFonts w:ascii="宋体" w:eastAsia="宋体" w:hAnsi="宋体"/>
          </w:rPr>
          <w:t>https://blog.csdn.net/u013761036/article/details/46363605</w:t>
        </w:r>
      </w:hyperlink>
    </w:p>
    <w:p w:rsidR="003B5C64" w:rsidRPr="003F0B0C" w:rsidRDefault="003B5C64" w:rsidP="003B5C64">
      <w:pPr>
        <w:pStyle w:val="2"/>
        <w:rPr>
          <w:rFonts w:ascii="宋体" w:eastAsia="宋体" w:hAnsi="宋体"/>
          <w:b w:val="0"/>
        </w:rPr>
      </w:pPr>
      <w:bookmarkStart w:id="148" w:name="_Toc521431841"/>
      <w:r w:rsidRPr="003F0B0C">
        <w:rPr>
          <w:rFonts w:ascii="宋体" w:eastAsia="宋体" w:hAnsi="宋体" w:hint="eastAsia"/>
          <w:b w:val="0"/>
        </w:rPr>
        <w:t>综合题</w:t>
      </w:r>
      <w:bookmarkEnd w:id="148"/>
    </w:p>
    <w:p w:rsidR="00D705CE" w:rsidRPr="003F0B0C" w:rsidRDefault="00D705CE" w:rsidP="00F73381">
      <w:pPr>
        <w:pStyle w:val="3"/>
        <w:rPr>
          <w:rFonts w:ascii="宋体" w:eastAsia="宋体" w:hAnsi="宋体"/>
          <w:b w:val="0"/>
        </w:rPr>
      </w:pPr>
      <w:bookmarkStart w:id="149" w:name="_Toc521431842"/>
      <w:r w:rsidRPr="003F0B0C">
        <w:rPr>
          <w:rFonts w:ascii="宋体" w:eastAsia="宋体" w:hAnsi="宋体" w:hint="eastAsia"/>
          <w:b w:val="0"/>
        </w:rPr>
        <w:t>√-</w:t>
      </w:r>
      <w:r w:rsidRPr="003F0B0C">
        <w:rPr>
          <w:rFonts w:ascii="宋体" w:eastAsia="宋体" w:hAnsi="宋体"/>
          <w:b w:val="0"/>
        </w:rPr>
        <w:t>2018</w:t>
      </w:r>
      <w:r w:rsidRPr="003F0B0C">
        <w:rPr>
          <w:rFonts w:ascii="宋体" w:eastAsia="宋体" w:hAnsi="宋体" w:hint="eastAsia"/>
          <w:b w:val="0"/>
        </w:rPr>
        <w:t>百度之星程序设计大赛资格赛</w:t>
      </w:r>
      <w:r w:rsidRPr="003F0B0C">
        <w:rPr>
          <w:rFonts w:ascii="宋体" w:eastAsia="宋体" w:hAnsi="宋体"/>
          <w:b w:val="0"/>
        </w:rPr>
        <w:t>-1005-</w:t>
      </w:r>
      <w:r w:rsidRPr="003F0B0C">
        <w:rPr>
          <w:rFonts w:ascii="宋体" w:eastAsia="宋体" w:hAnsi="宋体" w:hint="eastAsia"/>
          <w:b w:val="0"/>
        </w:rPr>
        <w:t>序列计数</w:t>
      </w:r>
      <w:bookmarkEnd w:id="149"/>
      <w:r w:rsidR="00F73381" w:rsidRPr="003F0B0C">
        <w:rPr>
          <w:rFonts w:ascii="宋体" w:eastAsia="宋体" w:hAnsi="宋体"/>
          <w:b w:val="0"/>
        </w:rPr>
        <w:fldChar w:fldCharType="begin"/>
      </w:r>
      <w:r w:rsidR="00F73381" w:rsidRPr="003F0B0C">
        <w:rPr>
          <w:rFonts w:ascii="宋体" w:eastAsia="宋体" w:hAnsi="宋体"/>
        </w:rPr>
        <w:instrText xml:space="preserve"> XE "</w:instrText>
      </w:r>
      <w:r w:rsidR="00F73381" w:rsidRPr="003F0B0C">
        <w:rPr>
          <w:rFonts w:ascii="宋体" w:eastAsia="宋体" w:hAnsi="宋体" w:hint="eastAsia"/>
          <w:b w:val="0"/>
        </w:rPr>
        <w:instrText>√-</w:instrText>
      </w:r>
      <w:r w:rsidR="00F73381" w:rsidRPr="003F0B0C">
        <w:rPr>
          <w:rFonts w:ascii="宋体" w:eastAsia="宋体" w:hAnsi="宋体"/>
          <w:b w:val="0"/>
        </w:rPr>
        <w:instrText>2018</w:instrText>
      </w:r>
      <w:r w:rsidR="00F73381" w:rsidRPr="003F0B0C">
        <w:rPr>
          <w:rFonts w:ascii="宋体" w:eastAsia="宋体" w:hAnsi="宋体" w:hint="eastAsia"/>
          <w:b w:val="0"/>
        </w:rPr>
        <w:instrText>百度之星程序设计大赛资格赛</w:instrText>
      </w:r>
      <w:r w:rsidR="00F73381" w:rsidRPr="003F0B0C">
        <w:rPr>
          <w:rFonts w:ascii="宋体" w:eastAsia="宋体" w:hAnsi="宋体"/>
          <w:b w:val="0"/>
        </w:rPr>
        <w:instrText>-1005-</w:instrText>
      </w:r>
      <w:r w:rsidR="00F73381" w:rsidRPr="003F0B0C">
        <w:rPr>
          <w:rFonts w:ascii="宋体" w:eastAsia="宋体" w:hAnsi="宋体" w:hint="eastAsia"/>
          <w:b w:val="0"/>
        </w:rPr>
        <w:instrText>序列计数</w:instrText>
      </w:r>
      <w:r w:rsidR="00F73381" w:rsidRPr="003F0B0C">
        <w:rPr>
          <w:rFonts w:ascii="宋体" w:eastAsia="宋体" w:hAnsi="宋体"/>
        </w:rPr>
        <w:instrText xml:space="preserve">" \y "百度之星" </w:instrText>
      </w:r>
      <w:r w:rsidR="00F73381" w:rsidRPr="003F0B0C">
        <w:rPr>
          <w:rFonts w:ascii="宋体" w:eastAsia="宋体" w:hAnsi="宋体"/>
          <w:b w:val="0"/>
        </w:rPr>
        <w:fldChar w:fldCharType="end"/>
      </w:r>
    </w:p>
    <w:p w:rsidR="00D705CE" w:rsidRPr="003F0B0C" w:rsidRDefault="00D705CE" w:rsidP="00D705CE">
      <w:pPr>
        <w:rPr>
          <w:rFonts w:ascii="宋体" w:eastAsia="宋体" w:hAnsi="宋体"/>
        </w:rPr>
      </w:pPr>
      <w:r w:rsidRPr="003F0B0C">
        <w:rPr>
          <w:rFonts w:ascii="宋体" w:eastAsia="宋体" w:hAnsi="宋体" w:hint="eastAsia"/>
        </w:rPr>
        <w:t>【题意】</w:t>
      </w:r>
    </w:p>
    <w:p w:rsidR="00D705CE" w:rsidRPr="003F0B0C" w:rsidRDefault="00D705CE" w:rsidP="00D705CE">
      <w:pPr>
        <w:rPr>
          <w:rFonts w:ascii="宋体" w:eastAsia="宋体" w:hAnsi="宋体"/>
        </w:rPr>
      </w:pPr>
      <w:r w:rsidRPr="003F0B0C">
        <w:rPr>
          <w:rFonts w:ascii="宋体" w:eastAsia="宋体" w:hAnsi="宋体" w:hint="eastAsia"/>
        </w:rPr>
        <w:t xml:space="preserve">【TAG】LIS </w:t>
      </w:r>
      <w:r w:rsidRPr="003F0B0C">
        <w:rPr>
          <w:rFonts w:ascii="宋体" w:eastAsia="宋体" w:hAnsi="宋体"/>
        </w:rPr>
        <w:t xml:space="preserve">DP </w:t>
      </w:r>
      <w:r w:rsidRPr="003F0B0C">
        <w:rPr>
          <w:rFonts w:ascii="宋体" w:eastAsia="宋体" w:hAnsi="宋体" w:hint="eastAsia"/>
        </w:rPr>
        <w:t>树状数组 线段树 前缀和 随机</w:t>
      </w:r>
    </w:p>
    <w:p w:rsidR="00D705CE" w:rsidRPr="003F0B0C" w:rsidRDefault="00D705CE" w:rsidP="00D705CE">
      <w:pPr>
        <w:rPr>
          <w:rFonts w:ascii="宋体" w:eastAsia="宋体" w:hAnsi="宋体"/>
        </w:rPr>
      </w:pPr>
      <w:r w:rsidRPr="003F0B0C">
        <w:rPr>
          <w:rFonts w:ascii="宋体" w:eastAsia="宋体" w:hAnsi="宋体" w:hint="eastAsia"/>
        </w:rPr>
        <w:t>【题解】设dp[i][k]表示以第i个数字结尾，长度为k的上升子序列个数。</w:t>
      </w:r>
    </w:p>
    <w:p w:rsidR="00D705CE" w:rsidRPr="003F0B0C" w:rsidRDefault="00D705CE" w:rsidP="00D705CE">
      <w:pPr>
        <w:rPr>
          <w:rFonts w:ascii="宋体" w:eastAsia="宋体" w:hAnsi="宋体"/>
        </w:rPr>
      </w:pPr>
      <w:r w:rsidRPr="003F0B0C">
        <w:rPr>
          <w:rFonts w:ascii="宋体" w:eastAsia="宋体" w:hAnsi="宋体"/>
          <w:position w:val="-28"/>
        </w:rPr>
        <w:object w:dxaOrig="1960" w:dyaOrig="680">
          <v:shape id="_x0000_i1039" type="#_x0000_t75" style="width:133.5pt;height:45.75pt" o:ole="">
            <v:imagedata r:id="rId63" o:title=""/>
          </v:shape>
          <o:OLEObject Type="Embed" ProgID="Equation.DSMT4" ShapeID="_x0000_i1039" DrawAspect="Content" ObjectID="_1595176150" r:id="rId64"/>
        </w:object>
      </w:r>
    </w:p>
    <w:p w:rsidR="00D705CE" w:rsidRPr="003F0B0C" w:rsidRDefault="00F73381" w:rsidP="00D705CE">
      <w:pPr>
        <w:rPr>
          <w:rFonts w:ascii="宋体" w:eastAsia="宋体" w:hAnsi="宋体"/>
        </w:rPr>
      </w:pPr>
      <w:r w:rsidRPr="003F0B0C">
        <w:rPr>
          <w:rFonts w:ascii="宋体" w:eastAsia="宋体" w:hAnsi="宋体"/>
          <w:position w:val="-40"/>
        </w:rPr>
        <w:object w:dxaOrig="3440" w:dyaOrig="920">
          <v:shape id="_x0000_i1040" type="#_x0000_t75" style="width:321.75pt;height:85.5pt" o:ole="">
            <v:imagedata r:id="rId65" o:title=""/>
          </v:shape>
          <o:OLEObject Type="Embed" ProgID="Equation.DSMT4" ShapeID="_x0000_i1040" DrawAspect="Content" ObjectID="_1595176151" r:id="rId66"/>
        </w:object>
      </w:r>
    </w:p>
    <w:p w:rsidR="00F73381" w:rsidRPr="003F0B0C" w:rsidRDefault="00F73381" w:rsidP="00D705CE">
      <w:pPr>
        <w:rPr>
          <w:rFonts w:ascii="宋体" w:eastAsia="宋体" w:hAnsi="宋体"/>
        </w:rPr>
      </w:pPr>
      <w:r w:rsidRPr="003F0B0C">
        <w:rPr>
          <w:rFonts w:ascii="宋体" w:eastAsia="宋体" w:hAnsi="宋体" w:hint="eastAsia"/>
        </w:rPr>
        <w:t>在进行求和时，我们可以把数字1-</w:t>
      </w:r>
      <w:r w:rsidRPr="003F0B0C">
        <w:rPr>
          <w:rFonts w:ascii="宋体" w:eastAsia="宋体" w:hAnsi="宋体"/>
        </w:rPr>
        <w:t>n</w:t>
      </w:r>
      <w:r w:rsidRPr="003F0B0C">
        <w:rPr>
          <w:rFonts w:ascii="宋体" w:eastAsia="宋体" w:hAnsi="宋体" w:hint="eastAsia"/>
        </w:rPr>
        <w:t>按顺序把dp的值存着，这样每次就是查询一个数num[i]的位置前面的前缀和，可以用树状数组或线段树维护，同时可以再维护一个最大上升子序列，这样求最大上升子序列也可以查询前面的最大值完成，复杂度都是log。</w:t>
      </w:r>
    </w:p>
    <w:p w:rsidR="00F73381" w:rsidRPr="003F0B0C" w:rsidRDefault="00F73381" w:rsidP="00D705CE">
      <w:pPr>
        <w:rPr>
          <w:rFonts w:ascii="宋体" w:eastAsia="宋体" w:hAnsi="宋体"/>
        </w:rPr>
      </w:pPr>
      <w:r w:rsidRPr="003F0B0C">
        <w:rPr>
          <w:rFonts w:ascii="宋体" w:eastAsia="宋体" w:hAnsi="宋体" w:hint="eastAsia"/>
        </w:rPr>
        <w:t>这样做完处理发现，dp第一维是1e5每次查询log即使不计，第2维还是有1e5，但是题目中说了这1-n的排列是随机生成的，也就是说它最大上升子序列的长度其实是远小于最大值的。所以直接操作就可以过了。dp的第二维甚至应该比理论值少开一个数量级，否则会MLE。</w:t>
      </w:r>
    </w:p>
    <w:p w:rsidR="00D705CE" w:rsidRPr="003F0B0C" w:rsidRDefault="00D705CE" w:rsidP="00D705CE">
      <w:pPr>
        <w:rPr>
          <w:rFonts w:ascii="宋体" w:eastAsia="宋体" w:hAnsi="宋体"/>
        </w:rPr>
      </w:pPr>
      <w:r w:rsidRPr="003F0B0C">
        <w:rPr>
          <w:rFonts w:ascii="宋体" w:eastAsia="宋体" w:hAnsi="宋体" w:hint="eastAsia"/>
        </w:rPr>
        <w:t>【代码】</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3F0B0C">
        <w:rPr>
          <w:rStyle w:val="hljs-comment"/>
          <w:rFonts w:cs="Consolas"/>
          <w:color w:val="888888"/>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3F0B0C">
        <w:rPr>
          <w:rStyle w:val="hljs-comment"/>
          <w:rFonts w:cs="Consolas"/>
          <w:color w:val="888888"/>
        </w:rPr>
        <w:t>100</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3F0B0C">
        <w:rPr>
          <w:rStyle w:val="hljs-comment"/>
          <w:rFonts w:cs="Consolas"/>
          <w:color w:val="888888"/>
        </w:rPr>
        <w:t>50</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3F0B0C">
        <w:rPr>
          <w:rStyle w:val="hljs-comment"/>
          <w:rFonts w:cs="Consolas"/>
          <w:color w:val="888888"/>
        </w:rPr>
        <w:t>1 2 3 4 5 6 7 8 9 10 11 12 13 14 15 16 17 18 19 20 21 22 23 24 25 26 27 28 29 30 31 32 33 34 35 36 37 38 39 40 41 42 43 44 45 46 47 48 49 50</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comment"/>
          <w:rFonts w:cs="Consolas"/>
          <w:color w:val="888888"/>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preprocessor"/>
          <w:rFonts w:cs="Consolas"/>
          <w:color w:val="880000"/>
        </w:rPr>
        <w:t>#</w:t>
      </w:r>
      <w:r w:rsidRPr="003F0B0C">
        <w:rPr>
          <w:rStyle w:val="hljs-keyword"/>
          <w:rFonts w:cs="Consolas"/>
          <w:b/>
          <w:bCs/>
          <w:color w:val="880000"/>
        </w:rPr>
        <w:t>include</w:t>
      </w:r>
      <w:r w:rsidRPr="003F0B0C">
        <w:rPr>
          <w:rStyle w:val="hljs-preprocessor"/>
          <w:rFonts w:cs="Consolas"/>
          <w:color w:val="880000"/>
        </w:rPr>
        <w:t xml:space="preserve"> &lt;bits/stdc++.h&gt;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preprocessor"/>
          <w:rFonts w:cs="Consolas"/>
          <w:color w:val="880000"/>
        </w:rPr>
        <w:t>#</w:t>
      </w:r>
      <w:r w:rsidRPr="003F0B0C">
        <w:rPr>
          <w:rStyle w:val="hljs-keyword"/>
          <w:rFonts w:cs="Consolas"/>
          <w:b/>
          <w:bCs/>
          <w:color w:val="880000"/>
        </w:rPr>
        <w:t>define</w:t>
      </w:r>
      <w:r w:rsidRPr="003F0B0C">
        <w:rPr>
          <w:rStyle w:val="hljs-preprocessor"/>
          <w:rFonts w:cs="Consolas"/>
          <w:color w:val="880000"/>
        </w:rPr>
        <w:t xml:space="preserve"> ll long long</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preprocessor"/>
          <w:rFonts w:cs="Consolas"/>
          <w:color w:val="880000"/>
        </w:rPr>
        <w:t>#</w:t>
      </w:r>
      <w:r w:rsidRPr="003F0B0C">
        <w:rPr>
          <w:rStyle w:val="hljs-keyword"/>
          <w:rFonts w:cs="Consolas"/>
          <w:b/>
          <w:bCs/>
          <w:color w:val="880000"/>
        </w:rPr>
        <w:t>define</w:t>
      </w:r>
      <w:r w:rsidRPr="003F0B0C">
        <w:rPr>
          <w:rStyle w:val="hljs-preprocessor"/>
          <w:rFonts w:cs="Consolas"/>
          <w:color w:val="880000"/>
        </w:rPr>
        <w:t xml:space="preserve"> MODN 1000000007</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preprocessor"/>
          <w:rFonts w:cs="Consolas"/>
          <w:color w:val="880000"/>
        </w:rPr>
        <w:t>#</w:t>
      </w:r>
      <w:r w:rsidRPr="003F0B0C">
        <w:rPr>
          <w:rStyle w:val="hljs-keyword"/>
          <w:rFonts w:cs="Consolas"/>
          <w:b/>
          <w:bCs/>
          <w:color w:val="880000"/>
        </w:rPr>
        <w:t>define</w:t>
      </w:r>
      <w:r w:rsidRPr="003F0B0C">
        <w:rPr>
          <w:rStyle w:val="hljs-preprocessor"/>
          <w:rFonts w:cs="Consolas"/>
          <w:color w:val="880000"/>
        </w:rPr>
        <w:t xml:space="preserve"> MAXN 10010</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using</w:t>
      </w:r>
      <w:r w:rsidRPr="003F0B0C">
        <w:rPr>
          <w:rStyle w:val="HTML2"/>
          <w:rFonts w:cs="Consolas"/>
          <w:color w:val="000000"/>
        </w:rPr>
        <w:t xml:space="preserve"> </w:t>
      </w:r>
      <w:r w:rsidRPr="003F0B0C">
        <w:rPr>
          <w:rStyle w:val="hljs-keyword"/>
          <w:rFonts w:cs="Consolas"/>
          <w:b/>
          <w:bCs/>
          <w:color w:val="000000"/>
        </w:rPr>
        <w:t>namespace</w:t>
      </w:r>
      <w:r w:rsidRPr="003F0B0C">
        <w:rPr>
          <w:rStyle w:val="HTML2"/>
          <w:rFonts w:cs="Consolas"/>
          <w:color w:val="000000"/>
        </w:rPr>
        <w:t xml:space="preserve"> </w:t>
      </w:r>
      <w:r w:rsidRPr="003F0B0C">
        <w:rPr>
          <w:rStyle w:val="hljs-builtin"/>
          <w:rFonts w:cs="Consolas"/>
          <w:b/>
          <w:bCs/>
          <w:color w:val="000000"/>
        </w:rPr>
        <w:t>std</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TML2"/>
          <w:rFonts w:cs="Consolas"/>
          <w:color w:val="000000"/>
        </w:rPr>
        <w:t xml:space="preserve"> n,num[MAXN],dp[MAXN][</w:t>
      </w:r>
      <w:r w:rsidRPr="003F0B0C">
        <w:rPr>
          <w:rStyle w:val="hljs-number"/>
          <w:rFonts w:cs="Consolas"/>
          <w:color w:val="008800"/>
        </w:rPr>
        <w:t>1000</w:t>
      </w:r>
      <w:r w:rsidRPr="003F0B0C">
        <w:rPr>
          <w:rStyle w:val="HTML2"/>
          <w:rFonts w:cs="Consolas"/>
          <w:color w:val="000000"/>
        </w:rPr>
        <w:t>],maxlen[MAXN];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void</w:t>
      </w:r>
      <w:r w:rsidRPr="003F0B0C">
        <w:rPr>
          <w:rStyle w:val="hljs-function"/>
          <w:rFonts w:cs="Consolas"/>
          <w:color w:val="000000"/>
        </w:rPr>
        <w:t xml:space="preserve"> </w:t>
      </w:r>
      <w:r w:rsidRPr="003F0B0C">
        <w:rPr>
          <w:rStyle w:val="hljs-title"/>
          <w:rFonts w:cs="Consolas"/>
          <w:b/>
          <w:bCs/>
          <w:color w:val="880000"/>
        </w:rPr>
        <w:t>init</w:t>
      </w:r>
      <w:r w:rsidRPr="003F0B0C">
        <w:rPr>
          <w:rStyle w:val="hljs-params"/>
          <w:rFonts w:cs="Consolas"/>
          <w:color w:val="000000"/>
        </w:rPr>
        <w:t>()</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0</w:t>
      </w:r>
      <w:r w:rsidRPr="003F0B0C">
        <w:rPr>
          <w:rStyle w:val="HTML2"/>
          <w:rFonts w:cs="Consolas"/>
          <w:color w:val="000000"/>
        </w:rPr>
        <w:t xml:space="preserve">;i&lt;=n;i++) </w:t>
      </w:r>
      <w:r w:rsidRPr="003F0B0C">
        <w:rPr>
          <w:rStyle w:val="hljs-builtin"/>
          <w:rFonts w:cs="Consolas"/>
          <w:b/>
          <w:bCs/>
          <w:color w:val="000000"/>
        </w:rPr>
        <w:t>memset</w:t>
      </w:r>
      <w:r w:rsidRPr="003F0B0C">
        <w:rPr>
          <w:rStyle w:val="HTML2"/>
          <w:rFonts w:cs="Consolas"/>
          <w:color w:val="000000"/>
        </w:rPr>
        <w:t>(dp[i],</w:t>
      </w:r>
      <w:r w:rsidRPr="003F0B0C">
        <w:rPr>
          <w:rStyle w:val="hljs-number"/>
          <w:rFonts w:cs="Consolas"/>
          <w:color w:val="008800"/>
        </w:rPr>
        <w:t>0</w:t>
      </w:r>
      <w:r w:rsidRPr="003F0B0C">
        <w:rPr>
          <w:rStyle w:val="HTML2"/>
          <w:rFonts w:cs="Consolas"/>
          <w:color w:val="000000"/>
        </w:rPr>
        <w:t>,</w:t>
      </w:r>
      <w:r w:rsidRPr="003F0B0C">
        <w:rPr>
          <w:rStyle w:val="hljs-keyword"/>
          <w:rFonts w:cs="Consolas"/>
          <w:b/>
          <w:bCs/>
          <w:color w:val="000000"/>
        </w:rPr>
        <w:t>sizeof</w:t>
      </w:r>
      <w:r w:rsidRPr="003F0B0C">
        <w:rPr>
          <w:rStyle w:val="HTML2"/>
          <w:rFonts w:cs="Consolas"/>
          <w:color w:val="000000"/>
        </w:rPr>
        <w:t>(dp[i]));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memset</w:t>
      </w:r>
      <w:r w:rsidRPr="003F0B0C">
        <w:rPr>
          <w:rStyle w:val="HTML2"/>
          <w:rFonts w:cs="Consolas"/>
          <w:color w:val="000000"/>
        </w:rPr>
        <w:t>(maxlen,</w:t>
      </w:r>
      <w:r w:rsidRPr="003F0B0C">
        <w:rPr>
          <w:rStyle w:val="hljs-number"/>
          <w:rFonts w:cs="Consolas"/>
          <w:color w:val="008800"/>
        </w:rPr>
        <w:t>0</w:t>
      </w:r>
      <w:r w:rsidRPr="003F0B0C">
        <w:rPr>
          <w:rStyle w:val="HTML2"/>
          <w:rFonts w:cs="Consolas"/>
          <w:color w:val="000000"/>
        </w:rPr>
        <w:t>,</w:t>
      </w:r>
      <w:r w:rsidRPr="003F0B0C">
        <w:rPr>
          <w:rStyle w:val="hljs-keyword"/>
          <w:rFonts w:cs="Consolas"/>
          <w:b/>
          <w:bCs/>
          <w:color w:val="000000"/>
        </w:rPr>
        <w:t>sizeof</w:t>
      </w:r>
      <w:r w:rsidRPr="003F0B0C">
        <w:rPr>
          <w:rStyle w:val="HTML2"/>
          <w:rFonts w:cs="Consolas"/>
          <w:color w:val="000000"/>
        </w:rPr>
        <w:t>(maxlen));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ljs-function"/>
          <w:rFonts w:cs="Consolas"/>
          <w:color w:val="000000"/>
        </w:rPr>
        <w:t xml:space="preserve"> </w:t>
      </w:r>
      <w:r w:rsidRPr="003F0B0C">
        <w:rPr>
          <w:rStyle w:val="hljs-title"/>
          <w:rFonts w:cs="Consolas"/>
          <w:b/>
          <w:bCs/>
          <w:color w:val="880000"/>
        </w:rPr>
        <w:t>lowbit</w:t>
      </w:r>
      <w:r w:rsidRPr="003F0B0C">
        <w:rPr>
          <w:rStyle w:val="hljs-params"/>
          <w:rFonts w:cs="Consolas"/>
          <w:color w:val="000000"/>
        </w:rPr>
        <w:t>(</w:t>
      </w:r>
      <w:r w:rsidRPr="003F0B0C">
        <w:rPr>
          <w:rStyle w:val="hljs-keyword"/>
          <w:rFonts w:cs="Consolas"/>
          <w:b/>
          <w:bCs/>
          <w:color w:val="000000"/>
        </w:rPr>
        <w:t>int</w:t>
      </w:r>
      <w:r w:rsidRPr="003F0B0C">
        <w:rPr>
          <w:rStyle w:val="hljs-params"/>
          <w:rFonts w:cs="Consolas"/>
          <w:color w:val="000000"/>
        </w:rPr>
        <w:t xml:space="preserve"> x)</w:t>
      </w:r>
      <w:r w:rsidRPr="003F0B0C">
        <w:rPr>
          <w:rStyle w:val="HTML2"/>
          <w:rFonts w:cs="Consolas"/>
          <w:color w:val="000000"/>
        </w:rPr>
        <w:t>{</w:t>
      </w:r>
      <w:r w:rsidRPr="003F0B0C">
        <w:rPr>
          <w:rStyle w:val="hljs-keyword"/>
          <w:rFonts w:cs="Consolas"/>
          <w:b/>
          <w:bCs/>
          <w:color w:val="000000"/>
        </w:rPr>
        <w:t>return</w:t>
      </w:r>
      <w:r w:rsidRPr="003F0B0C">
        <w:rPr>
          <w:rStyle w:val="HTML2"/>
          <w:rFonts w:cs="Consolas"/>
          <w:color w:val="000000"/>
        </w:rPr>
        <w:t xml:space="preserve"> x&amp;(-x);}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ljs-function"/>
          <w:rFonts w:cs="Consolas"/>
          <w:color w:val="000000"/>
        </w:rPr>
        <w:t xml:space="preserve"> </w:t>
      </w:r>
      <w:r w:rsidRPr="003F0B0C">
        <w:rPr>
          <w:rStyle w:val="hljs-title"/>
          <w:rFonts w:cs="Consolas"/>
          <w:b/>
          <w:bCs/>
          <w:color w:val="880000"/>
        </w:rPr>
        <w:t>query_sum</w:t>
      </w:r>
      <w:r w:rsidRPr="003F0B0C">
        <w:rPr>
          <w:rStyle w:val="hljs-params"/>
          <w:rFonts w:cs="Consolas"/>
          <w:color w:val="000000"/>
        </w:rPr>
        <w:t>(</w:t>
      </w:r>
      <w:r w:rsidRPr="003F0B0C">
        <w:rPr>
          <w:rStyle w:val="hljs-keyword"/>
          <w:rFonts w:cs="Consolas"/>
          <w:b/>
          <w:bCs/>
          <w:color w:val="000000"/>
        </w:rPr>
        <w:t>int</w:t>
      </w:r>
      <w:r w:rsidRPr="003F0B0C">
        <w:rPr>
          <w:rStyle w:val="hljs-params"/>
          <w:rFonts w:cs="Consolas"/>
          <w:color w:val="000000"/>
        </w:rPr>
        <w:t xml:space="preserve"> x,</w:t>
      </w:r>
      <w:r w:rsidRPr="003F0B0C">
        <w:rPr>
          <w:rStyle w:val="hljs-keyword"/>
          <w:rFonts w:cs="Consolas"/>
          <w:b/>
          <w:bCs/>
          <w:color w:val="000000"/>
        </w:rPr>
        <w:t>int</w:t>
      </w:r>
      <w:r w:rsidRPr="003F0B0C">
        <w:rPr>
          <w:rStyle w:val="hljs-params"/>
          <w:rFonts w:cs="Consolas"/>
          <w:color w:val="000000"/>
        </w:rPr>
        <w:t xml:space="preserve"> k)</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ans=</w:t>
      </w:r>
      <w:r w:rsidRPr="003F0B0C">
        <w:rPr>
          <w:rStyle w:val="hljs-number"/>
          <w:rFonts w:cs="Consolas"/>
          <w:color w:val="008800"/>
        </w:rPr>
        <w:t>0</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while</w:t>
      </w:r>
      <w:r w:rsidRPr="003F0B0C">
        <w:rPr>
          <w:rStyle w:val="HTML2"/>
          <w:rFonts w:cs="Consolas"/>
          <w:color w:val="000000"/>
        </w:rPr>
        <w:t>(x){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ans=(ans+dp[x][k])%MODN;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x-=lowbit(x);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ans;</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lastRenderedPageBreak/>
        <w:t>void</w:t>
      </w:r>
      <w:r w:rsidRPr="003F0B0C">
        <w:rPr>
          <w:rStyle w:val="hljs-function"/>
          <w:rFonts w:cs="Consolas"/>
          <w:color w:val="000000"/>
        </w:rPr>
        <w:t xml:space="preserve"> </w:t>
      </w:r>
      <w:r w:rsidRPr="003F0B0C">
        <w:rPr>
          <w:rStyle w:val="hljs-title"/>
          <w:rFonts w:cs="Consolas"/>
          <w:b/>
          <w:bCs/>
          <w:color w:val="880000"/>
        </w:rPr>
        <w:t>update_sum</w:t>
      </w:r>
      <w:r w:rsidRPr="003F0B0C">
        <w:rPr>
          <w:rStyle w:val="hljs-params"/>
          <w:rFonts w:cs="Consolas"/>
          <w:color w:val="000000"/>
        </w:rPr>
        <w:t>(</w:t>
      </w:r>
      <w:r w:rsidRPr="003F0B0C">
        <w:rPr>
          <w:rStyle w:val="hljs-keyword"/>
          <w:rFonts w:cs="Consolas"/>
          <w:b/>
          <w:bCs/>
          <w:color w:val="000000"/>
        </w:rPr>
        <w:t>int</w:t>
      </w:r>
      <w:r w:rsidRPr="003F0B0C">
        <w:rPr>
          <w:rStyle w:val="hljs-params"/>
          <w:rFonts w:cs="Consolas"/>
          <w:color w:val="000000"/>
        </w:rPr>
        <w:t xml:space="preserve"> x,</w:t>
      </w:r>
      <w:r w:rsidRPr="003F0B0C">
        <w:rPr>
          <w:rStyle w:val="hljs-keyword"/>
          <w:rFonts w:cs="Consolas"/>
          <w:b/>
          <w:bCs/>
          <w:color w:val="000000"/>
        </w:rPr>
        <w:t>int</w:t>
      </w:r>
      <w:r w:rsidRPr="003F0B0C">
        <w:rPr>
          <w:rStyle w:val="hljs-params"/>
          <w:rFonts w:cs="Consolas"/>
          <w:color w:val="000000"/>
        </w:rPr>
        <w:t xml:space="preserve"> k,</w:t>
      </w:r>
      <w:r w:rsidRPr="003F0B0C">
        <w:rPr>
          <w:rStyle w:val="hljs-keyword"/>
          <w:rFonts w:cs="Consolas"/>
          <w:b/>
          <w:bCs/>
          <w:color w:val="000000"/>
        </w:rPr>
        <w:t>int</w:t>
      </w:r>
      <w:r w:rsidRPr="003F0B0C">
        <w:rPr>
          <w:rStyle w:val="hljs-params"/>
          <w:rFonts w:cs="Consolas"/>
          <w:color w:val="000000"/>
        </w:rPr>
        <w:t xml:space="preserve"> num)</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while</w:t>
      </w:r>
      <w:r w:rsidRPr="003F0B0C">
        <w:rPr>
          <w:rStyle w:val="HTML2"/>
          <w:rFonts w:cs="Consolas"/>
          <w:color w:val="000000"/>
        </w:rPr>
        <w:t>(x&lt;=n){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dp[x][k]=(dp[x][k]+num)%MODN;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x+=lowbit(x);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ljs-function"/>
          <w:rFonts w:cs="Consolas"/>
          <w:color w:val="000000"/>
        </w:rPr>
        <w:t xml:space="preserve"> </w:t>
      </w:r>
      <w:r w:rsidRPr="003F0B0C">
        <w:rPr>
          <w:rStyle w:val="hljs-title"/>
          <w:rFonts w:cs="Consolas"/>
          <w:b/>
          <w:bCs/>
          <w:color w:val="880000"/>
        </w:rPr>
        <w:t>query_max</w:t>
      </w:r>
      <w:r w:rsidRPr="003F0B0C">
        <w:rPr>
          <w:rStyle w:val="hljs-params"/>
          <w:rFonts w:cs="Consolas"/>
          <w:color w:val="000000"/>
        </w:rPr>
        <w:t>(</w:t>
      </w:r>
      <w:r w:rsidRPr="003F0B0C">
        <w:rPr>
          <w:rStyle w:val="hljs-keyword"/>
          <w:rFonts w:cs="Consolas"/>
          <w:b/>
          <w:bCs/>
          <w:color w:val="000000"/>
        </w:rPr>
        <w:t>int</w:t>
      </w:r>
      <w:r w:rsidRPr="003F0B0C">
        <w:rPr>
          <w:rStyle w:val="hljs-params"/>
          <w:rFonts w:cs="Consolas"/>
          <w:color w:val="000000"/>
        </w:rPr>
        <w:t xml:space="preserve"> x)</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ans=</w:t>
      </w:r>
      <w:r w:rsidRPr="003F0B0C">
        <w:rPr>
          <w:rStyle w:val="hljs-number"/>
          <w:rFonts w:cs="Consolas"/>
          <w:color w:val="008800"/>
        </w:rPr>
        <w:t>0</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while</w:t>
      </w:r>
      <w:r w:rsidRPr="003F0B0C">
        <w:rPr>
          <w:rStyle w:val="HTML2"/>
          <w:rFonts w:cs="Consolas"/>
          <w:color w:val="000000"/>
        </w:rPr>
        <w:t>(x){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ans=max(ans,maxlen[x]);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x-=lowbit(x);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ans;</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void</w:t>
      </w:r>
      <w:r w:rsidRPr="003F0B0C">
        <w:rPr>
          <w:rStyle w:val="hljs-function"/>
          <w:rFonts w:cs="Consolas"/>
          <w:color w:val="000000"/>
        </w:rPr>
        <w:t xml:space="preserve"> </w:t>
      </w:r>
      <w:r w:rsidRPr="003F0B0C">
        <w:rPr>
          <w:rStyle w:val="hljs-title"/>
          <w:rFonts w:cs="Consolas"/>
          <w:b/>
          <w:bCs/>
          <w:color w:val="880000"/>
        </w:rPr>
        <w:t>update_max</w:t>
      </w:r>
      <w:r w:rsidRPr="003F0B0C">
        <w:rPr>
          <w:rStyle w:val="hljs-params"/>
          <w:rFonts w:cs="Consolas"/>
          <w:color w:val="000000"/>
        </w:rPr>
        <w:t>(</w:t>
      </w:r>
      <w:r w:rsidRPr="003F0B0C">
        <w:rPr>
          <w:rStyle w:val="hljs-keyword"/>
          <w:rFonts w:cs="Consolas"/>
          <w:b/>
          <w:bCs/>
          <w:color w:val="000000"/>
        </w:rPr>
        <w:t>int</w:t>
      </w:r>
      <w:r w:rsidRPr="003F0B0C">
        <w:rPr>
          <w:rStyle w:val="hljs-params"/>
          <w:rFonts w:cs="Consolas"/>
          <w:color w:val="000000"/>
        </w:rPr>
        <w:t xml:space="preserve"> x,</w:t>
      </w:r>
      <w:r w:rsidRPr="003F0B0C">
        <w:rPr>
          <w:rStyle w:val="hljs-keyword"/>
          <w:rFonts w:cs="Consolas"/>
          <w:b/>
          <w:bCs/>
          <w:color w:val="000000"/>
        </w:rPr>
        <w:t>int</w:t>
      </w:r>
      <w:r w:rsidRPr="003F0B0C">
        <w:rPr>
          <w:rStyle w:val="hljs-params"/>
          <w:rFonts w:cs="Consolas"/>
          <w:color w:val="000000"/>
        </w:rPr>
        <w:t xml:space="preserve"> num)</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while</w:t>
      </w:r>
      <w:r w:rsidRPr="003F0B0C">
        <w:rPr>
          <w:rStyle w:val="HTML2"/>
          <w:rFonts w:cs="Consolas"/>
          <w:color w:val="000000"/>
        </w:rPr>
        <w:t>(x&lt;=n){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maxlen[x]=max(maxlen[x],num);</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x+=lowbit(x);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3F0B0C">
        <w:rPr>
          <w:rStyle w:val="hljs-keyword"/>
          <w:rFonts w:cs="Consolas"/>
          <w:b/>
          <w:bCs/>
          <w:color w:val="000000"/>
        </w:rPr>
        <w:t>int</w:t>
      </w:r>
      <w:r w:rsidRPr="003F0B0C">
        <w:rPr>
          <w:rStyle w:val="hljs-function"/>
          <w:rFonts w:cs="Consolas"/>
          <w:color w:val="000000"/>
        </w:rPr>
        <w:t xml:space="preserve"> </w:t>
      </w:r>
      <w:r w:rsidRPr="003F0B0C">
        <w:rPr>
          <w:rStyle w:val="hljs-title"/>
          <w:rFonts w:cs="Consolas"/>
          <w:b/>
          <w:bCs/>
          <w:color w:val="880000"/>
        </w:rPr>
        <w:t>main</w:t>
      </w:r>
      <w:r w:rsidRPr="003F0B0C">
        <w:rPr>
          <w:rStyle w:val="hljs-params"/>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scanf</w:t>
      </w:r>
      <w:r w:rsidRPr="003F0B0C">
        <w:rPr>
          <w:rStyle w:val="HTML2"/>
          <w:rFonts w:cs="Consolas"/>
          <w:color w:val="000000"/>
        </w:rPr>
        <w:t>(</w:t>
      </w:r>
      <w:r w:rsidRPr="003F0B0C">
        <w:rPr>
          <w:rStyle w:val="hljs-string"/>
          <w:rFonts w:cs="Consolas"/>
          <w:color w:val="880000"/>
        </w:rPr>
        <w:t>"%d"</w:t>
      </w:r>
      <w:r w:rsidRPr="003F0B0C">
        <w:rPr>
          <w:rStyle w:val="HTML2"/>
          <w:rFonts w:cs="Consolas"/>
          <w:color w:val="000000"/>
        </w:rPr>
        <w:t>,&amp;t);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casenum=</w:t>
      </w:r>
      <w:r w:rsidRPr="003F0B0C">
        <w:rPr>
          <w:rStyle w:val="hljs-number"/>
          <w:rFonts w:cs="Consolas"/>
          <w:color w:val="008800"/>
        </w:rPr>
        <w:t>1</w:t>
      </w:r>
      <w:r w:rsidRPr="003F0B0C">
        <w:rPr>
          <w:rStyle w:val="HTML2"/>
          <w:rFonts w:cs="Consolas"/>
          <w:color w:val="000000"/>
        </w:rPr>
        <w:t>;casenum&lt;=t;casenum++){</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init();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scanf</w:t>
      </w:r>
      <w:r w:rsidRPr="003F0B0C">
        <w:rPr>
          <w:rStyle w:val="HTML2"/>
          <w:rFonts w:cs="Consolas"/>
          <w:color w:val="000000"/>
        </w:rPr>
        <w:t>(</w:t>
      </w:r>
      <w:r w:rsidRPr="003F0B0C">
        <w:rPr>
          <w:rStyle w:val="hljs-string"/>
          <w:rFonts w:cs="Consolas"/>
          <w:color w:val="880000"/>
        </w:rPr>
        <w:t>"%d"</w:t>
      </w:r>
      <w:r w:rsidRPr="003F0B0C">
        <w:rPr>
          <w:rStyle w:val="HTML2"/>
          <w:rFonts w:cs="Consolas"/>
          <w:color w:val="000000"/>
        </w:rPr>
        <w:t>,&amp;n);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ans[MAXN];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memset</w:t>
      </w:r>
      <w:r w:rsidRPr="003F0B0C">
        <w:rPr>
          <w:rStyle w:val="HTML2"/>
          <w:rFonts w:cs="Consolas"/>
          <w:color w:val="000000"/>
        </w:rPr>
        <w:t>(ans,</w:t>
      </w:r>
      <w:r w:rsidRPr="003F0B0C">
        <w:rPr>
          <w:rStyle w:val="hljs-number"/>
          <w:rFonts w:cs="Consolas"/>
          <w:color w:val="008800"/>
        </w:rPr>
        <w:t>0</w:t>
      </w:r>
      <w:r w:rsidRPr="003F0B0C">
        <w:rPr>
          <w:rStyle w:val="HTML2"/>
          <w:rFonts w:cs="Consolas"/>
          <w:color w:val="000000"/>
        </w:rPr>
        <w:t>,</w:t>
      </w:r>
      <w:r w:rsidRPr="003F0B0C">
        <w:rPr>
          <w:rStyle w:val="hljs-keyword"/>
          <w:rFonts w:cs="Consolas"/>
          <w:b/>
          <w:bCs/>
          <w:color w:val="000000"/>
        </w:rPr>
        <w:t>sizeof</w:t>
      </w:r>
      <w:r w:rsidRPr="003F0B0C">
        <w:rPr>
          <w:rStyle w:val="HTML2"/>
          <w:rFonts w:cs="Consolas"/>
          <w:color w:val="000000"/>
        </w:rPr>
        <w:t>(ans));</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;i&lt;=n;i++){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scanf</w:t>
      </w:r>
      <w:r w:rsidRPr="003F0B0C">
        <w:rPr>
          <w:rStyle w:val="HTML2"/>
          <w:rFonts w:cs="Consolas"/>
          <w:color w:val="000000"/>
        </w:rPr>
        <w:t>(</w:t>
      </w:r>
      <w:r w:rsidRPr="003F0B0C">
        <w:rPr>
          <w:rStyle w:val="hljs-string"/>
          <w:rFonts w:cs="Consolas"/>
          <w:color w:val="880000"/>
        </w:rPr>
        <w:t>"%d"</w:t>
      </w:r>
      <w:r w:rsidRPr="003F0B0C">
        <w:rPr>
          <w:rStyle w:val="HTML2"/>
          <w:rFonts w:cs="Consolas"/>
          <w:color w:val="000000"/>
        </w:rPr>
        <w:t>,&amp;num[i]);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nowmaxlen=query_max(num[i]-</w:t>
      </w:r>
      <w:r w:rsidRPr="003F0B0C">
        <w:rPr>
          <w:rStyle w:val="hljs-number"/>
          <w:rFonts w:cs="Consolas"/>
          <w:color w:val="008800"/>
        </w:rPr>
        <w:t>1</w:t>
      </w:r>
      <w:r w:rsidRPr="003F0B0C">
        <w:rPr>
          <w:rStyle w:val="HTML2"/>
          <w:rFonts w:cs="Consolas"/>
          <w:color w:val="000000"/>
        </w:rPr>
        <w:t>)+</w:t>
      </w:r>
      <w:r w:rsidRPr="003F0B0C">
        <w:rPr>
          <w:rStyle w:val="hljs-number"/>
          <w:rFonts w:cs="Consolas"/>
          <w:color w:val="008800"/>
        </w:rPr>
        <w:t>1</w:t>
      </w:r>
      <w:r w:rsidRPr="003F0B0C">
        <w:rPr>
          <w:rStyle w:val="HTML2"/>
          <w:rFonts w:cs="Consolas"/>
          <w:color w:val="000000"/>
        </w:rPr>
        <w:t>,temp[MAXN];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update_max(num[i],nowmaxlen);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ans[</w:t>
      </w:r>
      <w:r w:rsidRPr="003F0B0C">
        <w:rPr>
          <w:rStyle w:val="hljs-number"/>
          <w:rFonts w:cs="Consolas"/>
          <w:color w:val="008800"/>
        </w:rPr>
        <w:t>1</w:t>
      </w:r>
      <w:r w:rsidRPr="003F0B0C">
        <w:rPr>
          <w:rStyle w:val="HTML2"/>
          <w:rFonts w:cs="Consolas"/>
          <w:color w:val="000000"/>
        </w:rPr>
        <w:t>]=(ans[</w:t>
      </w:r>
      <w:r w:rsidRPr="003F0B0C">
        <w:rPr>
          <w:rStyle w:val="hljs-number"/>
          <w:rFonts w:cs="Consolas"/>
          <w:color w:val="008800"/>
        </w:rPr>
        <w:t>1</w:t>
      </w:r>
      <w:r w:rsidRPr="003F0B0C">
        <w:rPr>
          <w:rStyle w:val="HTML2"/>
          <w:rFonts w:cs="Consolas"/>
          <w:color w:val="000000"/>
        </w:rPr>
        <w:t>]+</w:t>
      </w:r>
      <w:r w:rsidRPr="003F0B0C">
        <w:rPr>
          <w:rStyle w:val="hljs-number"/>
          <w:rFonts w:cs="Consolas"/>
          <w:color w:val="008800"/>
        </w:rPr>
        <w:t>1</w:t>
      </w:r>
      <w:r w:rsidRPr="003F0B0C">
        <w:rPr>
          <w:rStyle w:val="HTML2"/>
          <w:rFonts w:cs="Consolas"/>
          <w:color w:val="000000"/>
        </w:rPr>
        <w:t>)%MODN;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update_sum(num[i],</w:t>
      </w:r>
      <w:r w:rsidRPr="003F0B0C">
        <w:rPr>
          <w:rStyle w:val="hljs-number"/>
          <w:rFonts w:cs="Consolas"/>
          <w:color w:val="008800"/>
        </w:rPr>
        <w:t>1</w:t>
      </w:r>
      <w:r w:rsidRPr="003F0B0C">
        <w:rPr>
          <w:rStyle w:val="HTML2"/>
          <w:rFonts w:cs="Consolas"/>
          <w:color w:val="000000"/>
        </w:rPr>
        <w:t>,</w:t>
      </w:r>
      <w:r w:rsidRPr="003F0B0C">
        <w:rPr>
          <w:rStyle w:val="hljs-number"/>
          <w:rFonts w:cs="Consolas"/>
          <w:color w:val="008800"/>
        </w:rPr>
        <w:t>1</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j=</w:t>
      </w:r>
      <w:r w:rsidRPr="003F0B0C">
        <w:rPr>
          <w:rStyle w:val="hljs-number"/>
          <w:rFonts w:cs="Consolas"/>
          <w:color w:val="008800"/>
        </w:rPr>
        <w:t>2</w:t>
      </w:r>
      <w:r w:rsidRPr="003F0B0C">
        <w:rPr>
          <w:rStyle w:val="HTML2"/>
          <w:rFonts w:cs="Consolas"/>
          <w:color w:val="000000"/>
        </w:rPr>
        <w:t>;j&lt;=nowmaxlen;j++){</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temp[j]=query_sum(num[i]-</w:t>
      </w:r>
      <w:r w:rsidRPr="003F0B0C">
        <w:rPr>
          <w:rStyle w:val="hljs-number"/>
          <w:rFonts w:cs="Consolas"/>
          <w:color w:val="008800"/>
        </w:rPr>
        <w:t>1</w:t>
      </w:r>
      <w:r w:rsidRPr="003F0B0C">
        <w:rPr>
          <w:rStyle w:val="HTML2"/>
          <w:rFonts w:cs="Consolas"/>
          <w:color w:val="000000"/>
        </w:rPr>
        <w:t>,j-</w:t>
      </w:r>
      <w:r w:rsidRPr="003F0B0C">
        <w:rPr>
          <w:rStyle w:val="hljs-number"/>
          <w:rFonts w:cs="Consolas"/>
          <w:color w:val="008800"/>
        </w:rPr>
        <w:t>1</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ans[j]=(ans[j]+temp[j])%MODN;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update_sum(num[i],j,temp[j]);</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lastRenderedPageBreak/>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printf</w:t>
      </w:r>
      <w:r w:rsidRPr="003F0B0C">
        <w:rPr>
          <w:rStyle w:val="HTML2"/>
          <w:rFonts w:cs="Consolas"/>
          <w:color w:val="000000"/>
        </w:rPr>
        <w:t>(</w:t>
      </w:r>
      <w:r w:rsidRPr="003F0B0C">
        <w:rPr>
          <w:rStyle w:val="hljs-string"/>
          <w:rFonts w:cs="Consolas"/>
          <w:color w:val="880000"/>
        </w:rPr>
        <w:t>"Case #%d:"</w:t>
      </w:r>
      <w:r w:rsidRPr="003F0B0C">
        <w:rPr>
          <w:rStyle w:val="HTML2"/>
          <w:rFonts w:cs="Consolas"/>
          <w:color w:val="000000"/>
        </w:rPr>
        <w:t>,casenum);</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 xml:space="preserve">;i&lt;=n;i++) </w:t>
      </w:r>
      <w:r w:rsidRPr="003F0B0C">
        <w:rPr>
          <w:rStyle w:val="hljs-builtin"/>
          <w:rFonts w:cs="Consolas"/>
          <w:b/>
          <w:bCs/>
          <w:color w:val="000000"/>
        </w:rPr>
        <w:t>printf</w:t>
      </w:r>
      <w:r w:rsidRPr="003F0B0C">
        <w:rPr>
          <w:rStyle w:val="HTML2"/>
          <w:rFonts w:cs="Consolas"/>
          <w:color w:val="000000"/>
        </w:rPr>
        <w:t>(</w:t>
      </w:r>
      <w:r w:rsidRPr="003F0B0C">
        <w:rPr>
          <w:rStyle w:val="hljs-string"/>
          <w:rFonts w:cs="Consolas"/>
          <w:color w:val="880000"/>
        </w:rPr>
        <w:t>" %d"</w:t>
      </w:r>
      <w:r w:rsidRPr="003F0B0C">
        <w:rPr>
          <w:rStyle w:val="HTML2"/>
          <w:rFonts w:cs="Consolas"/>
          <w:color w:val="000000"/>
        </w:rPr>
        <w:t>,ans[i]);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builtin"/>
          <w:rFonts w:cs="Consolas"/>
          <w:b/>
          <w:bCs/>
          <w:color w:val="000000"/>
        </w:rPr>
        <w:t>printf</w:t>
      </w:r>
      <w:r w:rsidRPr="003F0B0C">
        <w:rPr>
          <w:rStyle w:val="HTML2"/>
          <w:rFonts w:cs="Consolas"/>
          <w:color w:val="000000"/>
        </w:rPr>
        <w:t>(</w:t>
      </w:r>
      <w:r w:rsidRPr="003F0B0C">
        <w:rPr>
          <w:rStyle w:val="hljs-string"/>
          <w:rFonts w:cs="Consolas"/>
          <w:color w:val="880000"/>
        </w:rPr>
        <w:t>"\n"</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w:t>
      </w:r>
      <w:r w:rsidRPr="003F0B0C">
        <w:rPr>
          <w:rStyle w:val="hljs-number"/>
          <w:rFonts w:cs="Consolas"/>
          <w:color w:val="008800"/>
        </w:rPr>
        <w:t>0</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3F0B0C">
        <w:rPr>
          <w:rStyle w:val="HTML2"/>
          <w:rFonts w:cs="Consolas"/>
          <w:color w:val="000000"/>
        </w:rPr>
        <w:t>}</w:t>
      </w:r>
    </w:p>
    <w:p w:rsidR="00F27F4C" w:rsidRPr="003F0B0C" w:rsidRDefault="00F27F4C" w:rsidP="00F27F4C">
      <w:pPr>
        <w:pStyle w:val="3"/>
        <w:rPr>
          <w:rFonts w:ascii="宋体" w:eastAsia="宋体" w:hAnsi="宋体"/>
          <w:b w:val="0"/>
        </w:rPr>
      </w:pPr>
      <w:bookmarkStart w:id="150" w:name="_Toc521431843"/>
      <w:r w:rsidRPr="003F0B0C">
        <w:rPr>
          <w:rFonts w:ascii="宋体" w:eastAsia="宋体" w:hAnsi="宋体" w:hint="eastAsia"/>
          <w:b w:val="0"/>
        </w:rPr>
        <w:t>√-牛客网2</w:t>
      </w:r>
      <w:r w:rsidRPr="003F0B0C">
        <w:rPr>
          <w:rFonts w:ascii="宋体" w:eastAsia="宋体" w:hAnsi="宋体"/>
          <w:b w:val="0"/>
        </w:rPr>
        <w:t>018</w:t>
      </w:r>
      <w:r w:rsidRPr="003F0B0C">
        <w:rPr>
          <w:rFonts w:ascii="宋体" w:eastAsia="宋体" w:hAnsi="宋体" w:hint="eastAsia"/>
          <w:b w:val="0"/>
        </w:rPr>
        <w:t>暑期多校5F-</w:t>
      </w:r>
      <w:r w:rsidRPr="003F0B0C">
        <w:rPr>
          <w:rFonts w:ascii="宋体" w:eastAsia="宋体" w:hAnsi="宋体"/>
          <w:b w:val="0"/>
        </w:rPr>
        <w:t>take</w:t>
      </w:r>
      <w:bookmarkEnd w:id="150"/>
    </w:p>
    <w:p w:rsidR="00F27F4C" w:rsidRPr="003F0B0C" w:rsidRDefault="00F27F4C" w:rsidP="00F27F4C">
      <w:pPr>
        <w:rPr>
          <w:rFonts w:ascii="宋体" w:eastAsia="宋体" w:hAnsi="宋体"/>
        </w:rPr>
      </w:pPr>
      <w:r w:rsidRPr="003F0B0C">
        <w:rPr>
          <w:rFonts w:ascii="宋体" w:eastAsia="宋体" w:hAnsi="宋体" w:hint="eastAsia"/>
        </w:rPr>
        <w:t>【题意】给定n个盒子（数据规模1e5），每个盒子有一个概率p出现大小为d的宝石（或者不出现任何东西），主人公开始的宝石大小为0，从1到n顺次打开每个盒子，如果里面的宝石比手上的大就进行交换，求交换次数的期望值。</w:t>
      </w:r>
      <w:r w:rsidR="00472056" w:rsidRPr="003F0B0C">
        <w:rPr>
          <w:rFonts w:ascii="宋体" w:eastAsia="宋体" w:hAnsi="宋体" w:hint="eastAsia"/>
        </w:rPr>
        <w:t>（输出答案取模</w:t>
      </w:r>
      <w:r w:rsidR="00472056" w:rsidRPr="003F0B0C">
        <w:rPr>
          <w:rFonts w:ascii="宋体" w:eastAsia="宋体" w:hAnsi="宋体"/>
        </w:rPr>
        <w:t>998244353</w:t>
      </w:r>
      <w:r w:rsidR="00472056" w:rsidRPr="003F0B0C">
        <w:rPr>
          <w:rFonts w:ascii="宋体" w:eastAsia="宋体" w:hAnsi="宋体" w:hint="eastAsia"/>
        </w:rPr>
        <w:t>）</w:t>
      </w:r>
    </w:p>
    <w:p w:rsidR="00F27F4C" w:rsidRPr="003F0B0C" w:rsidRDefault="00F27F4C" w:rsidP="00F27F4C">
      <w:pPr>
        <w:rPr>
          <w:rFonts w:ascii="宋体" w:eastAsia="宋体" w:hAnsi="宋体"/>
        </w:rPr>
      </w:pPr>
      <w:r w:rsidRPr="003F0B0C">
        <w:rPr>
          <w:rFonts w:ascii="宋体" w:eastAsia="宋体" w:hAnsi="宋体" w:hint="eastAsia"/>
        </w:rPr>
        <w:t>【TAG】概率 期望 前缀积 树状数组 线段树 逆元</w:t>
      </w:r>
    </w:p>
    <w:p w:rsidR="00F27F4C" w:rsidRPr="003F0B0C" w:rsidRDefault="00F27F4C" w:rsidP="00F27F4C">
      <w:pPr>
        <w:rPr>
          <w:rFonts w:ascii="宋体" w:eastAsia="宋体" w:hAnsi="宋体"/>
        </w:rPr>
      </w:pPr>
      <w:r w:rsidRPr="003F0B0C">
        <w:rPr>
          <w:rFonts w:ascii="宋体" w:eastAsia="宋体" w:hAnsi="宋体" w:hint="eastAsia"/>
        </w:rPr>
        <w:t>【题解】</w:t>
      </w:r>
    </w:p>
    <w:p w:rsidR="00F27F4C" w:rsidRPr="003F0B0C" w:rsidRDefault="00F27F4C" w:rsidP="00F27F4C">
      <w:pPr>
        <w:rPr>
          <w:rFonts w:ascii="宋体" w:eastAsia="宋体" w:hAnsi="宋体"/>
        </w:rPr>
      </w:pPr>
      <w:r w:rsidRPr="003F0B0C">
        <w:rPr>
          <w:rFonts w:ascii="宋体" w:eastAsia="宋体" w:hAnsi="宋体" w:hint="eastAsia"/>
        </w:rPr>
        <w:t>设随机变量</w:t>
      </w:r>
      <w:r w:rsidRPr="003F0B0C">
        <w:rPr>
          <w:rFonts w:ascii="宋体" w:eastAsia="宋体" w:hAnsi="宋体"/>
          <w:position w:val="-12"/>
        </w:rPr>
        <w:object w:dxaOrig="1480" w:dyaOrig="360">
          <v:shape id="_x0000_i1041" type="#_x0000_t75" style="width:74.25pt;height:18pt" o:ole="">
            <v:imagedata r:id="rId67" o:title=""/>
          </v:shape>
          <o:OLEObject Type="Embed" ProgID="Equation.DSMT4" ShapeID="_x0000_i1041" DrawAspect="Content" ObjectID="_1595176152" r:id="rId68"/>
        </w:object>
      </w:r>
    </w:p>
    <w:p w:rsidR="00F27F4C" w:rsidRPr="003F0B0C" w:rsidRDefault="00F27F4C" w:rsidP="00F27F4C">
      <w:pPr>
        <w:rPr>
          <w:rFonts w:ascii="宋体" w:eastAsia="宋体" w:hAnsi="宋体"/>
        </w:rPr>
      </w:pPr>
      <w:r w:rsidRPr="003F0B0C">
        <w:rPr>
          <w:rFonts w:ascii="宋体" w:eastAsia="宋体" w:hAnsi="宋体" w:hint="eastAsia"/>
        </w:rPr>
        <w:t>其中</w:t>
      </w:r>
      <w:r w:rsidRPr="003F0B0C">
        <w:rPr>
          <w:rFonts w:ascii="宋体" w:eastAsia="宋体" w:hAnsi="宋体"/>
          <w:position w:val="-32"/>
        </w:rPr>
        <w:object w:dxaOrig="3379" w:dyaOrig="760">
          <v:shape id="_x0000_i1042" type="#_x0000_t75" style="width:168.75pt;height:38.25pt" o:ole="">
            <v:imagedata r:id="rId69" o:title=""/>
          </v:shape>
          <o:OLEObject Type="Embed" ProgID="Equation.DSMT4" ShapeID="_x0000_i1042" DrawAspect="Content" ObjectID="_1595176153" r:id="rId70"/>
        </w:object>
      </w:r>
    </w:p>
    <w:p w:rsidR="00F27F4C" w:rsidRPr="003F0B0C" w:rsidRDefault="00472056" w:rsidP="00F27F4C">
      <w:pPr>
        <w:rPr>
          <w:rFonts w:ascii="宋体" w:eastAsia="宋体" w:hAnsi="宋体"/>
        </w:rPr>
      </w:pPr>
      <w:r w:rsidRPr="003F0B0C">
        <w:rPr>
          <w:rFonts w:ascii="宋体" w:eastAsia="宋体" w:hAnsi="宋体" w:hint="eastAsia"/>
        </w:rPr>
        <w:t>题目所求即为</w:t>
      </w:r>
      <w:r w:rsidRPr="003F0B0C">
        <w:rPr>
          <w:rFonts w:ascii="宋体" w:eastAsia="宋体" w:hAnsi="宋体"/>
          <w:position w:val="-28"/>
        </w:rPr>
        <w:object w:dxaOrig="940" w:dyaOrig="680">
          <v:shape id="_x0000_i1043" type="#_x0000_t75" style="width:63pt;height:45pt" o:ole="">
            <v:imagedata r:id="rId71" o:title=""/>
          </v:shape>
          <o:OLEObject Type="Embed" ProgID="Equation.DSMT4" ShapeID="_x0000_i1043" DrawAspect="Content" ObjectID="_1595176154" r:id="rId72"/>
        </w:object>
      </w:r>
    </w:p>
    <w:p w:rsidR="00472056" w:rsidRPr="003F0B0C" w:rsidRDefault="00472056" w:rsidP="00F27F4C">
      <w:pPr>
        <w:rPr>
          <w:rFonts w:ascii="宋体" w:eastAsia="宋体" w:hAnsi="宋体"/>
        </w:rPr>
      </w:pPr>
      <w:r w:rsidRPr="003F0B0C">
        <w:rPr>
          <w:rFonts w:ascii="宋体" w:eastAsia="宋体" w:hAnsi="宋体" w:hint="eastAsia"/>
        </w:rPr>
        <w:t>根据期望的可加性（线性性）进行事件分解（注意这个性质对独立性没有要求）</w:t>
      </w:r>
    </w:p>
    <w:p w:rsidR="00472056" w:rsidRPr="003F0B0C" w:rsidRDefault="00472056" w:rsidP="00F27F4C">
      <w:pPr>
        <w:rPr>
          <w:rFonts w:ascii="宋体" w:eastAsia="宋体" w:hAnsi="宋体"/>
        </w:rPr>
      </w:pPr>
      <w:r w:rsidRPr="003F0B0C">
        <w:rPr>
          <w:rFonts w:ascii="宋体" w:eastAsia="宋体" w:hAnsi="宋体"/>
          <w:position w:val="-28"/>
        </w:rPr>
        <w:object w:dxaOrig="2060" w:dyaOrig="680">
          <v:shape id="_x0000_i1044" type="#_x0000_t75" style="width:138pt;height:45pt" o:ole="">
            <v:imagedata r:id="rId73" o:title=""/>
          </v:shape>
          <o:OLEObject Type="Embed" ProgID="Equation.DSMT4" ShapeID="_x0000_i1044" DrawAspect="Content" ObjectID="_1595176155" r:id="rId74"/>
        </w:object>
      </w:r>
    </w:p>
    <w:p w:rsidR="00472056" w:rsidRPr="003F0B0C" w:rsidRDefault="00472056" w:rsidP="00F27F4C">
      <w:pPr>
        <w:rPr>
          <w:rFonts w:ascii="宋体" w:eastAsia="宋体" w:hAnsi="宋体"/>
        </w:rPr>
      </w:pPr>
      <w:r w:rsidRPr="003F0B0C">
        <w:rPr>
          <w:rFonts w:ascii="宋体" w:eastAsia="宋体" w:hAnsi="宋体" w:hint="eastAsia"/>
        </w:rPr>
        <w:t>因此我们主要关心</w:t>
      </w:r>
      <w:r w:rsidRPr="003F0B0C">
        <w:rPr>
          <w:rFonts w:ascii="宋体" w:eastAsia="宋体" w:hAnsi="宋体"/>
          <w:position w:val="-12"/>
        </w:rPr>
        <w:object w:dxaOrig="660" w:dyaOrig="360">
          <v:shape id="_x0000_i1045" type="#_x0000_t75" style="width:44.25pt;height:24pt" o:ole="">
            <v:imagedata r:id="rId75" o:title=""/>
          </v:shape>
          <o:OLEObject Type="Embed" ProgID="Equation.DSMT4" ShapeID="_x0000_i1045" DrawAspect="Content" ObjectID="_1595176156" r:id="rId76"/>
        </w:object>
      </w:r>
      <w:r w:rsidRPr="003F0B0C">
        <w:rPr>
          <w:rFonts w:ascii="宋体" w:eastAsia="宋体" w:hAnsi="宋体" w:hint="eastAsia"/>
        </w:rPr>
        <w:t>的求解</w:t>
      </w:r>
    </w:p>
    <w:p w:rsidR="00472056" w:rsidRPr="003F0B0C" w:rsidRDefault="00472056" w:rsidP="00F27F4C">
      <w:pPr>
        <w:rPr>
          <w:rFonts w:ascii="宋体" w:eastAsia="宋体" w:hAnsi="宋体"/>
        </w:rPr>
      </w:pPr>
      <w:r w:rsidRPr="003F0B0C">
        <w:rPr>
          <w:rFonts w:ascii="宋体" w:eastAsia="宋体" w:hAnsi="宋体"/>
          <w:position w:val="-12"/>
        </w:rPr>
        <w:object w:dxaOrig="4660" w:dyaOrig="360">
          <v:shape id="_x0000_i1046" type="#_x0000_t75" style="width:312pt;height:24pt" o:ole="">
            <v:imagedata r:id="rId77" o:title=""/>
          </v:shape>
          <o:OLEObject Type="Embed" ProgID="Equation.DSMT4" ShapeID="_x0000_i1046" DrawAspect="Content" ObjectID="_1595176157" r:id="rId78"/>
        </w:object>
      </w:r>
    </w:p>
    <w:p w:rsidR="00472056" w:rsidRPr="003F0B0C" w:rsidRDefault="00472056" w:rsidP="00F27F4C">
      <w:pPr>
        <w:rPr>
          <w:rFonts w:ascii="宋体" w:eastAsia="宋体" w:hAnsi="宋体"/>
        </w:rPr>
      </w:pPr>
      <w:r w:rsidRPr="003F0B0C">
        <w:rPr>
          <w:rFonts w:ascii="宋体" w:eastAsia="宋体" w:hAnsi="宋体" w:hint="eastAsia"/>
        </w:rPr>
        <w:t>即第i个盒子的期望交换次数等于打开第i个盒子后交换的概率</w:t>
      </w:r>
    </w:p>
    <w:p w:rsidR="00472056" w:rsidRPr="003F0B0C" w:rsidRDefault="00472056" w:rsidP="00F27F4C">
      <w:pPr>
        <w:rPr>
          <w:rFonts w:ascii="宋体" w:eastAsia="宋体" w:hAnsi="宋体"/>
        </w:rPr>
      </w:pPr>
      <w:r w:rsidRPr="003F0B0C">
        <w:rPr>
          <w:rFonts w:ascii="宋体" w:eastAsia="宋体" w:hAnsi="宋体" w:hint="eastAsia"/>
        </w:rPr>
        <w:t>打开第i个盒子后会发生交换的情况是，第i个盒子开出宝石，并且前i-1个盒子中那些潜在拥有比这个宝石大的盒子不能开出宝石。即：</w:t>
      </w:r>
    </w:p>
    <w:p w:rsidR="00472056" w:rsidRPr="003F0B0C" w:rsidRDefault="00123B16" w:rsidP="00F27F4C">
      <w:pPr>
        <w:rPr>
          <w:rFonts w:ascii="宋体" w:eastAsia="宋体" w:hAnsi="宋体"/>
        </w:rPr>
      </w:pPr>
      <w:r w:rsidRPr="003F0B0C">
        <w:rPr>
          <w:rFonts w:ascii="宋体" w:eastAsia="宋体" w:hAnsi="宋体"/>
          <w:position w:val="-30"/>
        </w:rPr>
        <w:object w:dxaOrig="4860" w:dyaOrig="560">
          <v:shape id="_x0000_i1047" type="#_x0000_t75" style="width:459.75pt;height:52.5pt" o:ole="">
            <v:imagedata r:id="rId79" o:title=""/>
          </v:shape>
          <o:OLEObject Type="Embed" ProgID="Equation.DSMT4" ShapeID="_x0000_i1047" DrawAspect="Content" ObjectID="_1595176158" r:id="rId80"/>
        </w:object>
      </w:r>
    </w:p>
    <w:p w:rsidR="00123B16" w:rsidRPr="003F0B0C" w:rsidRDefault="00123B16" w:rsidP="00F27F4C">
      <w:pPr>
        <w:rPr>
          <w:rFonts w:ascii="宋体" w:eastAsia="宋体" w:hAnsi="宋体"/>
        </w:rPr>
      </w:pPr>
      <w:r w:rsidRPr="003F0B0C">
        <w:rPr>
          <w:rFonts w:ascii="宋体" w:eastAsia="宋体" w:hAnsi="宋体" w:hint="eastAsia"/>
        </w:rPr>
        <w:t>暴力求解复杂度</w:t>
      </w:r>
      <w:r w:rsidRPr="003F0B0C">
        <w:rPr>
          <w:rFonts w:ascii="宋体" w:eastAsia="宋体" w:hAnsi="宋体"/>
          <w:position w:val="-10"/>
        </w:rPr>
        <w:object w:dxaOrig="639" w:dyaOrig="360">
          <v:shape id="_x0000_i1048" type="#_x0000_t75" style="width:32.25pt;height:18pt" o:ole="">
            <v:imagedata r:id="rId81" o:title=""/>
          </v:shape>
          <o:OLEObject Type="Embed" ProgID="Equation.DSMT4" ShapeID="_x0000_i1048" DrawAspect="Content" ObjectID="_1595176159" r:id="rId82"/>
        </w:object>
      </w:r>
      <w:r w:rsidRPr="003F0B0C">
        <w:rPr>
          <w:rFonts w:ascii="宋体" w:eastAsia="宋体" w:hAnsi="宋体" w:hint="eastAsia"/>
        </w:rPr>
        <w:t>不能接受，需要维护比当前盒子都要大的盒子的概率乘积（1-p的乘积）考虑将盒子大小从大到小排序，记录1个rank值，开始的时候将维护的数组d全部赋值1，当按照1到n的顺序访问盒子的时候，比如访问到了第i个盒子，那么找到这个盒子的rank值，那么在d数组中所有比这个rank值低的位置就是存放着那些比它大的盒子的</w:t>
      </w:r>
      <w:r w:rsidRPr="003F0B0C">
        <w:rPr>
          <w:rFonts w:ascii="宋体" w:eastAsia="宋体" w:hAnsi="宋体" w:hint="eastAsia"/>
        </w:rPr>
        <w:lastRenderedPageBreak/>
        <w:t>概率，如果一个盒子还没有被访问过，那么里面存着1，不影响乘积结果，在计算完第i个盒子移到下一个盒子之前，把第i个盒子的1-box[i].p存入d数组相应的rank位置。这就是一个前缀积的问题，想要快速查询前缀积就是用树状数组或者线段树即可。</w:t>
      </w:r>
    </w:p>
    <w:p w:rsidR="00123B16" w:rsidRPr="003F0B0C" w:rsidRDefault="00123B16" w:rsidP="00F27F4C">
      <w:pPr>
        <w:rPr>
          <w:rFonts w:ascii="宋体" w:eastAsia="宋体" w:hAnsi="宋体"/>
        </w:rPr>
      </w:pPr>
      <w:r w:rsidRPr="003F0B0C">
        <w:rPr>
          <w:rFonts w:ascii="宋体" w:eastAsia="宋体" w:hAnsi="宋体" w:hint="eastAsia"/>
        </w:rPr>
        <w:t>注意到题目中给定的p值是乘了100的，所以在使用的时候需要除100再用，即乘上100的逆元。（</w:t>
      </w:r>
      <w:r w:rsidRPr="003F0B0C">
        <w:rPr>
          <w:rFonts w:ascii="宋体" w:eastAsia="宋体" w:hAnsi="宋体"/>
        </w:rPr>
        <w:t>998244353</w:t>
      </w:r>
      <w:r w:rsidRPr="003F0B0C">
        <w:rPr>
          <w:rFonts w:ascii="宋体" w:eastAsia="宋体" w:hAnsi="宋体" w:hint="eastAsia"/>
        </w:rPr>
        <w:t>显然是素数）。</w:t>
      </w:r>
    </w:p>
    <w:p w:rsidR="00220DA2" w:rsidRPr="003F0B0C" w:rsidRDefault="00220DA2" w:rsidP="00F27F4C">
      <w:pPr>
        <w:rPr>
          <w:rFonts w:ascii="宋体" w:eastAsia="宋体" w:hAnsi="宋体"/>
        </w:rPr>
      </w:pPr>
      <w:r w:rsidRPr="003F0B0C">
        <w:rPr>
          <w:rFonts w:ascii="宋体" w:eastAsia="宋体" w:hAnsi="宋体" w:hint="eastAsia"/>
        </w:rPr>
        <w:t>看了别人的代码之后发现我的代码还可以再优化。那个前缀积的数组可以直接按照次序存，然后计算的时候按照从大到小的顺序来算，这样可以少排序一次，这样的话，每个盒子在计算的时候只会用到比它次序小的盒子的值，这样一个次序比它大的盒子先更新对它没有影响，只要确保一个盒子在计算的时候，所有比它次序小且比它大的盒子都更新过了，所以按照从大到小来更新就是对的。</w:t>
      </w:r>
    </w:p>
    <w:p w:rsidR="00F27F4C" w:rsidRPr="003F0B0C" w:rsidRDefault="00F27F4C" w:rsidP="00F27F4C">
      <w:pPr>
        <w:rPr>
          <w:rFonts w:ascii="宋体" w:eastAsia="宋体" w:hAnsi="宋体"/>
        </w:rPr>
      </w:pPr>
      <w:r w:rsidRPr="003F0B0C">
        <w:rPr>
          <w:rFonts w:ascii="宋体" w:eastAsia="宋体" w:hAnsi="宋体" w:hint="eastAsia"/>
        </w:rPr>
        <w:t>【代码</w:t>
      </w:r>
      <w:r w:rsidR="00123B16" w:rsidRPr="003F0B0C">
        <w:rPr>
          <w:rFonts w:ascii="宋体" w:eastAsia="宋体" w:hAnsi="宋体" w:hint="eastAsia"/>
        </w:rPr>
        <w:t>-树状数组版本</w:t>
      </w:r>
      <w:r w:rsidRPr="003F0B0C">
        <w:rPr>
          <w:rFonts w:ascii="宋体" w:eastAsia="宋体" w:hAnsi="宋体" w:hint="eastAsia"/>
        </w:rPr>
        <w:t>】</w:t>
      </w:r>
    </w:p>
    <w:p w:rsidR="00F27F4C" w:rsidRPr="003F0B0C" w:rsidRDefault="00F27F4C" w:rsidP="00F27F4C">
      <w:pPr>
        <w:rPr>
          <w:rFonts w:ascii="宋体" w:eastAsia="宋体" w:hAnsi="宋体"/>
        </w:rPr>
      </w:pPr>
      <w:r w:rsidRPr="003F0B0C">
        <w:rPr>
          <w:rFonts w:ascii="宋体" w:eastAsia="宋体" w:hAnsi="宋体"/>
        </w:rPr>
        <w:t>#include &lt;bits/stdc++.h&gt;</w:t>
      </w:r>
    </w:p>
    <w:p w:rsidR="00F27F4C" w:rsidRPr="003F0B0C" w:rsidRDefault="00F27F4C" w:rsidP="00F27F4C">
      <w:pPr>
        <w:rPr>
          <w:rFonts w:ascii="宋体" w:eastAsia="宋体" w:hAnsi="宋体"/>
        </w:rPr>
      </w:pPr>
      <w:r w:rsidRPr="003F0B0C">
        <w:rPr>
          <w:rFonts w:ascii="宋体" w:eastAsia="宋体" w:hAnsi="宋体"/>
        </w:rPr>
        <w:t>#define ll long long</w:t>
      </w:r>
    </w:p>
    <w:p w:rsidR="00F27F4C" w:rsidRPr="003F0B0C" w:rsidRDefault="00F27F4C" w:rsidP="00F27F4C">
      <w:pPr>
        <w:rPr>
          <w:rFonts w:ascii="宋体" w:eastAsia="宋体" w:hAnsi="宋体"/>
        </w:rPr>
      </w:pPr>
      <w:r w:rsidRPr="003F0B0C">
        <w:rPr>
          <w:rFonts w:ascii="宋体" w:eastAsia="宋体" w:hAnsi="宋体"/>
        </w:rPr>
        <w:t>#define MAXN 100010</w:t>
      </w:r>
    </w:p>
    <w:p w:rsidR="00F27F4C" w:rsidRPr="003F0B0C" w:rsidRDefault="00F27F4C" w:rsidP="00F27F4C">
      <w:pPr>
        <w:rPr>
          <w:rFonts w:ascii="宋体" w:eastAsia="宋体" w:hAnsi="宋体"/>
        </w:rPr>
      </w:pPr>
      <w:r w:rsidRPr="003F0B0C">
        <w:rPr>
          <w:rFonts w:ascii="宋体" w:eastAsia="宋体" w:hAnsi="宋体"/>
        </w:rPr>
        <w:t>const ll MODN=998244353ll;</w:t>
      </w:r>
    </w:p>
    <w:p w:rsidR="00F27F4C" w:rsidRPr="003F0B0C" w:rsidRDefault="00F27F4C" w:rsidP="00F27F4C">
      <w:pPr>
        <w:rPr>
          <w:rFonts w:ascii="宋体" w:eastAsia="宋体" w:hAnsi="宋体"/>
        </w:rPr>
      </w:pPr>
      <w:r w:rsidRPr="003F0B0C">
        <w:rPr>
          <w:rFonts w:ascii="宋体" w:eastAsia="宋体" w:hAnsi="宋体"/>
        </w:rPr>
        <w:t>using namespace std;</w:t>
      </w:r>
    </w:p>
    <w:p w:rsidR="00F27F4C" w:rsidRPr="003F0B0C" w:rsidRDefault="00F27F4C" w:rsidP="00F27F4C">
      <w:pPr>
        <w:rPr>
          <w:rFonts w:ascii="宋体" w:eastAsia="宋体" w:hAnsi="宋体"/>
        </w:rPr>
      </w:pPr>
    </w:p>
    <w:p w:rsidR="00F27F4C" w:rsidRPr="003F0B0C" w:rsidRDefault="00F27F4C" w:rsidP="00F27F4C">
      <w:pPr>
        <w:rPr>
          <w:rFonts w:ascii="宋体" w:eastAsia="宋体" w:hAnsi="宋体"/>
        </w:rPr>
      </w:pPr>
      <w:r w:rsidRPr="003F0B0C">
        <w:rPr>
          <w:rFonts w:ascii="宋体" w:eastAsia="宋体" w:hAnsi="宋体"/>
        </w:rPr>
        <w:t>ll inv(ll x){</w:t>
      </w:r>
    </w:p>
    <w:p w:rsidR="00F27F4C" w:rsidRPr="003F0B0C" w:rsidRDefault="00F27F4C" w:rsidP="00F27F4C">
      <w:pPr>
        <w:rPr>
          <w:rFonts w:ascii="宋体" w:eastAsia="宋体" w:hAnsi="宋体"/>
        </w:rPr>
      </w:pPr>
      <w:r w:rsidRPr="003F0B0C">
        <w:rPr>
          <w:rFonts w:ascii="宋体" w:eastAsia="宋体" w:hAnsi="宋体"/>
        </w:rPr>
        <w:t xml:space="preserve">    ll cnt=MODN-2ll,base=x,ans=1ll;</w:t>
      </w:r>
    </w:p>
    <w:p w:rsidR="00F27F4C" w:rsidRPr="003F0B0C" w:rsidRDefault="00F27F4C" w:rsidP="00F27F4C">
      <w:pPr>
        <w:rPr>
          <w:rFonts w:ascii="宋体" w:eastAsia="宋体" w:hAnsi="宋体"/>
        </w:rPr>
      </w:pPr>
      <w:r w:rsidRPr="003F0B0C">
        <w:rPr>
          <w:rFonts w:ascii="宋体" w:eastAsia="宋体" w:hAnsi="宋体"/>
        </w:rPr>
        <w:t xml:space="preserve">    while(cnt){</w:t>
      </w:r>
    </w:p>
    <w:p w:rsidR="00F27F4C" w:rsidRPr="003F0B0C" w:rsidRDefault="00F27F4C" w:rsidP="00F27F4C">
      <w:pPr>
        <w:rPr>
          <w:rFonts w:ascii="宋体" w:eastAsia="宋体" w:hAnsi="宋体"/>
        </w:rPr>
      </w:pPr>
      <w:r w:rsidRPr="003F0B0C">
        <w:rPr>
          <w:rFonts w:ascii="宋体" w:eastAsia="宋体" w:hAnsi="宋体"/>
        </w:rPr>
        <w:t xml:space="preserve">        if(cnt&amp;1ll) ans=(ans*base)%MODN;</w:t>
      </w:r>
    </w:p>
    <w:p w:rsidR="00F27F4C" w:rsidRPr="003F0B0C" w:rsidRDefault="00F27F4C" w:rsidP="00F27F4C">
      <w:pPr>
        <w:rPr>
          <w:rFonts w:ascii="宋体" w:eastAsia="宋体" w:hAnsi="宋体"/>
        </w:rPr>
      </w:pPr>
      <w:r w:rsidRPr="003F0B0C">
        <w:rPr>
          <w:rFonts w:ascii="宋体" w:eastAsia="宋体" w:hAnsi="宋体"/>
        </w:rPr>
        <w:t xml:space="preserve">        base=(base*base)%MODN;</w:t>
      </w:r>
    </w:p>
    <w:p w:rsidR="00F27F4C" w:rsidRPr="003F0B0C" w:rsidRDefault="00F27F4C" w:rsidP="00F27F4C">
      <w:pPr>
        <w:rPr>
          <w:rFonts w:ascii="宋体" w:eastAsia="宋体" w:hAnsi="宋体"/>
        </w:rPr>
      </w:pPr>
      <w:r w:rsidRPr="003F0B0C">
        <w:rPr>
          <w:rFonts w:ascii="宋体" w:eastAsia="宋体" w:hAnsi="宋体"/>
        </w:rPr>
        <w:t xml:space="preserve">        cnt&gt;&gt;=1;</w:t>
      </w:r>
    </w:p>
    <w:p w:rsidR="00F27F4C" w:rsidRPr="003F0B0C" w:rsidRDefault="00F27F4C" w:rsidP="00F27F4C">
      <w:pPr>
        <w:rPr>
          <w:rFonts w:ascii="宋体" w:eastAsia="宋体" w:hAnsi="宋体"/>
        </w:rPr>
      </w:pPr>
      <w:r w:rsidRPr="003F0B0C">
        <w:rPr>
          <w:rFonts w:ascii="宋体" w:eastAsia="宋体" w:hAnsi="宋体"/>
        </w:rPr>
        <w:t xml:space="preserve">    }</w:t>
      </w:r>
    </w:p>
    <w:p w:rsidR="00F27F4C" w:rsidRPr="003F0B0C" w:rsidRDefault="00F27F4C" w:rsidP="00F27F4C">
      <w:pPr>
        <w:rPr>
          <w:rFonts w:ascii="宋体" w:eastAsia="宋体" w:hAnsi="宋体"/>
        </w:rPr>
      </w:pPr>
      <w:r w:rsidRPr="003F0B0C">
        <w:rPr>
          <w:rFonts w:ascii="宋体" w:eastAsia="宋体" w:hAnsi="宋体"/>
        </w:rPr>
        <w:t xml:space="preserve">    return ans;</w:t>
      </w:r>
    </w:p>
    <w:p w:rsidR="00F27F4C" w:rsidRPr="003F0B0C" w:rsidRDefault="00F27F4C" w:rsidP="00F27F4C">
      <w:pPr>
        <w:rPr>
          <w:rFonts w:ascii="宋体" w:eastAsia="宋体" w:hAnsi="宋体"/>
        </w:rPr>
      </w:pPr>
      <w:r w:rsidRPr="003F0B0C">
        <w:rPr>
          <w:rFonts w:ascii="宋体" w:eastAsia="宋体" w:hAnsi="宋体"/>
        </w:rPr>
        <w:t>}</w:t>
      </w:r>
    </w:p>
    <w:p w:rsidR="00F27F4C" w:rsidRPr="003F0B0C" w:rsidRDefault="00F27F4C" w:rsidP="00F27F4C">
      <w:pPr>
        <w:rPr>
          <w:rFonts w:ascii="宋体" w:eastAsia="宋体" w:hAnsi="宋体"/>
        </w:rPr>
      </w:pPr>
    </w:p>
    <w:p w:rsidR="00F27F4C" w:rsidRPr="003F0B0C" w:rsidRDefault="00F27F4C" w:rsidP="00F27F4C">
      <w:pPr>
        <w:rPr>
          <w:rFonts w:ascii="宋体" w:eastAsia="宋体" w:hAnsi="宋体"/>
        </w:rPr>
      </w:pPr>
      <w:r w:rsidRPr="003F0B0C">
        <w:rPr>
          <w:rFonts w:ascii="宋体" w:eastAsia="宋体" w:hAnsi="宋体"/>
        </w:rPr>
        <w:t>//树状数组维护前缀积</w:t>
      </w:r>
    </w:p>
    <w:p w:rsidR="00F27F4C" w:rsidRPr="003F0B0C" w:rsidRDefault="00F27F4C" w:rsidP="00F27F4C">
      <w:pPr>
        <w:rPr>
          <w:rFonts w:ascii="宋体" w:eastAsia="宋体" w:hAnsi="宋体"/>
        </w:rPr>
      </w:pPr>
      <w:r w:rsidRPr="003F0B0C">
        <w:rPr>
          <w:rFonts w:ascii="宋体" w:eastAsia="宋体" w:hAnsi="宋体"/>
        </w:rPr>
        <w:t>int n;</w:t>
      </w:r>
    </w:p>
    <w:p w:rsidR="00F27F4C" w:rsidRPr="003F0B0C" w:rsidRDefault="00F27F4C" w:rsidP="00F27F4C">
      <w:pPr>
        <w:rPr>
          <w:rFonts w:ascii="宋体" w:eastAsia="宋体" w:hAnsi="宋体"/>
        </w:rPr>
      </w:pPr>
      <w:r w:rsidRPr="003F0B0C">
        <w:rPr>
          <w:rFonts w:ascii="宋体" w:eastAsia="宋体" w:hAnsi="宋体"/>
        </w:rPr>
        <w:t>ll d[MAXN];</w:t>
      </w:r>
    </w:p>
    <w:p w:rsidR="00F27F4C" w:rsidRPr="003F0B0C" w:rsidRDefault="00F27F4C" w:rsidP="00F27F4C">
      <w:pPr>
        <w:rPr>
          <w:rFonts w:ascii="宋体" w:eastAsia="宋体" w:hAnsi="宋体"/>
        </w:rPr>
      </w:pPr>
      <w:r w:rsidRPr="003F0B0C">
        <w:rPr>
          <w:rFonts w:ascii="宋体" w:eastAsia="宋体" w:hAnsi="宋体"/>
        </w:rPr>
        <w:t>ll lowbit(ll x){ return x&amp;(-x);}</w:t>
      </w:r>
    </w:p>
    <w:p w:rsidR="00F27F4C" w:rsidRPr="003F0B0C" w:rsidRDefault="00F27F4C" w:rsidP="00F27F4C">
      <w:pPr>
        <w:rPr>
          <w:rFonts w:ascii="宋体" w:eastAsia="宋体" w:hAnsi="宋体"/>
        </w:rPr>
      </w:pPr>
      <w:r w:rsidRPr="003F0B0C">
        <w:rPr>
          <w:rFonts w:ascii="宋体" w:eastAsia="宋体" w:hAnsi="宋体"/>
        </w:rPr>
        <w:t>void init(){</w:t>
      </w:r>
    </w:p>
    <w:p w:rsidR="00F27F4C" w:rsidRPr="003F0B0C" w:rsidRDefault="00F27F4C" w:rsidP="00F27F4C">
      <w:pPr>
        <w:rPr>
          <w:rFonts w:ascii="宋体" w:eastAsia="宋体" w:hAnsi="宋体"/>
        </w:rPr>
      </w:pPr>
      <w:r w:rsidRPr="003F0B0C">
        <w:rPr>
          <w:rFonts w:ascii="宋体" w:eastAsia="宋体" w:hAnsi="宋体"/>
        </w:rPr>
        <w:t xml:space="preserve">    for(ll i=1;i&lt;=n;i++) d[i]=1ll;</w:t>
      </w:r>
    </w:p>
    <w:p w:rsidR="00F27F4C" w:rsidRPr="003F0B0C" w:rsidRDefault="00F27F4C" w:rsidP="00F27F4C">
      <w:pPr>
        <w:rPr>
          <w:rFonts w:ascii="宋体" w:eastAsia="宋体" w:hAnsi="宋体"/>
        </w:rPr>
      </w:pPr>
      <w:r w:rsidRPr="003F0B0C">
        <w:rPr>
          <w:rFonts w:ascii="宋体" w:eastAsia="宋体" w:hAnsi="宋体"/>
        </w:rPr>
        <w:t xml:space="preserve">    return;</w:t>
      </w:r>
    </w:p>
    <w:p w:rsidR="00F27F4C" w:rsidRPr="003F0B0C" w:rsidRDefault="00F27F4C" w:rsidP="00F27F4C">
      <w:pPr>
        <w:rPr>
          <w:rFonts w:ascii="宋体" w:eastAsia="宋体" w:hAnsi="宋体"/>
        </w:rPr>
      </w:pPr>
      <w:r w:rsidRPr="003F0B0C">
        <w:rPr>
          <w:rFonts w:ascii="宋体" w:eastAsia="宋体" w:hAnsi="宋体"/>
        </w:rPr>
        <w:t>}</w:t>
      </w:r>
    </w:p>
    <w:p w:rsidR="00F27F4C" w:rsidRPr="003F0B0C" w:rsidRDefault="00F27F4C" w:rsidP="00F27F4C">
      <w:pPr>
        <w:rPr>
          <w:rFonts w:ascii="宋体" w:eastAsia="宋体" w:hAnsi="宋体"/>
        </w:rPr>
      </w:pPr>
      <w:r w:rsidRPr="003F0B0C">
        <w:rPr>
          <w:rFonts w:ascii="宋体" w:eastAsia="宋体" w:hAnsi="宋体"/>
        </w:rPr>
        <w:t>ll query(int x){</w:t>
      </w:r>
    </w:p>
    <w:p w:rsidR="00F27F4C" w:rsidRPr="003F0B0C" w:rsidRDefault="00F27F4C" w:rsidP="00F27F4C">
      <w:pPr>
        <w:rPr>
          <w:rFonts w:ascii="宋体" w:eastAsia="宋体" w:hAnsi="宋体"/>
        </w:rPr>
      </w:pPr>
      <w:r w:rsidRPr="003F0B0C">
        <w:rPr>
          <w:rFonts w:ascii="宋体" w:eastAsia="宋体" w:hAnsi="宋体"/>
        </w:rPr>
        <w:t xml:space="preserve">    ll ans=1ll;</w:t>
      </w:r>
    </w:p>
    <w:p w:rsidR="00F27F4C" w:rsidRPr="003F0B0C" w:rsidRDefault="00F27F4C" w:rsidP="00F27F4C">
      <w:pPr>
        <w:rPr>
          <w:rFonts w:ascii="宋体" w:eastAsia="宋体" w:hAnsi="宋体"/>
        </w:rPr>
      </w:pPr>
      <w:r w:rsidRPr="003F0B0C">
        <w:rPr>
          <w:rFonts w:ascii="宋体" w:eastAsia="宋体" w:hAnsi="宋体"/>
        </w:rPr>
        <w:t xml:space="preserve">    while(x){</w:t>
      </w:r>
    </w:p>
    <w:p w:rsidR="00F27F4C" w:rsidRPr="003F0B0C" w:rsidRDefault="00F27F4C" w:rsidP="00F27F4C">
      <w:pPr>
        <w:rPr>
          <w:rFonts w:ascii="宋体" w:eastAsia="宋体" w:hAnsi="宋体"/>
        </w:rPr>
      </w:pPr>
      <w:r w:rsidRPr="003F0B0C">
        <w:rPr>
          <w:rFonts w:ascii="宋体" w:eastAsia="宋体" w:hAnsi="宋体"/>
        </w:rPr>
        <w:t xml:space="preserve">        ans=(ans*d[x])%MODN;</w:t>
      </w:r>
    </w:p>
    <w:p w:rsidR="00F27F4C" w:rsidRPr="003F0B0C" w:rsidRDefault="00F27F4C" w:rsidP="00F27F4C">
      <w:pPr>
        <w:rPr>
          <w:rFonts w:ascii="宋体" w:eastAsia="宋体" w:hAnsi="宋体"/>
        </w:rPr>
      </w:pPr>
      <w:r w:rsidRPr="003F0B0C">
        <w:rPr>
          <w:rFonts w:ascii="宋体" w:eastAsia="宋体" w:hAnsi="宋体"/>
        </w:rPr>
        <w:t xml:space="preserve">        x-=lowbit(x);</w:t>
      </w:r>
    </w:p>
    <w:p w:rsidR="00F27F4C" w:rsidRPr="003F0B0C" w:rsidRDefault="00F27F4C" w:rsidP="00F27F4C">
      <w:pPr>
        <w:rPr>
          <w:rFonts w:ascii="宋体" w:eastAsia="宋体" w:hAnsi="宋体"/>
        </w:rPr>
      </w:pPr>
      <w:r w:rsidRPr="003F0B0C">
        <w:rPr>
          <w:rFonts w:ascii="宋体" w:eastAsia="宋体" w:hAnsi="宋体"/>
        </w:rPr>
        <w:t xml:space="preserve">    }</w:t>
      </w:r>
    </w:p>
    <w:p w:rsidR="00F27F4C" w:rsidRPr="003F0B0C" w:rsidRDefault="00F27F4C" w:rsidP="00F27F4C">
      <w:pPr>
        <w:rPr>
          <w:rFonts w:ascii="宋体" w:eastAsia="宋体" w:hAnsi="宋体"/>
        </w:rPr>
      </w:pPr>
      <w:r w:rsidRPr="003F0B0C">
        <w:rPr>
          <w:rFonts w:ascii="宋体" w:eastAsia="宋体" w:hAnsi="宋体"/>
        </w:rPr>
        <w:t xml:space="preserve">    return ans;</w:t>
      </w:r>
    </w:p>
    <w:p w:rsidR="00F27F4C" w:rsidRPr="003F0B0C" w:rsidRDefault="00F27F4C" w:rsidP="00F27F4C">
      <w:pPr>
        <w:rPr>
          <w:rFonts w:ascii="宋体" w:eastAsia="宋体" w:hAnsi="宋体"/>
        </w:rPr>
      </w:pPr>
      <w:r w:rsidRPr="003F0B0C">
        <w:rPr>
          <w:rFonts w:ascii="宋体" w:eastAsia="宋体" w:hAnsi="宋体"/>
        </w:rPr>
        <w:t>}</w:t>
      </w:r>
    </w:p>
    <w:p w:rsidR="00F27F4C" w:rsidRPr="003F0B0C" w:rsidRDefault="00F27F4C" w:rsidP="00F27F4C">
      <w:pPr>
        <w:rPr>
          <w:rFonts w:ascii="宋体" w:eastAsia="宋体" w:hAnsi="宋体"/>
        </w:rPr>
      </w:pPr>
      <w:r w:rsidRPr="003F0B0C">
        <w:rPr>
          <w:rFonts w:ascii="宋体" w:eastAsia="宋体" w:hAnsi="宋体"/>
        </w:rPr>
        <w:t>void multi(int x,ll num){</w:t>
      </w:r>
    </w:p>
    <w:p w:rsidR="00F27F4C" w:rsidRPr="003F0B0C" w:rsidRDefault="00F27F4C" w:rsidP="00F27F4C">
      <w:pPr>
        <w:rPr>
          <w:rFonts w:ascii="宋体" w:eastAsia="宋体" w:hAnsi="宋体"/>
        </w:rPr>
      </w:pPr>
      <w:r w:rsidRPr="003F0B0C">
        <w:rPr>
          <w:rFonts w:ascii="宋体" w:eastAsia="宋体" w:hAnsi="宋体"/>
        </w:rPr>
        <w:lastRenderedPageBreak/>
        <w:t xml:space="preserve">    while(x&lt;=n){</w:t>
      </w:r>
    </w:p>
    <w:p w:rsidR="00F27F4C" w:rsidRPr="003F0B0C" w:rsidRDefault="00F27F4C" w:rsidP="00F27F4C">
      <w:pPr>
        <w:rPr>
          <w:rFonts w:ascii="宋体" w:eastAsia="宋体" w:hAnsi="宋体"/>
        </w:rPr>
      </w:pPr>
      <w:r w:rsidRPr="003F0B0C">
        <w:rPr>
          <w:rFonts w:ascii="宋体" w:eastAsia="宋体" w:hAnsi="宋体"/>
        </w:rPr>
        <w:t xml:space="preserve">        d[x]=(d[x]*num)%MODN;</w:t>
      </w:r>
    </w:p>
    <w:p w:rsidR="00F27F4C" w:rsidRPr="003F0B0C" w:rsidRDefault="00F27F4C" w:rsidP="00F27F4C">
      <w:pPr>
        <w:rPr>
          <w:rFonts w:ascii="宋体" w:eastAsia="宋体" w:hAnsi="宋体"/>
        </w:rPr>
      </w:pPr>
      <w:r w:rsidRPr="003F0B0C">
        <w:rPr>
          <w:rFonts w:ascii="宋体" w:eastAsia="宋体" w:hAnsi="宋体"/>
        </w:rPr>
        <w:t xml:space="preserve">        x+=lowbit(x);</w:t>
      </w:r>
    </w:p>
    <w:p w:rsidR="00F27F4C" w:rsidRPr="003F0B0C" w:rsidRDefault="00F27F4C" w:rsidP="00F27F4C">
      <w:pPr>
        <w:rPr>
          <w:rFonts w:ascii="宋体" w:eastAsia="宋体" w:hAnsi="宋体"/>
        </w:rPr>
      </w:pPr>
      <w:r w:rsidRPr="003F0B0C">
        <w:rPr>
          <w:rFonts w:ascii="宋体" w:eastAsia="宋体" w:hAnsi="宋体"/>
        </w:rPr>
        <w:t xml:space="preserve">    }</w:t>
      </w:r>
    </w:p>
    <w:p w:rsidR="00F27F4C" w:rsidRPr="003F0B0C" w:rsidRDefault="00F27F4C" w:rsidP="00F27F4C">
      <w:pPr>
        <w:rPr>
          <w:rFonts w:ascii="宋体" w:eastAsia="宋体" w:hAnsi="宋体"/>
        </w:rPr>
      </w:pPr>
      <w:r w:rsidRPr="003F0B0C">
        <w:rPr>
          <w:rFonts w:ascii="宋体" w:eastAsia="宋体" w:hAnsi="宋体"/>
        </w:rPr>
        <w:t xml:space="preserve">    return;</w:t>
      </w:r>
    </w:p>
    <w:p w:rsidR="00F27F4C" w:rsidRPr="003F0B0C" w:rsidRDefault="00F27F4C" w:rsidP="00F27F4C">
      <w:pPr>
        <w:rPr>
          <w:rFonts w:ascii="宋体" w:eastAsia="宋体" w:hAnsi="宋体"/>
        </w:rPr>
      </w:pPr>
      <w:r w:rsidRPr="003F0B0C">
        <w:rPr>
          <w:rFonts w:ascii="宋体" w:eastAsia="宋体" w:hAnsi="宋体"/>
        </w:rPr>
        <w:t>}</w:t>
      </w:r>
    </w:p>
    <w:p w:rsidR="00F27F4C" w:rsidRPr="003F0B0C" w:rsidRDefault="00F27F4C" w:rsidP="00F27F4C">
      <w:pPr>
        <w:rPr>
          <w:rFonts w:ascii="宋体" w:eastAsia="宋体" w:hAnsi="宋体"/>
        </w:rPr>
      </w:pPr>
      <w:r w:rsidRPr="003F0B0C">
        <w:rPr>
          <w:rFonts w:ascii="宋体" w:eastAsia="宋体" w:hAnsi="宋体"/>
        </w:rPr>
        <w:t>struct node{</w:t>
      </w:r>
    </w:p>
    <w:p w:rsidR="00F27F4C" w:rsidRPr="003F0B0C" w:rsidRDefault="00F27F4C" w:rsidP="00F27F4C">
      <w:pPr>
        <w:rPr>
          <w:rFonts w:ascii="宋体" w:eastAsia="宋体" w:hAnsi="宋体"/>
        </w:rPr>
      </w:pPr>
      <w:r w:rsidRPr="003F0B0C">
        <w:rPr>
          <w:rFonts w:ascii="宋体" w:eastAsia="宋体" w:hAnsi="宋体"/>
        </w:rPr>
        <w:t xml:space="preserve">    ll p,sz;</w:t>
      </w:r>
    </w:p>
    <w:p w:rsidR="00F27F4C" w:rsidRPr="003F0B0C" w:rsidRDefault="00F27F4C" w:rsidP="00F27F4C">
      <w:pPr>
        <w:rPr>
          <w:rFonts w:ascii="宋体" w:eastAsia="宋体" w:hAnsi="宋体"/>
        </w:rPr>
      </w:pPr>
      <w:r w:rsidRPr="003F0B0C">
        <w:rPr>
          <w:rFonts w:ascii="宋体" w:eastAsia="宋体" w:hAnsi="宋体"/>
        </w:rPr>
        <w:t xml:space="preserve">    int id,rnk;</w:t>
      </w:r>
    </w:p>
    <w:p w:rsidR="00F27F4C" w:rsidRPr="003F0B0C" w:rsidRDefault="00F27F4C" w:rsidP="00F27F4C">
      <w:pPr>
        <w:rPr>
          <w:rFonts w:ascii="宋体" w:eastAsia="宋体" w:hAnsi="宋体"/>
        </w:rPr>
      </w:pPr>
      <w:r w:rsidRPr="003F0B0C">
        <w:rPr>
          <w:rFonts w:ascii="宋体" w:eastAsia="宋体" w:hAnsi="宋体"/>
        </w:rPr>
        <w:t>}box[MAXN];</w:t>
      </w:r>
    </w:p>
    <w:p w:rsidR="00F27F4C" w:rsidRPr="003F0B0C" w:rsidRDefault="00F27F4C" w:rsidP="00F27F4C">
      <w:pPr>
        <w:rPr>
          <w:rFonts w:ascii="宋体" w:eastAsia="宋体" w:hAnsi="宋体"/>
        </w:rPr>
      </w:pPr>
      <w:r w:rsidRPr="003F0B0C">
        <w:rPr>
          <w:rFonts w:ascii="宋体" w:eastAsia="宋体" w:hAnsi="宋体"/>
        </w:rPr>
        <w:t>bool cmp_sz(node x,node y){</w:t>
      </w:r>
    </w:p>
    <w:p w:rsidR="00F27F4C" w:rsidRPr="003F0B0C" w:rsidRDefault="00F27F4C" w:rsidP="00F27F4C">
      <w:pPr>
        <w:rPr>
          <w:rFonts w:ascii="宋体" w:eastAsia="宋体" w:hAnsi="宋体"/>
        </w:rPr>
      </w:pPr>
      <w:r w:rsidRPr="003F0B0C">
        <w:rPr>
          <w:rFonts w:ascii="宋体" w:eastAsia="宋体" w:hAnsi="宋体"/>
        </w:rPr>
        <w:t xml:space="preserve">    if(x.sz==y.sz) return x.id&lt;y.id;</w:t>
      </w:r>
      <w:r w:rsidR="004B7E0E" w:rsidRPr="003F0B0C">
        <w:rPr>
          <w:rFonts w:ascii="宋体" w:eastAsia="宋体" w:hAnsi="宋体"/>
        </w:rPr>
        <w:t>//</w:t>
      </w:r>
      <w:r w:rsidR="004B7E0E" w:rsidRPr="003F0B0C">
        <w:rPr>
          <w:rFonts w:ascii="宋体" w:eastAsia="宋体" w:hAnsi="宋体" w:hint="eastAsia"/>
        </w:rPr>
        <w:t>这里注意宝石大小相等的情况</w:t>
      </w:r>
    </w:p>
    <w:p w:rsidR="00F27F4C" w:rsidRPr="003F0B0C" w:rsidRDefault="00F27F4C" w:rsidP="00F27F4C">
      <w:pPr>
        <w:rPr>
          <w:rFonts w:ascii="宋体" w:eastAsia="宋体" w:hAnsi="宋体"/>
        </w:rPr>
      </w:pPr>
      <w:r w:rsidRPr="003F0B0C">
        <w:rPr>
          <w:rFonts w:ascii="宋体" w:eastAsia="宋体" w:hAnsi="宋体"/>
        </w:rPr>
        <w:t xml:space="preserve">    return x.sz&gt;y.sz;</w:t>
      </w:r>
    </w:p>
    <w:p w:rsidR="00F27F4C" w:rsidRPr="003F0B0C" w:rsidRDefault="00F27F4C" w:rsidP="00F27F4C">
      <w:pPr>
        <w:rPr>
          <w:rFonts w:ascii="宋体" w:eastAsia="宋体" w:hAnsi="宋体"/>
        </w:rPr>
      </w:pPr>
      <w:r w:rsidRPr="003F0B0C">
        <w:rPr>
          <w:rFonts w:ascii="宋体" w:eastAsia="宋体" w:hAnsi="宋体"/>
        </w:rPr>
        <w:t>}</w:t>
      </w:r>
    </w:p>
    <w:p w:rsidR="00F27F4C" w:rsidRPr="003F0B0C" w:rsidRDefault="00F27F4C" w:rsidP="00F27F4C">
      <w:pPr>
        <w:rPr>
          <w:rFonts w:ascii="宋体" w:eastAsia="宋体" w:hAnsi="宋体"/>
        </w:rPr>
      </w:pPr>
      <w:r w:rsidRPr="003F0B0C">
        <w:rPr>
          <w:rFonts w:ascii="宋体" w:eastAsia="宋体" w:hAnsi="宋体"/>
        </w:rPr>
        <w:t>bool cmp_id(node x,node y){return x.id&lt;y.id;}</w:t>
      </w:r>
    </w:p>
    <w:p w:rsidR="00F27F4C" w:rsidRPr="003F0B0C" w:rsidRDefault="00F27F4C" w:rsidP="00F27F4C">
      <w:pPr>
        <w:rPr>
          <w:rFonts w:ascii="宋体" w:eastAsia="宋体" w:hAnsi="宋体"/>
        </w:rPr>
      </w:pPr>
    </w:p>
    <w:p w:rsidR="00F27F4C" w:rsidRPr="003F0B0C" w:rsidRDefault="00F27F4C" w:rsidP="00F27F4C">
      <w:pPr>
        <w:rPr>
          <w:rFonts w:ascii="宋体" w:eastAsia="宋体" w:hAnsi="宋体"/>
        </w:rPr>
      </w:pPr>
      <w:r w:rsidRPr="003F0B0C">
        <w:rPr>
          <w:rFonts w:ascii="宋体" w:eastAsia="宋体" w:hAnsi="宋体"/>
        </w:rPr>
        <w:t>int main()</w:t>
      </w:r>
    </w:p>
    <w:p w:rsidR="00F27F4C" w:rsidRPr="003F0B0C" w:rsidRDefault="00F27F4C" w:rsidP="00F27F4C">
      <w:pPr>
        <w:rPr>
          <w:rFonts w:ascii="宋体" w:eastAsia="宋体" w:hAnsi="宋体"/>
        </w:rPr>
      </w:pPr>
      <w:r w:rsidRPr="003F0B0C">
        <w:rPr>
          <w:rFonts w:ascii="宋体" w:eastAsia="宋体" w:hAnsi="宋体"/>
        </w:rPr>
        <w:t>{</w:t>
      </w:r>
    </w:p>
    <w:p w:rsidR="00F27F4C" w:rsidRPr="003F0B0C" w:rsidRDefault="00F27F4C" w:rsidP="00F27F4C">
      <w:pPr>
        <w:rPr>
          <w:rFonts w:ascii="宋体" w:eastAsia="宋体" w:hAnsi="宋体"/>
        </w:rPr>
      </w:pPr>
      <w:r w:rsidRPr="003F0B0C">
        <w:rPr>
          <w:rFonts w:ascii="宋体" w:eastAsia="宋体" w:hAnsi="宋体"/>
        </w:rPr>
        <w:t xml:space="preserve">    ll ans=0ll,inv100=inv(100ll);</w:t>
      </w:r>
    </w:p>
    <w:p w:rsidR="00F27F4C" w:rsidRPr="003F0B0C" w:rsidRDefault="00F27F4C" w:rsidP="00F27F4C">
      <w:pPr>
        <w:rPr>
          <w:rFonts w:ascii="宋体" w:eastAsia="宋体" w:hAnsi="宋体"/>
        </w:rPr>
      </w:pPr>
      <w:r w:rsidRPr="003F0B0C">
        <w:rPr>
          <w:rFonts w:ascii="宋体" w:eastAsia="宋体" w:hAnsi="宋体"/>
        </w:rPr>
        <w:t xml:space="preserve">    scanf("%d",&amp;n);</w:t>
      </w:r>
    </w:p>
    <w:p w:rsidR="00F27F4C" w:rsidRPr="003F0B0C" w:rsidRDefault="00F27F4C" w:rsidP="00F27F4C">
      <w:pPr>
        <w:rPr>
          <w:rFonts w:ascii="宋体" w:eastAsia="宋体" w:hAnsi="宋体"/>
        </w:rPr>
      </w:pPr>
      <w:r w:rsidRPr="003F0B0C">
        <w:rPr>
          <w:rFonts w:ascii="宋体" w:eastAsia="宋体" w:hAnsi="宋体"/>
        </w:rPr>
        <w:t xml:space="preserve">    for(int i=1;i&lt;=n;i++) scanf("%lld%lld",&amp;box[i].p,&amp;box[i].sz),box[i].id=i;</w:t>
      </w:r>
    </w:p>
    <w:p w:rsidR="00F27F4C" w:rsidRPr="003F0B0C" w:rsidRDefault="00F27F4C" w:rsidP="00F27F4C">
      <w:pPr>
        <w:rPr>
          <w:rFonts w:ascii="宋体" w:eastAsia="宋体" w:hAnsi="宋体"/>
        </w:rPr>
      </w:pPr>
      <w:r w:rsidRPr="003F0B0C">
        <w:rPr>
          <w:rFonts w:ascii="宋体" w:eastAsia="宋体" w:hAnsi="宋体"/>
        </w:rPr>
        <w:t xml:space="preserve">    sort(box+1,box+1+n,cmp_sz);</w:t>
      </w:r>
    </w:p>
    <w:p w:rsidR="00220DA2" w:rsidRPr="003F0B0C" w:rsidRDefault="00F27F4C" w:rsidP="00220DA2">
      <w:pPr>
        <w:ind w:firstLine="420"/>
        <w:rPr>
          <w:rFonts w:ascii="宋体" w:eastAsia="宋体" w:hAnsi="宋体"/>
        </w:rPr>
      </w:pPr>
      <w:r w:rsidRPr="003F0B0C">
        <w:rPr>
          <w:rFonts w:ascii="宋体" w:eastAsia="宋体" w:hAnsi="宋体"/>
        </w:rPr>
        <w:t>for(int i=1;i&lt;=n;i++) box[i].rnk=i;</w:t>
      </w:r>
      <w:r w:rsidR="00220DA2" w:rsidRPr="003F0B0C">
        <w:rPr>
          <w:rFonts w:ascii="宋体" w:eastAsia="宋体" w:hAnsi="宋体" w:hint="eastAsia"/>
        </w:rPr>
        <w:t xml:space="preserve"> </w:t>
      </w:r>
    </w:p>
    <w:p w:rsidR="00F27F4C" w:rsidRPr="003F0B0C" w:rsidRDefault="00F27F4C" w:rsidP="00F27F4C">
      <w:pPr>
        <w:rPr>
          <w:rFonts w:ascii="宋体" w:eastAsia="宋体" w:hAnsi="宋体"/>
        </w:rPr>
      </w:pPr>
      <w:r w:rsidRPr="003F0B0C">
        <w:rPr>
          <w:rFonts w:ascii="宋体" w:eastAsia="宋体" w:hAnsi="宋体"/>
        </w:rPr>
        <w:t xml:space="preserve">    sort(box+1,box+1+n,cmp_id);</w:t>
      </w:r>
    </w:p>
    <w:p w:rsidR="00F27F4C" w:rsidRPr="003F0B0C" w:rsidRDefault="00F27F4C" w:rsidP="00F27F4C">
      <w:pPr>
        <w:rPr>
          <w:rFonts w:ascii="宋体" w:eastAsia="宋体" w:hAnsi="宋体"/>
        </w:rPr>
      </w:pPr>
      <w:r w:rsidRPr="003F0B0C">
        <w:rPr>
          <w:rFonts w:ascii="宋体" w:eastAsia="宋体" w:hAnsi="宋体"/>
        </w:rPr>
        <w:t xml:space="preserve">    init();</w:t>
      </w:r>
    </w:p>
    <w:p w:rsidR="00F27F4C" w:rsidRPr="003F0B0C" w:rsidRDefault="00F27F4C" w:rsidP="00F27F4C">
      <w:pPr>
        <w:rPr>
          <w:rFonts w:ascii="宋体" w:eastAsia="宋体" w:hAnsi="宋体"/>
        </w:rPr>
      </w:pPr>
      <w:r w:rsidRPr="003F0B0C">
        <w:rPr>
          <w:rFonts w:ascii="宋体" w:eastAsia="宋体" w:hAnsi="宋体"/>
        </w:rPr>
        <w:t xml:space="preserve">    for(int i=1;i&lt;=n;i++){</w:t>
      </w:r>
    </w:p>
    <w:p w:rsidR="00F27F4C" w:rsidRPr="003F0B0C" w:rsidRDefault="00F27F4C" w:rsidP="00F27F4C">
      <w:pPr>
        <w:rPr>
          <w:rFonts w:ascii="宋体" w:eastAsia="宋体" w:hAnsi="宋体"/>
        </w:rPr>
      </w:pPr>
      <w:r w:rsidRPr="003F0B0C">
        <w:rPr>
          <w:rFonts w:ascii="宋体" w:eastAsia="宋体" w:hAnsi="宋体"/>
        </w:rPr>
        <w:t xml:space="preserve">        ans=(ans+(((box[i].p*inv100)%MODN)*query(box[i].rnk))%MODN)%MODN;</w:t>
      </w:r>
    </w:p>
    <w:p w:rsidR="00F27F4C" w:rsidRPr="003F0B0C" w:rsidRDefault="00F27F4C" w:rsidP="00F27F4C">
      <w:pPr>
        <w:rPr>
          <w:rFonts w:ascii="宋体" w:eastAsia="宋体" w:hAnsi="宋体"/>
        </w:rPr>
      </w:pPr>
      <w:r w:rsidRPr="003F0B0C">
        <w:rPr>
          <w:rFonts w:ascii="宋体" w:eastAsia="宋体" w:hAnsi="宋体"/>
        </w:rPr>
        <w:t xml:space="preserve">        //cout&lt;&lt;(ans*100ll)%MODN&lt;&lt;endl;</w:t>
      </w:r>
    </w:p>
    <w:p w:rsidR="00F27F4C" w:rsidRPr="003F0B0C" w:rsidRDefault="00F27F4C" w:rsidP="00F27F4C">
      <w:pPr>
        <w:rPr>
          <w:rFonts w:ascii="宋体" w:eastAsia="宋体" w:hAnsi="宋体"/>
        </w:rPr>
      </w:pPr>
      <w:r w:rsidRPr="003F0B0C">
        <w:rPr>
          <w:rFonts w:ascii="宋体" w:eastAsia="宋体" w:hAnsi="宋体"/>
        </w:rPr>
        <w:t xml:space="preserve">        multi(box[i].rnk,(((100ll+MODN-box[i].p)%MODN)*inv100)%MODN);</w:t>
      </w:r>
    </w:p>
    <w:p w:rsidR="00F27F4C" w:rsidRPr="003F0B0C" w:rsidRDefault="00F27F4C" w:rsidP="00F27F4C">
      <w:pPr>
        <w:rPr>
          <w:rFonts w:ascii="宋体" w:eastAsia="宋体" w:hAnsi="宋体"/>
        </w:rPr>
      </w:pPr>
      <w:r w:rsidRPr="003F0B0C">
        <w:rPr>
          <w:rFonts w:ascii="宋体" w:eastAsia="宋体" w:hAnsi="宋体"/>
        </w:rPr>
        <w:t xml:space="preserve">    }</w:t>
      </w:r>
    </w:p>
    <w:p w:rsidR="00F27F4C" w:rsidRPr="003F0B0C" w:rsidRDefault="00F27F4C" w:rsidP="00F27F4C">
      <w:pPr>
        <w:rPr>
          <w:rFonts w:ascii="宋体" w:eastAsia="宋体" w:hAnsi="宋体"/>
        </w:rPr>
      </w:pPr>
      <w:r w:rsidRPr="003F0B0C">
        <w:rPr>
          <w:rFonts w:ascii="宋体" w:eastAsia="宋体" w:hAnsi="宋体"/>
        </w:rPr>
        <w:t xml:space="preserve">    printf("%lld\n",ans);</w:t>
      </w:r>
    </w:p>
    <w:p w:rsidR="00F27F4C" w:rsidRPr="003F0B0C" w:rsidRDefault="00F27F4C" w:rsidP="00F27F4C">
      <w:pPr>
        <w:rPr>
          <w:rFonts w:ascii="宋体" w:eastAsia="宋体" w:hAnsi="宋体"/>
        </w:rPr>
      </w:pPr>
      <w:r w:rsidRPr="003F0B0C">
        <w:rPr>
          <w:rFonts w:ascii="宋体" w:eastAsia="宋体" w:hAnsi="宋体"/>
        </w:rPr>
        <w:t xml:space="preserve">    //cout&lt;&lt;(ans*100ll)%MODN&lt;&lt;endl;</w:t>
      </w:r>
    </w:p>
    <w:p w:rsidR="00F27F4C" w:rsidRPr="003F0B0C" w:rsidRDefault="00F27F4C" w:rsidP="00F27F4C">
      <w:pPr>
        <w:rPr>
          <w:rFonts w:ascii="宋体" w:eastAsia="宋体" w:hAnsi="宋体"/>
        </w:rPr>
      </w:pPr>
      <w:r w:rsidRPr="003F0B0C">
        <w:rPr>
          <w:rFonts w:ascii="宋体" w:eastAsia="宋体" w:hAnsi="宋体"/>
        </w:rPr>
        <w:t xml:space="preserve">    return 0;</w:t>
      </w:r>
    </w:p>
    <w:p w:rsidR="00F27F4C" w:rsidRPr="003F0B0C" w:rsidRDefault="00F27F4C" w:rsidP="00F27F4C">
      <w:pPr>
        <w:rPr>
          <w:rFonts w:ascii="宋体" w:eastAsia="宋体" w:hAnsi="宋体"/>
        </w:rPr>
      </w:pPr>
      <w:r w:rsidRPr="003F0B0C">
        <w:rPr>
          <w:rFonts w:ascii="宋体" w:eastAsia="宋体" w:hAnsi="宋体"/>
        </w:rPr>
        <w:t>}</w:t>
      </w:r>
    </w:p>
    <w:p w:rsidR="003B5C64" w:rsidRPr="003F0B0C" w:rsidRDefault="003B5C64" w:rsidP="003B5C64">
      <w:pPr>
        <w:pStyle w:val="3"/>
        <w:rPr>
          <w:rFonts w:ascii="宋体" w:eastAsia="宋体" w:hAnsi="宋体"/>
        </w:rPr>
      </w:pPr>
      <w:bookmarkStart w:id="151" w:name="_Toc521431844"/>
      <w:r w:rsidRPr="003F0B0C">
        <w:rPr>
          <w:rFonts w:ascii="宋体" w:eastAsia="宋体" w:hAnsi="宋体" w:hint="eastAsia"/>
        </w:rPr>
        <w:t>√-牛客网2018暑期多校1</w:t>
      </w:r>
      <w:r w:rsidRPr="003F0B0C">
        <w:rPr>
          <w:rFonts w:ascii="宋体" w:eastAsia="宋体" w:hAnsi="宋体"/>
        </w:rPr>
        <w:t>J</w:t>
      </w:r>
      <w:r w:rsidRPr="003F0B0C">
        <w:rPr>
          <w:rFonts w:ascii="宋体" w:eastAsia="宋体" w:hAnsi="宋体" w:hint="eastAsia"/>
        </w:rPr>
        <w:t>-</w:t>
      </w:r>
      <w:r w:rsidRPr="003F0B0C">
        <w:rPr>
          <w:rFonts w:ascii="宋体" w:eastAsia="宋体" w:hAnsi="宋体"/>
        </w:rPr>
        <w:t>Different Integers</w:t>
      </w:r>
      <w:bookmarkEnd w:id="151"/>
    </w:p>
    <w:p w:rsidR="003B5C64" w:rsidRPr="003F0B0C" w:rsidRDefault="003B5C64" w:rsidP="003B5C64">
      <w:pPr>
        <w:rPr>
          <w:rFonts w:ascii="宋体" w:eastAsia="宋体" w:hAnsi="宋体"/>
        </w:rPr>
      </w:pPr>
      <w:r w:rsidRPr="003F0B0C">
        <w:rPr>
          <w:rFonts w:ascii="宋体" w:eastAsia="宋体" w:hAnsi="宋体" w:hint="eastAsia"/>
        </w:rPr>
        <w:t>【题意】给定n个数，m个查询，每次查询</w:t>
      </w:r>
      <w:r w:rsidRPr="003F0B0C">
        <w:rPr>
          <w:rFonts w:ascii="宋体" w:eastAsia="宋体" w:hAnsi="宋体"/>
        </w:rPr>
        <w:t>I</w:t>
      </w:r>
      <w:r w:rsidRPr="003F0B0C">
        <w:rPr>
          <w:rFonts w:ascii="宋体" w:eastAsia="宋体" w:hAnsi="宋体" w:hint="eastAsia"/>
        </w:rPr>
        <w:t>,</w:t>
      </w:r>
      <w:r w:rsidRPr="003F0B0C">
        <w:rPr>
          <w:rFonts w:ascii="宋体" w:eastAsia="宋体" w:hAnsi="宋体"/>
        </w:rPr>
        <w:t>j</w:t>
      </w:r>
      <w:r w:rsidRPr="003F0B0C">
        <w:rPr>
          <w:rFonts w:ascii="宋体" w:eastAsia="宋体" w:hAnsi="宋体" w:hint="eastAsia"/>
        </w:rPr>
        <w:t>要求[1,i]和[j,n]这2个区间内有多少不同的数字。</w:t>
      </w:r>
    </w:p>
    <w:p w:rsidR="003B5C64" w:rsidRPr="003F0B0C" w:rsidRDefault="003B5C64" w:rsidP="003B5C64">
      <w:pPr>
        <w:rPr>
          <w:rFonts w:ascii="宋体" w:eastAsia="宋体" w:hAnsi="宋体"/>
        </w:rPr>
      </w:pPr>
      <w:r w:rsidRPr="003F0B0C">
        <w:rPr>
          <w:rFonts w:ascii="宋体" w:eastAsia="宋体" w:hAnsi="宋体" w:hint="eastAsia"/>
        </w:rPr>
        <w:t xml:space="preserve">【TAG】区间查询 离线操作 </w:t>
      </w:r>
      <w:r w:rsidR="00F25A8B" w:rsidRPr="003F0B0C">
        <w:rPr>
          <w:rFonts w:ascii="宋体" w:eastAsia="宋体" w:hAnsi="宋体" w:hint="eastAsia"/>
        </w:rPr>
        <w:t xml:space="preserve">单点更新 </w:t>
      </w:r>
      <w:r w:rsidRPr="003F0B0C">
        <w:rPr>
          <w:rFonts w:ascii="宋体" w:eastAsia="宋体" w:hAnsi="宋体" w:hint="eastAsia"/>
        </w:rPr>
        <w:t>线段树 树状数组</w:t>
      </w:r>
    </w:p>
    <w:p w:rsidR="003B5C64" w:rsidRPr="003F0B0C" w:rsidRDefault="003B5C64" w:rsidP="003B5C64">
      <w:pPr>
        <w:rPr>
          <w:rFonts w:ascii="宋体" w:eastAsia="宋体" w:hAnsi="宋体"/>
        </w:rPr>
      </w:pPr>
      <w:r w:rsidRPr="003F0B0C">
        <w:rPr>
          <w:rFonts w:ascii="宋体" w:eastAsia="宋体" w:hAnsi="宋体" w:hint="eastAsia"/>
        </w:rPr>
        <w:t>【题解】这道题在比赛期间可能可以用莫队算法苟过去，赛后加强数据之后会T，详见莫队算法中的描述。这里是采用了官方正解。</w:t>
      </w:r>
    </w:p>
    <w:p w:rsidR="005204C8" w:rsidRPr="003F0B0C" w:rsidRDefault="005204C8" w:rsidP="003B5C64">
      <w:pPr>
        <w:rPr>
          <w:rFonts w:ascii="宋体" w:eastAsia="宋体" w:hAnsi="宋体"/>
        </w:rPr>
      </w:pPr>
      <w:r w:rsidRPr="003F0B0C">
        <w:rPr>
          <w:rFonts w:ascii="宋体" w:eastAsia="宋体" w:hAnsi="宋体" w:hint="eastAsia"/>
        </w:rPr>
        <w:t>考虑一段区间内出现了多少种数字和考虑一段区间内没有出现多少种数字是一样的。</w:t>
      </w:r>
    </w:p>
    <w:p w:rsidR="005204C8" w:rsidRPr="003F0B0C" w:rsidRDefault="005204C8" w:rsidP="003B5C64">
      <w:pPr>
        <w:rPr>
          <w:rFonts w:ascii="宋体" w:eastAsia="宋体" w:hAnsi="宋体"/>
        </w:rPr>
      </w:pPr>
      <w:r w:rsidRPr="003F0B0C">
        <w:rPr>
          <w:rFonts w:ascii="宋体" w:eastAsia="宋体" w:hAnsi="宋体" w:hint="eastAsia"/>
        </w:rPr>
        <w:t>当我们调整一段区间的端点导致数字出现种数发生变化的实质是触碰到了2个值，某一个</w:t>
      </w:r>
      <w:r w:rsidRPr="003F0B0C">
        <w:rPr>
          <w:rFonts w:ascii="宋体" w:eastAsia="宋体" w:hAnsi="宋体" w:hint="eastAsia"/>
        </w:rPr>
        <w:lastRenderedPageBreak/>
        <w:t>数字第1次出现的位置和某一个数字最后一次出现的位置。现在对于区间查询我们显然应该采用离线操作，于是可以固定一个端点使之单调增加，不妨使得右端点r单调增加。对于某一个数字x，当r&gt;last[x]时，我们根本不关心左端点的左侧是否出现过x，因为右端点右侧一定有x,而当我们移动右端点到r=last[x]，再往右移时，对于x是否出现我们就会关心x是否在左端点的左侧出现，当l&gt;=first[x]时，x在左端点的左侧出现，而当l&lt;first[x]时，x就没有出现了（既不在左端点左侧也不在右端点右侧）。对于某一个特定的r，我们就关心在[l+1,r-1]这个区间内有多少位置是first[x]所在的位置，我们只是需要统计那些last[x]已经被r超过了的x，统计出了这个值之后我们拿总数减去这个值就是答案。</w:t>
      </w:r>
    </w:p>
    <w:p w:rsidR="005204C8" w:rsidRPr="003F0B0C" w:rsidRDefault="005204C8" w:rsidP="003B5C64">
      <w:pPr>
        <w:rPr>
          <w:rFonts w:ascii="宋体" w:eastAsia="宋体" w:hAnsi="宋体"/>
        </w:rPr>
      </w:pPr>
      <w:r w:rsidRPr="003F0B0C">
        <w:rPr>
          <w:rFonts w:ascii="宋体" w:eastAsia="宋体" w:hAnsi="宋体" w:hint="eastAsia"/>
        </w:rPr>
        <w:t>我们的操作是这样的，r先放在最左边，这时候所有的数都被包含在内，</w:t>
      </w:r>
      <w:r w:rsidR="00F25A8B" w:rsidRPr="003F0B0C">
        <w:rPr>
          <w:rFonts w:ascii="宋体" w:eastAsia="宋体" w:hAnsi="宋体" w:hint="eastAsia"/>
        </w:rPr>
        <w:t>我们用一个数组d维护我们需要的值，开始数组d清0，现在我们的r往右移动，移动到某一个值r==last[</w:t>
      </w:r>
      <w:r w:rsidR="00F25A8B" w:rsidRPr="003F0B0C">
        <w:rPr>
          <w:rFonts w:ascii="宋体" w:eastAsia="宋体" w:hAnsi="宋体"/>
        </w:rPr>
        <w:t>num[r]]</w:t>
      </w:r>
      <w:r w:rsidR="00F25A8B" w:rsidRPr="003F0B0C">
        <w:rPr>
          <w:rFonts w:ascii="宋体" w:eastAsia="宋体" w:hAnsi="宋体" w:hint="eastAsia"/>
        </w:rPr>
        <w:t>]，即在r这个位置出现的数字是它最后一个出现了，那么这时候开始我们就开始关心这个数num[r]在左侧的命运了，以前我们并不关心它，因为它一定出现，这时候我们就要找到这个数第1次出现的位置first[num[r]]，将d[</w:t>
      </w:r>
      <w:r w:rsidR="00F25A8B" w:rsidRPr="003F0B0C">
        <w:rPr>
          <w:rFonts w:ascii="宋体" w:eastAsia="宋体" w:hAnsi="宋体"/>
        </w:rPr>
        <w:t>first[num[r]]]</w:t>
      </w:r>
      <w:r w:rsidR="00F25A8B" w:rsidRPr="003F0B0C">
        <w:rPr>
          <w:rFonts w:ascii="宋体" w:eastAsia="宋体" w:hAnsi="宋体" w:hint="eastAsia"/>
        </w:rPr>
        <w:t xml:space="preserve">]设置为1，这意味着，当l在first[num[r]]左侧的时候，这个数字就不在我们的范围里了，所以我们只要统计[l+1,r-1]内d数组的和，我们就知道有多少数字不在我们的范围里了。这里我们用线段树维护区间和。 </w:t>
      </w:r>
    </w:p>
    <w:p w:rsidR="003B5C64" w:rsidRPr="003F0B0C" w:rsidRDefault="003B5C64" w:rsidP="003B5C64">
      <w:pPr>
        <w:rPr>
          <w:rFonts w:ascii="宋体" w:eastAsia="宋体" w:hAnsi="宋体"/>
        </w:rPr>
      </w:pPr>
      <w:r w:rsidRPr="003F0B0C">
        <w:rPr>
          <w:rFonts w:ascii="宋体" w:eastAsia="宋体" w:hAnsi="宋体" w:hint="eastAsia"/>
        </w:rPr>
        <w:t>【代码</w:t>
      </w:r>
      <w:r w:rsidR="0056415C" w:rsidRPr="003F0B0C">
        <w:rPr>
          <w:rFonts w:ascii="宋体" w:eastAsia="宋体" w:hAnsi="宋体" w:hint="eastAsia"/>
        </w:rPr>
        <w:t>-线段树版本</w:t>
      </w:r>
      <w:r w:rsidRPr="003F0B0C">
        <w:rPr>
          <w:rFonts w:ascii="宋体" w:eastAsia="宋体" w:hAnsi="宋体" w:hint="eastAsia"/>
        </w:rPr>
        <w:t>】</w:t>
      </w:r>
    </w:p>
    <w:p w:rsidR="003B5C64" w:rsidRPr="003F0B0C" w:rsidRDefault="003B5C64" w:rsidP="003B5C64">
      <w:pPr>
        <w:rPr>
          <w:rFonts w:ascii="宋体" w:eastAsia="宋体" w:hAnsi="宋体"/>
        </w:rPr>
      </w:pPr>
      <w:r w:rsidRPr="003F0B0C">
        <w:rPr>
          <w:rFonts w:ascii="宋体" w:eastAsia="宋体" w:hAnsi="宋体"/>
        </w:rPr>
        <w:t>#include &lt;bits/stdc++.h&gt;</w:t>
      </w:r>
    </w:p>
    <w:p w:rsidR="003B5C64" w:rsidRPr="003F0B0C" w:rsidRDefault="003B5C64" w:rsidP="003B5C64">
      <w:pPr>
        <w:rPr>
          <w:rFonts w:ascii="宋体" w:eastAsia="宋体" w:hAnsi="宋体"/>
        </w:rPr>
      </w:pPr>
      <w:r w:rsidRPr="003F0B0C">
        <w:rPr>
          <w:rFonts w:ascii="宋体" w:eastAsia="宋体" w:hAnsi="宋体"/>
        </w:rPr>
        <w:t>#define MAXN 100010</w:t>
      </w:r>
    </w:p>
    <w:p w:rsidR="003B5C64" w:rsidRPr="003F0B0C" w:rsidRDefault="003B5C64" w:rsidP="003B5C64">
      <w:pPr>
        <w:rPr>
          <w:rFonts w:ascii="宋体" w:eastAsia="宋体" w:hAnsi="宋体"/>
        </w:rPr>
      </w:pPr>
      <w:r w:rsidRPr="003F0B0C">
        <w:rPr>
          <w:rFonts w:ascii="宋体" w:eastAsia="宋体" w:hAnsi="宋体"/>
        </w:rPr>
        <w:t>using namespace std;</w:t>
      </w:r>
    </w:p>
    <w:p w:rsidR="003B5C64" w:rsidRPr="003F0B0C" w:rsidRDefault="003B5C64" w:rsidP="003B5C64">
      <w:pPr>
        <w:rPr>
          <w:rFonts w:ascii="宋体" w:eastAsia="宋体" w:hAnsi="宋体"/>
        </w:rPr>
      </w:pPr>
      <w:r w:rsidRPr="003F0B0C">
        <w:rPr>
          <w:rFonts w:ascii="宋体" w:eastAsia="宋体" w:hAnsi="宋体" w:hint="eastAsia"/>
        </w:rPr>
        <w:t>//线段树维护区间和,即[L,R]区间内有多少数字是第1次出现的</w:t>
      </w:r>
    </w:p>
    <w:p w:rsidR="003B5C64" w:rsidRPr="003F0B0C" w:rsidRDefault="003B5C64" w:rsidP="003B5C64">
      <w:pPr>
        <w:rPr>
          <w:rFonts w:ascii="宋体" w:eastAsia="宋体" w:hAnsi="宋体"/>
        </w:rPr>
      </w:pPr>
      <w:r w:rsidRPr="003F0B0C">
        <w:rPr>
          <w:rFonts w:ascii="宋体" w:eastAsia="宋体" w:hAnsi="宋体"/>
        </w:rPr>
        <w:t>int tot[MAXN&lt;&lt;2];</w:t>
      </w:r>
    </w:p>
    <w:p w:rsidR="003B5C64" w:rsidRPr="003F0B0C" w:rsidRDefault="003B5C64" w:rsidP="003B5C64">
      <w:pPr>
        <w:rPr>
          <w:rFonts w:ascii="宋体" w:eastAsia="宋体" w:hAnsi="宋体"/>
        </w:rPr>
      </w:pPr>
      <w:r w:rsidRPr="003F0B0C">
        <w:rPr>
          <w:rFonts w:ascii="宋体" w:eastAsia="宋体" w:hAnsi="宋体"/>
        </w:rPr>
        <w:t>void push_up(int id){</w:t>
      </w:r>
    </w:p>
    <w:p w:rsidR="003B5C64" w:rsidRPr="003F0B0C" w:rsidRDefault="003B5C64" w:rsidP="003B5C64">
      <w:pPr>
        <w:rPr>
          <w:rFonts w:ascii="宋体" w:eastAsia="宋体" w:hAnsi="宋体"/>
        </w:rPr>
      </w:pPr>
      <w:r w:rsidRPr="003F0B0C">
        <w:rPr>
          <w:rFonts w:ascii="宋体" w:eastAsia="宋体" w:hAnsi="宋体"/>
        </w:rPr>
        <w:t xml:space="preserve">    tot[id]=tot[id&lt;&lt;1]+tot[id&lt;&lt;1|1];</w:t>
      </w:r>
    </w:p>
    <w:p w:rsidR="003B5C64" w:rsidRPr="003F0B0C" w:rsidRDefault="003B5C64" w:rsidP="003B5C64">
      <w:pPr>
        <w:rPr>
          <w:rFonts w:ascii="宋体" w:eastAsia="宋体" w:hAnsi="宋体"/>
        </w:rPr>
      </w:pPr>
      <w:r w:rsidRPr="003F0B0C">
        <w:rPr>
          <w:rFonts w:ascii="宋体" w:eastAsia="宋体" w:hAnsi="宋体"/>
        </w:rPr>
        <w:t xml:space="preserve">    return;</w:t>
      </w:r>
    </w:p>
    <w:p w:rsidR="003B5C64" w:rsidRPr="003F0B0C" w:rsidRDefault="003B5C64" w:rsidP="003B5C64">
      <w:pPr>
        <w:rPr>
          <w:rFonts w:ascii="宋体" w:eastAsia="宋体" w:hAnsi="宋体"/>
        </w:rPr>
      </w:pPr>
      <w:r w:rsidRPr="003F0B0C">
        <w:rPr>
          <w:rFonts w:ascii="宋体" w:eastAsia="宋体" w:hAnsi="宋体"/>
        </w:rPr>
        <w:t>}</w:t>
      </w:r>
    </w:p>
    <w:p w:rsidR="003B5C64" w:rsidRPr="003F0B0C" w:rsidRDefault="003B5C64" w:rsidP="003B5C64">
      <w:pPr>
        <w:rPr>
          <w:rFonts w:ascii="宋体" w:eastAsia="宋体" w:hAnsi="宋体"/>
        </w:rPr>
      </w:pPr>
      <w:r w:rsidRPr="003F0B0C">
        <w:rPr>
          <w:rFonts w:ascii="宋体" w:eastAsia="宋体" w:hAnsi="宋体"/>
        </w:rPr>
        <w:t>void update(int id,int tl,int tr,int pos){</w:t>
      </w:r>
    </w:p>
    <w:p w:rsidR="003B5C64" w:rsidRPr="003F0B0C" w:rsidRDefault="003B5C64" w:rsidP="003B5C64">
      <w:pPr>
        <w:rPr>
          <w:rFonts w:ascii="宋体" w:eastAsia="宋体" w:hAnsi="宋体"/>
        </w:rPr>
      </w:pPr>
      <w:r w:rsidRPr="003F0B0C">
        <w:rPr>
          <w:rFonts w:ascii="宋体" w:eastAsia="宋体" w:hAnsi="宋体"/>
        </w:rPr>
        <w:t xml:space="preserve">    if(tl==tr&amp;&amp;tl==pos){</w:t>
      </w:r>
    </w:p>
    <w:p w:rsidR="003B5C64" w:rsidRPr="003F0B0C" w:rsidRDefault="003B5C64" w:rsidP="003B5C64">
      <w:pPr>
        <w:rPr>
          <w:rFonts w:ascii="宋体" w:eastAsia="宋体" w:hAnsi="宋体"/>
        </w:rPr>
      </w:pPr>
      <w:r w:rsidRPr="003F0B0C">
        <w:rPr>
          <w:rFonts w:ascii="宋体" w:eastAsia="宋体" w:hAnsi="宋体"/>
        </w:rPr>
        <w:t xml:space="preserve">        tot[id]++;</w:t>
      </w:r>
    </w:p>
    <w:p w:rsidR="003B5C64" w:rsidRPr="003F0B0C" w:rsidRDefault="003B5C64" w:rsidP="003B5C64">
      <w:pPr>
        <w:rPr>
          <w:rFonts w:ascii="宋体" w:eastAsia="宋体" w:hAnsi="宋体"/>
        </w:rPr>
      </w:pPr>
      <w:r w:rsidRPr="003F0B0C">
        <w:rPr>
          <w:rFonts w:ascii="宋体" w:eastAsia="宋体" w:hAnsi="宋体"/>
        </w:rPr>
        <w:t xml:space="preserve">        return;</w:t>
      </w:r>
    </w:p>
    <w:p w:rsidR="003B5C64" w:rsidRPr="003F0B0C" w:rsidRDefault="003B5C64" w:rsidP="003B5C64">
      <w:pPr>
        <w:rPr>
          <w:rFonts w:ascii="宋体" w:eastAsia="宋体" w:hAnsi="宋体"/>
        </w:rPr>
      </w:pPr>
      <w:r w:rsidRPr="003F0B0C">
        <w:rPr>
          <w:rFonts w:ascii="宋体" w:eastAsia="宋体" w:hAnsi="宋体"/>
        </w:rPr>
        <w:t xml:space="preserve">    }</w:t>
      </w:r>
    </w:p>
    <w:p w:rsidR="003B5C64" w:rsidRPr="003F0B0C" w:rsidRDefault="003B5C64" w:rsidP="003B5C64">
      <w:pPr>
        <w:rPr>
          <w:rFonts w:ascii="宋体" w:eastAsia="宋体" w:hAnsi="宋体"/>
        </w:rPr>
      </w:pPr>
      <w:r w:rsidRPr="003F0B0C">
        <w:rPr>
          <w:rFonts w:ascii="宋体" w:eastAsia="宋体" w:hAnsi="宋体"/>
        </w:rPr>
        <w:t xml:space="preserve">    int mid=(tl+tr)&gt;&gt;1;</w:t>
      </w:r>
    </w:p>
    <w:p w:rsidR="003B5C64" w:rsidRPr="003F0B0C" w:rsidRDefault="003B5C64" w:rsidP="003B5C64">
      <w:pPr>
        <w:rPr>
          <w:rFonts w:ascii="宋体" w:eastAsia="宋体" w:hAnsi="宋体"/>
        </w:rPr>
      </w:pPr>
      <w:r w:rsidRPr="003F0B0C">
        <w:rPr>
          <w:rFonts w:ascii="宋体" w:eastAsia="宋体" w:hAnsi="宋体"/>
        </w:rPr>
        <w:t xml:space="preserve">    if(pos&lt;=mid) update(id&lt;&lt;1,tl,mid,pos);else update(id&lt;&lt;1|1,mid+1,tr,pos);</w:t>
      </w:r>
    </w:p>
    <w:p w:rsidR="003B5C64" w:rsidRPr="003F0B0C" w:rsidRDefault="003B5C64" w:rsidP="003B5C64">
      <w:pPr>
        <w:rPr>
          <w:rFonts w:ascii="宋体" w:eastAsia="宋体" w:hAnsi="宋体"/>
        </w:rPr>
      </w:pPr>
      <w:r w:rsidRPr="003F0B0C">
        <w:rPr>
          <w:rFonts w:ascii="宋体" w:eastAsia="宋体" w:hAnsi="宋体"/>
        </w:rPr>
        <w:t xml:space="preserve">    push_up(id);</w:t>
      </w:r>
    </w:p>
    <w:p w:rsidR="003B5C64" w:rsidRPr="003F0B0C" w:rsidRDefault="003B5C64" w:rsidP="003B5C64">
      <w:pPr>
        <w:rPr>
          <w:rFonts w:ascii="宋体" w:eastAsia="宋体" w:hAnsi="宋体"/>
        </w:rPr>
      </w:pPr>
      <w:r w:rsidRPr="003F0B0C">
        <w:rPr>
          <w:rFonts w:ascii="宋体" w:eastAsia="宋体" w:hAnsi="宋体"/>
        </w:rPr>
        <w:t xml:space="preserve">    return;</w:t>
      </w:r>
    </w:p>
    <w:p w:rsidR="003B5C64" w:rsidRPr="003F0B0C" w:rsidRDefault="003B5C64" w:rsidP="003B5C64">
      <w:pPr>
        <w:rPr>
          <w:rFonts w:ascii="宋体" w:eastAsia="宋体" w:hAnsi="宋体"/>
        </w:rPr>
      </w:pPr>
      <w:r w:rsidRPr="003F0B0C">
        <w:rPr>
          <w:rFonts w:ascii="宋体" w:eastAsia="宋体" w:hAnsi="宋体"/>
        </w:rPr>
        <w:t>}</w:t>
      </w:r>
    </w:p>
    <w:p w:rsidR="003B5C64" w:rsidRPr="003F0B0C" w:rsidRDefault="003B5C64" w:rsidP="003B5C64">
      <w:pPr>
        <w:rPr>
          <w:rFonts w:ascii="宋体" w:eastAsia="宋体" w:hAnsi="宋体"/>
        </w:rPr>
      </w:pPr>
      <w:r w:rsidRPr="003F0B0C">
        <w:rPr>
          <w:rFonts w:ascii="宋体" w:eastAsia="宋体" w:hAnsi="宋体"/>
        </w:rPr>
        <w:t>int query(int id,int tl,int tr,int ql,int qr){</w:t>
      </w:r>
    </w:p>
    <w:p w:rsidR="003B5C64" w:rsidRPr="003F0B0C" w:rsidRDefault="003B5C64" w:rsidP="003B5C64">
      <w:pPr>
        <w:rPr>
          <w:rFonts w:ascii="宋体" w:eastAsia="宋体" w:hAnsi="宋体"/>
        </w:rPr>
      </w:pPr>
      <w:r w:rsidRPr="003F0B0C">
        <w:rPr>
          <w:rFonts w:ascii="宋体" w:eastAsia="宋体" w:hAnsi="宋体"/>
        </w:rPr>
        <w:t xml:space="preserve">    if(tl==ql&amp;&amp;tr==qr) return tot[id];</w:t>
      </w:r>
    </w:p>
    <w:p w:rsidR="003B5C64" w:rsidRPr="003F0B0C" w:rsidRDefault="003B5C64" w:rsidP="003B5C64">
      <w:pPr>
        <w:rPr>
          <w:rFonts w:ascii="宋体" w:eastAsia="宋体" w:hAnsi="宋体"/>
        </w:rPr>
      </w:pPr>
      <w:r w:rsidRPr="003F0B0C">
        <w:rPr>
          <w:rFonts w:ascii="宋体" w:eastAsia="宋体" w:hAnsi="宋体"/>
        </w:rPr>
        <w:t xml:space="preserve">    int mid=(tl+tr)&gt;&gt;1;</w:t>
      </w:r>
    </w:p>
    <w:p w:rsidR="003B5C64" w:rsidRPr="003F0B0C" w:rsidRDefault="003B5C64" w:rsidP="003B5C64">
      <w:pPr>
        <w:rPr>
          <w:rFonts w:ascii="宋体" w:eastAsia="宋体" w:hAnsi="宋体"/>
        </w:rPr>
      </w:pPr>
      <w:r w:rsidRPr="003F0B0C">
        <w:rPr>
          <w:rFonts w:ascii="宋体" w:eastAsia="宋体" w:hAnsi="宋体"/>
        </w:rPr>
        <w:t xml:space="preserve">    if(qr&lt;=mid) return query(id&lt;&lt;1,tl,mid,ql,qr);</w:t>
      </w:r>
    </w:p>
    <w:p w:rsidR="003B5C64" w:rsidRPr="003F0B0C" w:rsidRDefault="003B5C64" w:rsidP="003B5C64">
      <w:pPr>
        <w:rPr>
          <w:rFonts w:ascii="宋体" w:eastAsia="宋体" w:hAnsi="宋体"/>
        </w:rPr>
      </w:pPr>
      <w:r w:rsidRPr="003F0B0C">
        <w:rPr>
          <w:rFonts w:ascii="宋体" w:eastAsia="宋体" w:hAnsi="宋体"/>
        </w:rPr>
        <w:t xml:space="preserve">    if(ql&gt;mid) return query(id&lt;&lt;1|1,mid+1,tr,ql,qr);</w:t>
      </w:r>
    </w:p>
    <w:p w:rsidR="003B5C64" w:rsidRPr="003F0B0C" w:rsidRDefault="003B5C64" w:rsidP="003B5C64">
      <w:pPr>
        <w:rPr>
          <w:rFonts w:ascii="宋体" w:eastAsia="宋体" w:hAnsi="宋体"/>
        </w:rPr>
      </w:pPr>
      <w:r w:rsidRPr="003F0B0C">
        <w:rPr>
          <w:rFonts w:ascii="宋体" w:eastAsia="宋体" w:hAnsi="宋体"/>
        </w:rPr>
        <w:t xml:space="preserve">    return query(id&lt;&lt;1,tl,mid,ql,mid)+query(id&lt;&lt;1|1,mid+1,tr,mid+1,qr);</w:t>
      </w:r>
    </w:p>
    <w:p w:rsidR="003B5C64" w:rsidRPr="003F0B0C" w:rsidRDefault="003B5C64" w:rsidP="003B5C64">
      <w:pPr>
        <w:rPr>
          <w:rFonts w:ascii="宋体" w:eastAsia="宋体" w:hAnsi="宋体"/>
        </w:rPr>
      </w:pPr>
      <w:r w:rsidRPr="003F0B0C">
        <w:rPr>
          <w:rFonts w:ascii="宋体" w:eastAsia="宋体" w:hAnsi="宋体"/>
        </w:rPr>
        <w:t>}</w:t>
      </w:r>
    </w:p>
    <w:p w:rsidR="003B5C64" w:rsidRPr="003F0B0C" w:rsidRDefault="003B5C64" w:rsidP="003B5C64">
      <w:pPr>
        <w:rPr>
          <w:rFonts w:ascii="宋体" w:eastAsia="宋体" w:hAnsi="宋体"/>
        </w:rPr>
      </w:pPr>
      <w:r w:rsidRPr="003F0B0C">
        <w:rPr>
          <w:rFonts w:ascii="宋体" w:eastAsia="宋体" w:hAnsi="宋体" w:hint="eastAsia"/>
        </w:rPr>
        <w:t>//查询离线操作</w:t>
      </w:r>
    </w:p>
    <w:p w:rsidR="003B5C64" w:rsidRPr="003F0B0C" w:rsidRDefault="003B5C64" w:rsidP="003B5C64">
      <w:pPr>
        <w:rPr>
          <w:rFonts w:ascii="宋体" w:eastAsia="宋体" w:hAnsi="宋体"/>
        </w:rPr>
      </w:pPr>
      <w:r w:rsidRPr="003F0B0C">
        <w:rPr>
          <w:rFonts w:ascii="宋体" w:eastAsia="宋体" w:hAnsi="宋体"/>
        </w:rPr>
        <w:lastRenderedPageBreak/>
        <w:t>struct node{</w:t>
      </w:r>
    </w:p>
    <w:p w:rsidR="003B5C64" w:rsidRPr="003F0B0C" w:rsidRDefault="003B5C64" w:rsidP="003B5C64">
      <w:pPr>
        <w:rPr>
          <w:rFonts w:ascii="宋体" w:eastAsia="宋体" w:hAnsi="宋体"/>
        </w:rPr>
      </w:pPr>
      <w:r w:rsidRPr="003F0B0C">
        <w:rPr>
          <w:rFonts w:ascii="宋体" w:eastAsia="宋体" w:hAnsi="宋体"/>
        </w:rPr>
        <w:t xml:space="preserve">    int l,r,id;</w:t>
      </w:r>
    </w:p>
    <w:p w:rsidR="003B5C64" w:rsidRPr="003F0B0C" w:rsidRDefault="003B5C64" w:rsidP="003B5C64">
      <w:pPr>
        <w:rPr>
          <w:rFonts w:ascii="宋体" w:eastAsia="宋体" w:hAnsi="宋体"/>
        </w:rPr>
      </w:pPr>
      <w:r w:rsidRPr="003F0B0C">
        <w:rPr>
          <w:rFonts w:ascii="宋体" w:eastAsia="宋体" w:hAnsi="宋体"/>
        </w:rPr>
        <w:t>}Q[MAXN];</w:t>
      </w:r>
    </w:p>
    <w:p w:rsidR="003B5C64" w:rsidRPr="003F0B0C" w:rsidRDefault="003B5C64" w:rsidP="003B5C64">
      <w:pPr>
        <w:rPr>
          <w:rFonts w:ascii="宋体" w:eastAsia="宋体" w:hAnsi="宋体"/>
        </w:rPr>
      </w:pPr>
      <w:r w:rsidRPr="003F0B0C">
        <w:rPr>
          <w:rFonts w:ascii="宋体" w:eastAsia="宋体" w:hAnsi="宋体"/>
        </w:rPr>
        <w:t>bool cmp(node x,node y){</w:t>
      </w:r>
    </w:p>
    <w:p w:rsidR="003B5C64" w:rsidRPr="003F0B0C" w:rsidRDefault="003B5C64" w:rsidP="003B5C64">
      <w:pPr>
        <w:rPr>
          <w:rFonts w:ascii="宋体" w:eastAsia="宋体" w:hAnsi="宋体"/>
        </w:rPr>
      </w:pPr>
      <w:r w:rsidRPr="003F0B0C">
        <w:rPr>
          <w:rFonts w:ascii="宋体" w:eastAsia="宋体" w:hAnsi="宋体"/>
        </w:rPr>
        <w:t xml:space="preserve">    return x.r&lt;y.r;</w:t>
      </w:r>
    </w:p>
    <w:p w:rsidR="003B5C64" w:rsidRPr="003F0B0C" w:rsidRDefault="003B5C64" w:rsidP="003B5C64">
      <w:pPr>
        <w:rPr>
          <w:rFonts w:ascii="宋体" w:eastAsia="宋体" w:hAnsi="宋体"/>
        </w:rPr>
      </w:pPr>
      <w:r w:rsidRPr="003F0B0C">
        <w:rPr>
          <w:rFonts w:ascii="宋体" w:eastAsia="宋体" w:hAnsi="宋体"/>
        </w:rPr>
        <w:t>}</w:t>
      </w:r>
    </w:p>
    <w:p w:rsidR="003B5C64" w:rsidRPr="003F0B0C" w:rsidRDefault="003B5C64" w:rsidP="003B5C64">
      <w:pPr>
        <w:rPr>
          <w:rFonts w:ascii="宋体" w:eastAsia="宋体" w:hAnsi="宋体"/>
        </w:rPr>
      </w:pPr>
    </w:p>
    <w:p w:rsidR="003B5C64" w:rsidRPr="003F0B0C" w:rsidRDefault="003B5C64" w:rsidP="003B5C64">
      <w:pPr>
        <w:rPr>
          <w:rFonts w:ascii="宋体" w:eastAsia="宋体" w:hAnsi="宋体"/>
        </w:rPr>
      </w:pPr>
      <w:r w:rsidRPr="003F0B0C">
        <w:rPr>
          <w:rFonts w:ascii="宋体" w:eastAsia="宋体" w:hAnsi="宋体"/>
        </w:rPr>
        <w:t>int main(){</w:t>
      </w:r>
    </w:p>
    <w:p w:rsidR="003B5C64" w:rsidRPr="003F0B0C" w:rsidRDefault="003B5C64" w:rsidP="003B5C64">
      <w:pPr>
        <w:rPr>
          <w:rFonts w:ascii="宋体" w:eastAsia="宋体" w:hAnsi="宋体"/>
        </w:rPr>
      </w:pPr>
      <w:r w:rsidRPr="003F0B0C">
        <w:rPr>
          <w:rFonts w:ascii="宋体" w:eastAsia="宋体" w:hAnsi="宋体"/>
        </w:rPr>
        <w:t xml:space="preserve">    int n,q,a[MAXN],last[MAXN],first[MAXN],ans[MAXN],cnt,nowr;</w:t>
      </w:r>
    </w:p>
    <w:p w:rsidR="003B5C64" w:rsidRPr="003F0B0C" w:rsidRDefault="003B5C64" w:rsidP="00D051C5">
      <w:pPr>
        <w:ind w:firstLine="420"/>
        <w:rPr>
          <w:rFonts w:ascii="宋体" w:eastAsia="宋体" w:hAnsi="宋体"/>
        </w:rPr>
      </w:pPr>
      <w:r w:rsidRPr="003F0B0C">
        <w:rPr>
          <w:rFonts w:ascii="宋体" w:eastAsia="宋体" w:hAnsi="宋体"/>
        </w:rPr>
        <w:t>while(~scanf("%d%d",&amp;n,&amp;q)){</w:t>
      </w:r>
    </w:p>
    <w:p w:rsidR="00D051C5" w:rsidRPr="003F0B0C" w:rsidRDefault="00D051C5" w:rsidP="00D051C5">
      <w:pPr>
        <w:ind w:firstLineChars="400" w:firstLine="840"/>
        <w:rPr>
          <w:rFonts w:ascii="宋体" w:eastAsia="宋体" w:hAnsi="宋体"/>
        </w:rPr>
      </w:pPr>
      <w:r w:rsidRPr="003F0B0C">
        <w:rPr>
          <w:rFonts w:ascii="宋体" w:eastAsia="宋体" w:hAnsi="宋体"/>
        </w:rPr>
        <w:t>//</w:t>
      </w:r>
      <w:r w:rsidRPr="003F0B0C">
        <w:rPr>
          <w:rFonts w:ascii="宋体" w:eastAsia="宋体" w:hAnsi="宋体" w:hint="eastAsia"/>
        </w:rPr>
        <w:t>预处理</w:t>
      </w:r>
    </w:p>
    <w:p w:rsidR="003B5C64" w:rsidRPr="003F0B0C" w:rsidRDefault="003B5C64" w:rsidP="003B5C64">
      <w:pPr>
        <w:rPr>
          <w:rFonts w:ascii="宋体" w:eastAsia="宋体" w:hAnsi="宋体"/>
        </w:rPr>
      </w:pPr>
      <w:r w:rsidRPr="003F0B0C">
        <w:rPr>
          <w:rFonts w:ascii="宋体" w:eastAsia="宋体" w:hAnsi="宋体"/>
        </w:rPr>
        <w:t xml:space="preserve">        memset(tot,0,sizeof(tot));</w:t>
      </w:r>
    </w:p>
    <w:p w:rsidR="003B5C64" w:rsidRPr="003F0B0C" w:rsidRDefault="003B5C64" w:rsidP="003B5C64">
      <w:pPr>
        <w:rPr>
          <w:rFonts w:ascii="宋体" w:eastAsia="宋体" w:hAnsi="宋体"/>
        </w:rPr>
      </w:pPr>
      <w:r w:rsidRPr="003F0B0C">
        <w:rPr>
          <w:rFonts w:ascii="宋体" w:eastAsia="宋体" w:hAnsi="宋体"/>
        </w:rPr>
        <w:t xml:space="preserve">        memset(last,0,sizeof(last)),memset(first,0,sizeof(first)),cnt=0,nowr=1;</w:t>
      </w:r>
    </w:p>
    <w:p w:rsidR="00D051C5" w:rsidRPr="003F0B0C" w:rsidRDefault="00D051C5" w:rsidP="00D051C5">
      <w:pPr>
        <w:ind w:leftChars="400" w:left="840"/>
        <w:rPr>
          <w:rFonts w:ascii="宋体" w:eastAsia="宋体" w:hAnsi="宋体"/>
        </w:rPr>
      </w:pPr>
      <w:r w:rsidRPr="003F0B0C">
        <w:rPr>
          <w:rFonts w:ascii="宋体" w:eastAsia="宋体" w:hAnsi="宋体"/>
        </w:rPr>
        <w:t>//</w:t>
      </w:r>
      <w:r w:rsidRPr="003F0B0C">
        <w:rPr>
          <w:rFonts w:ascii="宋体" w:eastAsia="宋体" w:hAnsi="宋体" w:hint="eastAsia"/>
        </w:rPr>
        <w:t>读入n个数字，下标与题目一致从1开始</w:t>
      </w:r>
    </w:p>
    <w:p w:rsidR="00D051C5" w:rsidRPr="003F0B0C" w:rsidRDefault="00D051C5" w:rsidP="00D051C5">
      <w:pPr>
        <w:ind w:leftChars="400" w:left="840"/>
        <w:rPr>
          <w:rFonts w:ascii="宋体" w:eastAsia="宋体" w:hAnsi="宋体"/>
        </w:rPr>
      </w:pPr>
      <w:r w:rsidRPr="003F0B0C">
        <w:rPr>
          <w:rFonts w:ascii="宋体" w:eastAsia="宋体" w:hAnsi="宋体" w:hint="eastAsia"/>
        </w:rPr>
        <w:t>//顺便计算数字第1次和最后1次出现的位置以及总的不同数字个数</w:t>
      </w:r>
    </w:p>
    <w:p w:rsidR="003B5C64" w:rsidRPr="003F0B0C" w:rsidRDefault="003B5C64" w:rsidP="003B5C64">
      <w:pPr>
        <w:rPr>
          <w:rFonts w:ascii="宋体" w:eastAsia="宋体" w:hAnsi="宋体"/>
        </w:rPr>
      </w:pPr>
      <w:r w:rsidRPr="003F0B0C">
        <w:rPr>
          <w:rFonts w:ascii="宋体" w:eastAsia="宋体" w:hAnsi="宋体"/>
        </w:rPr>
        <w:t xml:space="preserve">        for(int i=1;i&lt;=n;i++){</w:t>
      </w:r>
    </w:p>
    <w:p w:rsidR="003B5C64" w:rsidRPr="003F0B0C" w:rsidRDefault="003B5C64" w:rsidP="003B5C64">
      <w:pPr>
        <w:rPr>
          <w:rFonts w:ascii="宋体" w:eastAsia="宋体" w:hAnsi="宋体"/>
        </w:rPr>
      </w:pPr>
      <w:r w:rsidRPr="003F0B0C">
        <w:rPr>
          <w:rFonts w:ascii="宋体" w:eastAsia="宋体" w:hAnsi="宋体"/>
        </w:rPr>
        <w:t xml:space="preserve">            scanf("%d",&amp;a[i]);</w:t>
      </w:r>
    </w:p>
    <w:p w:rsidR="003B5C64" w:rsidRPr="003F0B0C" w:rsidRDefault="003B5C64" w:rsidP="003B5C64">
      <w:pPr>
        <w:rPr>
          <w:rFonts w:ascii="宋体" w:eastAsia="宋体" w:hAnsi="宋体"/>
        </w:rPr>
      </w:pPr>
      <w:r w:rsidRPr="003F0B0C">
        <w:rPr>
          <w:rFonts w:ascii="宋体" w:eastAsia="宋体" w:hAnsi="宋体"/>
        </w:rPr>
        <w:t xml:space="preserve">            last[a[i]]=i;</w:t>
      </w:r>
    </w:p>
    <w:p w:rsidR="003B5C64" w:rsidRPr="003F0B0C" w:rsidRDefault="003B5C64" w:rsidP="003B5C64">
      <w:pPr>
        <w:rPr>
          <w:rFonts w:ascii="宋体" w:eastAsia="宋体" w:hAnsi="宋体"/>
        </w:rPr>
      </w:pPr>
      <w:r w:rsidRPr="003F0B0C">
        <w:rPr>
          <w:rFonts w:ascii="宋体" w:eastAsia="宋体" w:hAnsi="宋体"/>
        </w:rPr>
        <w:t xml:space="preserve">            if(first[a[i]]==0) first[a[i]]=i,cnt++;</w:t>
      </w:r>
    </w:p>
    <w:p w:rsidR="003B5C64" w:rsidRPr="003F0B0C" w:rsidRDefault="003B5C64" w:rsidP="003B5C64">
      <w:pPr>
        <w:rPr>
          <w:rFonts w:ascii="宋体" w:eastAsia="宋体" w:hAnsi="宋体"/>
        </w:rPr>
      </w:pPr>
      <w:r w:rsidRPr="003F0B0C">
        <w:rPr>
          <w:rFonts w:ascii="宋体" w:eastAsia="宋体" w:hAnsi="宋体"/>
        </w:rPr>
        <w:t xml:space="preserve">        }</w:t>
      </w:r>
    </w:p>
    <w:p w:rsidR="0056415C" w:rsidRPr="003F0B0C" w:rsidRDefault="0056415C" w:rsidP="0056415C">
      <w:pPr>
        <w:ind w:left="420" w:firstLine="420"/>
        <w:rPr>
          <w:rFonts w:ascii="宋体" w:eastAsia="宋体" w:hAnsi="宋体"/>
        </w:rPr>
      </w:pPr>
      <w:r w:rsidRPr="003F0B0C">
        <w:rPr>
          <w:rFonts w:ascii="宋体" w:eastAsia="宋体" w:hAnsi="宋体"/>
        </w:rPr>
        <w:t>//</w:t>
      </w:r>
      <w:r w:rsidRPr="003F0B0C">
        <w:rPr>
          <w:rFonts w:ascii="宋体" w:eastAsia="宋体" w:hAnsi="宋体" w:hint="eastAsia"/>
        </w:rPr>
        <w:t>读入q个询问，按照r从小到大离线排序，记录询问顺序</w:t>
      </w:r>
    </w:p>
    <w:p w:rsidR="003B5C64" w:rsidRPr="003F0B0C" w:rsidRDefault="003B5C64" w:rsidP="003B5C64">
      <w:pPr>
        <w:rPr>
          <w:rFonts w:ascii="宋体" w:eastAsia="宋体" w:hAnsi="宋体"/>
        </w:rPr>
      </w:pPr>
      <w:r w:rsidRPr="003F0B0C">
        <w:rPr>
          <w:rFonts w:ascii="宋体" w:eastAsia="宋体" w:hAnsi="宋体"/>
        </w:rPr>
        <w:t xml:space="preserve">        for(int i=0;i&lt;q;i++) scanf("%d%d",&amp;Q[i].l,&amp;Q[i].r),Q[i].id=i;</w:t>
      </w:r>
    </w:p>
    <w:p w:rsidR="003B5C64" w:rsidRPr="003F0B0C" w:rsidRDefault="003B5C64" w:rsidP="003B5C64">
      <w:pPr>
        <w:rPr>
          <w:rFonts w:ascii="宋体" w:eastAsia="宋体" w:hAnsi="宋体"/>
        </w:rPr>
      </w:pPr>
      <w:r w:rsidRPr="003F0B0C">
        <w:rPr>
          <w:rFonts w:ascii="宋体" w:eastAsia="宋体" w:hAnsi="宋体"/>
        </w:rPr>
        <w:t xml:space="preserve">        sort(Q,Q+q,cmp);</w:t>
      </w:r>
    </w:p>
    <w:p w:rsidR="0056415C" w:rsidRPr="003F0B0C" w:rsidRDefault="0056415C" w:rsidP="0056415C">
      <w:pPr>
        <w:ind w:left="420" w:firstLineChars="200" w:firstLine="420"/>
        <w:rPr>
          <w:rFonts w:ascii="宋体" w:eastAsia="宋体" w:hAnsi="宋体"/>
        </w:rPr>
      </w:pPr>
      <w:r w:rsidRPr="003F0B0C">
        <w:rPr>
          <w:rFonts w:ascii="宋体" w:eastAsia="宋体" w:hAnsi="宋体"/>
        </w:rPr>
        <w:t>//</w:t>
      </w:r>
      <w:r w:rsidRPr="003F0B0C">
        <w:rPr>
          <w:rFonts w:ascii="宋体" w:eastAsia="宋体" w:hAnsi="宋体" w:hint="eastAsia"/>
        </w:rPr>
        <w:t>核心代码</w:t>
      </w:r>
    </w:p>
    <w:p w:rsidR="003B5C64" w:rsidRPr="003F0B0C" w:rsidRDefault="003B5C64" w:rsidP="003B5C64">
      <w:pPr>
        <w:rPr>
          <w:rFonts w:ascii="宋体" w:eastAsia="宋体" w:hAnsi="宋体"/>
        </w:rPr>
      </w:pPr>
      <w:r w:rsidRPr="003F0B0C">
        <w:rPr>
          <w:rFonts w:ascii="宋体" w:eastAsia="宋体" w:hAnsi="宋体"/>
        </w:rPr>
        <w:t xml:space="preserve">        for(int i=0;i&lt;q;i++){</w:t>
      </w:r>
    </w:p>
    <w:p w:rsidR="003B5C64" w:rsidRPr="003F0B0C" w:rsidRDefault="003B5C64" w:rsidP="003B5C64">
      <w:pPr>
        <w:rPr>
          <w:rFonts w:ascii="宋体" w:eastAsia="宋体" w:hAnsi="宋体"/>
        </w:rPr>
      </w:pPr>
      <w:r w:rsidRPr="003F0B0C">
        <w:rPr>
          <w:rFonts w:ascii="宋体" w:eastAsia="宋体" w:hAnsi="宋体"/>
        </w:rPr>
        <w:t xml:space="preserve">            while(nowr&lt;Q[i].r){</w:t>
      </w:r>
    </w:p>
    <w:p w:rsidR="003B5C64" w:rsidRPr="003F0B0C" w:rsidRDefault="003B5C64" w:rsidP="003B5C64">
      <w:pPr>
        <w:rPr>
          <w:rFonts w:ascii="宋体" w:eastAsia="宋体" w:hAnsi="宋体"/>
        </w:rPr>
      </w:pPr>
      <w:r w:rsidRPr="003F0B0C">
        <w:rPr>
          <w:rFonts w:ascii="宋体" w:eastAsia="宋体" w:hAnsi="宋体"/>
        </w:rPr>
        <w:t xml:space="preserve">                if(last[a[nowr]]==nowr) update(1,1,n,first[a[nowr]]);</w:t>
      </w:r>
    </w:p>
    <w:p w:rsidR="003B5C64" w:rsidRPr="003F0B0C" w:rsidRDefault="003B5C64" w:rsidP="003B5C64">
      <w:pPr>
        <w:rPr>
          <w:rFonts w:ascii="宋体" w:eastAsia="宋体" w:hAnsi="宋体"/>
        </w:rPr>
      </w:pPr>
      <w:r w:rsidRPr="003F0B0C">
        <w:rPr>
          <w:rFonts w:ascii="宋体" w:eastAsia="宋体" w:hAnsi="宋体"/>
        </w:rPr>
        <w:t xml:space="preserve">                nowr++;</w:t>
      </w:r>
    </w:p>
    <w:p w:rsidR="003B5C64" w:rsidRPr="003F0B0C" w:rsidRDefault="003B5C64" w:rsidP="003B5C64">
      <w:pPr>
        <w:rPr>
          <w:rFonts w:ascii="宋体" w:eastAsia="宋体" w:hAnsi="宋体"/>
        </w:rPr>
      </w:pPr>
      <w:r w:rsidRPr="003F0B0C">
        <w:rPr>
          <w:rFonts w:ascii="宋体" w:eastAsia="宋体" w:hAnsi="宋体"/>
        </w:rPr>
        <w:t xml:space="preserve">            }</w:t>
      </w:r>
    </w:p>
    <w:p w:rsidR="003B5C64" w:rsidRPr="003F0B0C" w:rsidRDefault="003B5C64" w:rsidP="003B5C64">
      <w:pPr>
        <w:rPr>
          <w:rFonts w:ascii="宋体" w:eastAsia="宋体" w:hAnsi="宋体"/>
        </w:rPr>
      </w:pPr>
      <w:r w:rsidRPr="003F0B0C">
        <w:rPr>
          <w:rFonts w:ascii="宋体" w:eastAsia="宋体" w:hAnsi="宋体"/>
        </w:rPr>
        <w:t xml:space="preserve">            ans[Q[i].id]=cnt;</w:t>
      </w:r>
    </w:p>
    <w:p w:rsidR="003B5C64" w:rsidRPr="003F0B0C" w:rsidRDefault="003B5C64" w:rsidP="003B5C64">
      <w:pPr>
        <w:rPr>
          <w:rFonts w:ascii="宋体" w:eastAsia="宋体" w:hAnsi="宋体"/>
        </w:rPr>
      </w:pPr>
      <w:r w:rsidRPr="003F0B0C">
        <w:rPr>
          <w:rFonts w:ascii="宋体" w:eastAsia="宋体" w:hAnsi="宋体"/>
        </w:rPr>
        <w:t xml:space="preserve">            if(Q[i].l&lt;Q[i].r-1) ans[Q[i].id]-=query(1,1,n,Q[i].l+1,Q[i].r-1);</w:t>
      </w:r>
    </w:p>
    <w:p w:rsidR="003B5C64" w:rsidRPr="003F0B0C" w:rsidRDefault="003B5C64" w:rsidP="003B5C64">
      <w:pPr>
        <w:rPr>
          <w:rFonts w:ascii="宋体" w:eastAsia="宋体" w:hAnsi="宋体"/>
        </w:rPr>
      </w:pPr>
      <w:r w:rsidRPr="003F0B0C">
        <w:rPr>
          <w:rFonts w:ascii="宋体" w:eastAsia="宋体" w:hAnsi="宋体"/>
        </w:rPr>
        <w:t xml:space="preserve">        }</w:t>
      </w:r>
    </w:p>
    <w:p w:rsidR="0056415C" w:rsidRPr="003F0B0C" w:rsidRDefault="0056415C" w:rsidP="0056415C">
      <w:pPr>
        <w:ind w:firstLineChars="400" w:firstLine="840"/>
        <w:rPr>
          <w:rFonts w:ascii="宋体" w:eastAsia="宋体" w:hAnsi="宋体"/>
        </w:rPr>
      </w:pPr>
      <w:r w:rsidRPr="003F0B0C">
        <w:rPr>
          <w:rFonts w:ascii="宋体" w:eastAsia="宋体" w:hAnsi="宋体"/>
        </w:rPr>
        <w:t>//</w:t>
      </w:r>
      <w:r w:rsidRPr="003F0B0C">
        <w:rPr>
          <w:rFonts w:ascii="宋体" w:eastAsia="宋体" w:hAnsi="宋体" w:hint="eastAsia"/>
        </w:rPr>
        <w:t>按照询问顺序输出结果</w:t>
      </w:r>
    </w:p>
    <w:p w:rsidR="003B5C64" w:rsidRPr="003F0B0C" w:rsidRDefault="003B5C64" w:rsidP="003B5C64">
      <w:pPr>
        <w:rPr>
          <w:rFonts w:ascii="宋体" w:eastAsia="宋体" w:hAnsi="宋体"/>
        </w:rPr>
      </w:pPr>
      <w:r w:rsidRPr="003F0B0C">
        <w:rPr>
          <w:rFonts w:ascii="宋体" w:eastAsia="宋体" w:hAnsi="宋体"/>
        </w:rPr>
        <w:t xml:space="preserve">        for(int i=0;i&lt;q;i++) printf("%d\n",ans[i]);</w:t>
      </w:r>
    </w:p>
    <w:p w:rsidR="003B5C64" w:rsidRPr="003F0B0C" w:rsidRDefault="003B5C64" w:rsidP="003B5C64">
      <w:pPr>
        <w:rPr>
          <w:rFonts w:ascii="宋体" w:eastAsia="宋体" w:hAnsi="宋体"/>
        </w:rPr>
      </w:pPr>
      <w:r w:rsidRPr="003F0B0C">
        <w:rPr>
          <w:rFonts w:ascii="宋体" w:eastAsia="宋体" w:hAnsi="宋体"/>
        </w:rPr>
        <w:t xml:space="preserve">    }</w:t>
      </w:r>
    </w:p>
    <w:p w:rsidR="003B5C64" w:rsidRPr="003F0B0C" w:rsidRDefault="003B5C64" w:rsidP="003B5C64">
      <w:pPr>
        <w:rPr>
          <w:rFonts w:ascii="宋体" w:eastAsia="宋体" w:hAnsi="宋体"/>
        </w:rPr>
      </w:pPr>
      <w:r w:rsidRPr="003F0B0C">
        <w:rPr>
          <w:rFonts w:ascii="宋体" w:eastAsia="宋体" w:hAnsi="宋体"/>
        </w:rPr>
        <w:t xml:space="preserve">    return 0;</w:t>
      </w:r>
    </w:p>
    <w:p w:rsidR="003B5C64" w:rsidRPr="003F0B0C" w:rsidRDefault="003B5C64" w:rsidP="003B5C64">
      <w:pPr>
        <w:rPr>
          <w:rFonts w:ascii="宋体" w:eastAsia="宋体" w:hAnsi="宋体"/>
        </w:rPr>
      </w:pPr>
      <w:r w:rsidRPr="003F0B0C">
        <w:rPr>
          <w:rFonts w:ascii="宋体" w:eastAsia="宋体" w:hAnsi="宋体"/>
        </w:rPr>
        <w:t>}</w:t>
      </w:r>
    </w:p>
    <w:p w:rsidR="00C75142" w:rsidRPr="003F0B0C" w:rsidRDefault="00FF754B" w:rsidP="003B5C64">
      <w:pPr>
        <w:pStyle w:val="3"/>
        <w:rPr>
          <w:rFonts w:ascii="宋体" w:eastAsia="宋体" w:hAnsi="宋体"/>
          <w:b w:val="0"/>
        </w:rPr>
      </w:pPr>
      <w:bookmarkStart w:id="152" w:name="_Toc521431845"/>
      <w:r w:rsidRPr="003F0B0C">
        <w:rPr>
          <w:rFonts w:ascii="宋体" w:eastAsia="宋体" w:hAnsi="宋体" w:hint="eastAsia"/>
          <w:b w:val="0"/>
        </w:rPr>
        <w:t>√-HDU-</w:t>
      </w:r>
      <w:r w:rsidRPr="003F0B0C">
        <w:rPr>
          <w:rFonts w:ascii="宋体" w:eastAsia="宋体" w:hAnsi="宋体"/>
          <w:b w:val="0"/>
        </w:rPr>
        <w:t>5861</w:t>
      </w:r>
      <w:r w:rsidRPr="003F0B0C">
        <w:rPr>
          <w:rFonts w:ascii="宋体" w:eastAsia="宋体" w:hAnsi="宋体" w:hint="eastAsia"/>
          <w:b w:val="0"/>
        </w:rPr>
        <w:t>-</w:t>
      </w:r>
      <w:r w:rsidRPr="003F0B0C">
        <w:rPr>
          <w:rFonts w:ascii="宋体" w:eastAsia="宋体" w:hAnsi="宋体"/>
          <w:b w:val="0"/>
        </w:rPr>
        <w:t>2016</w:t>
      </w:r>
      <w:r w:rsidRPr="003F0B0C">
        <w:rPr>
          <w:rFonts w:ascii="宋体" w:eastAsia="宋体" w:hAnsi="宋体" w:hint="eastAsia"/>
          <w:b w:val="0"/>
        </w:rPr>
        <w:t>多校10-铜牌</w:t>
      </w:r>
      <w:bookmarkEnd w:id="152"/>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√-HDU-</w:instrText>
      </w:r>
      <w:r w:rsidR="00C478A5" w:rsidRPr="003F0B0C">
        <w:rPr>
          <w:rFonts w:ascii="宋体" w:eastAsia="宋体" w:hAnsi="宋体"/>
          <w:b w:val="0"/>
        </w:rPr>
        <w:instrText>5861</w:instrText>
      </w:r>
      <w:r w:rsidR="00C478A5" w:rsidRPr="003F0B0C">
        <w:rPr>
          <w:rFonts w:ascii="宋体" w:eastAsia="宋体" w:hAnsi="宋体" w:hint="eastAsia"/>
          <w:b w:val="0"/>
        </w:rPr>
        <w:instrText>-</w:instrText>
      </w:r>
      <w:r w:rsidR="00C478A5" w:rsidRPr="003F0B0C">
        <w:rPr>
          <w:rFonts w:ascii="宋体" w:eastAsia="宋体" w:hAnsi="宋体"/>
          <w:b w:val="0"/>
        </w:rPr>
        <w:instrText>2016</w:instrText>
      </w:r>
      <w:r w:rsidR="00C478A5" w:rsidRPr="003F0B0C">
        <w:rPr>
          <w:rFonts w:ascii="宋体" w:eastAsia="宋体" w:hAnsi="宋体" w:hint="eastAsia"/>
          <w:b w:val="0"/>
        </w:rPr>
        <w:instrText>多校10-铜牌</w:instrText>
      </w:r>
      <w:r w:rsidR="00C478A5" w:rsidRPr="003F0B0C">
        <w:rPr>
          <w:rFonts w:ascii="宋体" w:eastAsia="宋体" w:hAnsi="宋体"/>
        </w:rPr>
        <w:instrText>:</w:instrText>
      </w:r>
      <w:r w:rsidR="00C478A5" w:rsidRPr="003F0B0C">
        <w:rPr>
          <w:rFonts w:ascii="宋体" w:eastAsia="宋体" w:hAnsi="宋体" w:hint="eastAsia"/>
        </w:rPr>
        <w:instrText>5</w:instrText>
      </w:r>
      <w:r w:rsidR="00C478A5" w:rsidRPr="003F0B0C">
        <w:rPr>
          <w:rFonts w:ascii="宋体" w:eastAsia="宋体" w:hAnsi="宋体"/>
        </w:rPr>
        <w:instrText xml:space="preserve">861" \y "HDU:5861" </w:instrText>
      </w:r>
      <w:r w:rsidR="00C478A5" w:rsidRPr="003F0B0C">
        <w:rPr>
          <w:rFonts w:ascii="宋体" w:eastAsia="宋体" w:hAnsi="宋体"/>
          <w:b w:val="0"/>
        </w:rPr>
        <w:fldChar w:fldCharType="end"/>
      </w:r>
    </w:p>
    <w:p w:rsidR="00A95EF8" w:rsidRPr="003F0B0C" w:rsidRDefault="00704059" w:rsidP="00704059">
      <w:pPr>
        <w:rPr>
          <w:rFonts w:ascii="宋体" w:eastAsia="宋体" w:hAnsi="宋体"/>
        </w:rPr>
      </w:pPr>
      <w:r w:rsidRPr="003F0B0C">
        <w:rPr>
          <w:rFonts w:ascii="宋体" w:eastAsia="宋体" w:hAnsi="宋体" w:hint="eastAsia"/>
        </w:rPr>
        <w:t>【</w:t>
      </w:r>
      <w:r w:rsidR="00DE72E5" w:rsidRPr="003F0B0C">
        <w:rPr>
          <w:rFonts w:ascii="宋体" w:eastAsia="宋体" w:hAnsi="宋体" w:hint="eastAsia"/>
        </w:rPr>
        <w:t>题干</w:t>
      </w:r>
      <w:r w:rsidRPr="003F0B0C">
        <w:rPr>
          <w:rFonts w:ascii="宋体" w:eastAsia="宋体" w:hAnsi="宋体" w:hint="eastAsia"/>
        </w:rPr>
        <w:t>】</w:t>
      </w:r>
    </w:p>
    <w:p w:rsidR="0086300A" w:rsidRPr="003F0B0C" w:rsidRDefault="00E60F9A" w:rsidP="00704059">
      <w:pPr>
        <w:rPr>
          <w:rFonts w:ascii="宋体" w:eastAsia="宋体" w:hAnsi="宋体" w:cs="Times New Roman"/>
          <w:color w:val="000000"/>
          <w:sz w:val="27"/>
          <w:szCs w:val="27"/>
        </w:rPr>
      </w:pPr>
      <w:r w:rsidRPr="003F0B0C">
        <w:rPr>
          <w:rFonts w:ascii="宋体" w:eastAsia="宋体" w:hAnsi="宋体" w:cs="Times New Roman" w:hint="eastAsia"/>
          <w:color w:val="000000"/>
          <w:sz w:val="27"/>
          <w:szCs w:val="27"/>
        </w:rPr>
        <w:t>一条直线上n个村庄，n-1个道路，每个道路有一个每天开放的费用。</w:t>
      </w:r>
      <w:r w:rsidRPr="003F0B0C">
        <w:rPr>
          <w:rFonts w:ascii="宋体" w:eastAsia="宋体" w:hAnsi="宋体" w:cs="Times New Roman" w:hint="eastAsia"/>
          <w:color w:val="000000"/>
          <w:sz w:val="27"/>
          <w:szCs w:val="27"/>
        </w:rPr>
        <w:lastRenderedPageBreak/>
        <w:t>开始的时候所有道路关闭，现在已知m天的通行计划，每天 给出a和b，要求a到b之间的道路开放</w:t>
      </w:r>
      <w:r w:rsidR="007E169D" w:rsidRPr="003F0B0C">
        <w:rPr>
          <w:rFonts w:ascii="宋体" w:eastAsia="宋体" w:hAnsi="宋体" w:cs="Times New Roman" w:hint="eastAsia"/>
          <w:color w:val="000000"/>
          <w:sz w:val="27"/>
          <w:szCs w:val="27"/>
        </w:rPr>
        <w:t>，每个道路只能开放和关闭一次，要求总费用最小。</w:t>
      </w:r>
    </w:p>
    <w:p w:rsidR="006C29C7" w:rsidRPr="003F0B0C" w:rsidRDefault="006C29C7" w:rsidP="00704059">
      <w:pPr>
        <w:rPr>
          <w:rFonts w:ascii="宋体" w:eastAsia="宋体" w:hAnsi="宋体"/>
        </w:rPr>
      </w:pPr>
      <w:r w:rsidRPr="003F0B0C">
        <w:rPr>
          <w:rFonts w:ascii="宋体" w:eastAsia="宋体" w:hAnsi="宋体" w:cs="Times New Roman" w:hint="eastAsia"/>
          <w:color w:val="000000"/>
          <w:sz w:val="27"/>
          <w:szCs w:val="27"/>
        </w:rPr>
        <w:t>样例输入为4个村庄，3天计划，道路费用</w:t>
      </w:r>
      <w:r w:rsidR="001B71AA" w:rsidRPr="003F0B0C">
        <w:rPr>
          <w:rFonts w:ascii="宋体" w:eastAsia="宋体" w:hAnsi="宋体" w:cs="Times New Roman" w:hint="eastAsia"/>
          <w:color w:val="000000"/>
          <w:sz w:val="27"/>
          <w:szCs w:val="27"/>
        </w:rPr>
        <w:t>1,2,3，接下来3天计划</w:t>
      </w:r>
    </w:p>
    <w:p w:rsidR="009345F8" w:rsidRPr="003F0B0C" w:rsidRDefault="009345F8" w:rsidP="009345F8">
      <w:pPr>
        <w:widowControl/>
        <w:spacing w:before="300"/>
        <w:jc w:val="left"/>
        <w:rPr>
          <w:rFonts w:ascii="宋体" w:eastAsia="宋体" w:hAnsi="宋体" w:cs="宋体"/>
          <w:b/>
          <w:bCs/>
          <w:color w:val="000000"/>
          <w:kern w:val="0"/>
          <w:sz w:val="27"/>
          <w:szCs w:val="27"/>
        </w:rPr>
      </w:pPr>
      <w:r w:rsidRPr="003F0B0C">
        <w:rPr>
          <w:rFonts w:ascii="宋体" w:eastAsia="宋体" w:hAnsi="宋体" w:cs="宋体" w:hint="eastAsia"/>
          <w:b/>
          <w:bCs/>
          <w:color w:val="000000"/>
          <w:kern w:val="0"/>
          <w:sz w:val="27"/>
          <w:szCs w:val="27"/>
        </w:rPr>
        <w:t>Sample Input</w:t>
      </w:r>
    </w:p>
    <w:p w:rsidR="009345F8" w:rsidRPr="003F0B0C"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3F0B0C">
        <w:rPr>
          <w:rFonts w:ascii="宋体" w:eastAsia="宋体" w:hAnsi="宋体" w:cs="宋体"/>
          <w:color w:val="000000"/>
          <w:kern w:val="0"/>
          <w:sz w:val="24"/>
          <w:szCs w:val="24"/>
        </w:rPr>
        <w:t>4 3</w:t>
      </w:r>
      <w:r w:rsidR="00F30794" w:rsidRPr="003F0B0C">
        <w:rPr>
          <w:rFonts w:ascii="宋体" w:eastAsia="宋体" w:hAnsi="宋体" w:cs="宋体"/>
          <w:color w:val="000000"/>
          <w:kern w:val="0"/>
          <w:sz w:val="24"/>
          <w:szCs w:val="24"/>
        </w:rPr>
        <w:t xml:space="preserve"> </w:t>
      </w:r>
    </w:p>
    <w:p w:rsidR="009345F8" w:rsidRPr="003F0B0C"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3F0B0C">
        <w:rPr>
          <w:rFonts w:ascii="宋体" w:eastAsia="宋体" w:hAnsi="宋体" w:cs="宋体"/>
          <w:color w:val="000000"/>
          <w:kern w:val="0"/>
          <w:sz w:val="24"/>
          <w:szCs w:val="24"/>
        </w:rPr>
        <w:t>1 2 3</w:t>
      </w:r>
    </w:p>
    <w:p w:rsidR="009345F8" w:rsidRPr="003F0B0C"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3F0B0C">
        <w:rPr>
          <w:rFonts w:ascii="宋体" w:eastAsia="宋体" w:hAnsi="宋体" w:cs="宋体"/>
          <w:color w:val="000000"/>
          <w:kern w:val="0"/>
          <w:sz w:val="24"/>
          <w:szCs w:val="24"/>
        </w:rPr>
        <w:t>1 3</w:t>
      </w:r>
    </w:p>
    <w:p w:rsidR="009345F8" w:rsidRPr="003F0B0C"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3F0B0C">
        <w:rPr>
          <w:rFonts w:ascii="宋体" w:eastAsia="宋体" w:hAnsi="宋体" w:cs="宋体"/>
          <w:color w:val="000000"/>
          <w:kern w:val="0"/>
          <w:sz w:val="24"/>
          <w:szCs w:val="24"/>
        </w:rPr>
        <w:t>3 4</w:t>
      </w:r>
    </w:p>
    <w:p w:rsidR="00F30794" w:rsidRPr="003F0B0C" w:rsidRDefault="009345F8" w:rsidP="00F30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3F0B0C">
        <w:rPr>
          <w:rFonts w:ascii="宋体" w:eastAsia="宋体" w:hAnsi="宋体" w:cs="宋体"/>
          <w:color w:val="000000"/>
          <w:kern w:val="0"/>
          <w:sz w:val="24"/>
          <w:szCs w:val="24"/>
        </w:rPr>
        <w:t>2 4</w:t>
      </w:r>
    </w:p>
    <w:p w:rsidR="009345F8" w:rsidRPr="003F0B0C" w:rsidRDefault="009345F8" w:rsidP="009345F8">
      <w:pPr>
        <w:widowControl/>
        <w:spacing w:before="300"/>
        <w:jc w:val="left"/>
        <w:rPr>
          <w:rFonts w:ascii="宋体" w:eastAsia="宋体" w:hAnsi="宋体" w:cs="宋体"/>
          <w:b/>
          <w:bCs/>
          <w:color w:val="000000"/>
          <w:kern w:val="0"/>
          <w:sz w:val="27"/>
          <w:szCs w:val="27"/>
        </w:rPr>
      </w:pPr>
      <w:r w:rsidRPr="003F0B0C">
        <w:rPr>
          <w:rFonts w:ascii="宋体" w:eastAsia="宋体" w:hAnsi="宋体" w:cs="宋体" w:hint="eastAsia"/>
          <w:b/>
          <w:bCs/>
          <w:color w:val="000000"/>
          <w:kern w:val="0"/>
          <w:sz w:val="27"/>
          <w:szCs w:val="27"/>
        </w:rPr>
        <w:t>Sample Output</w:t>
      </w:r>
    </w:p>
    <w:p w:rsidR="009345F8" w:rsidRPr="003F0B0C"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3F0B0C">
        <w:rPr>
          <w:rFonts w:ascii="宋体" w:eastAsia="宋体" w:hAnsi="宋体" w:cs="宋体"/>
          <w:color w:val="000000"/>
          <w:kern w:val="0"/>
          <w:sz w:val="24"/>
          <w:szCs w:val="24"/>
        </w:rPr>
        <w:t>3</w:t>
      </w:r>
    </w:p>
    <w:p w:rsidR="009345F8" w:rsidRPr="003F0B0C"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3F0B0C">
        <w:rPr>
          <w:rFonts w:ascii="宋体" w:eastAsia="宋体" w:hAnsi="宋体" w:cs="宋体"/>
          <w:color w:val="000000"/>
          <w:kern w:val="0"/>
          <w:sz w:val="24"/>
          <w:szCs w:val="24"/>
        </w:rPr>
        <w:t>5</w:t>
      </w:r>
    </w:p>
    <w:p w:rsidR="00704059" w:rsidRPr="003F0B0C" w:rsidRDefault="009345F8" w:rsidP="00A95E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3F0B0C">
        <w:rPr>
          <w:rFonts w:ascii="宋体" w:eastAsia="宋体" w:hAnsi="宋体" w:cs="宋体"/>
          <w:color w:val="000000"/>
          <w:kern w:val="0"/>
          <w:sz w:val="24"/>
          <w:szCs w:val="24"/>
        </w:rPr>
        <w:t>5</w:t>
      </w:r>
    </w:p>
    <w:p w:rsidR="00024451" w:rsidRPr="003F0B0C" w:rsidRDefault="008B5F9A"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F0B0C">
        <w:rPr>
          <w:rFonts w:ascii="宋体" w:eastAsia="宋体" w:hAnsi="宋体" w:cs="宋体" w:hint="eastAsia"/>
          <w:color w:val="000000"/>
          <w:kern w:val="0"/>
          <w:sz w:val="24"/>
          <w:szCs w:val="24"/>
        </w:rPr>
        <w:t>【题解】</w:t>
      </w:r>
    </w:p>
    <w:p w:rsidR="008B5F9A" w:rsidRPr="003F0B0C" w:rsidRDefault="003B71DD"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F0B0C">
        <w:rPr>
          <w:rFonts w:ascii="宋体" w:eastAsia="宋体" w:hAnsi="宋体" w:cs="宋体" w:hint="eastAsia"/>
          <w:color w:val="000000"/>
          <w:kern w:val="0"/>
          <w:sz w:val="24"/>
          <w:szCs w:val="24"/>
        </w:rPr>
        <w:t>200000的数据规模，想知道一个道路最早被使用的时间和最晚被使用的时间（如果被使用到的话），</w:t>
      </w:r>
      <w:r w:rsidR="00653F8B" w:rsidRPr="003F0B0C">
        <w:rPr>
          <w:rFonts w:ascii="宋体" w:eastAsia="宋体" w:hAnsi="宋体" w:cs="宋体" w:hint="eastAsia"/>
          <w:color w:val="000000"/>
          <w:kern w:val="0"/>
          <w:sz w:val="24"/>
          <w:szCs w:val="24"/>
        </w:rPr>
        <w:t>那么道路在此之前和之后都是关闭的，这样是最小的费用，</w:t>
      </w:r>
      <w:r w:rsidR="009D0F0E" w:rsidRPr="003F0B0C">
        <w:rPr>
          <w:rFonts w:ascii="宋体" w:eastAsia="宋体" w:hAnsi="宋体" w:cs="宋体" w:hint="eastAsia"/>
          <w:color w:val="000000"/>
          <w:kern w:val="0"/>
          <w:sz w:val="24"/>
          <w:szCs w:val="24"/>
        </w:rPr>
        <w:t>假设我们知道了每个道路的最早和最晚使用时间，那么扫一遍时间，每天加上开放的，减去关闭的，这样输出费用复杂度为O（3*m）（每个道路最多出现2次）</w:t>
      </w:r>
      <w:r w:rsidR="000A7D7C" w:rsidRPr="003F0B0C">
        <w:rPr>
          <w:rFonts w:ascii="宋体" w:eastAsia="宋体" w:hAnsi="宋体" w:cs="宋体" w:hint="eastAsia"/>
          <w:color w:val="000000"/>
          <w:kern w:val="0"/>
          <w:sz w:val="24"/>
          <w:szCs w:val="24"/>
        </w:rPr>
        <w:t>；它每次给出信息对一段区间进行操作，使用线段树，维护每个从开始到结束时每个节点得到的最大值和最小值（注意这里的最大值最小值不是区间的最大值和最小值，而是整个历史记录的最大值和最小值）</w:t>
      </w:r>
    </w:p>
    <w:p w:rsidR="00704059" w:rsidRPr="003F0B0C" w:rsidRDefault="00704059" w:rsidP="00704059">
      <w:pPr>
        <w:rPr>
          <w:rFonts w:ascii="宋体" w:eastAsia="宋体" w:hAnsi="宋体"/>
        </w:rPr>
      </w:pPr>
      <w:r w:rsidRPr="003F0B0C">
        <w:rPr>
          <w:rFonts w:ascii="宋体" w:eastAsia="宋体" w:hAnsi="宋体" w:hint="eastAsia"/>
        </w:rPr>
        <w:t>【代码】</w:t>
      </w:r>
    </w:p>
    <w:p w:rsidR="00704059" w:rsidRPr="003F0B0C" w:rsidRDefault="00704059" w:rsidP="00704059">
      <w:pPr>
        <w:rPr>
          <w:rFonts w:ascii="宋体" w:eastAsia="宋体" w:hAnsi="宋体"/>
        </w:rPr>
      </w:pPr>
      <w:r w:rsidRPr="003F0B0C">
        <w:rPr>
          <w:rFonts w:ascii="宋体" w:eastAsia="宋体" w:hAnsi="宋体"/>
        </w:rPr>
        <w:t>#include &lt;cstdio&gt;</w:t>
      </w:r>
    </w:p>
    <w:p w:rsidR="00704059" w:rsidRPr="003F0B0C" w:rsidRDefault="00704059" w:rsidP="00704059">
      <w:pPr>
        <w:rPr>
          <w:rFonts w:ascii="宋体" w:eastAsia="宋体" w:hAnsi="宋体"/>
        </w:rPr>
      </w:pPr>
      <w:r w:rsidRPr="003F0B0C">
        <w:rPr>
          <w:rFonts w:ascii="宋体" w:eastAsia="宋体" w:hAnsi="宋体"/>
        </w:rPr>
        <w:t>#include &lt;vector&gt;</w:t>
      </w:r>
    </w:p>
    <w:p w:rsidR="00704059" w:rsidRPr="003F0B0C" w:rsidRDefault="00704059" w:rsidP="00704059">
      <w:pPr>
        <w:rPr>
          <w:rFonts w:ascii="宋体" w:eastAsia="宋体" w:hAnsi="宋体"/>
        </w:rPr>
      </w:pPr>
      <w:r w:rsidRPr="003F0B0C">
        <w:rPr>
          <w:rFonts w:ascii="宋体" w:eastAsia="宋体" w:hAnsi="宋体"/>
        </w:rPr>
        <w:t>#include &lt;algorithm&gt;</w:t>
      </w:r>
    </w:p>
    <w:p w:rsidR="00704059" w:rsidRPr="003F0B0C" w:rsidRDefault="00704059" w:rsidP="00704059">
      <w:pPr>
        <w:rPr>
          <w:rFonts w:ascii="宋体" w:eastAsia="宋体" w:hAnsi="宋体"/>
        </w:rPr>
      </w:pPr>
      <w:r w:rsidRPr="003F0B0C">
        <w:rPr>
          <w:rFonts w:ascii="宋体" w:eastAsia="宋体" w:hAnsi="宋体"/>
        </w:rPr>
        <w:t>#define MAXN 200010</w:t>
      </w:r>
    </w:p>
    <w:p w:rsidR="00704059" w:rsidRPr="003F0B0C" w:rsidRDefault="00704059" w:rsidP="00704059">
      <w:pPr>
        <w:rPr>
          <w:rFonts w:ascii="宋体" w:eastAsia="宋体" w:hAnsi="宋体"/>
        </w:rPr>
      </w:pPr>
    </w:p>
    <w:p w:rsidR="00704059" w:rsidRPr="003F0B0C" w:rsidRDefault="00704059" w:rsidP="00704059">
      <w:pPr>
        <w:rPr>
          <w:rFonts w:ascii="宋体" w:eastAsia="宋体" w:hAnsi="宋体"/>
        </w:rPr>
      </w:pPr>
      <w:r w:rsidRPr="003F0B0C">
        <w:rPr>
          <w:rFonts w:ascii="宋体" w:eastAsia="宋体" w:hAnsi="宋体"/>
        </w:rPr>
        <w:t>using namespace std;</w:t>
      </w:r>
    </w:p>
    <w:p w:rsidR="00704059" w:rsidRPr="003F0B0C" w:rsidRDefault="00704059" w:rsidP="00704059">
      <w:pPr>
        <w:rPr>
          <w:rFonts w:ascii="宋体" w:eastAsia="宋体" w:hAnsi="宋体"/>
        </w:rPr>
      </w:pPr>
    </w:p>
    <w:p w:rsidR="00704059" w:rsidRPr="003F0B0C" w:rsidRDefault="00704059" w:rsidP="00704059">
      <w:pPr>
        <w:rPr>
          <w:rFonts w:ascii="宋体" w:eastAsia="宋体" w:hAnsi="宋体"/>
        </w:rPr>
      </w:pPr>
      <w:r w:rsidRPr="003F0B0C">
        <w:rPr>
          <w:rFonts w:ascii="宋体" w:eastAsia="宋体" w:hAnsi="宋体"/>
        </w:rPr>
        <w:t>struct node{</w:t>
      </w:r>
    </w:p>
    <w:p w:rsidR="00704059" w:rsidRPr="003F0B0C" w:rsidRDefault="00704059" w:rsidP="00704059">
      <w:pPr>
        <w:rPr>
          <w:rFonts w:ascii="宋体" w:eastAsia="宋体" w:hAnsi="宋体"/>
        </w:rPr>
      </w:pPr>
      <w:r w:rsidRPr="003F0B0C">
        <w:rPr>
          <w:rFonts w:ascii="宋体" w:eastAsia="宋体" w:hAnsi="宋体"/>
        </w:rPr>
        <w:t xml:space="preserve">    int left,right,maxnum,minnum;</w:t>
      </w:r>
    </w:p>
    <w:p w:rsidR="00704059" w:rsidRPr="003F0B0C" w:rsidRDefault="00704059" w:rsidP="00704059">
      <w:pPr>
        <w:rPr>
          <w:rFonts w:ascii="宋体" w:eastAsia="宋体" w:hAnsi="宋体"/>
        </w:rPr>
      </w:pPr>
      <w:r w:rsidRPr="003F0B0C">
        <w:rPr>
          <w:rFonts w:ascii="宋体" w:eastAsia="宋体" w:hAnsi="宋体"/>
        </w:rPr>
        <w:t xml:space="preserve">    bool used,lazy;</w:t>
      </w:r>
    </w:p>
    <w:p w:rsidR="00704059" w:rsidRPr="003F0B0C" w:rsidRDefault="00704059" w:rsidP="00704059">
      <w:pPr>
        <w:rPr>
          <w:rFonts w:ascii="宋体" w:eastAsia="宋体" w:hAnsi="宋体"/>
        </w:rPr>
      </w:pPr>
      <w:r w:rsidRPr="003F0B0C">
        <w:rPr>
          <w:rFonts w:ascii="宋体" w:eastAsia="宋体" w:hAnsi="宋体"/>
        </w:rPr>
        <w:t>}tree[MAXN&lt;&lt;2];</w:t>
      </w:r>
    </w:p>
    <w:p w:rsidR="00704059" w:rsidRPr="003F0B0C" w:rsidRDefault="00704059" w:rsidP="00704059">
      <w:pPr>
        <w:rPr>
          <w:rFonts w:ascii="宋体" w:eastAsia="宋体" w:hAnsi="宋体"/>
        </w:rPr>
      </w:pPr>
      <w:r w:rsidRPr="003F0B0C">
        <w:rPr>
          <w:rFonts w:ascii="宋体" w:eastAsia="宋体" w:hAnsi="宋体"/>
        </w:rPr>
        <w:t>vector&lt;int&gt; open[MAXN],close[MAXN];</w:t>
      </w:r>
    </w:p>
    <w:p w:rsidR="00704059" w:rsidRPr="003F0B0C" w:rsidRDefault="00704059" w:rsidP="00704059">
      <w:pPr>
        <w:rPr>
          <w:rFonts w:ascii="宋体" w:eastAsia="宋体" w:hAnsi="宋体"/>
        </w:rPr>
      </w:pPr>
    </w:p>
    <w:p w:rsidR="00704059" w:rsidRPr="003F0B0C" w:rsidRDefault="00704059" w:rsidP="00704059">
      <w:pPr>
        <w:rPr>
          <w:rFonts w:ascii="宋体" w:eastAsia="宋体" w:hAnsi="宋体"/>
        </w:rPr>
      </w:pPr>
      <w:r w:rsidRPr="003F0B0C">
        <w:rPr>
          <w:rFonts w:ascii="宋体" w:eastAsia="宋体" w:hAnsi="宋体"/>
        </w:rPr>
        <w:lastRenderedPageBreak/>
        <w:t>void build_tree(int id,int l,int r){</w:t>
      </w:r>
    </w:p>
    <w:p w:rsidR="00704059" w:rsidRPr="003F0B0C" w:rsidRDefault="00704059" w:rsidP="00704059">
      <w:pPr>
        <w:rPr>
          <w:rFonts w:ascii="宋体" w:eastAsia="宋体" w:hAnsi="宋体"/>
        </w:rPr>
      </w:pPr>
      <w:r w:rsidRPr="003F0B0C">
        <w:rPr>
          <w:rFonts w:ascii="宋体" w:eastAsia="宋体" w:hAnsi="宋体"/>
        </w:rPr>
        <w:t xml:space="preserve">    tree[id].left=l,tree[id].right=r,tree[id].used=tree[id].lazy=false;</w:t>
      </w:r>
    </w:p>
    <w:p w:rsidR="00704059" w:rsidRPr="003F0B0C" w:rsidRDefault="00704059" w:rsidP="00704059">
      <w:pPr>
        <w:rPr>
          <w:rFonts w:ascii="宋体" w:eastAsia="宋体" w:hAnsi="宋体"/>
        </w:rPr>
      </w:pPr>
      <w:r w:rsidRPr="003F0B0C">
        <w:rPr>
          <w:rFonts w:ascii="宋体" w:eastAsia="宋体" w:hAnsi="宋体"/>
        </w:rPr>
        <w:t xml:space="preserve">    if (tree[id].left==tree[id].right){</w:t>
      </w:r>
    </w:p>
    <w:p w:rsidR="00704059" w:rsidRPr="003F0B0C" w:rsidRDefault="00704059" w:rsidP="00704059">
      <w:pPr>
        <w:rPr>
          <w:rFonts w:ascii="宋体" w:eastAsia="宋体" w:hAnsi="宋体"/>
        </w:rPr>
      </w:pPr>
      <w:r w:rsidRPr="003F0B0C">
        <w:rPr>
          <w:rFonts w:ascii="宋体" w:eastAsia="宋体" w:hAnsi="宋体"/>
        </w:rPr>
        <w:t xml:space="preserve">        return;</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int mid=(l+r)/2;</w:t>
      </w:r>
    </w:p>
    <w:p w:rsidR="00704059" w:rsidRPr="003F0B0C" w:rsidRDefault="00704059" w:rsidP="00704059">
      <w:pPr>
        <w:rPr>
          <w:rFonts w:ascii="宋体" w:eastAsia="宋体" w:hAnsi="宋体"/>
        </w:rPr>
      </w:pPr>
      <w:r w:rsidRPr="003F0B0C">
        <w:rPr>
          <w:rFonts w:ascii="宋体" w:eastAsia="宋体" w:hAnsi="宋体"/>
        </w:rPr>
        <w:t xml:space="preserve">    build_tree(id&lt;&lt;1,l,mid),build_tree(id&lt;&lt;1|1,mid+1,r);</w:t>
      </w:r>
    </w:p>
    <w:p w:rsidR="00704059" w:rsidRPr="003F0B0C" w:rsidRDefault="00704059" w:rsidP="00704059">
      <w:pPr>
        <w:rPr>
          <w:rFonts w:ascii="宋体" w:eastAsia="宋体" w:hAnsi="宋体"/>
        </w:rPr>
      </w:pPr>
      <w:r w:rsidRPr="003F0B0C">
        <w:rPr>
          <w:rFonts w:ascii="宋体" w:eastAsia="宋体" w:hAnsi="宋体"/>
        </w:rPr>
        <w:t xml:space="preserve">    return;</w:t>
      </w:r>
    </w:p>
    <w:p w:rsidR="00704059" w:rsidRPr="003F0B0C" w:rsidRDefault="00704059" w:rsidP="00704059">
      <w:pPr>
        <w:rPr>
          <w:rFonts w:ascii="宋体" w:eastAsia="宋体" w:hAnsi="宋体"/>
        </w:rPr>
      </w:pPr>
      <w:r w:rsidRPr="003F0B0C">
        <w:rPr>
          <w:rFonts w:ascii="宋体" w:eastAsia="宋体" w:hAnsi="宋体"/>
        </w:rPr>
        <w:t>}</w:t>
      </w:r>
    </w:p>
    <w:p w:rsidR="00704059" w:rsidRPr="003F0B0C" w:rsidRDefault="00704059" w:rsidP="00704059">
      <w:pPr>
        <w:rPr>
          <w:rFonts w:ascii="宋体" w:eastAsia="宋体" w:hAnsi="宋体"/>
        </w:rPr>
      </w:pPr>
    </w:p>
    <w:p w:rsidR="00704059" w:rsidRPr="003F0B0C" w:rsidRDefault="00704059" w:rsidP="00704059">
      <w:pPr>
        <w:rPr>
          <w:rFonts w:ascii="宋体" w:eastAsia="宋体" w:hAnsi="宋体"/>
        </w:rPr>
      </w:pPr>
      <w:r w:rsidRPr="003F0B0C">
        <w:rPr>
          <w:rFonts w:ascii="宋体" w:eastAsia="宋体" w:hAnsi="宋体"/>
        </w:rPr>
        <w:t>void update(int id,int l,int r,int t){</w:t>
      </w:r>
    </w:p>
    <w:p w:rsidR="00704059" w:rsidRPr="003F0B0C" w:rsidRDefault="00704059" w:rsidP="00704059">
      <w:pPr>
        <w:rPr>
          <w:rFonts w:ascii="宋体" w:eastAsia="宋体" w:hAnsi="宋体"/>
        </w:rPr>
      </w:pPr>
      <w:r w:rsidRPr="003F0B0C">
        <w:rPr>
          <w:rFonts w:ascii="宋体" w:eastAsia="宋体" w:hAnsi="宋体"/>
        </w:rPr>
        <w:t xml:space="preserve">    if (tree[id].left==l&amp;&amp;tree[id].right==r){</w:t>
      </w:r>
    </w:p>
    <w:p w:rsidR="00704059" w:rsidRPr="003F0B0C" w:rsidRDefault="00704059" w:rsidP="00704059">
      <w:pPr>
        <w:rPr>
          <w:rFonts w:ascii="宋体" w:eastAsia="宋体" w:hAnsi="宋体"/>
        </w:rPr>
      </w:pPr>
      <w:r w:rsidRPr="003F0B0C">
        <w:rPr>
          <w:rFonts w:ascii="宋体" w:eastAsia="宋体" w:hAnsi="宋体"/>
        </w:rPr>
        <w:t xml:space="preserve">        if (tree[id].used){</w:t>
      </w:r>
    </w:p>
    <w:p w:rsidR="00704059" w:rsidRPr="003F0B0C" w:rsidRDefault="00704059" w:rsidP="00704059">
      <w:pPr>
        <w:rPr>
          <w:rFonts w:ascii="宋体" w:eastAsia="宋体" w:hAnsi="宋体"/>
        </w:rPr>
      </w:pPr>
      <w:r w:rsidRPr="003F0B0C">
        <w:rPr>
          <w:rFonts w:ascii="宋体" w:eastAsia="宋体" w:hAnsi="宋体"/>
        </w:rPr>
        <w:t xml:space="preserve">            tree[id].maxnum=max(tree[id].maxnum,t),tree[id].minnum=min(tree[id].minnum,t);</w:t>
      </w:r>
    </w:p>
    <w:p w:rsidR="00704059" w:rsidRPr="003F0B0C" w:rsidRDefault="00704059" w:rsidP="00704059">
      <w:pPr>
        <w:rPr>
          <w:rFonts w:ascii="宋体" w:eastAsia="宋体" w:hAnsi="宋体"/>
        </w:rPr>
      </w:pPr>
      <w:r w:rsidRPr="003F0B0C">
        <w:rPr>
          <w:rFonts w:ascii="宋体" w:eastAsia="宋体" w:hAnsi="宋体"/>
        </w:rPr>
        <w:t xml:space="preserve">        }else{</w:t>
      </w:r>
    </w:p>
    <w:p w:rsidR="00704059" w:rsidRPr="003F0B0C" w:rsidRDefault="00704059" w:rsidP="00704059">
      <w:pPr>
        <w:rPr>
          <w:rFonts w:ascii="宋体" w:eastAsia="宋体" w:hAnsi="宋体"/>
        </w:rPr>
      </w:pPr>
      <w:r w:rsidRPr="003F0B0C">
        <w:rPr>
          <w:rFonts w:ascii="宋体" w:eastAsia="宋体" w:hAnsi="宋体"/>
        </w:rPr>
        <w:t xml:space="preserve">            tree[id].used=true,tree[id].maxnum=tree[id].minnum=t;</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tree[id].lazy=true;</w:t>
      </w:r>
    </w:p>
    <w:p w:rsidR="00704059" w:rsidRPr="003F0B0C" w:rsidRDefault="00704059" w:rsidP="00704059">
      <w:pPr>
        <w:rPr>
          <w:rFonts w:ascii="宋体" w:eastAsia="宋体" w:hAnsi="宋体"/>
        </w:rPr>
      </w:pPr>
      <w:r w:rsidRPr="003F0B0C">
        <w:rPr>
          <w:rFonts w:ascii="宋体" w:eastAsia="宋体" w:hAnsi="宋体"/>
        </w:rPr>
        <w:t xml:space="preserve">        return;</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if (tree[id].lazy){</w:t>
      </w:r>
    </w:p>
    <w:p w:rsidR="00704059" w:rsidRPr="003F0B0C" w:rsidRDefault="00704059" w:rsidP="00704059">
      <w:pPr>
        <w:rPr>
          <w:rFonts w:ascii="宋体" w:eastAsia="宋体" w:hAnsi="宋体"/>
        </w:rPr>
      </w:pPr>
      <w:r w:rsidRPr="003F0B0C">
        <w:rPr>
          <w:rFonts w:ascii="宋体" w:eastAsia="宋体" w:hAnsi="宋体"/>
        </w:rPr>
        <w:t xml:space="preserve">        update(id&lt;&lt;1,tree[id&lt;&lt;1].left,tree[id&lt;&lt;1].right,tree[id].maxnum);</w:t>
      </w:r>
    </w:p>
    <w:p w:rsidR="00704059" w:rsidRPr="003F0B0C" w:rsidRDefault="00704059" w:rsidP="00704059">
      <w:pPr>
        <w:rPr>
          <w:rFonts w:ascii="宋体" w:eastAsia="宋体" w:hAnsi="宋体"/>
        </w:rPr>
      </w:pPr>
      <w:r w:rsidRPr="003F0B0C">
        <w:rPr>
          <w:rFonts w:ascii="宋体" w:eastAsia="宋体" w:hAnsi="宋体"/>
        </w:rPr>
        <w:t xml:space="preserve">        update(id&lt;&lt;1,tree[id&lt;&lt;1].left,tree[id&lt;&lt;1].right,tree[id].minnum);</w:t>
      </w:r>
    </w:p>
    <w:p w:rsidR="00704059" w:rsidRPr="003F0B0C" w:rsidRDefault="00704059" w:rsidP="00704059">
      <w:pPr>
        <w:rPr>
          <w:rFonts w:ascii="宋体" w:eastAsia="宋体" w:hAnsi="宋体"/>
        </w:rPr>
      </w:pPr>
      <w:r w:rsidRPr="003F0B0C">
        <w:rPr>
          <w:rFonts w:ascii="宋体" w:eastAsia="宋体" w:hAnsi="宋体"/>
        </w:rPr>
        <w:t xml:space="preserve">        update(id&lt;&lt;1|1,tree[id&lt;&lt;1|1].left,tree[id&lt;&lt;1|1].right,tree[id].maxnum);</w:t>
      </w:r>
    </w:p>
    <w:p w:rsidR="00704059" w:rsidRPr="003F0B0C" w:rsidRDefault="00704059" w:rsidP="00704059">
      <w:pPr>
        <w:rPr>
          <w:rFonts w:ascii="宋体" w:eastAsia="宋体" w:hAnsi="宋体"/>
        </w:rPr>
      </w:pPr>
      <w:r w:rsidRPr="003F0B0C">
        <w:rPr>
          <w:rFonts w:ascii="宋体" w:eastAsia="宋体" w:hAnsi="宋体"/>
        </w:rPr>
        <w:t xml:space="preserve">        update(id&lt;&lt;1|1,tree[id&lt;&lt;1|1].left,tree[id&lt;&lt;1|1].right,tree[id].minnum);</w:t>
      </w:r>
    </w:p>
    <w:p w:rsidR="00704059" w:rsidRPr="003F0B0C" w:rsidRDefault="00704059" w:rsidP="00704059">
      <w:pPr>
        <w:rPr>
          <w:rFonts w:ascii="宋体" w:eastAsia="宋体" w:hAnsi="宋体"/>
        </w:rPr>
      </w:pPr>
      <w:r w:rsidRPr="003F0B0C">
        <w:rPr>
          <w:rFonts w:ascii="宋体" w:eastAsia="宋体" w:hAnsi="宋体"/>
        </w:rPr>
        <w:t xml:space="preserve">        tree[id].lazy=false;</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int leftr=tree[id&lt;&lt;1].right,rightl=tree[id&lt;&lt;1|1].left;</w:t>
      </w:r>
    </w:p>
    <w:p w:rsidR="00704059" w:rsidRPr="003F0B0C" w:rsidRDefault="00704059" w:rsidP="00704059">
      <w:pPr>
        <w:rPr>
          <w:rFonts w:ascii="宋体" w:eastAsia="宋体" w:hAnsi="宋体"/>
        </w:rPr>
      </w:pPr>
      <w:r w:rsidRPr="003F0B0C">
        <w:rPr>
          <w:rFonts w:ascii="宋体" w:eastAsia="宋体" w:hAnsi="宋体"/>
        </w:rPr>
        <w:t xml:space="preserve">    if (r&lt;=leftr){</w:t>
      </w:r>
    </w:p>
    <w:p w:rsidR="00704059" w:rsidRPr="003F0B0C" w:rsidRDefault="00704059" w:rsidP="00704059">
      <w:pPr>
        <w:rPr>
          <w:rFonts w:ascii="宋体" w:eastAsia="宋体" w:hAnsi="宋体"/>
        </w:rPr>
      </w:pPr>
      <w:r w:rsidRPr="003F0B0C">
        <w:rPr>
          <w:rFonts w:ascii="宋体" w:eastAsia="宋体" w:hAnsi="宋体"/>
        </w:rPr>
        <w:t xml:space="preserve">        update(id&lt;&lt;1,l,r,t);</w:t>
      </w:r>
    </w:p>
    <w:p w:rsidR="00704059" w:rsidRPr="003F0B0C" w:rsidRDefault="00704059" w:rsidP="00704059">
      <w:pPr>
        <w:rPr>
          <w:rFonts w:ascii="宋体" w:eastAsia="宋体" w:hAnsi="宋体"/>
        </w:rPr>
      </w:pPr>
      <w:r w:rsidRPr="003F0B0C">
        <w:rPr>
          <w:rFonts w:ascii="宋体" w:eastAsia="宋体" w:hAnsi="宋体"/>
        </w:rPr>
        <w:t xml:space="preserve">    }else if (l&gt;=rightl){</w:t>
      </w:r>
    </w:p>
    <w:p w:rsidR="00704059" w:rsidRPr="003F0B0C" w:rsidRDefault="00704059" w:rsidP="00704059">
      <w:pPr>
        <w:rPr>
          <w:rFonts w:ascii="宋体" w:eastAsia="宋体" w:hAnsi="宋体"/>
        </w:rPr>
      </w:pPr>
      <w:r w:rsidRPr="003F0B0C">
        <w:rPr>
          <w:rFonts w:ascii="宋体" w:eastAsia="宋体" w:hAnsi="宋体"/>
        </w:rPr>
        <w:t xml:space="preserve">        update(id&lt;&lt;1|1,l,r,t);</w:t>
      </w:r>
    </w:p>
    <w:p w:rsidR="00704059" w:rsidRPr="003F0B0C" w:rsidRDefault="00704059" w:rsidP="00704059">
      <w:pPr>
        <w:rPr>
          <w:rFonts w:ascii="宋体" w:eastAsia="宋体" w:hAnsi="宋体"/>
        </w:rPr>
      </w:pPr>
      <w:r w:rsidRPr="003F0B0C">
        <w:rPr>
          <w:rFonts w:ascii="宋体" w:eastAsia="宋体" w:hAnsi="宋体"/>
        </w:rPr>
        <w:t xml:space="preserve">    }else{</w:t>
      </w:r>
    </w:p>
    <w:p w:rsidR="00704059" w:rsidRPr="003F0B0C" w:rsidRDefault="00704059" w:rsidP="00704059">
      <w:pPr>
        <w:rPr>
          <w:rFonts w:ascii="宋体" w:eastAsia="宋体" w:hAnsi="宋体"/>
        </w:rPr>
      </w:pPr>
      <w:r w:rsidRPr="003F0B0C">
        <w:rPr>
          <w:rFonts w:ascii="宋体" w:eastAsia="宋体" w:hAnsi="宋体"/>
        </w:rPr>
        <w:t xml:space="preserve">        update(id&lt;&lt;1,l,leftr,t),update(id&lt;&lt;1|1,rightl,r,t);</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return;</w:t>
      </w:r>
    </w:p>
    <w:p w:rsidR="00704059" w:rsidRPr="003F0B0C" w:rsidRDefault="00704059" w:rsidP="00704059">
      <w:pPr>
        <w:rPr>
          <w:rFonts w:ascii="宋体" w:eastAsia="宋体" w:hAnsi="宋体"/>
        </w:rPr>
      </w:pPr>
      <w:r w:rsidRPr="003F0B0C">
        <w:rPr>
          <w:rFonts w:ascii="宋体" w:eastAsia="宋体" w:hAnsi="宋体"/>
        </w:rPr>
        <w:t>}</w:t>
      </w:r>
    </w:p>
    <w:p w:rsidR="00704059" w:rsidRPr="003F0B0C" w:rsidRDefault="00704059" w:rsidP="00704059">
      <w:pPr>
        <w:rPr>
          <w:rFonts w:ascii="宋体" w:eastAsia="宋体" w:hAnsi="宋体"/>
        </w:rPr>
      </w:pPr>
    </w:p>
    <w:p w:rsidR="00704059" w:rsidRPr="003F0B0C" w:rsidRDefault="00704059" w:rsidP="00704059">
      <w:pPr>
        <w:rPr>
          <w:rFonts w:ascii="宋体" w:eastAsia="宋体" w:hAnsi="宋体"/>
        </w:rPr>
      </w:pPr>
      <w:r w:rsidRPr="003F0B0C">
        <w:rPr>
          <w:rFonts w:ascii="宋体" w:eastAsia="宋体" w:hAnsi="宋体"/>
        </w:rPr>
        <w:t>void query(int id,int l,int r,int &amp;minnum,int &amp;maxnum,bool &amp;used){</w:t>
      </w:r>
    </w:p>
    <w:p w:rsidR="00704059" w:rsidRPr="003F0B0C" w:rsidRDefault="00704059" w:rsidP="00704059">
      <w:pPr>
        <w:rPr>
          <w:rFonts w:ascii="宋体" w:eastAsia="宋体" w:hAnsi="宋体"/>
        </w:rPr>
      </w:pPr>
      <w:r w:rsidRPr="003F0B0C">
        <w:rPr>
          <w:rFonts w:ascii="宋体" w:eastAsia="宋体" w:hAnsi="宋体"/>
        </w:rPr>
        <w:t xml:space="preserve">    if (tree[id].left==l&amp;&amp;tree[id].right==r){</w:t>
      </w:r>
    </w:p>
    <w:p w:rsidR="00704059" w:rsidRPr="003F0B0C" w:rsidRDefault="00704059" w:rsidP="00704059">
      <w:pPr>
        <w:rPr>
          <w:rFonts w:ascii="宋体" w:eastAsia="宋体" w:hAnsi="宋体"/>
        </w:rPr>
      </w:pPr>
      <w:r w:rsidRPr="003F0B0C">
        <w:rPr>
          <w:rFonts w:ascii="宋体" w:eastAsia="宋体" w:hAnsi="宋体"/>
        </w:rPr>
        <w:t xml:space="preserve">        maxnum=tree[id].maxnum,minnum=tree[id].minnum,used=tree[id].used;</w:t>
      </w:r>
    </w:p>
    <w:p w:rsidR="00704059" w:rsidRPr="003F0B0C" w:rsidRDefault="00704059" w:rsidP="00704059">
      <w:pPr>
        <w:rPr>
          <w:rFonts w:ascii="宋体" w:eastAsia="宋体" w:hAnsi="宋体"/>
        </w:rPr>
      </w:pPr>
      <w:r w:rsidRPr="003F0B0C">
        <w:rPr>
          <w:rFonts w:ascii="宋体" w:eastAsia="宋体" w:hAnsi="宋体"/>
        </w:rPr>
        <w:t xml:space="preserve">        return;</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lastRenderedPageBreak/>
        <w:t xml:space="preserve">    if (tree[id].lazy){</w:t>
      </w:r>
    </w:p>
    <w:p w:rsidR="00704059" w:rsidRPr="003F0B0C" w:rsidRDefault="00704059" w:rsidP="00704059">
      <w:pPr>
        <w:rPr>
          <w:rFonts w:ascii="宋体" w:eastAsia="宋体" w:hAnsi="宋体"/>
        </w:rPr>
      </w:pPr>
      <w:r w:rsidRPr="003F0B0C">
        <w:rPr>
          <w:rFonts w:ascii="宋体" w:eastAsia="宋体" w:hAnsi="宋体"/>
        </w:rPr>
        <w:t xml:space="preserve">        update(id&lt;&lt;1,tree[id&lt;&lt;1].left,tree[id&lt;&lt;1].right,tree[id].maxnum);</w:t>
      </w:r>
    </w:p>
    <w:p w:rsidR="00704059" w:rsidRPr="003F0B0C" w:rsidRDefault="00704059" w:rsidP="00704059">
      <w:pPr>
        <w:rPr>
          <w:rFonts w:ascii="宋体" w:eastAsia="宋体" w:hAnsi="宋体"/>
        </w:rPr>
      </w:pPr>
      <w:r w:rsidRPr="003F0B0C">
        <w:rPr>
          <w:rFonts w:ascii="宋体" w:eastAsia="宋体" w:hAnsi="宋体"/>
        </w:rPr>
        <w:t xml:space="preserve">        update(id&lt;&lt;1,tree[id&lt;&lt;1].left,tree[id&lt;&lt;1].right,tree[id].minnum);</w:t>
      </w:r>
    </w:p>
    <w:p w:rsidR="00704059" w:rsidRPr="003F0B0C" w:rsidRDefault="00704059" w:rsidP="00704059">
      <w:pPr>
        <w:rPr>
          <w:rFonts w:ascii="宋体" w:eastAsia="宋体" w:hAnsi="宋体"/>
        </w:rPr>
      </w:pPr>
      <w:r w:rsidRPr="003F0B0C">
        <w:rPr>
          <w:rFonts w:ascii="宋体" w:eastAsia="宋体" w:hAnsi="宋体"/>
        </w:rPr>
        <w:t xml:space="preserve">        update(id&lt;&lt;1|1,tree[id&lt;&lt;1|1].left,tree[id&lt;&lt;1|1].right,tree[id].maxnum);</w:t>
      </w:r>
    </w:p>
    <w:p w:rsidR="00704059" w:rsidRPr="003F0B0C" w:rsidRDefault="00704059" w:rsidP="00704059">
      <w:pPr>
        <w:rPr>
          <w:rFonts w:ascii="宋体" w:eastAsia="宋体" w:hAnsi="宋体"/>
        </w:rPr>
      </w:pPr>
      <w:r w:rsidRPr="003F0B0C">
        <w:rPr>
          <w:rFonts w:ascii="宋体" w:eastAsia="宋体" w:hAnsi="宋体"/>
        </w:rPr>
        <w:t xml:space="preserve">        update(id&lt;&lt;1|1,tree[id&lt;&lt;1|1].left,tree[id&lt;&lt;1|1].right,tree[id].minnum);</w:t>
      </w:r>
    </w:p>
    <w:p w:rsidR="00704059" w:rsidRPr="003F0B0C" w:rsidRDefault="00704059" w:rsidP="00704059">
      <w:pPr>
        <w:rPr>
          <w:rFonts w:ascii="宋体" w:eastAsia="宋体" w:hAnsi="宋体"/>
        </w:rPr>
      </w:pPr>
      <w:r w:rsidRPr="003F0B0C">
        <w:rPr>
          <w:rFonts w:ascii="宋体" w:eastAsia="宋体" w:hAnsi="宋体"/>
        </w:rPr>
        <w:t xml:space="preserve">        tree[id].lazy=false;</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int leftr=tree[id&lt;&lt;1].right,rightl=tree[id&lt;&lt;1|1].left;</w:t>
      </w:r>
    </w:p>
    <w:p w:rsidR="00704059" w:rsidRPr="003F0B0C" w:rsidRDefault="00704059" w:rsidP="00704059">
      <w:pPr>
        <w:rPr>
          <w:rFonts w:ascii="宋体" w:eastAsia="宋体" w:hAnsi="宋体"/>
        </w:rPr>
      </w:pPr>
      <w:r w:rsidRPr="003F0B0C">
        <w:rPr>
          <w:rFonts w:ascii="宋体" w:eastAsia="宋体" w:hAnsi="宋体"/>
        </w:rPr>
        <w:t xml:space="preserve">    if (r&lt;=leftr){</w:t>
      </w:r>
    </w:p>
    <w:p w:rsidR="00704059" w:rsidRPr="003F0B0C" w:rsidRDefault="00704059" w:rsidP="00704059">
      <w:pPr>
        <w:rPr>
          <w:rFonts w:ascii="宋体" w:eastAsia="宋体" w:hAnsi="宋体"/>
        </w:rPr>
      </w:pPr>
      <w:r w:rsidRPr="003F0B0C">
        <w:rPr>
          <w:rFonts w:ascii="宋体" w:eastAsia="宋体" w:hAnsi="宋体"/>
        </w:rPr>
        <w:t xml:space="preserve">        query(id&lt;&lt;1,l,r,minnum,maxnum,used);</w:t>
      </w:r>
    </w:p>
    <w:p w:rsidR="00704059" w:rsidRPr="003F0B0C" w:rsidRDefault="00704059" w:rsidP="00704059">
      <w:pPr>
        <w:rPr>
          <w:rFonts w:ascii="宋体" w:eastAsia="宋体" w:hAnsi="宋体"/>
        </w:rPr>
      </w:pPr>
      <w:r w:rsidRPr="003F0B0C">
        <w:rPr>
          <w:rFonts w:ascii="宋体" w:eastAsia="宋体" w:hAnsi="宋体"/>
        </w:rPr>
        <w:t xml:space="preserve">    }else if (l&gt;=rightl){</w:t>
      </w:r>
    </w:p>
    <w:p w:rsidR="00704059" w:rsidRPr="003F0B0C" w:rsidRDefault="00704059" w:rsidP="00704059">
      <w:pPr>
        <w:rPr>
          <w:rFonts w:ascii="宋体" w:eastAsia="宋体" w:hAnsi="宋体"/>
        </w:rPr>
      </w:pPr>
      <w:r w:rsidRPr="003F0B0C">
        <w:rPr>
          <w:rFonts w:ascii="宋体" w:eastAsia="宋体" w:hAnsi="宋体"/>
        </w:rPr>
        <w:t xml:space="preserve">        query(id&lt;&lt;1|1,l,r,minnum,maxnum,used);</w:t>
      </w:r>
    </w:p>
    <w:p w:rsidR="00704059" w:rsidRPr="003F0B0C" w:rsidRDefault="00704059" w:rsidP="00704059">
      <w:pPr>
        <w:rPr>
          <w:rFonts w:ascii="宋体" w:eastAsia="宋体" w:hAnsi="宋体"/>
        </w:rPr>
      </w:pPr>
      <w:r w:rsidRPr="003F0B0C">
        <w:rPr>
          <w:rFonts w:ascii="宋体" w:eastAsia="宋体" w:hAnsi="宋体"/>
        </w:rPr>
        <w:t xml:space="preserve">    }else{</w:t>
      </w:r>
    </w:p>
    <w:p w:rsidR="00704059" w:rsidRPr="003F0B0C" w:rsidRDefault="00704059" w:rsidP="00704059">
      <w:pPr>
        <w:rPr>
          <w:rFonts w:ascii="宋体" w:eastAsia="宋体" w:hAnsi="宋体"/>
        </w:rPr>
      </w:pPr>
      <w:r w:rsidRPr="003F0B0C">
        <w:rPr>
          <w:rFonts w:ascii="宋体" w:eastAsia="宋体" w:hAnsi="宋体"/>
        </w:rPr>
        <w:t xml:space="preserve">        query(id&lt;&lt;1,l,leftr,minnum,maxnum,used),query(id&lt;&lt;1|1,rightl,r,minnum,maxnum,used);</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return;</w:t>
      </w:r>
    </w:p>
    <w:p w:rsidR="00704059" w:rsidRPr="003F0B0C" w:rsidRDefault="00704059" w:rsidP="00704059">
      <w:pPr>
        <w:rPr>
          <w:rFonts w:ascii="宋体" w:eastAsia="宋体" w:hAnsi="宋体"/>
        </w:rPr>
      </w:pPr>
      <w:r w:rsidRPr="003F0B0C">
        <w:rPr>
          <w:rFonts w:ascii="宋体" w:eastAsia="宋体" w:hAnsi="宋体"/>
        </w:rPr>
        <w:t>}</w:t>
      </w:r>
    </w:p>
    <w:p w:rsidR="00704059" w:rsidRPr="003F0B0C" w:rsidRDefault="00704059" w:rsidP="00704059">
      <w:pPr>
        <w:rPr>
          <w:rFonts w:ascii="宋体" w:eastAsia="宋体" w:hAnsi="宋体"/>
        </w:rPr>
      </w:pPr>
    </w:p>
    <w:p w:rsidR="00704059" w:rsidRPr="003F0B0C" w:rsidRDefault="00704059" w:rsidP="00704059">
      <w:pPr>
        <w:rPr>
          <w:rFonts w:ascii="宋体" w:eastAsia="宋体" w:hAnsi="宋体"/>
        </w:rPr>
      </w:pPr>
      <w:r w:rsidRPr="003F0B0C">
        <w:rPr>
          <w:rFonts w:ascii="宋体" w:eastAsia="宋体" w:hAnsi="宋体"/>
        </w:rPr>
        <w:t>int main()</w:t>
      </w:r>
    </w:p>
    <w:p w:rsidR="00704059" w:rsidRPr="003F0B0C" w:rsidRDefault="00704059" w:rsidP="00704059">
      <w:pPr>
        <w:rPr>
          <w:rFonts w:ascii="宋体" w:eastAsia="宋体" w:hAnsi="宋体"/>
        </w:rPr>
      </w:pPr>
      <w:r w:rsidRPr="003F0B0C">
        <w:rPr>
          <w:rFonts w:ascii="宋体" w:eastAsia="宋体" w:hAnsi="宋体"/>
        </w:rPr>
        <w:t>{</w:t>
      </w:r>
    </w:p>
    <w:p w:rsidR="00704059" w:rsidRPr="003F0B0C" w:rsidRDefault="00704059" w:rsidP="00704059">
      <w:pPr>
        <w:rPr>
          <w:rFonts w:ascii="宋体" w:eastAsia="宋体" w:hAnsi="宋体"/>
        </w:rPr>
      </w:pPr>
      <w:r w:rsidRPr="003F0B0C">
        <w:rPr>
          <w:rFonts w:ascii="宋体" w:eastAsia="宋体" w:hAnsi="宋体"/>
        </w:rPr>
        <w:t xml:space="preserve">    int n,m,w[MAXN];</w:t>
      </w:r>
    </w:p>
    <w:p w:rsidR="00704059" w:rsidRPr="003F0B0C" w:rsidRDefault="00704059" w:rsidP="00704059">
      <w:pPr>
        <w:rPr>
          <w:rFonts w:ascii="宋体" w:eastAsia="宋体" w:hAnsi="宋体"/>
        </w:rPr>
      </w:pPr>
      <w:r w:rsidRPr="003F0B0C">
        <w:rPr>
          <w:rFonts w:ascii="宋体" w:eastAsia="宋体" w:hAnsi="宋体"/>
        </w:rPr>
        <w:t xml:space="preserve">    while (~scanf("%d%d",&amp;n,&amp;m)){</w:t>
      </w:r>
    </w:p>
    <w:p w:rsidR="00704059" w:rsidRPr="003F0B0C" w:rsidRDefault="00704059" w:rsidP="00704059">
      <w:pPr>
        <w:rPr>
          <w:rFonts w:ascii="宋体" w:eastAsia="宋体" w:hAnsi="宋体"/>
        </w:rPr>
      </w:pPr>
      <w:r w:rsidRPr="003F0B0C">
        <w:rPr>
          <w:rFonts w:ascii="宋体" w:eastAsia="宋体" w:hAnsi="宋体"/>
        </w:rPr>
        <w:t xml:space="preserve">        build_tree(1,1,n-1);</w:t>
      </w:r>
    </w:p>
    <w:p w:rsidR="00704059" w:rsidRPr="003F0B0C" w:rsidRDefault="00704059" w:rsidP="00704059">
      <w:pPr>
        <w:rPr>
          <w:rFonts w:ascii="宋体" w:eastAsia="宋体" w:hAnsi="宋体"/>
        </w:rPr>
      </w:pPr>
      <w:r w:rsidRPr="003F0B0C">
        <w:rPr>
          <w:rFonts w:ascii="宋体" w:eastAsia="宋体" w:hAnsi="宋体"/>
        </w:rPr>
        <w:t xml:space="preserve">        for (int i=1;i&lt;=n-1;i++) scanf("%d",&amp;w[i]);</w:t>
      </w:r>
    </w:p>
    <w:p w:rsidR="00704059" w:rsidRPr="003F0B0C" w:rsidRDefault="00704059" w:rsidP="00704059">
      <w:pPr>
        <w:rPr>
          <w:rFonts w:ascii="宋体" w:eastAsia="宋体" w:hAnsi="宋体"/>
        </w:rPr>
      </w:pPr>
      <w:r w:rsidRPr="003F0B0C">
        <w:rPr>
          <w:rFonts w:ascii="宋体" w:eastAsia="宋体" w:hAnsi="宋体"/>
        </w:rPr>
        <w:t xml:space="preserve">        for (int t=0;t&lt;m;t++){</w:t>
      </w:r>
    </w:p>
    <w:p w:rsidR="00704059" w:rsidRPr="003F0B0C" w:rsidRDefault="00704059" w:rsidP="00704059">
      <w:pPr>
        <w:rPr>
          <w:rFonts w:ascii="宋体" w:eastAsia="宋体" w:hAnsi="宋体"/>
        </w:rPr>
      </w:pPr>
      <w:r w:rsidRPr="003F0B0C">
        <w:rPr>
          <w:rFonts w:ascii="宋体" w:eastAsia="宋体" w:hAnsi="宋体"/>
        </w:rPr>
        <w:t xml:space="preserve">            int a,b;</w:t>
      </w:r>
    </w:p>
    <w:p w:rsidR="00704059" w:rsidRPr="003F0B0C" w:rsidRDefault="00704059" w:rsidP="00704059">
      <w:pPr>
        <w:rPr>
          <w:rFonts w:ascii="宋体" w:eastAsia="宋体" w:hAnsi="宋体"/>
        </w:rPr>
      </w:pPr>
      <w:r w:rsidRPr="003F0B0C">
        <w:rPr>
          <w:rFonts w:ascii="宋体" w:eastAsia="宋体" w:hAnsi="宋体"/>
        </w:rPr>
        <w:t xml:space="preserve">            scanf("%d%d",&amp;a,&amp;b);</w:t>
      </w:r>
    </w:p>
    <w:p w:rsidR="00704059" w:rsidRPr="003F0B0C" w:rsidRDefault="00704059" w:rsidP="00704059">
      <w:pPr>
        <w:rPr>
          <w:rFonts w:ascii="宋体" w:eastAsia="宋体" w:hAnsi="宋体"/>
        </w:rPr>
      </w:pPr>
      <w:r w:rsidRPr="003F0B0C">
        <w:rPr>
          <w:rFonts w:ascii="宋体" w:eastAsia="宋体" w:hAnsi="宋体"/>
        </w:rPr>
        <w:t xml:space="preserve">            if (a&gt;b) swap(a,b);</w:t>
      </w:r>
    </w:p>
    <w:p w:rsidR="00704059" w:rsidRPr="003F0B0C" w:rsidRDefault="00704059" w:rsidP="00704059">
      <w:pPr>
        <w:rPr>
          <w:rFonts w:ascii="宋体" w:eastAsia="宋体" w:hAnsi="宋体"/>
        </w:rPr>
      </w:pPr>
      <w:r w:rsidRPr="003F0B0C">
        <w:rPr>
          <w:rFonts w:ascii="宋体" w:eastAsia="宋体" w:hAnsi="宋体"/>
        </w:rPr>
        <w:t xml:space="preserve">            update(1,a,b-1,t);</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for (int i=0;i&lt;m;i++){</w:t>
      </w:r>
    </w:p>
    <w:p w:rsidR="00704059" w:rsidRPr="003F0B0C" w:rsidRDefault="00704059" w:rsidP="00704059">
      <w:pPr>
        <w:rPr>
          <w:rFonts w:ascii="宋体" w:eastAsia="宋体" w:hAnsi="宋体"/>
        </w:rPr>
      </w:pPr>
      <w:r w:rsidRPr="003F0B0C">
        <w:rPr>
          <w:rFonts w:ascii="宋体" w:eastAsia="宋体" w:hAnsi="宋体"/>
        </w:rPr>
        <w:t xml:space="preserve">            open[i].clear(),close[i].clear();</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for (int i=1;i&lt;=n-1;i++){</w:t>
      </w:r>
    </w:p>
    <w:p w:rsidR="00704059" w:rsidRPr="003F0B0C" w:rsidRDefault="00704059" w:rsidP="00704059">
      <w:pPr>
        <w:rPr>
          <w:rFonts w:ascii="宋体" w:eastAsia="宋体" w:hAnsi="宋体"/>
        </w:rPr>
      </w:pPr>
      <w:r w:rsidRPr="003F0B0C">
        <w:rPr>
          <w:rFonts w:ascii="宋体" w:eastAsia="宋体" w:hAnsi="宋体"/>
        </w:rPr>
        <w:t xml:space="preserve">            int minnum,maxnum;</w:t>
      </w:r>
    </w:p>
    <w:p w:rsidR="00704059" w:rsidRPr="003F0B0C" w:rsidRDefault="00704059" w:rsidP="00704059">
      <w:pPr>
        <w:rPr>
          <w:rFonts w:ascii="宋体" w:eastAsia="宋体" w:hAnsi="宋体"/>
        </w:rPr>
      </w:pPr>
      <w:r w:rsidRPr="003F0B0C">
        <w:rPr>
          <w:rFonts w:ascii="宋体" w:eastAsia="宋体" w:hAnsi="宋体"/>
        </w:rPr>
        <w:t xml:space="preserve">            bool used;</w:t>
      </w:r>
    </w:p>
    <w:p w:rsidR="00704059" w:rsidRPr="003F0B0C" w:rsidRDefault="00704059" w:rsidP="00704059">
      <w:pPr>
        <w:rPr>
          <w:rFonts w:ascii="宋体" w:eastAsia="宋体" w:hAnsi="宋体"/>
        </w:rPr>
      </w:pPr>
      <w:r w:rsidRPr="003F0B0C">
        <w:rPr>
          <w:rFonts w:ascii="宋体" w:eastAsia="宋体" w:hAnsi="宋体"/>
        </w:rPr>
        <w:t xml:space="preserve">            query(1,i,i,minnum,maxnum,used);</w:t>
      </w:r>
    </w:p>
    <w:p w:rsidR="00704059" w:rsidRPr="003F0B0C" w:rsidRDefault="00704059" w:rsidP="00704059">
      <w:pPr>
        <w:rPr>
          <w:rFonts w:ascii="宋体" w:eastAsia="宋体" w:hAnsi="宋体"/>
        </w:rPr>
      </w:pPr>
      <w:r w:rsidRPr="003F0B0C">
        <w:rPr>
          <w:rFonts w:ascii="宋体" w:eastAsia="宋体" w:hAnsi="宋体"/>
        </w:rPr>
        <w:t xml:space="preserve">            if (used) open[minnum].push_back(i),close[maxnum+1].push_back(i);</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int money=0;</w:t>
      </w:r>
    </w:p>
    <w:p w:rsidR="00704059" w:rsidRPr="003F0B0C" w:rsidRDefault="00704059" w:rsidP="00704059">
      <w:pPr>
        <w:rPr>
          <w:rFonts w:ascii="宋体" w:eastAsia="宋体" w:hAnsi="宋体"/>
        </w:rPr>
      </w:pPr>
      <w:r w:rsidRPr="003F0B0C">
        <w:rPr>
          <w:rFonts w:ascii="宋体" w:eastAsia="宋体" w:hAnsi="宋体"/>
        </w:rPr>
        <w:t xml:space="preserve">        for (int i=0;i&lt;m;i++){</w:t>
      </w:r>
    </w:p>
    <w:p w:rsidR="00704059" w:rsidRPr="003F0B0C" w:rsidRDefault="00704059" w:rsidP="00704059">
      <w:pPr>
        <w:rPr>
          <w:rFonts w:ascii="宋体" w:eastAsia="宋体" w:hAnsi="宋体"/>
        </w:rPr>
      </w:pPr>
      <w:r w:rsidRPr="003F0B0C">
        <w:rPr>
          <w:rFonts w:ascii="宋体" w:eastAsia="宋体" w:hAnsi="宋体"/>
        </w:rPr>
        <w:t xml:space="preserve">            for (int j=0;j&lt;(int)open[i].size();j++) money+=w[open[i][j]];</w:t>
      </w:r>
    </w:p>
    <w:p w:rsidR="00704059" w:rsidRPr="003F0B0C" w:rsidRDefault="00704059" w:rsidP="00704059">
      <w:pPr>
        <w:rPr>
          <w:rFonts w:ascii="宋体" w:eastAsia="宋体" w:hAnsi="宋体"/>
        </w:rPr>
      </w:pPr>
      <w:r w:rsidRPr="003F0B0C">
        <w:rPr>
          <w:rFonts w:ascii="宋体" w:eastAsia="宋体" w:hAnsi="宋体"/>
        </w:rPr>
        <w:lastRenderedPageBreak/>
        <w:t xml:space="preserve">            for (int j=0;j&lt;(int)close[i].size();j++) money-=w[close[i][j]];</w:t>
      </w:r>
    </w:p>
    <w:p w:rsidR="00704059" w:rsidRPr="003F0B0C" w:rsidRDefault="00704059" w:rsidP="00704059">
      <w:pPr>
        <w:rPr>
          <w:rFonts w:ascii="宋体" w:eastAsia="宋体" w:hAnsi="宋体"/>
        </w:rPr>
      </w:pPr>
      <w:r w:rsidRPr="003F0B0C">
        <w:rPr>
          <w:rFonts w:ascii="宋体" w:eastAsia="宋体" w:hAnsi="宋体"/>
        </w:rPr>
        <w:t xml:space="preserve">            printf("%d\n",money);</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w:t>
      </w:r>
    </w:p>
    <w:p w:rsidR="00704059" w:rsidRPr="003F0B0C" w:rsidRDefault="00704059" w:rsidP="00704059">
      <w:pPr>
        <w:rPr>
          <w:rFonts w:ascii="宋体" w:eastAsia="宋体" w:hAnsi="宋体"/>
        </w:rPr>
      </w:pPr>
      <w:r w:rsidRPr="003F0B0C">
        <w:rPr>
          <w:rFonts w:ascii="宋体" w:eastAsia="宋体" w:hAnsi="宋体"/>
        </w:rPr>
        <w:t xml:space="preserve">    return 0;</w:t>
      </w:r>
    </w:p>
    <w:p w:rsidR="00704059" w:rsidRPr="003F0B0C" w:rsidRDefault="00704059" w:rsidP="00704059">
      <w:pPr>
        <w:rPr>
          <w:rFonts w:ascii="宋体" w:eastAsia="宋体" w:hAnsi="宋体"/>
        </w:rPr>
      </w:pPr>
      <w:r w:rsidRPr="003F0B0C">
        <w:rPr>
          <w:rFonts w:ascii="宋体" w:eastAsia="宋体" w:hAnsi="宋体"/>
        </w:rPr>
        <w:t>}</w:t>
      </w:r>
    </w:p>
    <w:p w:rsidR="007341D3" w:rsidRPr="003F0B0C" w:rsidRDefault="007341D3" w:rsidP="007341D3">
      <w:pPr>
        <w:pStyle w:val="2"/>
        <w:rPr>
          <w:rStyle w:val="a3"/>
          <w:rFonts w:ascii="宋体" w:eastAsia="宋体" w:hAnsi="宋体"/>
          <w:b w:val="0"/>
          <w:color w:val="auto"/>
          <w:u w:val="none"/>
        </w:rPr>
      </w:pPr>
      <w:bookmarkStart w:id="153" w:name="_Toc521431846"/>
      <w:r w:rsidRPr="003F0B0C">
        <w:rPr>
          <w:rStyle w:val="a3"/>
          <w:rFonts w:ascii="宋体" w:eastAsia="宋体" w:hAnsi="宋体" w:hint="eastAsia"/>
          <w:b w:val="0"/>
          <w:color w:val="auto"/>
          <w:u w:val="none"/>
        </w:rPr>
        <w:t>树状数组</w:t>
      </w:r>
      <w:bookmarkEnd w:id="153"/>
    </w:p>
    <w:p w:rsidR="008730B2" w:rsidRPr="003F0B0C" w:rsidRDefault="008730B2" w:rsidP="008730B2">
      <w:pPr>
        <w:rPr>
          <w:rFonts w:ascii="宋体" w:eastAsia="宋体" w:hAnsi="宋体"/>
        </w:rPr>
      </w:pPr>
      <w:r w:rsidRPr="003F0B0C">
        <w:rPr>
          <w:rFonts w:ascii="宋体" w:eastAsia="宋体" w:hAnsi="宋体" w:hint="eastAsia"/>
        </w:rPr>
        <w:t>解决动态前缀和查询</w:t>
      </w:r>
    </w:p>
    <w:p w:rsidR="00C070E2" w:rsidRPr="003F0B0C" w:rsidRDefault="00C070E2" w:rsidP="008730B2">
      <w:pPr>
        <w:rPr>
          <w:rFonts w:ascii="宋体" w:eastAsia="宋体" w:hAnsi="宋体"/>
        </w:rPr>
      </w:pPr>
      <w:r w:rsidRPr="003F0B0C">
        <w:rPr>
          <w:rFonts w:ascii="宋体" w:eastAsia="宋体" w:hAnsi="宋体" w:hint="eastAsia"/>
        </w:rPr>
        <w:t>单点</w:t>
      </w:r>
      <w:r w:rsidR="00060070" w:rsidRPr="003F0B0C">
        <w:rPr>
          <w:rFonts w:ascii="宋体" w:eastAsia="宋体" w:hAnsi="宋体" w:hint="eastAsia"/>
        </w:rPr>
        <w:t>修改</w:t>
      </w:r>
      <w:r w:rsidRPr="003F0B0C">
        <w:rPr>
          <w:rFonts w:ascii="宋体" w:eastAsia="宋体" w:hAnsi="宋体" w:hint="eastAsia"/>
        </w:rPr>
        <w:t>/区间查询</w:t>
      </w:r>
    </w:p>
    <w:p w:rsidR="00C070E2" w:rsidRPr="003F0B0C" w:rsidRDefault="00C070E2" w:rsidP="008730B2">
      <w:pPr>
        <w:rPr>
          <w:rFonts w:ascii="宋体" w:eastAsia="宋体" w:hAnsi="宋体"/>
        </w:rPr>
      </w:pPr>
      <w:r w:rsidRPr="003F0B0C">
        <w:rPr>
          <w:rFonts w:ascii="宋体" w:eastAsia="宋体" w:hAnsi="宋体" w:hint="eastAsia"/>
        </w:rPr>
        <w:t>区间加/单点查询</w:t>
      </w:r>
    </w:p>
    <w:p w:rsidR="00060070" w:rsidRPr="003F0B0C" w:rsidRDefault="00060070" w:rsidP="008730B2">
      <w:pPr>
        <w:rPr>
          <w:rFonts w:ascii="宋体" w:eastAsia="宋体" w:hAnsi="宋体"/>
        </w:rPr>
      </w:pPr>
      <w:r w:rsidRPr="003F0B0C">
        <w:rPr>
          <w:rFonts w:ascii="宋体" w:eastAsia="宋体" w:hAnsi="宋体" w:hint="eastAsia"/>
        </w:rPr>
        <w:t>二维树状数组</w:t>
      </w:r>
    </w:p>
    <w:p w:rsidR="00A26871" w:rsidRPr="003F0B0C" w:rsidRDefault="00A26871" w:rsidP="00A26871">
      <w:pPr>
        <w:pStyle w:val="4"/>
        <w:rPr>
          <w:rFonts w:ascii="宋体" w:eastAsia="宋体" w:hAnsi="宋体"/>
          <w:b w:val="0"/>
        </w:rPr>
      </w:pPr>
      <w:r w:rsidRPr="003F0B0C">
        <w:rPr>
          <w:rFonts w:ascii="宋体" w:eastAsia="宋体" w:hAnsi="宋体" w:hint="eastAsia"/>
          <w:b w:val="0"/>
        </w:rPr>
        <w:t>题库</w:t>
      </w:r>
    </w:p>
    <w:p w:rsidR="00A26871" w:rsidRPr="003F0B0C" w:rsidRDefault="00A26871" w:rsidP="00A26871">
      <w:pPr>
        <w:rPr>
          <w:rFonts w:ascii="宋体" w:eastAsia="宋体" w:hAnsi="宋体"/>
        </w:rPr>
      </w:pPr>
      <w:r w:rsidRPr="003F0B0C">
        <w:rPr>
          <w:rFonts w:ascii="宋体" w:eastAsia="宋体" w:hAnsi="宋体" w:hint="eastAsia"/>
        </w:rPr>
        <w:t>P</w:t>
      </w:r>
      <w:r w:rsidRPr="003F0B0C">
        <w:rPr>
          <w:rFonts w:ascii="宋体" w:eastAsia="宋体" w:hAnsi="宋体"/>
        </w:rPr>
        <w:t>OJ</w:t>
      </w:r>
      <w:r w:rsidRPr="003F0B0C">
        <w:rPr>
          <w:rFonts w:ascii="宋体" w:eastAsia="宋体" w:hAnsi="宋体" w:hint="eastAsia"/>
        </w:rPr>
        <w:t>-</w:t>
      </w:r>
      <w:r w:rsidRPr="003F0B0C">
        <w:rPr>
          <w:rFonts w:ascii="宋体" w:eastAsia="宋体" w:hAnsi="宋体"/>
        </w:rPr>
        <w:t xml:space="preserve">2352 </w:t>
      </w:r>
      <w:r w:rsidRPr="003F0B0C">
        <w:rPr>
          <w:rFonts w:ascii="宋体" w:eastAsia="宋体" w:hAnsi="宋体" w:hint="eastAsia"/>
        </w:rPr>
        <w:t>二维偏序问题</w:t>
      </w:r>
    </w:p>
    <w:p w:rsidR="00A26871" w:rsidRPr="003F0B0C" w:rsidRDefault="00A26871" w:rsidP="00A26871">
      <w:pPr>
        <w:rPr>
          <w:rFonts w:ascii="宋体" w:eastAsia="宋体" w:hAnsi="宋体"/>
        </w:rPr>
      </w:pPr>
      <w:r w:rsidRPr="003F0B0C">
        <w:rPr>
          <w:rFonts w:ascii="宋体" w:eastAsia="宋体" w:hAnsi="宋体" w:hint="eastAsia"/>
        </w:rPr>
        <w:t>B</w:t>
      </w:r>
      <w:r w:rsidRPr="003F0B0C">
        <w:rPr>
          <w:rFonts w:ascii="宋体" w:eastAsia="宋体" w:hAnsi="宋体"/>
        </w:rPr>
        <w:t>ZOJ</w:t>
      </w:r>
      <w:r w:rsidRPr="003F0B0C">
        <w:rPr>
          <w:rFonts w:ascii="宋体" w:eastAsia="宋体" w:hAnsi="宋体" w:hint="eastAsia"/>
        </w:rPr>
        <w:t>-</w:t>
      </w:r>
      <w:r w:rsidRPr="003F0B0C">
        <w:rPr>
          <w:rFonts w:ascii="宋体" w:eastAsia="宋体" w:hAnsi="宋体"/>
        </w:rPr>
        <w:t>1878</w:t>
      </w:r>
    </w:p>
    <w:p w:rsidR="00A63230" w:rsidRPr="003F0B0C" w:rsidRDefault="00A63230" w:rsidP="00A26871">
      <w:pPr>
        <w:rPr>
          <w:rFonts w:ascii="宋体" w:eastAsia="宋体" w:hAnsi="宋体"/>
        </w:rPr>
      </w:pPr>
      <w:r w:rsidRPr="003F0B0C">
        <w:rPr>
          <w:rFonts w:ascii="宋体" w:eastAsia="宋体" w:hAnsi="宋体"/>
        </w:rPr>
        <w:t>BZOJ-2743</w:t>
      </w:r>
    </w:p>
    <w:p w:rsidR="00567806" w:rsidRPr="003F0B0C" w:rsidRDefault="00567806" w:rsidP="00A26871">
      <w:pPr>
        <w:rPr>
          <w:rFonts w:ascii="宋体" w:eastAsia="宋体" w:hAnsi="宋体"/>
        </w:rPr>
      </w:pPr>
      <w:r w:rsidRPr="003F0B0C">
        <w:rPr>
          <w:rFonts w:ascii="宋体" w:eastAsia="宋体" w:hAnsi="宋体"/>
        </w:rPr>
        <w:t>BZOJ-1452</w:t>
      </w:r>
    </w:p>
    <w:p w:rsidR="00FB2290" w:rsidRPr="003F0B0C" w:rsidRDefault="00FB2290" w:rsidP="00A26871">
      <w:pPr>
        <w:rPr>
          <w:rFonts w:ascii="宋体" w:eastAsia="宋体" w:hAnsi="宋体"/>
        </w:rPr>
      </w:pPr>
      <w:r w:rsidRPr="003F0B0C">
        <w:rPr>
          <w:rFonts w:ascii="宋体" w:eastAsia="宋体" w:hAnsi="宋体"/>
        </w:rPr>
        <w:t>Codeforces-755D-PolandBall and Polygon</w:t>
      </w:r>
    </w:p>
    <w:p w:rsidR="00FB2290" w:rsidRPr="003F0B0C" w:rsidRDefault="00FB2290" w:rsidP="00A26871">
      <w:pPr>
        <w:rPr>
          <w:rFonts w:ascii="宋体" w:eastAsia="宋体" w:hAnsi="宋体" w:hint="eastAsia"/>
        </w:rPr>
      </w:pPr>
    </w:p>
    <w:p w:rsidR="007341D3" w:rsidRPr="003F0B0C" w:rsidRDefault="007341D3" w:rsidP="007341D3">
      <w:pPr>
        <w:pStyle w:val="2"/>
        <w:rPr>
          <w:rFonts w:ascii="宋体" w:eastAsia="宋体" w:hAnsi="宋体"/>
          <w:b w:val="0"/>
        </w:rPr>
      </w:pPr>
      <w:bookmarkStart w:id="154" w:name="_Toc521431847"/>
      <w:r w:rsidRPr="003F0B0C">
        <w:rPr>
          <w:rFonts w:ascii="宋体" w:eastAsia="宋体" w:hAnsi="宋体" w:hint="eastAsia"/>
          <w:b w:val="0"/>
        </w:rPr>
        <w:t>单调队列&amp;单调栈</w:t>
      </w:r>
      <w:bookmarkEnd w:id="154"/>
    </w:p>
    <w:p w:rsidR="00A76AE8" w:rsidRPr="003F0B0C" w:rsidRDefault="00A76AE8" w:rsidP="006D3D9E">
      <w:pPr>
        <w:pStyle w:val="3"/>
        <w:rPr>
          <w:rFonts w:ascii="宋体" w:eastAsia="宋体" w:hAnsi="宋体"/>
          <w:b w:val="0"/>
        </w:rPr>
      </w:pPr>
      <w:bookmarkStart w:id="155" w:name="_Toc521431848"/>
      <w:r w:rsidRPr="003F0B0C">
        <w:rPr>
          <w:rFonts w:ascii="宋体" w:eastAsia="宋体" w:hAnsi="宋体" w:hint="eastAsia"/>
          <w:b w:val="0"/>
        </w:rPr>
        <w:t>题库</w:t>
      </w:r>
      <w:bookmarkEnd w:id="155"/>
    </w:p>
    <w:p w:rsidR="006D3D9E" w:rsidRPr="003F0B0C" w:rsidRDefault="006D3D9E" w:rsidP="00A76AE8">
      <w:pPr>
        <w:rPr>
          <w:rFonts w:ascii="宋体" w:eastAsia="宋体" w:hAnsi="宋体"/>
        </w:rPr>
      </w:pPr>
      <w:r w:rsidRPr="003F0B0C">
        <w:rPr>
          <w:rFonts w:ascii="宋体" w:eastAsia="宋体" w:hAnsi="宋体" w:hint="eastAsia"/>
        </w:rPr>
        <w:t>单调队列</w:t>
      </w:r>
    </w:p>
    <w:p w:rsidR="00A76AE8" w:rsidRPr="003F0B0C" w:rsidRDefault="00A76AE8" w:rsidP="00A76AE8">
      <w:pPr>
        <w:rPr>
          <w:rFonts w:ascii="宋体" w:eastAsia="宋体" w:hAnsi="宋体"/>
        </w:rPr>
      </w:pPr>
      <w:r w:rsidRPr="003F0B0C">
        <w:rPr>
          <w:rFonts w:ascii="宋体" w:eastAsia="宋体" w:hAnsi="宋体" w:hint="eastAsia"/>
        </w:rPr>
        <w:t>H</w:t>
      </w:r>
      <w:r w:rsidRPr="003F0B0C">
        <w:rPr>
          <w:rFonts w:ascii="宋体" w:eastAsia="宋体" w:hAnsi="宋体"/>
        </w:rPr>
        <w:t>DU 3415</w:t>
      </w:r>
    </w:p>
    <w:p w:rsidR="00A76AE8" w:rsidRPr="003F0B0C" w:rsidRDefault="00A76AE8" w:rsidP="00A76AE8">
      <w:pPr>
        <w:rPr>
          <w:rFonts w:ascii="宋体" w:eastAsia="宋体" w:hAnsi="宋体"/>
        </w:rPr>
      </w:pPr>
      <w:r w:rsidRPr="003F0B0C">
        <w:rPr>
          <w:rFonts w:ascii="宋体" w:eastAsia="宋体" w:hAnsi="宋体"/>
        </w:rPr>
        <w:t>HDU 3530</w:t>
      </w:r>
    </w:p>
    <w:p w:rsidR="00A76AE8" w:rsidRPr="003F0B0C" w:rsidRDefault="00A76AE8" w:rsidP="00A76AE8">
      <w:pPr>
        <w:rPr>
          <w:rFonts w:ascii="宋体" w:eastAsia="宋体" w:hAnsi="宋体"/>
        </w:rPr>
      </w:pPr>
      <w:r w:rsidRPr="003F0B0C">
        <w:rPr>
          <w:rFonts w:ascii="宋体" w:eastAsia="宋体" w:hAnsi="宋体" w:hint="eastAsia"/>
        </w:rPr>
        <w:t>POJ 2796</w:t>
      </w:r>
    </w:p>
    <w:p w:rsidR="00A76AE8" w:rsidRPr="003F0B0C" w:rsidRDefault="00A76AE8" w:rsidP="00A76AE8">
      <w:pPr>
        <w:rPr>
          <w:rFonts w:ascii="宋体" w:eastAsia="宋体" w:hAnsi="宋体"/>
        </w:rPr>
      </w:pPr>
      <w:r w:rsidRPr="003F0B0C">
        <w:rPr>
          <w:rFonts w:ascii="宋体" w:eastAsia="宋体" w:hAnsi="宋体" w:hint="eastAsia"/>
        </w:rPr>
        <w:t>单调栈</w:t>
      </w:r>
    </w:p>
    <w:p w:rsidR="00A76AE8" w:rsidRPr="003F0B0C" w:rsidRDefault="000D10AC" w:rsidP="00A76AE8">
      <w:pPr>
        <w:rPr>
          <w:rFonts w:ascii="宋体" w:eastAsia="宋体" w:hAnsi="宋体"/>
        </w:rPr>
      </w:pPr>
      <w:hyperlink r:id="rId83" w:tgtFrame="_blank" w:history="1">
        <w:r w:rsidR="00A76AE8" w:rsidRPr="003F0B0C">
          <w:rPr>
            <w:rFonts w:ascii="宋体" w:eastAsia="宋体" w:hAnsi="宋体"/>
          </w:rPr>
          <w:t>HDU 1506</w:t>
        </w:r>
      </w:hyperlink>
    </w:p>
    <w:p w:rsidR="00A76AE8" w:rsidRPr="003F0B0C" w:rsidRDefault="000D10AC" w:rsidP="00A76AE8">
      <w:pPr>
        <w:rPr>
          <w:rFonts w:ascii="宋体" w:eastAsia="宋体" w:hAnsi="宋体"/>
        </w:rPr>
      </w:pPr>
      <w:hyperlink r:id="rId84" w:tgtFrame="_blank" w:history="1">
        <w:r w:rsidR="00A76AE8" w:rsidRPr="003F0B0C">
          <w:rPr>
            <w:rFonts w:ascii="宋体" w:eastAsia="宋体" w:hAnsi="宋体"/>
          </w:rPr>
          <w:t>HDU 5033</w:t>
        </w:r>
      </w:hyperlink>
    </w:p>
    <w:p w:rsidR="00A76AE8" w:rsidRPr="003F0B0C" w:rsidRDefault="000D10AC" w:rsidP="00A76AE8">
      <w:pPr>
        <w:rPr>
          <w:rFonts w:ascii="宋体" w:eastAsia="宋体" w:hAnsi="宋体"/>
        </w:rPr>
      </w:pPr>
      <w:hyperlink r:id="rId85" w:tgtFrame="_blank" w:history="1">
        <w:r w:rsidR="00A76AE8" w:rsidRPr="003F0B0C">
          <w:rPr>
            <w:rFonts w:ascii="宋体" w:eastAsia="宋体" w:hAnsi="宋体"/>
          </w:rPr>
          <w:t>PKU 2796</w:t>
        </w:r>
      </w:hyperlink>
    </w:p>
    <w:p w:rsidR="00A76AE8" w:rsidRPr="003F0B0C" w:rsidRDefault="000D10AC" w:rsidP="00A76AE8">
      <w:pPr>
        <w:rPr>
          <w:rFonts w:ascii="宋体" w:eastAsia="宋体" w:hAnsi="宋体"/>
        </w:rPr>
      </w:pPr>
      <w:hyperlink r:id="rId86" w:tgtFrame="_blank" w:history="1">
        <w:r w:rsidR="00A76AE8" w:rsidRPr="003F0B0C">
          <w:rPr>
            <w:rFonts w:ascii="宋体" w:eastAsia="宋体" w:hAnsi="宋体"/>
          </w:rPr>
          <w:t>PKU 3250</w:t>
        </w:r>
      </w:hyperlink>
    </w:p>
    <w:p w:rsidR="00A76AE8" w:rsidRPr="003F0B0C" w:rsidRDefault="00A76AE8" w:rsidP="00A76AE8">
      <w:pPr>
        <w:rPr>
          <w:rFonts w:ascii="宋体" w:eastAsia="宋体" w:hAnsi="宋体"/>
        </w:rPr>
      </w:pPr>
    </w:p>
    <w:p w:rsidR="007341D3" w:rsidRPr="003F0B0C" w:rsidRDefault="007341D3" w:rsidP="007341D3">
      <w:pPr>
        <w:pStyle w:val="2"/>
        <w:rPr>
          <w:rFonts w:ascii="宋体" w:eastAsia="宋体" w:hAnsi="宋体"/>
          <w:b w:val="0"/>
        </w:rPr>
      </w:pPr>
      <w:bookmarkStart w:id="156" w:name="_Toc521431849"/>
      <w:r w:rsidRPr="003F0B0C">
        <w:rPr>
          <w:rFonts w:ascii="宋体" w:eastAsia="宋体" w:hAnsi="宋体" w:hint="eastAsia"/>
          <w:b w:val="0"/>
        </w:rPr>
        <w:t>莫队算法</w:t>
      </w:r>
      <w:bookmarkEnd w:id="156"/>
    </w:p>
    <w:p w:rsidR="007341D3" w:rsidRPr="003F0B0C" w:rsidRDefault="000D10AC" w:rsidP="007341D3">
      <w:pPr>
        <w:rPr>
          <w:rFonts w:ascii="宋体" w:eastAsia="宋体" w:hAnsi="宋体"/>
        </w:rPr>
      </w:pPr>
      <w:hyperlink r:id="rId87" w:history="1">
        <w:r w:rsidR="007341D3" w:rsidRPr="003F0B0C">
          <w:rPr>
            <w:rStyle w:val="a3"/>
            <w:rFonts w:ascii="宋体" w:eastAsia="宋体" w:hAnsi="宋体"/>
          </w:rPr>
          <w:t>https://www.cnblogs.com/CsOH/p/5904430.html</w:t>
        </w:r>
      </w:hyperlink>
    </w:p>
    <w:p w:rsidR="007341D3" w:rsidRPr="003F0B0C" w:rsidRDefault="000D10AC" w:rsidP="007341D3">
      <w:pPr>
        <w:rPr>
          <w:rFonts w:ascii="宋体" w:eastAsia="宋体" w:hAnsi="宋体"/>
        </w:rPr>
      </w:pPr>
      <w:hyperlink r:id="rId88" w:history="1">
        <w:r w:rsidR="007341D3" w:rsidRPr="003F0B0C">
          <w:rPr>
            <w:rStyle w:val="a3"/>
            <w:rFonts w:ascii="宋体" w:eastAsia="宋体" w:hAnsi="宋体"/>
          </w:rPr>
          <w:t>https://blog.csdn.net/thinfatty/article/details/72581276</w:t>
        </w:r>
      </w:hyperlink>
    </w:p>
    <w:p w:rsidR="007341D3" w:rsidRPr="003F0B0C" w:rsidRDefault="007341D3" w:rsidP="007341D3">
      <w:pPr>
        <w:rPr>
          <w:rFonts w:ascii="宋体" w:eastAsia="宋体" w:hAnsi="宋体"/>
        </w:rPr>
      </w:pPr>
      <w:r w:rsidRPr="003F0B0C">
        <w:rPr>
          <w:rFonts w:ascii="宋体" w:eastAsia="宋体" w:hAnsi="宋体" w:hint="eastAsia"/>
        </w:rPr>
        <w:t>适用于可以进行离线操作的区间询问，核心思想是分块。</w:t>
      </w:r>
    </w:p>
    <w:p w:rsidR="007341D3" w:rsidRPr="003F0B0C" w:rsidRDefault="007341D3" w:rsidP="007341D3">
      <w:pPr>
        <w:rPr>
          <w:rFonts w:ascii="宋体" w:eastAsia="宋体" w:hAnsi="宋体"/>
        </w:rPr>
      </w:pPr>
      <w:r w:rsidRPr="003F0B0C">
        <w:rPr>
          <w:rFonts w:ascii="宋体" w:eastAsia="宋体" w:hAnsi="宋体" w:hint="eastAsia"/>
        </w:rPr>
        <w:t>时间复杂度</w:t>
      </w:r>
      <w:r w:rsidRPr="003F0B0C">
        <w:rPr>
          <w:rFonts w:ascii="宋体" w:eastAsia="宋体" w:hAnsi="宋体"/>
          <w:position w:val="-10"/>
        </w:rPr>
        <w:object w:dxaOrig="780" w:dyaOrig="360">
          <v:shape id="_x0000_i1049" type="#_x0000_t75" style="width:39pt;height:18pt" o:ole="">
            <v:imagedata r:id="rId89" o:title=""/>
          </v:shape>
          <o:OLEObject Type="Embed" ProgID="Equation.DSMT4" ShapeID="_x0000_i1049" DrawAspect="Content" ObjectID="_1595176160" r:id="rId90"/>
        </w:object>
      </w:r>
    </w:p>
    <w:p w:rsidR="007341D3" w:rsidRPr="003F0B0C" w:rsidRDefault="007341D3" w:rsidP="007341D3">
      <w:pPr>
        <w:rPr>
          <w:rFonts w:ascii="宋体" w:eastAsia="宋体" w:hAnsi="宋体"/>
        </w:rPr>
      </w:pPr>
      <w:r w:rsidRPr="003F0B0C">
        <w:rPr>
          <w:rFonts w:ascii="宋体" w:eastAsia="宋体" w:hAnsi="宋体" w:hint="eastAsia"/>
        </w:rPr>
        <w:t>将m个询问分成</w:t>
      </w:r>
      <w:r w:rsidRPr="003F0B0C">
        <w:rPr>
          <w:rFonts w:ascii="宋体" w:eastAsia="宋体" w:hAnsi="宋体"/>
          <w:position w:val="-8"/>
        </w:rPr>
        <w:object w:dxaOrig="440" w:dyaOrig="360">
          <v:shape id="_x0000_i1050" type="#_x0000_t75" style="width:21.75pt;height:18pt" o:ole="">
            <v:imagedata r:id="rId91" o:title=""/>
          </v:shape>
          <o:OLEObject Type="Embed" ProgID="Equation.DSMT4" ShapeID="_x0000_i1050" DrawAspect="Content" ObjectID="_1595176161" r:id="rId92"/>
        </w:object>
      </w:r>
      <w:r w:rsidRPr="003F0B0C">
        <w:rPr>
          <w:rFonts w:ascii="宋体" w:eastAsia="宋体" w:hAnsi="宋体" w:hint="eastAsia"/>
        </w:rPr>
        <w:t>块，先按照l从左到右排序，每个块内再按照r从左到右排序。</w:t>
      </w:r>
    </w:p>
    <w:p w:rsidR="007341D3" w:rsidRPr="003F0B0C" w:rsidRDefault="007341D3" w:rsidP="007341D3">
      <w:pPr>
        <w:rPr>
          <w:rFonts w:ascii="宋体" w:eastAsia="宋体" w:hAnsi="宋体"/>
        </w:rPr>
      </w:pPr>
      <w:r w:rsidRPr="003F0B0C">
        <w:rPr>
          <w:rFonts w:ascii="宋体" w:eastAsia="宋体" w:hAnsi="宋体" w:hint="eastAsia"/>
        </w:rPr>
        <w:t>然后依次处理查询。</w:t>
      </w:r>
    </w:p>
    <w:p w:rsidR="007341D3" w:rsidRPr="003F0B0C" w:rsidRDefault="007341D3" w:rsidP="007341D3">
      <w:pPr>
        <w:rPr>
          <w:rFonts w:ascii="宋体" w:eastAsia="宋体" w:hAnsi="宋体"/>
        </w:rPr>
      </w:pPr>
      <w:r w:rsidRPr="003F0B0C">
        <w:rPr>
          <w:rFonts w:ascii="宋体" w:eastAsia="宋体" w:hAnsi="宋体" w:hint="eastAsia"/>
        </w:rPr>
        <w:t>对于一道特定题目，应用莫队算法在于搞清楚如何快速（O（1）复杂度）算出[l,r]到[l,r+1],[l,r-1],[l-1,r],[l+1,r]</w:t>
      </w:r>
    </w:p>
    <w:p w:rsidR="007341D3" w:rsidRPr="003F0B0C" w:rsidRDefault="007341D3" w:rsidP="007341D3">
      <w:pPr>
        <w:rPr>
          <w:rFonts w:ascii="宋体" w:eastAsia="宋体" w:hAnsi="宋体"/>
        </w:rPr>
      </w:pPr>
      <w:r w:rsidRPr="003F0B0C">
        <w:rPr>
          <w:rFonts w:ascii="宋体" w:eastAsia="宋体" w:hAnsi="宋体" w:hint="eastAsia"/>
        </w:rPr>
        <w:t>另外一个相关的算法是曼哈顿距离最小生成树，时间复杂度</w:t>
      </w:r>
      <w:r w:rsidRPr="003F0B0C">
        <w:rPr>
          <w:rFonts w:ascii="宋体" w:eastAsia="宋体" w:hAnsi="宋体"/>
          <w:position w:val="-12"/>
        </w:rPr>
        <w:object w:dxaOrig="1219" w:dyaOrig="360">
          <v:shape id="_x0000_i1051" type="#_x0000_t75" style="width:60.75pt;height:18pt" o:ole="">
            <v:imagedata r:id="rId93" o:title=""/>
          </v:shape>
          <o:OLEObject Type="Embed" ProgID="Equation.DSMT4" ShapeID="_x0000_i1051" DrawAspect="Content" ObjectID="_1595176162" r:id="rId94"/>
        </w:object>
      </w:r>
      <w:r w:rsidRPr="003F0B0C">
        <w:rPr>
          <w:rFonts w:ascii="宋体" w:eastAsia="宋体" w:hAnsi="宋体" w:hint="eastAsia"/>
        </w:rPr>
        <w:t>这里m是询问次数</w:t>
      </w:r>
    </w:p>
    <w:p w:rsidR="007341D3" w:rsidRPr="003F0B0C" w:rsidRDefault="007341D3" w:rsidP="007341D3">
      <w:pPr>
        <w:pStyle w:val="3"/>
        <w:rPr>
          <w:rFonts w:ascii="宋体" w:eastAsia="宋体" w:hAnsi="宋体"/>
          <w:b w:val="0"/>
        </w:rPr>
      </w:pPr>
      <w:bookmarkStart w:id="157" w:name="_Toc521431850"/>
      <w:r w:rsidRPr="003F0B0C">
        <w:rPr>
          <w:rFonts w:ascii="宋体" w:eastAsia="宋体" w:hAnsi="宋体" w:hint="eastAsia"/>
          <w:b w:val="0"/>
        </w:rPr>
        <w:t>牛客网2018暑期多校第1场J-</w:t>
      </w:r>
      <w:r w:rsidRPr="003F0B0C">
        <w:rPr>
          <w:rFonts w:ascii="宋体" w:eastAsia="宋体" w:hAnsi="宋体"/>
          <w:b w:val="0"/>
        </w:rPr>
        <w:t>Differenct Numbers</w:t>
      </w:r>
      <w:bookmarkEnd w:id="157"/>
    </w:p>
    <w:p w:rsidR="007341D3" w:rsidRPr="003F0B0C" w:rsidRDefault="007341D3" w:rsidP="007341D3">
      <w:pPr>
        <w:rPr>
          <w:rFonts w:ascii="宋体" w:eastAsia="宋体" w:hAnsi="宋体"/>
        </w:rPr>
      </w:pPr>
      <w:r w:rsidRPr="003F0B0C">
        <w:rPr>
          <w:rFonts w:ascii="宋体" w:eastAsia="宋体" w:hAnsi="宋体" w:hint="eastAsia"/>
        </w:rPr>
        <w:t>【题意】给定n个数，m个查询，每次查询</w:t>
      </w:r>
      <w:r w:rsidRPr="003F0B0C">
        <w:rPr>
          <w:rFonts w:ascii="宋体" w:eastAsia="宋体" w:hAnsi="宋体"/>
        </w:rPr>
        <w:t>I</w:t>
      </w:r>
      <w:r w:rsidRPr="003F0B0C">
        <w:rPr>
          <w:rFonts w:ascii="宋体" w:eastAsia="宋体" w:hAnsi="宋体" w:hint="eastAsia"/>
        </w:rPr>
        <w:t>,</w:t>
      </w:r>
      <w:r w:rsidRPr="003F0B0C">
        <w:rPr>
          <w:rFonts w:ascii="宋体" w:eastAsia="宋体" w:hAnsi="宋体"/>
        </w:rPr>
        <w:t>j</w:t>
      </w:r>
      <w:r w:rsidRPr="003F0B0C">
        <w:rPr>
          <w:rFonts w:ascii="宋体" w:eastAsia="宋体" w:hAnsi="宋体" w:hint="eastAsia"/>
        </w:rPr>
        <w:t>要求[1,i]和[j,n]这2个区间内有多少不同的数字。</w:t>
      </w:r>
    </w:p>
    <w:p w:rsidR="007341D3" w:rsidRPr="003F0B0C" w:rsidRDefault="007341D3" w:rsidP="007341D3">
      <w:pPr>
        <w:rPr>
          <w:rFonts w:ascii="宋体" w:eastAsia="宋体" w:hAnsi="宋体"/>
        </w:rPr>
      </w:pPr>
      <w:r w:rsidRPr="003F0B0C">
        <w:rPr>
          <w:rFonts w:ascii="宋体" w:eastAsia="宋体" w:hAnsi="宋体" w:hint="eastAsia"/>
        </w:rPr>
        <w:t>【TAG】区间查询 铜牌题</w:t>
      </w:r>
    </w:p>
    <w:p w:rsidR="007341D3" w:rsidRPr="003F0B0C" w:rsidRDefault="007341D3" w:rsidP="007341D3">
      <w:pPr>
        <w:rPr>
          <w:rFonts w:ascii="宋体" w:eastAsia="宋体" w:hAnsi="宋体"/>
        </w:rPr>
      </w:pPr>
      <w:r w:rsidRPr="003F0B0C">
        <w:rPr>
          <w:rFonts w:ascii="宋体" w:eastAsia="宋体" w:hAnsi="宋体" w:hint="eastAsia"/>
        </w:rPr>
        <w:t>【题解】这题在比赛的时候用莫队是有时可以过的。不过赛后似乎加强了数据，原本比赛时候AC的代码赛后重交也TLE了。这里就放一个莫队的做法，不过现在提交是会TLE的。</w:t>
      </w:r>
    </w:p>
    <w:p w:rsidR="007341D3" w:rsidRPr="003F0B0C" w:rsidRDefault="007341D3" w:rsidP="007341D3">
      <w:pPr>
        <w:rPr>
          <w:rFonts w:ascii="宋体" w:eastAsia="宋体" w:hAnsi="宋体"/>
        </w:rPr>
      </w:pPr>
      <w:r w:rsidRPr="003F0B0C">
        <w:rPr>
          <w:rFonts w:ascii="宋体" w:eastAsia="宋体" w:hAnsi="宋体" w:hint="eastAsia"/>
        </w:rPr>
        <w:t>【代码】</w:t>
      </w:r>
    </w:p>
    <w:p w:rsidR="007341D3" w:rsidRPr="003F0B0C" w:rsidRDefault="007341D3" w:rsidP="007341D3">
      <w:pPr>
        <w:rPr>
          <w:rFonts w:ascii="宋体" w:eastAsia="宋体" w:hAnsi="宋体"/>
        </w:rPr>
      </w:pPr>
      <w:r w:rsidRPr="003F0B0C">
        <w:rPr>
          <w:rFonts w:ascii="宋体" w:eastAsia="宋体" w:hAnsi="宋体"/>
        </w:rPr>
        <w:t>#include &lt;bits/stdc++.h&gt;</w:t>
      </w:r>
    </w:p>
    <w:p w:rsidR="007341D3" w:rsidRPr="003F0B0C" w:rsidRDefault="007341D3" w:rsidP="007341D3">
      <w:pPr>
        <w:rPr>
          <w:rFonts w:ascii="宋体" w:eastAsia="宋体" w:hAnsi="宋体"/>
        </w:rPr>
      </w:pPr>
      <w:r w:rsidRPr="003F0B0C">
        <w:rPr>
          <w:rFonts w:ascii="宋体" w:eastAsia="宋体" w:hAnsi="宋体"/>
        </w:rPr>
        <w:t>#define MAXN 100010</w:t>
      </w:r>
    </w:p>
    <w:p w:rsidR="007341D3" w:rsidRPr="003F0B0C" w:rsidRDefault="007341D3" w:rsidP="007341D3">
      <w:pPr>
        <w:rPr>
          <w:rFonts w:ascii="宋体" w:eastAsia="宋体" w:hAnsi="宋体"/>
        </w:rPr>
      </w:pPr>
    </w:p>
    <w:p w:rsidR="007341D3" w:rsidRPr="003F0B0C" w:rsidRDefault="007341D3" w:rsidP="007341D3">
      <w:pPr>
        <w:rPr>
          <w:rFonts w:ascii="宋体" w:eastAsia="宋体" w:hAnsi="宋体"/>
        </w:rPr>
      </w:pPr>
      <w:r w:rsidRPr="003F0B0C">
        <w:rPr>
          <w:rFonts w:ascii="宋体" w:eastAsia="宋体" w:hAnsi="宋体"/>
        </w:rPr>
        <w:t>using namespace std;</w:t>
      </w:r>
    </w:p>
    <w:p w:rsidR="007341D3" w:rsidRPr="003F0B0C" w:rsidRDefault="007341D3" w:rsidP="007341D3">
      <w:pPr>
        <w:rPr>
          <w:rFonts w:ascii="宋体" w:eastAsia="宋体" w:hAnsi="宋体"/>
        </w:rPr>
      </w:pPr>
    </w:p>
    <w:p w:rsidR="007341D3" w:rsidRPr="003F0B0C" w:rsidRDefault="007341D3" w:rsidP="007341D3">
      <w:pPr>
        <w:rPr>
          <w:rFonts w:ascii="宋体" w:eastAsia="宋体" w:hAnsi="宋体"/>
        </w:rPr>
      </w:pPr>
      <w:r w:rsidRPr="003F0B0C">
        <w:rPr>
          <w:rFonts w:ascii="宋体" w:eastAsia="宋体" w:hAnsi="宋体"/>
        </w:rPr>
        <w:t>struct node{</w:t>
      </w:r>
    </w:p>
    <w:p w:rsidR="007341D3" w:rsidRPr="003F0B0C" w:rsidRDefault="007341D3" w:rsidP="007341D3">
      <w:pPr>
        <w:rPr>
          <w:rFonts w:ascii="宋体" w:eastAsia="宋体" w:hAnsi="宋体"/>
        </w:rPr>
      </w:pPr>
      <w:r w:rsidRPr="003F0B0C">
        <w:rPr>
          <w:rFonts w:ascii="宋体" w:eastAsia="宋体" w:hAnsi="宋体"/>
        </w:rPr>
        <w:t xml:space="preserve">    int l,r,id,block;</w:t>
      </w:r>
    </w:p>
    <w:p w:rsidR="007341D3" w:rsidRPr="003F0B0C" w:rsidRDefault="007341D3" w:rsidP="007341D3">
      <w:pPr>
        <w:rPr>
          <w:rFonts w:ascii="宋体" w:eastAsia="宋体" w:hAnsi="宋体"/>
        </w:rPr>
      </w:pPr>
      <w:r w:rsidRPr="003F0B0C">
        <w:rPr>
          <w:rFonts w:ascii="宋体" w:eastAsia="宋体" w:hAnsi="宋体"/>
        </w:rPr>
        <w:t>}Q[MAXN];</w:t>
      </w:r>
    </w:p>
    <w:p w:rsidR="007341D3" w:rsidRPr="003F0B0C" w:rsidRDefault="007341D3" w:rsidP="007341D3">
      <w:pPr>
        <w:rPr>
          <w:rFonts w:ascii="宋体" w:eastAsia="宋体" w:hAnsi="宋体"/>
        </w:rPr>
      </w:pPr>
    </w:p>
    <w:p w:rsidR="007341D3" w:rsidRPr="003F0B0C" w:rsidRDefault="007341D3" w:rsidP="007341D3">
      <w:pPr>
        <w:rPr>
          <w:rFonts w:ascii="宋体" w:eastAsia="宋体" w:hAnsi="宋体"/>
        </w:rPr>
      </w:pPr>
      <w:r w:rsidRPr="003F0B0C">
        <w:rPr>
          <w:rFonts w:ascii="宋体" w:eastAsia="宋体" w:hAnsi="宋体"/>
        </w:rPr>
        <w:t>bool cmp(node x,node y){</w:t>
      </w:r>
    </w:p>
    <w:p w:rsidR="007341D3" w:rsidRPr="003F0B0C" w:rsidRDefault="007341D3" w:rsidP="007341D3">
      <w:pPr>
        <w:rPr>
          <w:rFonts w:ascii="宋体" w:eastAsia="宋体" w:hAnsi="宋体"/>
        </w:rPr>
      </w:pPr>
      <w:r w:rsidRPr="003F0B0C">
        <w:rPr>
          <w:rFonts w:ascii="宋体" w:eastAsia="宋体" w:hAnsi="宋体"/>
        </w:rPr>
        <w:t xml:space="preserve">    if(x.block==y.block){</w:t>
      </w:r>
    </w:p>
    <w:p w:rsidR="007341D3" w:rsidRPr="003F0B0C" w:rsidRDefault="007341D3" w:rsidP="007341D3">
      <w:pPr>
        <w:rPr>
          <w:rFonts w:ascii="宋体" w:eastAsia="宋体" w:hAnsi="宋体"/>
        </w:rPr>
      </w:pPr>
      <w:r w:rsidRPr="003F0B0C">
        <w:rPr>
          <w:rFonts w:ascii="宋体" w:eastAsia="宋体" w:hAnsi="宋体"/>
        </w:rPr>
        <w:t xml:space="preserve">        if(x.r==y.r) return x.l&lt;y.l;</w:t>
      </w:r>
    </w:p>
    <w:p w:rsidR="007341D3" w:rsidRPr="003F0B0C" w:rsidRDefault="007341D3" w:rsidP="007341D3">
      <w:pPr>
        <w:rPr>
          <w:rFonts w:ascii="宋体" w:eastAsia="宋体" w:hAnsi="宋体"/>
        </w:rPr>
      </w:pPr>
      <w:r w:rsidRPr="003F0B0C">
        <w:rPr>
          <w:rFonts w:ascii="宋体" w:eastAsia="宋体" w:hAnsi="宋体"/>
        </w:rPr>
        <w:t xml:space="preserve">        return x.r&lt;y.r;</w:t>
      </w:r>
    </w:p>
    <w:p w:rsidR="007341D3" w:rsidRPr="003F0B0C" w:rsidRDefault="007341D3" w:rsidP="007341D3">
      <w:pPr>
        <w:rPr>
          <w:rFonts w:ascii="宋体" w:eastAsia="宋体" w:hAnsi="宋体"/>
        </w:rPr>
      </w:pPr>
      <w:r w:rsidRPr="003F0B0C">
        <w:rPr>
          <w:rFonts w:ascii="宋体" w:eastAsia="宋体" w:hAnsi="宋体"/>
        </w:rPr>
        <w:t xml:space="preserve">    }</w:t>
      </w:r>
    </w:p>
    <w:p w:rsidR="007341D3" w:rsidRPr="003F0B0C" w:rsidRDefault="007341D3" w:rsidP="007341D3">
      <w:pPr>
        <w:rPr>
          <w:rFonts w:ascii="宋体" w:eastAsia="宋体" w:hAnsi="宋体"/>
        </w:rPr>
      </w:pPr>
      <w:r w:rsidRPr="003F0B0C">
        <w:rPr>
          <w:rFonts w:ascii="宋体" w:eastAsia="宋体" w:hAnsi="宋体"/>
        </w:rPr>
        <w:t xml:space="preserve">    return x.block&lt;y.block;</w:t>
      </w:r>
    </w:p>
    <w:p w:rsidR="007341D3" w:rsidRPr="003F0B0C" w:rsidRDefault="007341D3" w:rsidP="007341D3">
      <w:pPr>
        <w:rPr>
          <w:rFonts w:ascii="宋体" w:eastAsia="宋体" w:hAnsi="宋体"/>
        </w:rPr>
      </w:pPr>
      <w:r w:rsidRPr="003F0B0C">
        <w:rPr>
          <w:rFonts w:ascii="宋体" w:eastAsia="宋体" w:hAnsi="宋体"/>
        </w:rPr>
        <w:t>}</w:t>
      </w:r>
    </w:p>
    <w:p w:rsidR="007341D3" w:rsidRPr="003F0B0C" w:rsidRDefault="007341D3" w:rsidP="007341D3">
      <w:pPr>
        <w:rPr>
          <w:rFonts w:ascii="宋体" w:eastAsia="宋体" w:hAnsi="宋体"/>
        </w:rPr>
      </w:pPr>
      <w:r w:rsidRPr="003F0B0C">
        <w:rPr>
          <w:rFonts w:ascii="宋体" w:eastAsia="宋体" w:hAnsi="宋体"/>
        </w:rPr>
        <w:t>int cnt[MAXN],nowans,a[MAXN];</w:t>
      </w:r>
    </w:p>
    <w:p w:rsidR="007341D3" w:rsidRPr="003F0B0C" w:rsidRDefault="007341D3" w:rsidP="007341D3">
      <w:pPr>
        <w:rPr>
          <w:rFonts w:ascii="宋体" w:eastAsia="宋体" w:hAnsi="宋体"/>
        </w:rPr>
      </w:pPr>
      <w:r w:rsidRPr="003F0B0C">
        <w:rPr>
          <w:rFonts w:ascii="宋体" w:eastAsia="宋体" w:hAnsi="宋体"/>
        </w:rPr>
        <w:t>void Add(int x){</w:t>
      </w:r>
    </w:p>
    <w:p w:rsidR="007341D3" w:rsidRPr="003F0B0C" w:rsidRDefault="007341D3" w:rsidP="007341D3">
      <w:pPr>
        <w:rPr>
          <w:rFonts w:ascii="宋体" w:eastAsia="宋体" w:hAnsi="宋体"/>
        </w:rPr>
      </w:pPr>
      <w:r w:rsidRPr="003F0B0C">
        <w:rPr>
          <w:rFonts w:ascii="宋体" w:eastAsia="宋体" w:hAnsi="宋体"/>
        </w:rPr>
        <w:t xml:space="preserve">    cnt[a[x]]++;</w:t>
      </w:r>
    </w:p>
    <w:p w:rsidR="007341D3" w:rsidRPr="003F0B0C" w:rsidRDefault="007341D3" w:rsidP="007341D3">
      <w:pPr>
        <w:rPr>
          <w:rFonts w:ascii="宋体" w:eastAsia="宋体" w:hAnsi="宋体"/>
        </w:rPr>
      </w:pPr>
      <w:r w:rsidRPr="003F0B0C">
        <w:rPr>
          <w:rFonts w:ascii="宋体" w:eastAsia="宋体" w:hAnsi="宋体"/>
        </w:rPr>
        <w:t xml:space="preserve">    if(cnt[a[x]]==1) nowans++;</w:t>
      </w:r>
    </w:p>
    <w:p w:rsidR="007341D3" w:rsidRPr="003F0B0C" w:rsidRDefault="007341D3" w:rsidP="007341D3">
      <w:pPr>
        <w:rPr>
          <w:rFonts w:ascii="宋体" w:eastAsia="宋体" w:hAnsi="宋体"/>
        </w:rPr>
      </w:pPr>
      <w:r w:rsidRPr="003F0B0C">
        <w:rPr>
          <w:rFonts w:ascii="宋体" w:eastAsia="宋体" w:hAnsi="宋体"/>
        </w:rPr>
        <w:t xml:space="preserve">    return;</w:t>
      </w:r>
    </w:p>
    <w:p w:rsidR="007341D3" w:rsidRPr="003F0B0C" w:rsidRDefault="007341D3" w:rsidP="007341D3">
      <w:pPr>
        <w:rPr>
          <w:rFonts w:ascii="宋体" w:eastAsia="宋体" w:hAnsi="宋体"/>
        </w:rPr>
      </w:pPr>
      <w:r w:rsidRPr="003F0B0C">
        <w:rPr>
          <w:rFonts w:ascii="宋体" w:eastAsia="宋体" w:hAnsi="宋体"/>
        </w:rPr>
        <w:t>}</w:t>
      </w:r>
    </w:p>
    <w:p w:rsidR="007341D3" w:rsidRPr="003F0B0C" w:rsidRDefault="007341D3" w:rsidP="007341D3">
      <w:pPr>
        <w:rPr>
          <w:rFonts w:ascii="宋体" w:eastAsia="宋体" w:hAnsi="宋体"/>
        </w:rPr>
      </w:pPr>
      <w:r w:rsidRPr="003F0B0C">
        <w:rPr>
          <w:rFonts w:ascii="宋体" w:eastAsia="宋体" w:hAnsi="宋体"/>
        </w:rPr>
        <w:t>void Remove(int x){</w:t>
      </w:r>
    </w:p>
    <w:p w:rsidR="007341D3" w:rsidRPr="003F0B0C" w:rsidRDefault="007341D3" w:rsidP="007341D3">
      <w:pPr>
        <w:rPr>
          <w:rFonts w:ascii="宋体" w:eastAsia="宋体" w:hAnsi="宋体"/>
        </w:rPr>
      </w:pPr>
      <w:r w:rsidRPr="003F0B0C">
        <w:rPr>
          <w:rFonts w:ascii="宋体" w:eastAsia="宋体" w:hAnsi="宋体"/>
        </w:rPr>
        <w:t xml:space="preserve">    cnt[a[x]]--;</w:t>
      </w:r>
    </w:p>
    <w:p w:rsidR="007341D3" w:rsidRPr="003F0B0C" w:rsidRDefault="007341D3" w:rsidP="007341D3">
      <w:pPr>
        <w:rPr>
          <w:rFonts w:ascii="宋体" w:eastAsia="宋体" w:hAnsi="宋体"/>
        </w:rPr>
      </w:pPr>
      <w:r w:rsidRPr="003F0B0C">
        <w:rPr>
          <w:rFonts w:ascii="宋体" w:eastAsia="宋体" w:hAnsi="宋体"/>
        </w:rPr>
        <w:lastRenderedPageBreak/>
        <w:t xml:space="preserve">    if(cnt[a[x]]==0) nowans--;</w:t>
      </w:r>
    </w:p>
    <w:p w:rsidR="007341D3" w:rsidRPr="003F0B0C" w:rsidRDefault="007341D3" w:rsidP="007341D3">
      <w:pPr>
        <w:rPr>
          <w:rFonts w:ascii="宋体" w:eastAsia="宋体" w:hAnsi="宋体"/>
        </w:rPr>
      </w:pPr>
      <w:r w:rsidRPr="003F0B0C">
        <w:rPr>
          <w:rFonts w:ascii="宋体" w:eastAsia="宋体" w:hAnsi="宋体"/>
        </w:rPr>
        <w:t xml:space="preserve">    return;</w:t>
      </w:r>
    </w:p>
    <w:p w:rsidR="007341D3" w:rsidRPr="003F0B0C" w:rsidRDefault="007341D3" w:rsidP="007341D3">
      <w:pPr>
        <w:rPr>
          <w:rFonts w:ascii="宋体" w:eastAsia="宋体" w:hAnsi="宋体"/>
        </w:rPr>
      </w:pPr>
      <w:r w:rsidRPr="003F0B0C">
        <w:rPr>
          <w:rFonts w:ascii="宋体" w:eastAsia="宋体" w:hAnsi="宋体"/>
        </w:rPr>
        <w:t>}</w:t>
      </w:r>
    </w:p>
    <w:p w:rsidR="007341D3" w:rsidRPr="003F0B0C" w:rsidRDefault="007341D3" w:rsidP="007341D3">
      <w:pPr>
        <w:rPr>
          <w:rFonts w:ascii="宋体" w:eastAsia="宋体" w:hAnsi="宋体"/>
        </w:rPr>
      </w:pPr>
    </w:p>
    <w:p w:rsidR="007341D3" w:rsidRPr="003F0B0C" w:rsidRDefault="007341D3" w:rsidP="007341D3">
      <w:pPr>
        <w:rPr>
          <w:rFonts w:ascii="宋体" w:eastAsia="宋体" w:hAnsi="宋体"/>
        </w:rPr>
      </w:pPr>
      <w:r w:rsidRPr="003F0B0C">
        <w:rPr>
          <w:rFonts w:ascii="宋体" w:eastAsia="宋体" w:hAnsi="宋体"/>
        </w:rPr>
        <w:t>int main()</w:t>
      </w:r>
    </w:p>
    <w:p w:rsidR="007341D3" w:rsidRPr="003F0B0C" w:rsidRDefault="007341D3" w:rsidP="007341D3">
      <w:pPr>
        <w:rPr>
          <w:rFonts w:ascii="宋体" w:eastAsia="宋体" w:hAnsi="宋体"/>
        </w:rPr>
      </w:pPr>
      <w:r w:rsidRPr="003F0B0C">
        <w:rPr>
          <w:rFonts w:ascii="宋体" w:eastAsia="宋体" w:hAnsi="宋体"/>
        </w:rPr>
        <w:t>{</w:t>
      </w:r>
    </w:p>
    <w:p w:rsidR="007341D3" w:rsidRPr="003F0B0C" w:rsidRDefault="007341D3" w:rsidP="007341D3">
      <w:pPr>
        <w:rPr>
          <w:rFonts w:ascii="宋体" w:eastAsia="宋体" w:hAnsi="宋体"/>
        </w:rPr>
      </w:pPr>
      <w:r w:rsidRPr="003F0B0C">
        <w:rPr>
          <w:rFonts w:ascii="宋体" w:eastAsia="宋体" w:hAnsi="宋体"/>
        </w:rPr>
        <w:t xml:space="preserve">    int n,q;</w:t>
      </w:r>
    </w:p>
    <w:p w:rsidR="007341D3" w:rsidRPr="003F0B0C" w:rsidRDefault="007341D3" w:rsidP="007341D3">
      <w:pPr>
        <w:rPr>
          <w:rFonts w:ascii="宋体" w:eastAsia="宋体" w:hAnsi="宋体"/>
        </w:rPr>
      </w:pPr>
      <w:r w:rsidRPr="003F0B0C">
        <w:rPr>
          <w:rFonts w:ascii="宋体" w:eastAsia="宋体" w:hAnsi="宋体"/>
        </w:rPr>
        <w:t xml:space="preserve">    while(~scanf("%d%d",&amp;n,&amp;q)){</w:t>
      </w:r>
    </w:p>
    <w:p w:rsidR="007341D3" w:rsidRPr="003F0B0C" w:rsidRDefault="007341D3" w:rsidP="007341D3">
      <w:pPr>
        <w:rPr>
          <w:rFonts w:ascii="宋体" w:eastAsia="宋体" w:hAnsi="宋体"/>
        </w:rPr>
      </w:pPr>
      <w:r w:rsidRPr="003F0B0C">
        <w:rPr>
          <w:rFonts w:ascii="宋体" w:eastAsia="宋体" w:hAnsi="宋体"/>
        </w:rPr>
        <w:t xml:space="preserve">        for(int i=1;i&lt;=n;i++) scanf("%d",&amp;a[i]);</w:t>
      </w:r>
    </w:p>
    <w:p w:rsidR="007341D3" w:rsidRPr="003F0B0C" w:rsidRDefault="007341D3" w:rsidP="007341D3">
      <w:pPr>
        <w:rPr>
          <w:rFonts w:ascii="宋体" w:eastAsia="宋体" w:hAnsi="宋体"/>
        </w:rPr>
      </w:pPr>
      <w:r w:rsidRPr="003F0B0C">
        <w:rPr>
          <w:rFonts w:ascii="宋体" w:eastAsia="宋体" w:hAnsi="宋体"/>
        </w:rPr>
        <w:t xml:space="preserve">        int sz=sqrt(q);</w:t>
      </w:r>
    </w:p>
    <w:p w:rsidR="007341D3" w:rsidRPr="003F0B0C" w:rsidRDefault="007341D3" w:rsidP="007341D3">
      <w:pPr>
        <w:rPr>
          <w:rFonts w:ascii="宋体" w:eastAsia="宋体" w:hAnsi="宋体"/>
        </w:rPr>
      </w:pPr>
      <w:r w:rsidRPr="003F0B0C">
        <w:rPr>
          <w:rFonts w:ascii="宋体" w:eastAsia="宋体" w:hAnsi="宋体"/>
        </w:rPr>
        <w:t xml:space="preserve">        for(int i=0;i&lt;q;i++) scanf("%d%d",&amp;Q[i].l,&amp;Q[i].r),Q[i].id=i,Q[i].block=Q[i].l/sz;</w:t>
      </w:r>
    </w:p>
    <w:p w:rsidR="007341D3" w:rsidRPr="003F0B0C" w:rsidRDefault="007341D3" w:rsidP="007341D3">
      <w:pPr>
        <w:rPr>
          <w:rFonts w:ascii="宋体" w:eastAsia="宋体" w:hAnsi="宋体"/>
        </w:rPr>
      </w:pPr>
      <w:r w:rsidRPr="003F0B0C">
        <w:rPr>
          <w:rFonts w:ascii="宋体" w:eastAsia="宋体" w:hAnsi="宋体"/>
        </w:rPr>
        <w:t xml:space="preserve">        sort(Q,Q+q,cmp);</w:t>
      </w:r>
    </w:p>
    <w:p w:rsidR="007341D3" w:rsidRPr="003F0B0C" w:rsidRDefault="007341D3" w:rsidP="007341D3">
      <w:pPr>
        <w:rPr>
          <w:rFonts w:ascii="宋体" w:eastAsia="宋体" w:hAnsi="宋体"/>
        </w:rPr>
      </w:pPr>
      <w:r w:rsidRPr="003F0B0C">
        <w:rPr>
          <w:rFonts w:ascii="宋体" w:eastAsia="宋体" w:hAnsi="宋体"/>
        </w:rPr>
        <w:t xml:space="preserve">        //init</w:t>
      </w:r>
    </w:p>
    <w:p w:rsidR="007341D3" w:rsidRPr="003F0B0C" w:rsidRDefault="007341D3" w:rsidP="007341D3">
      <w:pPr>
        <w:rPr>
          <w:rFonts w:ascii="宋体" w:eastAsia="宋体" w:hAnsi="宋体"/>
        </w:rPr>
      </w:pPr>
      <w:r w:rsidRPr="003F0B0C">
        <w:rPr>
          <w:rFonts w:ascii="宋体" w:eastAsia="宋体" w:hAnsi="宋体"/>
        </w:rPr>
        <w:t xml:space="preserve">        int nowl=1,nowr=n;</w:t>
      </w:r>
    </w:p>
    <w:p w:rsidR="007341D3" w:rsidRPr="003F0B0C" w:rsidRDefault="007341D3" w:rsidP="007341D3">
      <w:pPr>
        <w:rPr>
          <w:rFonts w:ascii="宋体" w:eastAsia="宋体" w:hAnsi="宋体"/>
        </w:rPr>
      </w:pPr>
      <w:r w:rsidRPr="003F0B0C">
        <w:rPr>
          <w:rFonts w:ascii="宋体" w:eastAsia="宋体" w:hAnsi="宋体"/>
        </w:rPr>
        <w:t xml:space="preserve">        memset(cnt,0,sizeof(cnt)),nowans=0;</w:t>
      </w:r>
    </w:p>
    <w:p w:rsidR="007341D3" w:rsidRPr="003F0B0C" w:rsidRDefault="007341D3" w:rsidP="007341D3">
      <w:pPr>
        <w:rPr>
          <w:rFonts w:ascii="宋体" w:eastAsia="宋体" w:hAnsi="宋体"/>
        </w:rPr>
      </w:pPr>
      <w:r w:rsidRPr="003F0B0C">
        <w:rPr>
          <w:rFonts w:ascii="宋体" w:eastAsia="宋体" w:hAnsi="宋体"/>
        </w:rPr>
        <w:t xml:space="preserve">        cnt[a[1]]++,cnt[a[n]]++;</w:t>
      </w:r>
    </w:p>
    <w:p w:rsidR="007341D3" w:rsidRPr="003F0B0C" w:rsidRDefault="007341D3" w:rsidP="007341D3">
      <w:pPr>
        <w:rPr>
          <w:rFonts w:ascii="宋体" w:eastAsia="宋体" w:hAnsi="宋体"/>
        </w:rPr>
      </w:pPr>
      <w:r w:rsidRPr="003F0B0C">
        <w:rPr>
          <w:rFonts w:ascii="宋体" w:eastAsia="宋体" w:hAnsi="宋体"/>
        </w:rPr>
        <w:t xml:space="preserve">        if(a[1]==a[n]) nowans=1;else nowans=2;</w:t>
      </w:r>
    </w:p>
    <w:p w:rsidR="007341D3" w:rsidRPr="003F0B0C" w:rsidRDefault="007341D3" w:rsidP="007341D3">
      <w:pPr>
        <w:rPr>
          <w:rFonts w:ascii="宋体" w:eastAsia="宋体" w:hAnsi="宋体"/>
        </w:rPr>
      </w:pPr>
      <w:r w:rsidRPr="003F0B0C">
        <w:rPr>
          <w:rFonts w:ascii="宋体" w:eastAsia="宋体" w:hAnsi="宋体"/>
        </w:rPr>
        <w:t xml:space="preserve">        int ans[MAXN];</w:t>
      </w:r>
    </w:p>
    <w:p w:rsidR="007341D3" w:rsidRPr="003F0B0C" w:rsidRDefault="007341D3" w:rsidP="007341D3">
      <w:pPr>
        <w:rPr>
          <w:rFonts w:ascii="宋体" w:eastAsia="宋体" w:hAnsi="宋体"/>
        </w:rPr>
      </w:pPr>
      <w:r w:rsidRPr="003F0B0C">
        <w:rPr>
          <w:rFonts w:ascii="宋体" w:eastAsia="宋体" w:hAnsi="宋体"/>
        </w:rPr>
        <w:t xml:space="preserve">        for(int i=0;i&lt;q;i++){</w:t>
      </w:r>
    </w:p>
    <w:p w:rsidR="007341D3" w:rsidRPr="003F0B0C" w:rsidRDefault="007341D3" w:rsidP="007341D3">
      <w:pPr>
        <w:rPr>
          <w:rFonts w:ascii="宋体" w:eastAsia="宋体" w:hAnsi="宋体"/>
        </w:rPr>
      </w:pPr>
      <w:r w:rsidRPr="003F0B0C">
        <w:rPr>
          <w:rFonts w:ascii="宋体" w:eastAsia="宋体" w:hAnsi="宋体"/>
        </w:rPr>
        <w:t xml:space="preserve">            while(nowr&gt;Q[i].r) Add(--nowr);</w:t>
      </w:r>
    </w:p>
    <w:p w:rsidR="007341D3" w:rsidRPr="003F0B0C" w:rsidRDefault="007341D3" w:rsidP="007341D3">
      <w:pPr>
        <w:rPr>
          <w:rFonts w:ascii="宋体" w:eastAsia="宋体" w:hAnsi="宋体"/>
        </w:rPr>
      </w:pPr>
      <w:r w:rsidRPr="003F0B0C">
        <w:rPr>
          <w:rFonts w:ascii="宋体" w:eastAsia="宋体" w:hAnsi="宋体"/>
        </w:rPr>
        <w:t xml:space="preserve">            while(nowl&lt;Q[i].l) Add(++nowl);</w:t>
      </w:r>
    </w:p>
    <w:p w:rsidR="007341D3" w:rsidRPr="003F0B0C" w:rsidRDefault="007341D3" w:rsidP="007341D3">
      <w:pPr>
        <w:rPr>
          <w:rFonts w:ascii="宋体" w:eastAsia="宋体" w:hAnsi="宋体"/>
        </w:rPr>
      </w:pPr>
      <w:r w:rsidRPr="003F0B0C">
        <w:rPr>
          <w:rFonts w:ascii="宋体" w:eastAsia="宋体" w:hAnsi="宋体"/>
        </w:rPr>
        <w:t xml:space="preserve">            while(nowr&lt;Q[i].r) Remove(nowr++);</w:t>
      </w:r>
    </w:p>
    <w:p w:rsidR="007341D3" w:rsidRPr="003F0B0C" w:rsidRDefault="007341D3" w:rsidP="007341D3">
      <w:pPr>
        <w:rPr>
          <w:rFonts w:ascii="宋体" w:eastAsia="宋体" w:hAnsi="宋体"/>
        </w:rPr>
      </w:pPr>
      <w:r w:rsidRPr="003F0B0C">
        <w:rPr>
          <w:rFonts w:ascii="宋体" w:eastAsia="宋体" w:hAnsi="宋体"/>
        </w:rPr>
        <w:t xml:space="preserve">            while(nowl&gt;Q[i].l) Remove(nowl--);</w:t>
      </w:r>
    </w:p>
    <w:p w:rsidR="007341D3" w:rsidRPr="003F0B0C" w:rsidRDefault="007341D3" w:rsidP="007341D3">
      <w:pPr>
        <w:rPr>
          <w:rFonts w:ascii="宋体" w:eastAsia="宋体" w:hAnsi="宋体"/>
        </w:rPr>
      </w:pPr>
      <w:r w:rsidRPr="003F0B0C">
        <w:rPr>
          <w:rFonts w:ascii="宋体" w:eastAsia="宋体" w:hAnsi="宋体"/>
        </w:rPr>
        <w:t xml:space="preserve">            ans[Q[i].id]=nowans;</w:t>
      </w:r>
    </w:p>
    <w:p w:rsidR="007341D3" w:rsidRPr="003F0B0C" w:rsidRDefault="007341D3" w:rsidP="007341D3">
      <w:pPr>
        <w:rPr>
          <w:rFonts w:ascii="宋体" w:eastAsia="宋体" w:hAnsi="宋体"/>
        </w:rPr>
      </w:pPr>
      <w:r w:rsidRPr="003F0B0C">
        <w:rPr>
          <w:rFonts w:ascii="宋体" w:eastAsia="宋体" w:hAnsi="宋体"/>
        </w:rPr>
        <w:t xml:space="preserve">        }</w:t>
      </w:r>
    </w:p>
    <w:p w:rsidR="007341D3" w:rsidRPr="003F0B0C" w:rsidRDefault="007341D3" w:rsidP="007341D3">
      <w:pPr>
        <w:rPr>
          <w:rFonts w:ascii="宋体" w:eastAsia="宋体" w:hAnsi="宋体"/>
        </w:rPr>
      </w:pPr>
      <w:r w:rsidRPr="003F0B0C">
        <w:rPr>
          <w:rFonts w:ascii="宋体" w:eastAsia="宋体" w:hAnsi="宋体"/>
        </w:rPr>
        <w:t xml:space="preserve">        for(int i=0;i&lt;q;i++) printf("%d\n",ans[i]);</w:t>
      </w:r>
    </w:p>
    <w:p w:rsidR="007341D3" w:rsidRPr="003F0B0C" w:rsidRDefault="007341D3" w:rsidP="007341D3">
      <w:pPr>
        <w:rPr>
          <w:rFonts w:ascii="宋体" w:eastAsia="宋体" w:hAnsi="宋体"/>
        </w:rPr>
      </w:pPr>
      <w:r w:rsidRPr="003F0B0C">
        <w:rPr>
          <w:rFonts w:ascii="宋体" w:eastAsia="宋体" w:hAnsi="宋体"/>
        </w:rPr>
        <w:t xml:space="preserve">    }</w:t>
      </w:r>
    </w:p>
    <w:p w:rsidR="007341D3" w:rsidRPr="003F0B0C" w:rsidRDefault="007341D3" w:rsidP="007341D3">
      <w:pPr>
        <w:rPr>
          <w:rFonts w:ascii="宋体" w:eastAsia="宋体" w:hAnsi="宋体"/>
        </w:rPr>
      </w:pPr>
      <w:r w:rsidRPr="003F0B0C">
        <w:rPr>
          <w:rFonts w:ascii="宋体" w:eastAsia="宋体" w:hAnsi="宋体"/>
        </w:rPr>
        <w:t xml:space="preserve">    return 0;</w:t>
      </w:r>
    </w:p>
    <w:p w:rsidR="007341D3" w:rsidRPr="003F0B0C" w:rsidRDefault="007341D3" w:rsidP="007341D3">
      <w:pPr>
        <w:rPr>
          <w:rFonts w:ascii="宋体" w:eastAsia="宋体" w:hAnsi="宋体"/>
        </w:rPr>
      </w:pPr>
      <w:r w:rsidRPr="003F0B0C">
        <w:rPr>
          <w:rFonts w:ascii="宋体" w:eastAsia="宋体" w:hAnsi="宋体"/>
        </w:rPr>
        <w:t>}</w:t>
      </w:r>
    </w:p>
    <w:p w:rsidR="006D3D9E" w:rsidRPr="003F0B0C" w:rsidRDefault="006D3D9E" w:rsidP="006D3D9E">
      <w:pPr>
        <w:pStyle w:val="3"/>
        <w:rPr>
          <w:rFonts w:ascii="宋体" w:eastAsia="宋体" w:hAnsi="宋体"/>
          <w:b w:val="0"/>
        </w:rPr>
      </w:pPr>
      <w:bookmarkStart w:id="158" w:name="_Toc521431851"/>
      <w:r w:rsidRPr="003F0B0C">
        <w:rPr>
          <w:rFonts w:ascii="宋体" w:eastAsia="宋体" w:hAnsi="宋体" w:hint="eastAsia"/>
          <w:b w:val="0"/>
        </w:rPr>
        <w:t>题库</w:t>
      </w:r>
      <w:bookmarkEnd w:id="158"/>
    </w:p>
    <w:p w:rsidR="006D3D9E" w:rsidRPr="003F0B0C" w:rsidRDefault="000D10AC" w:rsidP="006D3D9E">
      <w:pPr>
        <w:rPr>
          <w:rFonts w:ascii="宋体" w:eastAsia="宋体" w:hAnsi="宋体" w:cs="Arial"/>
          <w:color w:val="4F4F4F"/>
          <w:shd w:val="clear" w:color="auto" w:fill="FFFFFF"/>
        </w:rPr>
      </w:pPr>
      <w:hyperlink r:id="rId95" w:anchor="%E4%B9%A0%E9%A2%98%E5%92%8C%E7%A4%BA%E4%BE%8B%E4%BB%A3%E7%A0%81" w:history="1">
        <w:r w:rsidR="006D3D9E" w:rsidRPr="003F0B0C">
          <w:rPr>
            <w:rStyle w:val="a3"/>
            <w:rFonts w:ascii="宋体" w:eastAsia="宋体" w:hAnsi="宋体" w:cs="Arial"/>
            <w:shd w:val="clear" w:color="auto" w:fill="FFFFFF"/>
          </w:rPr>
          <w:t>https://blog.csdn.net/hnshhslsh/article/details/50582926#%E4%B9%A0%E9%A2%98%E5%92%8C%E7%A4%BA%E4%BE%8B%E4%BB%A3%E7%A0%81</w:t>
        </w:r>
      </w:hyperlink>
    </w:p>
    <w:p w:rsidR="006D3D9E" w:rsidRPr="003F0B0C" w:rsidRDefault="006D3D9E" w:rsidP="006D3D9E">
      <w:pPr>
        <w:rPr>
          <w:rFonts w:ascii="宋体" w:eastAsia="宋体" w:hAnsi="宋体"/>
        </w:rPr>
      </w:pPr>
      <w:r w:rsidRPr="003F0B0C">
        <w:rPr>
          <w:rFonts w:ascii="宋体" w:eastAsia="宋体" w:hAnsi="宋体" w:hint="eastAsia"/>
        </w:rPr>
        <w:t>SPOJ-</w:t>
      </w:r>
      <w:r w:rsidRPr="003F0B0C">
        <w:rPr>
          <w:rFonts w:ascii="宋体" w:eastAsia="宋体" w:hAnsi="宋体"/>
        </w:rPr>
        <w:t>DQUERY-D-query</w:t>
      </w:r>
    </w:p>
    <w:p w:rsidR="006D3D9E" w:rsidRPr="003F0B0C" w:rsidRDefault="006D3D9E" w:rsidP="006D3D9E">
      <w:pPr>
        <w:rPr>
          <w:rFonts w:ascii="宋体" w:eastAsia="宋体" w:hAnsi="宋体"/>
        </w:rPr>
      </w:pPr>
      <w:r w:rsidRPr="003F0B0C">
        <w:rPr>
          <w:rFonts w:ascii="宋体" w:eastAsia="宋体" w:hAnsi="宋体"/>
        </w:rPr>
        <w:t>CF</w:t>
      </w:r>
      <w:r w:rsidRPr="003F0B0C">
        <w:rPr>
          <w:rFonts w:ascii="宋体" w:eastAsia="宋体" w:hAnsi="宋体" w:hint="eastAsia"/>
        </w:rPr>
        <w:t>-</w:t>
      </w:r>
      <w:r w:rsidRPr="003F0B0C">
        <w:rPr>
          <w:rFonts w:ascii="宋体" w:eastAsia="宋体" w:hAnsi="宋体"/>
        </w:rPr>
        <w:t>86D</w:t>
      </w:r>
      <w:r w:rsidRPr="003F0B0C">
        <w:rPr>
          <w:rFonts w:ascii="宋体" w:eastAsia="宋体" w:hAnsi="宋体" w:hint="eastAsia"/>
        </w:rPr>
        <w:t>-</w:t>
      </w:r>
      <w:r w:rsidRPr="003F0B0C">
        <w:rPr>
          <w:rFonts w:ascii="宋体" w:eastAsia="宋体" w:hAnsi="宋体"/>
        </w:rPr>
        <w:t xml:space="preserve"> Powerful array</w:t>
      </w:r>
    </w:p>
    <w:p w:rsidR="006D3D9E" w:rsidRPr="003F0B0C" w:rsidRDefault="006D3D9E" w:rsidP="006D3D9E">
      <w:pPr>
        <w:rPr>
          <w:rFonts w:ascii="宋体" w:eastAsia="宋体" w:hAnsi="宋体"/>
        </w:rPr>
      </w:pPr>
      <w:r w:rsidRPr="003F0B0C">
        <w:rPr>
          <w:rFonts w:ascii="宋体" w:eastAsia="宋体" w:hAnsi="宋体"/>
        </w:rPr>
        <w:t>C</w:t>
      </w:r>
      <w:r w:rsidRPr="003F0B0C">
        <w:rPr>
          <w:rFonts w:ascii="宋体" w:eastAsia="宋体" w:hAnsi="宋体" w:hint="eastAsia"/>
        </w:rPr>
        <w:t>odechef-GERALD07-</w:t>
      </w:r>
      <w:r w:rsidRPr="003F0B0C">
        <w:rPr>
          <w:rFonts w:ascii="宋体" w:eastAsia="宋体" w:hAnsi="宋体"/>
        </w:rPr>
        <w:t xml:space="preserve"> </w:t>
      </w:r>
      <w:hyperlink r:id="rId96" w:history="1">
        <w:r w:rsidRPr="003F0B0C">
          <w:rPr>
            <w:rFonts w:ascii="宋体" w:eastAsia="宋体" w:hAnsi="宋体"/>
          </w:rPr>
          <w:t>Chef and Graph Queries</w:t>
        </w:r>
      </w:hyperlink>
    </w:p>
    <w:p w:rsidR="006D3D9E" w:rsidRPr="003F0B0C" w:rsidRDefault="006D3D9E" w:rsidP="006D3D9E">
      <w:pPr>
        <w:widowControl/>
        <w:rPr>
          <w:rFonts w:ascii="宋体" w:eastAsia="宋体" w:hAnsi="宋体"/>
        </w:rPr>
      </w:pPr>
      <w:r w:rsidRPr="003F0B0C">
        <w:rPr>
          <w:rFonts w:ascii="宋体" w:eastAsia="宋体" w:hAnsi="宋体"/>
        </w:rPr>
        <w:t>Codechef-GERALD3-</w:t>
      </w:r>
      <w:hyperlink r:id="rId97" w:history="1">
        <w:r w:rsidRPr="003F0B0C">
          <w:rPr>
            <w:rFonts w:ascii="宋体" w:eastAsia="宋体" w:hAnsi="宋体"/>
          </w:rPr>
          <w:t>Chef and Substrings</w:t>
        </w:r>
      </w:hyperlink>
    </w:p>
    <w:p w:rsidR="006D3D9E" w:rsidRPr="003F0B0C" w:rsidRDefault="006D3D9E" w:rsidP="006D3D9E">
      <w:pPr>
        <w:rPr>
          <w:rFonts w:ascii="宋体" w:eastAsia="宋体" w:hAnsi="宋体"/>
        </w:rPr>
      </w:pPr>
      <w:r w:rsidRPr="003F0B0C">
        <w:rPr>
          <w:rFonts w:ascii="宋体" w:eastAsia="宋体" w:hAnsi="宋体"/>
        </w:rPr>
        <w:t>CF</w:t>
      </w:r>
      <w:r w:rsidRPr="003F0B0C">
        <w:rPr>
          <w:rFonts w:ascii="宋体" w:eastAsia="宋体" w:hAnsi="宋体" w:hint="eastAsia"/>
        </w:rPr>
        <w:t>-</w:t>
      </w:r>
      <w:r w:rsidRPr="003F0B0C">
        <w:rPr>
          <w:rFonts w:ascii="宋体" w:eastAsia="宋体" w:hAnsi="宋体"/>
        </w:rPr>
        <w:t>375</w:t>
      </w:r>
      <w:r w:rsidRPr="003F0B0C">
        <w:rPr>
          <w:rFonts w:ascii="宋体" w:eastAsia="宋体" w:hAnsi="宋体" w:hint="eastAsia"/>
        </w:rPr>
        <w:t>D-</w:t>
      </w:r>
      <w:r w:rsidRPr="003F0B0C">
        <w:rPr>
          <w:rFonts w:ascii="宋体" w:eastAsia="宋体" w:hAnsi="宋体"/>
        </w:rPr>
        <w:t xml:space="preserve"> Tree and Queries</w:t>
      </w:r>
    </w:p>
    <w:p w:rsidR="006D3D9E" w:rsidRPr="003F0B0C" w:rsidRDefault="006D3D9E" w:rsidP="006D3D9E">
      <w:pPr>
        <w:rPr>
          <w:rFonts w:ascii="宋体" w:eastAsia="宋体" w:hAnsi="宋体"/>
        </w:rPr>
      </w:pPr>
      <w:r w:rsidRPr="003F0B0C">
        <w:rPr>
          <w:rFonts w:ascii="宋体" w:eastAsia="宋体" w:hAnsi="宋体"/>
        </w:rPr>
        <w:t>CF-351D</w:t>
      </w:r>
      <w:r w:rsidRPr="003F0B0C">
        <w:rPr>
          <w:rFonts w:ascii="宋体" w:eastAsia="宋体" w:hAnsi="宋体" w:hint="eastAsia"/>
        </w:rPr>
        <w:t>-</w:t>
      </w:r>
      <w:r w:rsidRPr="003F0B0C">
        <w:rPr>
          <w:rFonts w:ascii="宋体" w:eastAsia="宋体" w:hAnsi="宋体"/>
        </w:rPr>
        <w:t xml:space="preserve"> Jeff and Removing Periods</w:t>
      </w:r>
    </w:p>
    <w:p w:rsidR="006D3D9E" w:rsidRPr="003F0B0C" w:rsidRDefault="006D3D9E" w:rsidP="006D3D9E">
      <w:pPr>
        <w:rPr>
          <w:rFonts w:ascii="宋体" w:eastAsia="宋体" w:hAnsi="宋体"/>
        </w:rPr>
      </w:pPr>
      <w:r w:rsidRPr="003F0B0C">
        <w:rPr>
          <w:rFonts w:ascii="宋体" w:eastAsia="宋体" w:hAnsi="宋体"/>
        </w:rPr>
        <w:t>Codechef</w:t>
      </w:r>
      <w:r w:rsidRPr="003F0B0C">
        <w:rPr>
          <w:rFonts w:ascii="宋体" w:eastAsia="宋体" w:hAnsi="宋体" w:hint="eastAsia"/>
        </w:rPr>
        <w:t>-</w:t>
      </w:r>
      <w:r w:rsidRPr="003F0B0C">
        <w:rPr>
          <w:rFonts w:ascii="宋体" w:eastAsia="宋体" w:hAnsi="宋体"/>
        </w:rPr>
        <w:t xml:space="preserve"> </w:t>
      </w:r>
      <w:hyperlink r:id="rId98" w:tgtFrame="_blank" w:history="1">
        <w:r w:rsidRPr="003F0B0C">
          <w:rPr>
            <w:rFonts w:ascii="宋体" w:eastAsia="宋体" w:hAnsi="宋体"/>
          </w:rPr>
          <w:t>IITI15</w:t>
        </w:r>
      </w:hyperlink>
      <w:r w:rsidRPr="003F0B0C">
        <w:rPr>
          <w:rFonts w:ascii="宋体" w:eastAsia="宋体" w:hAnsi="宋体" w:hint="eastAsia"/>
        </w:rPr>
        <w:t>-</w:t>
      </w:r>
      <w:r w:rsidRPr="003F0B0C">
        <w:rPr>
          <w:rFonts w:ascii="宋体" w:eastAsia="宋体" w:hAnsi="宋体"/>
        </w:rPr>
        <w:t xml:space="preserve"> Sherlock and Inversions </w:t>
      </w:r>
    </w:p>
    <w:p w:rsidR="006D3D9E" w:rsidRPr="003F0B0C" w:rsidRDefault="006D3D9E" w:rsidP="007341D3">
      <w:pPr>
        <w:rPr>
          <w:rFonts w:ascii="宋体" w:eastAsia="宋体" w:hAnsi="宋体"/>
        </w:rPr>
      </w:pPr>
    </w:p>
    <w:p w:rsidR="007341D3" w:rsidRPr="003F0B0C" w:rsidRDefault="007341D3" w:rsidP="007341D3">
      <w:pPr>
        <w:pStyle w:val="2"/>
        <w:rPr>
          <w:rStyle w:val="a3"/>
          <w:rFonts w:ascii="宋体" w:eastAsia="宋体" w:hAnsi="宋体"/>
          <w:b w:val="0"/>
          <w:color w:val="auto"/>
          <w:u w:val="none"/>
        </w:rPr>
      </w:pPr>
      <w:bookmarkStart w:id="159" w:name="_Toc521431852"/>
      <w:r w:rsidRPr="003F0B0C">
        <w:rPr>
          <w:rStyle w:val="a3"/>
          <w:rFonts w:ascii="宋体" w:eastAsia="宋体" w:hAnsi="宋体" w:hint="eastAsia"/>
          <w:b w:val="0"/>
          <w:color w:val="auto"/>
          <w:u w:val="none"/>
        </w:rPr>
        <w:lastRenderedPageBreak/>
        <w:t>ST表（Sparse Table）</w:t>
      </w:r>
      <w:bookmarkEnd w:id="159"/>
    </w:p>
    <w:p w:rsidR="007341D3" w:rsidRPr="003F0B0C" w:rsidRDefault="007341D3" w:rsidP="007341D3">
      <w:pPr>
        <w:rPr>
          <w:rStyle w:val="a3"/>
          <w:rFonts w:ascii="宋体" w:eastAsia="宋体" w:hAnsi="宋体"/>
          <w:color w:val="auto"/>
          <w:u w:val="none"/>
        </w:rPr>
      </w:pPr>
      <w:r w:rsidRPr="003F0B0C">
        <w:rPr>
          <w:rStyle w:val="a3"/>
          <w:rFonts w:ascii="宋体" w:eastAsia="宋体" w:hAnsi="宋体" w:hint="eastAsia"/>
          <w:color w:val="auto"/>
          <w:u w:val="none"/>
        </w:rPr>
        <w:t>解决静态RMQ问题（Range Minim</w:t>
      </w:r>
      <w:r w:rsidRPr="003F0B0C">
        <w:rPr>
          <w:rStyle w:val="a3"/>
          <w:rFonts w:ascii="宋体" w:eastAsia="宋体" w:hAnsi="宋体"/>
          <w:color w:val="auto"/>
          <w:u w:val="none"/>
        </w:rPr>
        <w:t>um/Maximum Query</w:t>
      </w:r>
      <w:r w:rsidRPr="003F0B0C">
        <w:rPr>
          <w:rStyle w:val="a3"/>
          <w:rFonts w:ascii="宋体" w:eastAsia="宋体" w:hAnsi="宋体" w:hint="eastAsia"/>
          <w:color w:val="auto"/>
          <w:u w:val="none"/>
        </w:rPr>
        <w:t>）</w:t>
      </w:r>
      <w:r w:rsidR="00F07CF7" w:rsidRPr="003F0B0C">
        <w:rPr>
          <w:rStyle w:val="a3"/>
          <w:rFonts w:ascii="宋体" w:eastAsia="宋体" w:hAnsi="宋体" w:hint="eastAsia"/>
          <w:color w:val="auto"/>
          <w:u w:val="none"/>
        </w:rPr>
        <w:t>区间最值问题</w:t>
      </w:r>
    </w:p>
    <w:p w:rsidR="0064213B" w:rsidRPr="003F0B0C" w:rsidRDefault="000D10AC" w:rsidP="007341D3">
      <w:pPr>
        <w:rPr>
          <w:rStyle w:val="a3"/>
          <w:rFonts w:ascii="宋体" w:eastAsia="宋体" w:hAnsi="宋体"/>
        </w:rPr>
      </w:pPr>
      <w:hyperlink r:id="rId99" w:history="1">
        <w:r w:rsidR="0064213B" w:rsidRPr="003F0B0C">
          <w:rPr>
            <w:rStyle w:val="a3"/>
            <w:rFonts w:ascii="宋体" w:eastAsia="宋体" w:hAnsi="宋体"/>
          </w:rPr>
          <w:t>https://www.bilibili.com/video/av18735440?from=search&amp;seid=1530520915414646384</w:t>
        </w:r>
      </w:hyperlink>
    </w:p>
    <w:p w:rsidR="00F07CF7" w:rsidRPr="003F0B0C" w:rsidRDefault="00F07CF7" w:rsidP="00F07CF7">
      <w:pPr>
        <w:rPr>
          <w:rStyle w:val="a3"/>
          <w:rFonts w:ascii="宋体" w:eastAsia="宋体" w:hAnsi="宋体"/>
          <w:color w:val="auto"/>
          <w:u w:val="none"/>
        </w:rPr>
      </w:pPr>
      <w:r w:rsidRPr="003F0B0C">
        <w:rPr>
          <w:rStyle w:val="a3"/>
          <w:rFonts w:ascii="宋体" w:eastAsia="宋体" w:hAnsi="宋体" w:hint="eastAsia"/>
          <w:color w:val="auto"/>
          <w:u w:val="none"/>
        </w:rPr>
        <w:t>ST表使用了动态规划的思想。</w:t>
      </w:r>
    </w:p>
    <w:p w:rsidR="00F07CF7" w:rsidRPr="003F0B0C" w:rsidRDefault="00F07CF7" w:rsidP="00F07CF7">
      <w:pPr>
        <w:rPr>
          <w:rStyle w:val="a3"/>
          <w:rFonts w:ascii="宋体" w:eastAsia="宋体" w:hAnsi="宋体"/>
          <w:color w:val="auto"/>
          <w:u w:val="none"/>
        </w:rPr>
      </w:pPr>
      <w:r w:rsidRPr="003F0B0C">
        <w:rPr>
          <w:rStyle w:val="a3"/>
          <w:rFonts w:ascii="宋体" w:eastAsia="宋体" w:hAnsi="宋体" w:hint="eastAsia"/>
          <w:color w:val="auto"/>
          <w:u w:val="none"/>
        </w:rPr>
        <w:t>dp[i][j]表示从i开始，长度为2^j的区间</w:t>
      </w:r>
    </w:p>
    <w:p w:rsidR="00F07CF7" w:rsidRPr="003F0B0C" w:rsidRDefault="00F07CF7" w:rsidP="00F07CF7">
      <w:pPr>
        <w:rPr>
          <w:rStyle w:val="a3"/>
          <w:rFonts w:ascii="宋体" w:eastAsia="宋体" w:hAnsi="宋体" w:hint="eastAsia"/>
          <w:color w:val="auto"/>
          <w:u w:val="none"/>
        </w:rPr>
      </w:pPr>
      <w:r w:rsidRPr="003F0B0C">
        <w:rPr>
          <w:rStyle w:val="a3"/>
          <w:rFonts w:ascii="宋体" w:eastAsia="宋体" w:hAnsi="宋体" w:hint="eastAsia"/>
          <w:color w:val="auto"/>
          <w:u w:val="none"/>
        </w:rPr>
        <w:t>比方说对于最小值查询</w:t>
      </w:r>
    </w:p>
    <w:p w:rsidR="00F07CF7" w:rsidRPr="003F0B0C" w:rsidRDefault="00F07CF7" w:rsidP="00F07CF7">
      <w:pPr>
        <w:rPr>
          <w:rStyle w:val="a3"/>
          <w:rFonts w:ascii="宋体" w:eastAsia="宋体" w:hAnsi="宋体"/>
          <w:color w:val="auto"/>
          <w:u w:val="none"/>
        </w:rPr>
      </w:pPr>
      <w:r w:rsidRPr="003F0B0C">
        <w:rPr>
          <w:rStyle w:val="a3"/>
          <w:rFonts w:ascii="宋体" w:eastAsia="宋体" w:hAnsi="宋体" w:hint="eastAsia"/>
          <w:color w:val="auto"/>
          <w:u w:val="none"/>
        </w:rPr>
        <w:t>dp[i][j]=min(</w:t>
      </w:r>
      <w:r w:rsidRPr="003F0B0C">
        <w:rPr>
          <w:rStyle w:val="a3"/>
          <w:rFonts w:ascii="宋体" w:eastAsia="宋体" w:hAnsi="宋体"/>
          <w:color w:val="auto"/>
          <w:u w:val="none"/>
        </w:rPr>
        <w:t>dp[i][j-1],dp[i+1&lt;&lt;(j-1)][j-1]</w:t>
      </w:r>
      <w:r w:rsidRPr="003F0B0C">
        <w:rPr>
          <w:rStyle w:val="a3"/>
          <w:rFonts w:ascii="宋体" w:eastAsia="宋体" w:hAnsi="宋体" w:hint="eastAsia"/>
          <w:color w:val="auto"/>
          <w:u w:val="none"/>
        </w:rPr>
        <w:t>)</w:t>
      </w:r>
    </w:p>
    <w:p w:rsidR="00F07CF7" w:rsidRPr="003F0B0C" w:rsidRDefault="00F07CF7" w:rsidP="00F07CF7">
      <w:pPr>
        <w:rPr>
          <w:rStyle w:val="a3"/>
          <w:rFonts w:ascii="宋体" w:eastAsia="宋体" w:hAnsi="宋体"/>
          <w:color w:val="auto"/>
          <w:u w:val="none"/>
        </w:rPr>
      </w:pPr>
      <w:r w:rsidRPr="003F0B0C">
        <w:rPr>
          <w:rStyle w:val="a3"/>
          <w:rFonts w:ascii="宋体" w:eastAsia="宋体" w:hAnsi="宋体" w:hint="eastAsia"/>
          <w:color w:val="auto"/>
          <w:u w:val="none"/>
        </w:rPr>
        <w:t>更新的时候就是从区间长度为1的往上更新</w:t>
      </w:r>
    </w:p>
    <w:p w:rsidR="00F07CF7" w:rsidRPr="003F0B0C" w:rsidRDefault="00F07CF7" w:rsidP="00F07CF7">
      <w:pPr>
        <w:rPr>
          <w:rStyle w:val="a3"/>
          <w:rFonts w:ascii="宋体" w:eastAsia="宋体" w:hAnsi="宋体"/>
          <w:color w:val="auto"/>
          <w:u w:val="none"/>
        </w:rPr>
      </w:pPr>
      <w:r w:rsidRPr="003F0B0C">
        <w:rPr>
          <w:rStyle w:val="a3"/>
          <w:rFonts w:ascii="宋体" w:eastAsia="宋体" w:hAnsi="宋体" w:hint="eastAsia"/>
          <w:color w:val="auto"/>
          <w:u w:val="none"/>
        </w:rPr>
        <w:t>查询的时候，比方说给定区间（5,10）长度为6</w:t>
      </w:r>
    </w:p>
    <w:p w:rsidR="00F07CF7" w:rsidRPr="003F0B0C" w:rsidRDefault="00F07CF7" w:rsidP="00F07CF7">
      <w:pPr>
        <w:rPr>
          <w:rStyle w:val="a3"/>
          <w:rFonts w:ascii="宋体" w:eastAsia="宋体" w:hAnsi="宋体"/>
          <w:color w:val="auto"/>
          <w:u w:val="none"/>
        </w:rPr>
      </w:pPr>
      <w:r w:rsidRPr="003F0B0C">
        <w:rPr>
          <w:rStyle w:val="a3"/>
          <w:rFonts w:ascii="宋体" w:eastAsia="宋体" w:hAnsi="宋体" w:hint="eastAsia"/>
          <w:color w:val="auto"/>
          <w:u w:val="none"/>
        </w:rPr>
        <w:t>那么比这个区间小的最大2的幂次长度的区间为2^2（这个直接用</w:t>
      </w:r>
      <w:r w:rsidRPr="003F0B0C">
        <w:rPr>
          <w:rStyle w:val="a3"/>
          <w:rFonts w:ascii="宋体" w:eastAsia="宋体" w:hAnsi="宋体"/>
          <w:color w:val="auto"/>
          <w:position w:val="-14"/>
          <w:u w:val="none"/>
        </w:rPr>
        <w:object w:dxaOrig="1200" w:dyaOrig="400">
          <v:shape id="_x0000_i2555" type="#_x0000_t75" style="width:60pt;height:20.25pt" o:ole="">
            <v:imagedata r:id="rId100" o:title=""/>
          </v:shape>
          <o:OLEObject Type="Embed" ProgID="Equation.DSMT4" ShapeID="_x0000_i2555" DrawAspect="Content" ObjectID="_1595176163" r:id="rId101"/>
        </w:object>
      </w:r>
      <w:r w:rsidRPr="003F0B0C">
        <w:rPr>
          <w:rStyle w:val="a3"/>
          <w:rFonts w:ascii="宋体" w:eastAsia="宋体" w:hAnsi="宋体" w:hint="eastAsia"/>
          <w:color w:val="auto"/>
          <w:u w:val="none"/>
        </w:rPr>
        <w:t>）</w:t>
      </w:r>
    </w:p>
    <w:p w:rsidR="00F07CF7" w:rsidRPr="003F0B0C" w:rsidRDefault="00F07CF7" w:rsidP="00F07CF7">
      <w:pPr>
        <w:rPr>
          <w:rStyle w:val="a3"/>
          <w:rFonts w:ascii="宋体" w:eastAsia="宋体" w:hAnsi="宋体"/>
          <w:color w:val="auto"/>
          <w:u w:val="none"/>
        </w:rPr>
      </w:pPr>
      <w:r w:rsidRPr="003F0B0C">
        <w:rPr>
          <w:rStyle w:val="a3"/>
          <w:rFonts w:ascii="宋体" w:eastAsia="宋体" w:hAnsi="宋体" w:hint="eastAsia"/>
          <w:color w:val="auto"/>
          <w:u w:val="none"/>
        </w:rPr>
        <w:t>那么拆成2个重叠区间的最小值，(5,8)和(7,10)，这2个值都是dp中现成的</w:t>
      </w:r>
    </w:p>
    <w:p w:rsidR="00F07CF7" w:rsidRPr="003F0B0C" w:rsidRDefault="00F07CF7" w:rsidP="00F07CF7">
      <w:pPr>
        <w:rPr>
          <w:rStyle w:val="a3"/>
          <w:rFonts w:ascii="宋体" w:eastAsia="宋体" w:hAnsi="宋体" w:hint="eastAsia"/>
          <w:color w:val="auto"/>
          <w:u w:val="none"/>
        </w:rPr>
      </w:pPr>
      <w:r w:rsidRPr="003F0B0C">
        <w:rPr>
          <w:rStyle w:val="a3"/>
          <w:rFonts w:ascii="宋体" w:eastAsia="宋体" w:hAnsi="宋体" w:hint="eastAsia"/>
          <w:color w:val="auto"/>
          <w:u w:val="none"/>
        </w:rPr>
        <w:t>即min(5,10)=min(</w:t>
      </w:r>
      <w:r w:rsidRPr="003F0B0C">
        <w:rPr>
          <w:rStyle w:val="a3"/>
          <w:rFonts w:ascii="宋体" w:eastAsia="宋体" w:hAnsi="宋体"/>
          <w:color w:val="auto"/>
          <w:u w:val="none"/>
        </w:rPr>
        <w:t>min(5,8),min(7,10)</w:t>
      </w:r>
      <w:r w:rsidRPr="003F0B0C">
        <w:rPr>
          <w:rStyle w:val="a3"/>
          <w:rFonts w:ascii="宋体" w:eastAsia="宋体" w:hAnsi="宋体" w:hint="eastAsia"/>
          <w:color w:val="auto"/>
          <w:u w:val="none"/>
        </w:rPr>
        <w:t>)</w:t>
      </w:r>
    </w:p>
    <w:p w:rsidR="00F07CF7" w:rsidRPr="003F0B0C" w:rsidRDefault="00F07CF7" w:rsidP="00F07CF7">
      <w:pPr>
        <w:rPr>
          <w:rStyle w:val="a3"/>
          <w:rFonts w:ascii="宋体" w:eastAsia="宋体" w:hAnsi="宋体"/>
          <w:color w:val="auto"/>
          <w:u w:val="none"/>
        </w:rPr>
      </w:pPr>
      <w:r w:rsidRPr="003F0B0C">
        <w:rPr>
          <w:rStyle w:val="a3"/>
          <w:rFonts w:ascii="宋体" w:eastAsia="宋体" w:hAnsi="宋体" w:hint="eastAsia"/>
          <w:color w:val="auto"/>
          <w:u w:val="none"/>
        </w:rPr>
        <w:t>【模板代码】</w:t>
      </w:r>
    </w:p>
    <w:p w:rsidR="00706F9B" w:rsidRPr="003F0B0C" w:rsidRDefault="0086768C" w:rsidP="00B8249A">
      <w:pPr>
        <w:pStyle w:val="3"/>
        <w:rPr>
          <w:rStyle w:val="a3"/>
          <w:rFonts w:ascii="宋体" w:eastAsia="宋体" w:hAnsi="宋体"/>
          <w:b w:val="0"/>
          <w:color w:val="auto"/>
          <w:u w:val="none"/>
        </w:rPr>
      </w:pPr>
      <w:bookmarkStart w:id="160" w:name="_Toc521431853"/>
      <w:r w:rsidRPr="003F0B0C">
        <w:rPr>
          <w:rStyle w:val="a3"/>
          <w:rFonts w:ascii="宋体" w:eastAsia="宋体" w:hAnsi="宋体" w:hint="eastAsia"/>
          <w:b w:val="0"/>
          <w:color w:val="auto"/>
          <w:u w:val="none"/>
        </w:rPr>
        <w:t>ST表与线段树</w:t>
      </w:r>
      <w:bookmarkEnd w:id="160"/>
    </w:p>
    <w:p w:rsidR="0086768C" w:rsidRPr="003F0B0C" w:rsidRDefault="0086768C" w:rsidP="007341D3">
      <w:pPr>
        <w:rPr>
          <w:rStyle w:val="a3"/>
          <w:rFonts w:ascii="宋体" w:eastAsia="宋体" w:hAnsi="宋体"/>
          <w:color w:val="auto"/>
          <w:u w:val="none"/>
        </w:rPr>
      </w:pPr>
      <w:r w:rsidRPr="003F0B0C">
        <w:rPr>
          <w:rStyle w:val="a3"/>
          <w:rFonts w:ascii="宋体" w:eastAsia="宋体" w:hAnsi="宋体" w:hint="eastAsia"/>
          <w:color w:val="auto"/>
          <w:u w:val="none"/>
        </w:rPr>
        <w:t>线段树的时空复杂度：</w:t>
      </w:r>
    </w:p>
    <w:p w:rsidR="0086768C" w:rsidRPr="003F0B0C" w:rsidRDefault="0086768C" w:rsidP="007341D3">
      <w:pPr>
        <w:rPr>
          <w:rStyle w:val="a3"/>
          <w:rFonts w:ascii="宋体" w:eastAsia="宋体" w:hAnsi="宋体" w:hint="eastAsia"/>
          <w:color w:val="auto"/>
          <w:u w:val="none"/>
        </w:rPr>
      </w:pPr>
      <w:r w:rsidRPr="003F0B0C">
        <w:rPr>
          <w:rStyle w:val="a3"/>
          <w:rFonts w:ascii="宋体" w:eastAsia="宋体" w:hAnsi="宋体" w:hint="eastAsia"/>
          <w:color w:val="auto"/>
          <w:u w:val="none"/>
        </w:rPr>
        <w:t>预处理</w:t>
      </w:r>
      <w:r w:rsidRPr="003F0B0C">
        <w:rPr>
          <w:rStyle w:val="a3"/>
          <w:rFonts w:ascii="宋体" w:eastAsia="宋体" w:hAnsi="宋体"/>
          <w:color w:val="auto"/>
          <w:position w:val="-12"/>
          <w:u w:val="none"/>
        </w:rPr>
        <w:object w:dxaOrig="1120" w:dyaOrig="360">
          <v:shape id="_x0000_i2140" type="#_x0000_t75" style="width:56.25pt;height:18pt" o:ole="">
            <v:imagedata r:id="rId102" o:title=""/>
          </v:shape>
          <o:OLEObject Type="Embed" ProgID="Equation.DSMT4" ShapeID="_x0000_i2140" DrawAspect="Content" ObjectID="_1595176164" r:id="rId103"/>
        </w:object>
      </w:r>
      <w:r w:rsidRPr="003F0B0C">
        <w:rPr>
          <w:rStyle w:val="a3"/>
          <w:rFonts w:ascii="宋体" w:eastAsia="宋体" w:hAnsi="宋体" w:hint="eastAsia"/>
          <w:color w:val="auto"/>
          <w:u w:val="none"/>
        </w:rPr>
        <w:t>，单次查询</w:t>
      </w:r>
      <w:r w:rsidRPr="003F0B0C">
        <w:rPr>
          <w:rStyle w:val="a3"/>
          <w:rFonts w:ascii="宋体" w:eastAsia="宋体" w:hAnsi="宋体"/>
          <w:color w:val="auto"/>
          <w:position w:val="-12"/>
          <w:u w:val="none"/>
        </w:rPr>
        <w:object w:dxaOrig="1120" w:dyaOrig="360">
          <v:shape id="_x0000_i2146" type="#_x0000_t75" style="width:56.25pt;height:18pt" o:ole="">
            <v:imagedata r:id="rId102" o:title=""/>
          </v:shape>
          <o:OLEObject Type="Embed" ProgID="Equation.DSMT4" ShapeID="_x0000_i2146" DrawAspect="Content" ObjectID="_1595176165" r:id="rId104"/>
        </w:object>
      </w:r>
      <w:r w:rsidRPr="003F0B0C">
        <w:rPr>
          <w:rStyle w:val="a3"/>
          <w:rFonts w:ascii="宋体" w:eastAsia="宋体" w:hAnsi="宋体" w:hint="eastAsia"/>
          <w:color w:val="auto"/>
          <w:u w:val="none"/>
        </w:rPr>
        <w:t>，空间复杂度</w:t>
      </w:r>
      <w:r w:rsidRPr="003F0B0C">
        <w:rPr>
          <w:rStyle w:val="a3"/>
          <w:rFonts w:ascii="宋体" w:eastAsia="宋体" w:hAnsi="宋体"/>
          <w:color w:val="auto"/>
          <w:position w:val="-10"/>
          <w:u w:val="none"/>
        </w:rPr>
        <w:object w:dxaOrig="540" w:dyaOrig="320">
          <v:shape id="_x0000_i2148" type="#_x0000_t75" style="width:27pt;height:15.75pt" o:ole="">
            <v:imagedata r:id="rId105" o:title=""/>
          </v:shape>
          <o:OLEObject Type="Embed" ProgID="Equation.DSMT4" ShapeID="_x0000_i2148" DrawAspect="Content" ObjectID="_1595176166" r:id="rId106"/>
        </w:object>
      </w:r>
    </w:p>
    <w:p w:rsidR="0086768C" w:rsidRPr="003F0B0C" w:rsidRDefault="0086768C" w:rsidP="007341D3">
      <w:pPr>
        <w:rPr>
          <w:rStyle w:val="a3"/>
          <w:rFonts w:ascii="宋体" w:eastAsia="宋体" w:hAnsi="宋体" w:hint="eastAsia"/>
          <w:color w:val="auto"/>
          <w:u w:val="none"/>
        </w:rPr>
      </w:pPr>
      <w:r w:rsidRPr="003F0B0C">
        <w:rPr>
          <w:rStyle w:val="a3"/>
          <w:rFonts w:ascii="宋体" w:eastAsia="宋体" w:hAnsi="宋体" w:hint="eastAsia"/>
          <w:color w:val="auto"/>
          <w:u w:val="none"/>
        </w:rPr>
        <w:t>S</w:t>
      </w:r>
      <w:r w:rsidRPr="003F0B0C">
        <w:rPr>
          <w:rStyle w:val="a3"/>
          <w:rFonts w:ascii="宋体" w:eastAsia="宋体" w:hAnsi="宋体"/>
          <w:color w:val="auto"/>
          <w:u w:val="none"/>
        </w:rPr>
        <w:t>T</w:t>
      </w:r>
      <w:r w:rsidRPr="003F0B0C">
        <w:rPr>
          <w:rStyle w:val="a3"/>
          <w:rFonts w:ascii="宋体" w:eastAsia="宋体" w:hAnsi="宋体" w:hint="eastAsia"/>
          <w:color w:val="auto"/>
          <w:u w:val="none"/>
        </w:rPr>
        <w:t>表的时空复杂度：</w:t>
      </w:r>
    </w:p>
    <w:p w:rsidR="000C622F" w:rsidRPr="003F0B0C" w:rsidRDefault="000C622F" w:rsidP="007341D3">
      <w:pPr>
        <w:rPr>
          <w:rStyle w:val="a3"/>
          <w:rFonts w:ascii="宋体" w:eastAsia="宋体" w:hAnsi="宋体"/>
          <w:color w:val="auto"/>
          <w:u w:val="none"/>
        </w:rPr>
      </w:pPr>
      <w:r w:rsidRPr="003F0B0C">
        <w:rPr>
          <w:rStyle w:val="a3"/>
          <w:rFonts w:ascii="宋体" w:eastAsia="宋体" w:hAnsi="宋体" w:hint="eastAsia"/>
          <w:color w:val="auto"/>
          <w:u w:val="none"/>
        </w:rPr>
        <w:t>预处理</w:t>
      </w:r>
      <w:r w:rsidRPr="003F0B0C">
        <w:rPr>
          <w:rStyle w:val="a3"/>
          <w:rFonts w:ascii="宋体" w:eastAsia="宋体" w:hAnsi="宋体"/>
          <w:color w:val="auto"/>
          <w:position w:val="-12"/>
          <w:u w:val="none"/>
        </w:rPr>
        <w:object w:dxaOrig="1120" w:dyaOrig="360">
          <v:shape id="_x0000_i2135" type="#_x0000_t75" style="width:56.25pt;height:18pt" o:ole="">
            <v:imagedata r:id="rId102" o:title=""/>
          </v:shape>
          <o:OLEObject Type="Embed" ProgID="Equation.DSMT4" ShapeID="_x0000_i2135" DrawAspect="Content" ObjectID="_1595176167" r:id="rId107"/>
        </w:object>
      </w:r>
      <w:r w:rsidRPr="003F0B0C">
        <w:rPr>
          <w:rStyle w:val="a3"/>
          <w:rFonts w:ascii="宋体" w:eastAsia="宋体" w:hAnsi="宋体" w:hint="eastAsia"/>
          <w:color w:val="auto"/>
          <w:u w:val="none"/>
        </w:rPr>
        <w:t>，</w:t>
      </w:r>
      <w:r w:rsidR="0086768C" w:rsidRPr="003F0B0C">
        <w:rPr>
          <w:rStyle w:val="a3"/>
          <w:rFonts w:ascii="宋体" w:eastAsia="宋体" w:hAnsi="宋体" w:hint="eastAsia"/>
          <w:color w:val="auto"/>
          <w:u w:val="none"/>
        </w:rPr>
        <w:t>单次</w:t>
      </w:r>
      <w:r w:rsidRPr="003F0B0C">
        <w:rPr>
          <w:rStyle w:val="a3"/>
          <w:rFonts w:ascii="宋体" w:eastAsia="宋体" w:hAnsi="宋体" w:hint="eastAsia"/>
          <w:color w:val="auto"/>
          <w:u w:val="none"/>
        </w:rPr>
        <w:t>查询</w:t>
      </w:r>
      <w:r w:rsidRPr="003F0B0C">
        <w:rPr>
          <w:rStyle w:val="a3"/>
          <w:rFonts w:ascii="宋体" w:eastAsia="宋体" w:hAnsi="宋体"/>
          <w:color w:val="auto"/>
          <w:position w:val="-10"/>
          <w:u w:val="none"/>
        </w:rPr>
        <w:object w:dxaOrig="499" w:dyaOrig="320">
          <v:shape id="_x0000_i2138" type="#_x0000_t75" style="width:24.75pt;height:15.75pt" o:ole="">
            <v:imagedata r:id="rId108" o:title=""/>
          </v:shape>
          <o:OLEObject Type="Embed" ProgID="Equation.DSMT4" ShapeID="_x0000_i2138" DrawAspect="Content" ObjectID="_1595176168" r:id="rId109"/>
        </w:object>
      </w:r>
      <w:r w:rsidR="00BB4EFD" w:rsidRPr="003F0B0C">
        <w:rPr>
          <w:rStyle w:val="a3"/>
          <w:rFonts w:ascii="宋体" w:eastAsia="宋体" w:hAnsi="宋体" w:hint="eastAsia"/>
          <w:color w:val="auto"/>
          <w:u w:val="none"/>
        </w:rPr>
        <w:t>，空间复杂度</w:t>
      </w:r>
      <w:r w:rsidR="00BB4EFD" w:rsidRPr="003F0B0C">
        <w:rPr>
          <w:rStyle w:val="a3"/>
          <w:rFonts w:ascii="宋体" w:eastAsia="宋体" w:hAnsi="宋体"/>
          <w:color w:val="auto"/>
          <w:position w:val="-12"/>
          <w:u w:val="none"/>
        </w:rPr>
        <w:object w:dxaOrig="1120" w:dyaOrig="360">
          <v:shape id="_x0000_i2139" type="#_x0000_t75" style="width:56.25pt;height:18pt" o:ole="">
            <v:imagedata r:id="rId102" o:title=""/>
          </v:shape>
          <o:OLEObject Type="Embed" ProgID="Equation.DSMT4" ShapeID="_x0000_i2139" DrawAspect="Content" ObjectID="_1595176169" r:id="rId110"/>
        </w:object>
      </w:r>
    </w:p>
    <w:p w:rsidR="00BB4EFD" w:rsidRPr="003F0B0C" w:rsidRDefault="0086768C" w:rsidP="007341D3">
      <w:pPr>
        <w:rPr>
          <w:rStyle w:val="a3"/>
          <w:rFonts w:ascii="宋体" w:eastAsia="宋体" w:hAnsi="宋体"/>
          <w:color w:val="auto"/>
          <w:u w:val="none"/>
        </w:rPr>
      </w:pPr>
      <w:r w:rsidRPr="003F0B0C">
        <w:rPr>
          <w:rStyle w:val="a3"/>
          <w:rFonts w:ascii="宋体" w:eastAsia="宋体" w:hAnsi="宋体" w:hint="eastAsia"/>
          <w:color w:val="auto"/>
          <w:u w:val="none"/>
        </w:rPr>
        <w:t>ST表</w:t>
      </w:r>
      <w:r w:rsidR="00BB4EFD" w:rsidRPr="003F0B0C">
        <w:rPr>
          <w:rStyle w:val="a3"/>
          <w:rFonts w:ascii="宋体" w:eastAsia="宋体" w:hAnsi="宋体" w:hint="eastAsia"/>
          <w:color w:val="auto"/>
          <w:u w:val="none"/>
        </w:rPr>
        <w:t>相比线段树查询更快，空间复杂度更高（空间换时间）</w:t>
      </w:r>
    </w:p>
    <w:p w:rsidR="00514629" w:rsidRPr="003F0B0C" w:rsidRDefault="00514629" w:rsidP="00514629">
      <w:pPr>
        <w:pStyle w:val="3"/>
        <w:rPr>
          <w:rStyle w:val="a3"/>
          <w:rFonts w:ascii="宋体" w:eastAsia="宋体" w:hAnsi="宋体"/>
          <w:b w:val="0"/>
          <w:color w:val="auto"/>
          <w:u w:val="none"/>
        </w:rPr>
      </w:pPr>
      <w:bookmarkStart w:id="161" w:name="_Toc521431854"/>
      <w:r w:rsidRPr="003F0B0C">
        <w:rPr>
          <w:rStyle w:val="a3"/>
          <w:rFonts w:ascii="宋体" w:eastAsia="宋体" w:hAnsi="宋体" w:hint="eastAsia"/>
          <w:b w:val="0"/>
          <w:color w:val="auto"/>
          <w:u w:val="none"/>
        </w:rPr>
        <w:t>题库</w:t>
      </w:r>
      <w:bookmarkEnd w:id="161"/>
    </w:p>
    <w:p w:rsidR="00514629" w:rsidRPr="003F0B0C" w:rsidRDefault="00514629" w:rsidP="007341D3">
      <w:pPr>
        <w:rPr>
          <w:rFonts w:ascii="宋体" w:eastAsia="宋体" w:hAnsi="宋体" w:hint="eastAsia"/>
        </w:rPr>
      </w:pPr>
      <w:r w:rsidRPr="003F0B0C">
        <w:rPr>
          <w:rStyle w:val="a3"/>
          <w:rFonts w:ascii="宋体" w:eastAsia="宋体" w:hAnsi="宋体" w:hint="eastAsia"/>
          <w:color w:val="auto"/>
          <w:u w:val="none"/>
        </w:rPr>
        <w:t>CDOJ-</w:t>
      </w:r>
      <w:r w:rsidRPr="003F0B0C">
        <w:rPr>
          <w:rStyle w:val="a3"/>
          <w:rFonts w:ascii="宋体" w:eastAsia="宋体" w:hAnsi="宋体"/>
          <w:color w:val="auto"/>
          <w:u w:val="none"/>
        </w:rPr>
        <w:t>1591</w:t>
      </w:r>
      <w:r w:rsidRPr="003F0B0C">
        <w:rPr>
          <w:rStyle w:val="a3"/>
          <w:rFonts w:ascii="宋体" w:eastAsia="宋体" w:hAnsi="宋体" w:hint="eastAsia"/>
          <w:color w:val="auto"/>
          <w:u w:val="none"/>
        </w:rPr>
        <w:t>-</w:t>
      </w:r>
      <w:r w:rsidRPr="003F0B0C">
        <w:rPr>
          <w:rStyle w:val="a3"/>
          <w:rFonts w:ascii="宋体" w:eastAsia="宋体" w:hAnsi="宋体"/>
          <w:color w:val="auto"/>
          <w:u w:val="none"/>
        </w:rPr>
        <w:t>An Easy Problem A</w:t>
      </w:r>
      <w:r w:rsidRPr="003F0B0C">
        <w:rPr>
          <w:rStyle w:val="a3"/>
          <w:rFonts w:ascii="宋体" w:eastAsia="宋体" w:hAnsi="宋体" w:hint="eastAsia"/>
          <w:color w:val="auto"/>
          <w:u w:val="none"/>
        </w:rPr>
        <w:t>-板子题</w:t>
      </w:r>
    </w:p>
    <w:p w:rsidR="003B47FF" w:rsidRPr="003F0B0C" w:rsidRDefault="003B47FF" w:rsidP="003B47FF">
      <w:pPr>
        <w:pStyle w:val="2"/>
        <w:rPr>
          <w:rFonts w:ascii="宋体" w:eastAsia="宋体" w:hAnsi="宋体"/>
          <w:b w:val="0"/>
        </w:rPr>
      </w:pPr>
      <w:bookmarkStart w:id="162" w:name="_Toc521431855"/>
      <w:r w:rsidRPr="003F0B0C">
        <w:rPr>
          <w:rFonts w:ascii="宋体" w:eastAsia="宋体" w:hAnsi="宋体" w:hint="eastAsia"/>
          <w:b w:val="0"/>
        </w:rPr>
        <w:lastRenderedPageBreak/>
        <w:t>主席树</w:t>
      </w:r>
      <w:bookmarkEnd w:id="162"/>
    </w:p>
    <w:p w:rsidR="00EE5D3F" w:rsidRPr="003F0B0C" w:rsidRDefault="004B1ACF" w:rsidP="009B11BF">
      <w:pPr>
        <w:pStyle w:val="1"/>
        <w:rPr>
          <w:rFonts w:ascii="宋体" w:eastAsia="宋体" w:hAnsi="宋体"/>
        </w:rPr>
      </w:pPr>
      <w:bookmarkStart w:id="163" w:name="_Toc521431856"/>
      <w:r w:rsidRPr="003F0B0C">
        <w:rPr>
          <w:rFonts w:ascii="宋体" w:eastAsia="宋体" w:hAnsi="宋体" w:hint="eastAsia"/>
        </w:rPr>
        <w:t>七、</w:t>
      </w:r>
      <w:r w:rsidR="009A4A0B" w:rsidRPr="003F0B0C">
        <w:rPr>
          <w:rFonts w:ascii="宋体" w:eastAsia="宋体" w:hAnsi="宋体" w:hint="eastAsia"/>
        </w:rPr>
        <w:t>数学</w:t>
      </w:r>
      <w:bookmarkEnd w:id="163"/>
    </w:p>
    <w:p w:rsidR="00556AF6" w:rsidRPr="003F0B0C" w:rsidRDefault="00556AF6" w:rsidP="00556AF6">
      <w:pPr>
        <w:pStyle w:val="2"/>
        <w:rPr>
          <w:rFonts w:ascii="宋体" w:eastAsia="宋体" w:hAnsi="宋体"/>
          <w:b w:val="0"/>
        </w:rPr>
      </w:pPr>
      <w:bookmarkStart w:id="164" w:name="_Toc521431857"/>
      <w:r w:rsidRPr="003F0B0C">
        <w:rPr>
          <w:rFonts w:ascii="宋体" w:eastAsia="宋体" w:hAnsi="宋体" w:hint="eastAsia"/>
          <w:b w:val="0"/>
        </w:rPr>
        <w:t>补题</w:t>
      </w:r>
      <w:bookmarkEnd w:id="164"/>
    </w:p>
    <w:p w:rsidR="00553F71" w:rsidRPr="003F0B0C" w:rsidRDefault="00553F71" w:rsidP="00553F71">
      <w:pPr>
        <w:pStyle w:val="3"/>
        <w:rPr>
          <w:rFonts w:ascii="宋体" w:eastAsia="宋体" w:hAnsi="宋体"/>
          <w:b w:val="0"/>
        </w:rPr>
      </w:pPr>
      <w:bookmarkStart w:id="165" w:name="_Toc521431858"/>
      <w:r w:rsidRPr="003F0B0C">
        <w:rPr>
          <w:rFonts w:ascii="宋体" w:eastAsia="宋体" w:hAnsi="宋体" w:hint="eastAsia"/>
          <w:b w:val="0"/>
        </w:rPr>
        <w:t>银牌题-前置：凸包/随机化算法</w:t>
      </w:r>
      <w:bookmarkEnd w:id="165"/>
    </w:p>
    <w:p w:rsidR="00553F71" w:rsidRPr="003F0B0C" w:rsidRDefault="00553F71" w:rsidP="00553F71">
      <w:pPr>
        <w:rPr>
          <w:rFonts w:ascii="宋体" w:eastAsia="宋体" w:hAnsi="宋体"/>
        </w:rPr>
      </w:pPr>
      <w:r w:rsidRPr="003F0B0C">
        <w:rPr>
          <w:rFonts w:ascii="宋体" w:eastAsia="宋体" w:hAnsi="宋体" w:hint="eastAsia"/>
        </w:rPr>
        <w:t>牛客网2018暑期多校3I-</w:t>
      </w:r>
      <w:hyperlink r:id="rId111" w:tgtFrame="_blank" w:history="1">
        <w:r w:rsidRPr="003F0B0C">
          <w:rPr>
            <w:rFonts w:ascii="宋体" w:eastAsia="宋体" w:hAnsi="宋体"/>
          </w:rPr>
          <w:t>Expected Size of Random Convex Hull</w:t>
        </w:r>
      </w:hyperlink>
    </w:p>
    <w:p w:rsidR="00553F71" w:rsidRPr="003F0B0C" w:rsidRDefault="00553F71" w:rsidP="00553F71">
      <w:pPr>
        <w:rPr>
          <w:rFonts w:ascii="宋体" w:eastAsia="宋体" w:hAnsi="宋体"/>
        </w:rPr>
      </w:pPr>
      <w:r w:rsidRPr="003F0B0C">
        <w:rPr>
          <w:rFonts w:ascii="宋体" w:eastAsia="宋体" w:hAnsi="宋体" w:hint="eastAsia"/>
        </w:rPr>
        <w:t>【题意】</w:t>
      </w:r>
    </w:p>
    <w:p w:rsidR="00553F71" w:rsidRPr="003F0B0C" w:rsidRDefault="00553F71" w:rsidP="00553F71">
      <w:pPr>
        <w:rPr>
          <w:rFonts w:ascii="宋体" w:eastAsia="宋体" w:hAnsi="宋体"/>
        </w:rPr>
      </w:pPr>
      <w:r w:rsidRPr="003F0B0C">
        <w:rPr>
          <w:rFonts w:ascii="宋体" w:eastAsia="宋体" w:hAnsi="宋体" w:hint="eastAsia"/>
        </w:rPr>
        <w:t>【TAG】凸包</w:t>
      </w:r>
    </w:p>
    <w:p w:rsidR="00553F71" w:rsidRPr="003F0B0C" w:rsidRDefault="00553F71" w:rsidP="00553F71">
      <w:pPr>
        <w:rPr>
          <w:rFonts w:ascii="宋体" w:eastAsia="宋体" w:hAnsi="宋体"/>
        </w:rPr>
      </w:pPr>
      <w:r w:rsidRPr="003F0B0C">
        <w:rPr>
          <w:rFonts w:ascii="宋体" w:eastAsia="宋体" w:hAnsi="宋体" w:hint="eastAsia"/>
        </w:rPr>
        <w:t>【题解】</w:t>
      </w:r>
    </w:p>
    <w:p w:rsidR="00553F71" w:rsidRPr="003F0B0C" w:rsidRDefault="00553F71" w:rsidP="00553F71">
      <w:pPr>
        <w:rPr>
          <w:rFonts w:ascii="宋体" w:eastAsia="宋体" w:hAnsi="宋体"/>
        </w:rPr>
      </w:pPr>
      <w:r w:rsidRPr="003F0B0C">
        <w:rPr>
          <w:rFonts w:ascii="宋体" w:eastAsia="宋体" w:hAnsi="宋体" w:hint="eastAsia"/>
        </w:rPr>
        <w:t>【代码】</w:t>
      </w:r>
    </w:p>
    <w:p w:rsidR="00BB51E3" w:rsidRPr="003F0B0C" w:rsidRDefault="00BB51E3" w:rsidP="00BB51E3">
      <w:pPr>
        <w:pStyle w:val="3"/>
        <w:rPr>
          <w:rFonts w:ascii="宋体" w:eastAsia="宋体" w:hAnsi="宋体"/>
          <w:b w:val="0"/>
        </w:rPr>
      </w:pPr>
      <w:bookmarkStart w:id="166" w:name="_Toc521431859"/>
      <w:r w:rsidRPr="003F0B0C">
        <w:rPr>
          <w:rFonts w:ascii="宋体" w:eastAsia="宋体" w:hAnsi="宋体" w:hint="eastAsia"/>
          <w:b w:val="0"/>
        </w:rPr>
        <w:t>银牌题</w:t>
      </w:r>
      <w:r w:rsidRPr="003F0B0C">
        <w:rPr>
          <w:rFonts w:ascii="宋体" w:eastAsia="宋体" w:hAnsi="宋体"/>
          <w:b w:val="0"/>
        </w:rPr>
        <w:t>-</w:t>
      </w:r>
      <w:r w:rsidRPr="003F0B0C">
        <w:rPr>
          <w:rFonts w:ascii="宋体" w:eastAsia="宋体" w:hAnsi="宋体" w:hint="eastAsia"/>
          <w:b w:val="0"/>
        </w:rPr>
        <w:t>前置：</w:t>
      </w:r>
      <w:r w:rsidRPr="003F0B0C">
        <w:rPr>
          <w:rFonts w:ascii="宋体" w:eastAsia="宋体" w:hAnsi="宋体"/>
          <w:b w:val="0"/>
        </w:rPr>
        <w:t>指数循环节问题</w:t>
      </w:r>
      <w:r w:rsidRPr="003F0B0C">
        <w:rPr>
          <w:rFonts w:ascii="宋体" w:eastAsia="宋体" w:hAnsi="宋体" w:hint="eastAsia"/>
          <w:b w:val="0"/>
        </w:rPr>
        <w:t>/扩展</w:t>
      </w:r>
      <w:r w:rsidRPr="003F0B0C">
        <w:rPr>
          <w:rFonts w:ascii="宋体" w:eastAsia="宋体" w:hAnsi="宋体"/>
          <w:b w:val="0"/>
        </w:rPr>
        <w:t>欧拉定理</w:t>
      </w:r>
      <w:bookmarkEnd w:id="166"/>
    </w:p>
    <w:p w:rsidR="00556AF6" w:rsidRPr="003F0B0C" w:rsidRDefault="00556AF6" w:rsidP="00BB51E3">
      <w:pPr>
        <w:rPr>
          <w:rFonts w:ascii="宋体" w:eastAsia="宋体" w:hAnsi="宋体"/>
        </w:rPr>
      </w:pPr>
      <w:r w:rsidRPr="003F0B0C">
        <w:rPr>
          <w:rFonts w:ascii="宋体" w:eastAsia="宋体" w:hAnsi="宋体" w:hint="eastAsia"/>
        </w:rPr>
        <w:t>牛客网2018暑期多校第4场-</w:t>
      </w:r>
      <w:r w:rsidRPr="003F0B0C">
        <w:rPr>
          <w:rFonts w:ascii="宋体" w:eastAsia="宋体" w:hAnsi="宋体"/>
        </w:rPr>
        <w:t>A</w:t>
      </w:r>
    </w:p>
    <w:p w:rsidR="00556AF6" w:rsidRPr="003F0B0C" w:rsidRDefault="00556AF6" w:rsidP="00556AF6">
      <w:pPr>
        <w:rPr>
          <w:rFonts w:ascii="宋体" w:eastAsia="宋体" w:hAnsi="宋体"/>
        </w:rPr>
      </w:pPr>
      <w:r w:rsidRPr="003F0B0C">
        <w:rPr>
          <w:rFonts w:ascii="宋体" w:eastAsia="宋体" w:hAnsi="宋体" w:hint="eastAsia"/>
        </w:rPr>
        <w:t>【题意】一个包含0、1、2的字符串，每秒每个1后面会多1个0，每个2后面会多1个1，在每一秒结束时，第1个字符会被删除。给定字符串（长度1e5，所有测试数据总长度数量级1e6），输出该字符串多久变为空串，如果永远不会变为空串，输出-</w:t>
      </w:r>
      <w:r w:rsidRPr="003F0B0C">
        <w:rPr>
          <w:rFonts w:ascii="宋体" w:eastAsia="宋体" w:hAnsi="宋体"/>
        </w:rPr>
        <w:t>1.</w:t>
      </w:r>
    </w:p>
    <w:p w:rsidR="00556AF6" w:rsidRPr="003F0B0C" w:rsidRDefault="00556AF6" w:rsidP="00556AF6">
      <w:pPr>
        <w:rPr>
          <w:rFonts w:ascii="宋体" w:eastAsia="宋体" w:hAnsi="宋体"/>
        </w:rPr>
      </w:pPr>
      <w:r w:rsidRPr="003F0B0C">
        <w:rPr>
          <w:rFonts w:ascii="宋体" w:eastAsia="宋体" w:hAnsi="宋体" w:hint="eastAsia"/>
        </w:rPr>
        <w:t>【题解】</w:t>
      </w:r>
    </w:p>
    <w:p w:rsidR="00556AF6" w:rsidRPr="003F0B0C" w:rsidRDefault="00556AF6" w:rsidP="00556AF6">
      <w:pPr>
        <w:rPr>
          <w:rFonts w:ascii="宋体" w:eastAsia="宋体" w:hAnsi="宋体"/>
        </w:rPr>
      </w:pPr>
      <w:r w:rsidRPr="003F0B0C">
        <w:rPr>
          <w:rFonts w:ascii="宋体" w:eastAsia="宋体" w:hAnsi="宋体" w:hint="eastAsia"/>
        </w:rPr>
        <w:t>解决本题要经过3道关卡</w:t>
      </w:r>
    </w:p>
    <w:p w:rsidR="00556AF6" w:rsidRPr="003F0B0C" w:rsidRDefault="00556AF6" w:rsidP="00556AF6">
      <w:pPr>
        <w:rPr>
          <w:rFonts w:ascii="宋体" w:eastAsia="宋体" w:hAnsi="宋体"/>
        </w:rPr>
      </w:pPr>
      <w:r w:rsidRPr="003F0B0C">
        <w:rPr>
          <w:rFonts w:ascii="宋体" w:eastAsia="宋体" w:hAnsi="宋体" w:hint="eastAsia"/>
        </w:rPr>
        <w:t>第一关：找规律得到递推式</w:t>
      </w:r>
    </w:p>
    <w:p w:rsidR="00556AF6" w:rsidRPr="003F0B0C" w:rsidRDefault="00556AF6" w:rsidP="00556AF6">
      <w:pPr>
        <w:rPr>
          <w:rFonts w:ascii="宋体" w:eastAsia="宋体" w:hAnsi="宋体"/>
        </w:rPr>
      </w:pPr>
      <w:r w:rsidRPr="003F0B0C">
        <w:rPr>
          <w:rFonts w:ascii="宋体" w:eastAsia="宋体" w:hAnsi="宋体" w:hint="eastAsia"/>
        </w:rPr>
        <w:t>首先，分析出一个字符串不会永远为空串。考虑1个字符串在第1个2之前出现的第1个1，其之前只有0，所以这个1会在有限时间内被消灭，考虑第1个2之前出现的第2个1，由于它前面的1会在有限的时间被消灭，之后第2个1也会变为与第1个1相同的情形，依次类推，第1个2之前的所有1都会在有限时间内被消灭，因此经过有限时间第1个2之前只有0，因此第1个2也会在有限时间被消灭，此时之后的1和2就相继在有限时间内变成了第1个1和第1个2，同理，所有的数都将在有限时间内被消灭。</w:t>
      </w:r>
    </w:p>
    <w:p w:rsidR="00556AF6" w:rsidRPr="003F0B0C" w:rsidRDefault="00556AF6" w:rsidP="00556AF6">
      <w:pPr>
        <w:rPr>
          <w:rFonts w:ascii="宋体" w:eastAsia="宋体" w:hAnsi="宋体"/>
        </w:rPr>
      </w:pPr>
      <w:r w:rsidRPr="003F0B0C">
        <w:rPr>
          <w:rFonts w:ascii="宋体" w:eastAsia="宋体" w:hAnsi="宋体" w:hint="eastAsia"/>
        </w:rPr>
        <w:t>考虑当消灭初始串的1个0时，需要花1个单位时间。</w:t>
      </w:r>
    </w:p>
    <w:p w:rsidR="00556AF6" w:rsidRPr="003F0B0C" w:rsidRDefault="00556AF6" w:rsidP="00556AF6">
      <w:pPr>
        <w:rPr>
          <w:rFonts w:ascii="宋体" w:eastAsia="宋体" w:hAnsi="宋体"/>
        </w:rPr>
      </w:pPr>
      <w:r w:rsidRPr="003F0B0C">
        <w:rPr>
          <w:rFonts w:ascii="宋体" w:eastAsia="宋体" w:hAnsi="宋体" w:hint="eastAsia"/>
        </w:rPr>
        <w:t>而当消灭初始串的1个1时，假定之前已经过去了n个单位时间，那么这个1已经繁衍出了n个0，于是要花费n+1单位时间才能将初始串的这个1及其后代都消灭。</w:t>
      </w:r>
    </w:p>
    <w:p w:rsidR="00556AF6" w:rsidRPr="003F0B0C" w:rsidRDefault="00556AF6" w:rsidP="00556AF6">
      <w:pPr>
        <w:rPr>
          <w:rFonts w:ascii="宋体" w:eastAsia="宋体" w:hAnsi="宋体"/>
        </w:rPr>
      </w:pPr>
      <w:r w:rsidRPr="003F0B0C">
        <w:rPr>
          <w:rFonts w:ascii="宋体" w:eastAsia="宋体" w:hAnsi="宋体" w:hint="eastAsia"/>
        </w:rPr>
        <w:t>当消灭初始串的1个2时，假定之前已经过去了n个单位时间，则2在这n个单位时间的繁衍规律如下：</w:t>
      </w:r>
    </w:p>
    <w:p w:rsidR="00556AF6" w:rsidRPr="003F0B0C" w:rsidRDefault="00556AF6" w:rsidP="00556AF6">
      <w:pPr>
        <w:rPr>
          <w:rFonts w:ascii="宋体" w:eastAsia="宋体" w:hAnsi="宋体"/>
        </w:rPr>
      </w:pPr>
      <w:r w:rsidRPr="003F0B0C">
        <w:rPr>
          <w:rFonts w:ascii="宋体" w:eastAsia="宋体" w:hAnsi="宋体" w:hint="eastAsia"/>
        </w:rPr>
        <w:t>2</w:t>
      </w:r>
    </w:p>
    <w:p w:rsidR="00556AF6" w:rsidRPr="003F0B0C" w:rsidRDefault="00556AF6" w:rsidP="00556AF6">
      <w:pPr>
        <w:rPr>
          <w:rFonts w:ascii="宋体" w:eastAsia="宋体" w:hAnsi="宋体"/>
        </w:rPr>
      </w:pPr>
      <w:r w:rsidRPr="003F0B0C">
        <w:rPr>
          <w:rFonts w:ascii="宋体" w:eastAsia="宋体" w:hAnsi="宋体"/>
        </w:rPr>
        <w:t>21</w:t>
      </w:r>
    </w:p>
    <w:p w:rsidR="00556AF6" w:rsidRPr="003F0B0C" w:rsidRDefault="00556AF6" w:rsidP="00556AF6">
      <w:pPr>
        <w:rPr>
          <w:rFonts w:ascii="宋体" w:eastAsia="宋体" w:hAnsi="宋体"/>
        </w:rPr>
      </w:pPr>
      <w:r w:rsidRPr="003F0B0C">
        <w:rPr>
          <w:rFonts w:ascii="宋体" w:eastAsia="宋体" w:hAnsi="宋体"/>
        </w:rPr>
        <w:t>2110</w:t>
      </w:r>
    </w:p>
    <w:p w:rsidR="00556AF6" w:rsidRPr="003F0B0C" w:rsidRDefault="00556AF6" w:rsidP="00556AF6">
      <w:pPr>
        <w:rPr>
          <w:rFonts w:ascii="宋体" w:eastAsia="宋体" w:hAnsi="宋体"/>
        </w:rPr>
      </w:pPr>
      <w:r w:rsidRPr="003F0B0C">
        <w:rPr>
          <w:rFonts w:ascii="宋体" w:eastAsia="宋体" w:hAnsi="宋体"/>
        </w:rPr>
        <w:t>2101001000</w:t>
      </w:r>
    </w:p>
    <w:p w:rsidR="00556AF6" w:rsidRPr="003F0B0C" w:rsidRDefault="00556AF6" w:rsidP="00556AF6">
      <w:pPr>
        <w:rPr>
          <w:rFonts w:ascii="宋体" w:eastAsia="宋体" w:hAnsi="宋体"/>
        </w:rPr>
      </w:pPr>
      <w:r w:rsidRPr="003F0B0C">
        <w:rPr>
          <w:rFonts w:ascii="宋体" w:eastAsia="宋体" w:hAnsi="宋体"/>
        </w:rPr>
        <w:t>2110100100010000</w:t>
      </w:r>
    </w:p>
    <w:p w:rsidR="00556AF6" w:rsidRPr="003F0B0C" w:rsidRDefault="00556AF6" w:rsidP="00556AF6">
      <w:pPr>
        <w:rPr>
          <w:rFonts w:ascii="宋体" w:eastAsia="宋体" w:hAnsi="宋体"/>
        </w:rPr>
      </w:pPr>
      <w:r w:rsidRPr="003F0B0C">
        <w:rPr>
          <w:rFonts w:ascii="宋体" w:eastAsia="宋体" w:hAnsi="宋体" w:hint="eastAsia"/>
        </w:rPr>
        <w:lastRenderedPageBreak/>
        <w:t>输入模拟程序，得到存活序列为</w:t>
      </w:r>
    </w:p>
    <w:p w:rsidR="00556AF6" w:rsidRPr="003F0B0C" w:rsidRDefault="00556AF6" w:rsidP="00556AF6">
      <w:pPr>
        <w:rPr>
          <w:rFonts w:ascii="宋体" w:eastAsia="宋体" w:hAnsi="宋体"/>
        </w:rPr>
      </w:pPr>
      <w:r w:rsidRPr="003F0B0C">
        <w:rPr>
          <w:rFonts w:ascii="宋体" w:eastAsia="宋体" w:hAnsi="宋体" w:hint="eastAsia"/>
        </w:rPr>
        <w:t>8,19,42，89,184</w:t>
      </w:r>
      <w:r w:rsidRPr="003F0B0C">
        <w:rPr>
          <w:rFonts w:ascii="宋体" w:eastAsia="宋体" w:hAnsi="宋体"/>
        </w:rPr>
        <w:t>…</w:t>
      </w:r>
    </w:p>
    <w:p w:rsidR="00556AF6" w:rsidRPr="003F0B0C" w:rsidRDefault="00556AF6" w:rsidP="00556AF6">
      <w:pPr>
        <w:rPr>
          <w:rFonts w:ascii="宋体" w:eastAsia="宋体" w:hAnsi="宋体"/>
        </w:rPr>
      </w:pPr>
      <w:r w:rsidRPr="003F0B0C">
        <w:rPr>
          <w:rFonts w:ascii="宋体" w:eastAsia="宋体" w:hAnsi="宋体" w:hint="eastAsia"/>
        </w:rPr>
        <w:t>（0）找（E）规（I）律（S）后可以发现满足如下式子</w:t>
      </w:r>
    </w:p>
    <w:p w:rsidR="00556AF6" w:rsidRPr="003F0B0C" w:rsidRDefault="00556AF6" w:rsidP="00556AF6">
      <w:pPr>
        <w:rPr>
          <w:rFonts w:ascii="宋体" w:eastAsia="宋体" w:hAnsi="宋体"/>
        </w:rPr>
      </w:pPr>
      <w:r w:rsidRPr="003F0B0C">
        <w:rPr>
          <w:rFonts w:ascii="宋体" w:eastAsia="宋体" w:hAnsi="宋体" w:hint="eastAsia"/>
        </w:rPr>
        <w:t>a[n]=3*2^（n+</w:t>
      </w:r>
      <w:r w:rsidRPr="003F0B0C">
        <w:rPr>
          <w:rFonts w:ascii="宋体" w:eastAsia="宋体" w:hAnsi="宋体"/>
        </w:rPr>
        <w:t>1</w:t>
      </w:r>
      <w:r w:rsidRPr="003F0B0C">
        <w:rPr>
          <w:rFonts w:ascii="宋体" w:eastAsia="宋体" w:hAnsi="宋体" w:hint="eastAsia"/>
        </w:rPr>
        <w:t>）-（n+</w:t>
      </w:r>
      <w:r w:rsidRPr="003F0B0C">
        <w:rPr>
          <w:rFonts w:ascii="宋体" w:eastAsia="宋体" w:hAnsi="宋体"/>
        </w:rPr>
        <w:t>1</w:t>
      </w:r>
      <w:r w:rsidRPr="003F0B0C">
        <w:rPr>
          <w:rFonts w:ascii="宋体" w:eastAsia="宋体" w:hAnsi="宋体" w:hint="eastAsia"/>
        </w:rPr>
        <w:t>）-2</w:t>
      </w:r>
    </w:p>
    <w:p w:rsidR="00556AF6" w:rsidRPr="003F0B0C" w:rsidRDefault="00556AF6" w:rsidP="00556AF6">
      <w:pPr>
        <w:rPr>
          <w:rFonts w:ascii="宋体" w:eastAsia="宋体" w:hAnsi="宋体"/>
        </w:rPr>
      </w:pPr>
      <w:r w:rsidRPr="003F0B0C">
        <w:rPr>
          <w:rFonts w:ascii="宋体" w:eastAsia="宋体" w:hAnsi="宋体" w:hint="eastAsia"/>
        </w:rPr>
        <w:t>即扫描原串，记录当前已经经过的时间t</w:t>
      </w:r>
    </w:p>
    <w:p w:rsidR="00556AF6" w:rsidRPr="003F0B0C" w:rsidRDefault="00556AF6" w:rsidP="00556AF6">
      <w:pPr>
        <w:rPr>
          <w:rFonts w:ascii="宋体" w:eastAsia="宋体" w:hAnsi="宋体"/>
        </w:rPr>
      </w:pPr>
      <w:r w:rsidRPr="003F0B0C">
        <w:rPr>
          <w:rFonts w:ascii="宋体" w:eastAsia="宋体" w:hAnsi="宋体" w:hint="eastAsia"/>
        </w:rPr>
        <w:t>遇到0</w:t>
      </w:r>
      <w:r w:rsidRPr="003F0B0C">
        <w:rPr>
          <w:rFonts w:ascii="宋体" w:eastAsia="宋体" w:hAnsi="宋体"/>
        </w:rPr>
        <w:t xml:space="preserve"> t=t+1</w:t>
      </w:r>
    </w:p>
    <w:p w:rsidR="00556AF6" w:rsidRPr="003F0B0C" w:rsidRDefault="00556AF6" w:rsidP="00556AF6">
      <w:pPr>
        <w:rPr>
          <w:rFonts w:ascii="宋体" w:eastAsia="宋体" w:hAnsi="宋体"/>
        </w:rPr>
      </w:pPr>
      <w:r w:rsidRPr="003F0B0C">
        <w:rPr>
          <w:rFonts w:ascii="宋体" w:eastAsia="宋体" w:hAnsi="宋体" w:hint="eastAsia"/>
        </w:rPr>
        <w:t xml:space="preserve">遇到1 </w:t>
      </w:r>
      <w:r w:rsidRPr="003F0B0C">
        <w:rPr>
          <w:rFonts w:ascii="宋体" w:eastAsia="宋体" w:hAnsi="宋体"/>
        </w:rPr>
        <w:t>t=2*t+2</w:t>
      </w:r>
    </w:p>
    <w:p w:rsidR="00556AF6" w:rsidRPr="003F0B0C" w:rsidRDefault="00556AF6" w:rsidP="00556AF6">
      <w:pPr>
        <w:rPr>
          <w:rFonts w:ascii="宋体" w:eastAsia="宋体" w:hAnsi="宋体"/>
        </w:rPr>
      </w:pPr>
      <w:r w:rsidRPr="003F0B0C">
        <w:rPr>
          <w:rFonts w:ascii="宋体" w:eastAsia="宋体" w:hAnsi="宋体" w:hint="eastAsia"/>
        </w:rPr>
        <w:t>遇到2</w:t>
      </w:r>
      <w:r w:rsidRPr="003F0B0C">
        <w:rPr>
          <w:rFonts w:ascii="宋体" w:eastAsia="宋体" w:hAnsi="宋体"/>
        </w:rPr>
        <w:t xml:space="preserve"> t=3*2^(t+1)-3</w:t>
      </w:r>
    </w:p>
    <w:p w:rsidR="00556AF6" w:rsidRPr="003F0B0C" w:rsidRDefault="00556AF6" w:rsidP="00556AF6">
      <w:pPr>
        <w:rPr>
          <w:rFonts w:ascii="宋体" w:eastAsia="宋体" w:hAnsi="宋体"/>
        </w:rPr>
      </w:pPr>
      <w:r w:rsidRPr="003F0B0C">
        <w:rPr>
          <w:rFonts w:ascii="宋体" w:eastAsia="宋体" w:hAnsi="宋体" w:hint="eastAsia"/>
        </w:rPr>
        <w:t>第二关：正确取模-应用扩展欧拉定理（指数循环节问题）</w:t>
      </w:r>
    </w:p>
    <w:p w:rsidR="00556AF6" w:rsidRPr="003F0B0C" w:rsidRDefault="00556AF6" w:rsidP="00556AF6">
      <w:pPr>
        <w:rPr>
          <w:rFonts w:ascii="宋体" w:eastAsia="宋体" w:hAnsi="宋体"/>
        </w:rPr>
      </w:pPr>
      <w:r w:rsidRPr="003F0B0C">
        <w:rPr>
          <w:rFonts w:ascii="宋体" w:eastAsia="宋体" w:hAnsi="宋体" w:hint="eastAsia"/>
        </w:rPr>
        <w:t>当通过第1关后就可以过样例了，然后就可喜的WA了。然后就会发现这里会有指数循环取模的问题，所以应用扩展欧拉定理进行解决，要维护模phi(N)、phi(phi(N))</w:t>
      </w:r>
      <w:r w:rsidRPr="003F0B0C">
        <w:rPr>
          <w:rFonts w:ascii="宋体" w:eastAsia="宋体" w:hAnsi="宋体"/>
        </w:rPr>
        <w:t>……</w:t>
      </w:r>
      <w:r w:rsidRPr="003F0B0C">
        <w:rPr>
          <w:rFonts w:ascii="宋体" w:eastAsia="宋体" w:hAnsi="宋体" w:hint="eastAsia"/>
        </w:rPr>
        <w:t>的值。</w:t>
      </w:r>
    </w:p>
    <w:p w:rsidR="00556AF6" w:rsidRPr="003F0B0C" w:rsidRDefault="00556AF6" w:rsidP="00556AF6">
      <w:pPr>
        <w:rPr>
          <w:rFonts w:ascii="宋体" w:eastAsia="宋体" w:hAnsi="宋体"/>
        </w:rPr>
      </w:pPr>
      <w:r w:rsidRPr="003F0B0C">
        <w:rPr>
          <w:rFonts w:ascii="宋体" w:eastAsia="宋体" w:hAnsi="宋体" w:hint="eastAsia"/>
        </w:rPr>
        <w:t>第三关：优化时间复杂度</w:t>
      </w:r>
    </w:p>
    <w:p w:rsidR="00556AF6" w:rsidRPr="003F0B0C" w:rsidRDefault="00556AF6" w:rsidP="00556AF6">
      <w:pPr>
        <w:rPr>
          <w:rFonts w:ascii="宋体" w:eastAsia="宋体" w:hAnsi="宋体"/>
        </w:rPr>
      </w:pPr>
      <w:r w:rsidRPr="003F0B0C">
        <w:rPr>
          <w:rFonts w:ascii="宋体" w:eastAsia="宋体" w:hAnsi="宋体" w:hint="eastAsia"/>
        </w:rPr>
        <w:t>当弥补了取模的BUG后，就会可喜的发现有TLE了，于是要进行时间复杂度的优化</w:t>
      </w:r>
      <w:r w:rsidRPr="003F0B0C">
        <w:rPr>
          <w:rFonts w:ascii="宋体" w:eastAsia="宋体" w:hAnsi="宋体"/>
        </w:rPr>
        <w:t>……</w:t>
      </w:r>
      <w:r w:rsidRPr="003F0B0C">
        <w:rPr>
          <w:rFonts w:ascii="宋体" w:eastAsia="宋体" w:hAnsi="宋体" w:hint="eastAsia"/>
        </w:rPr>
        <w:t>这里并没有理解的很到位，首先预处理掉要用到的phi值是很好理解的，毕竟这里phi值不多，能节省一些时间复杂度，单单这样还是不能解决TLE的问题。发现了网上可以AC的程序中有一个使用了DFS，可能由于对于上一层phi的维护值不需要算完，于是就可以剪枝。至于标程中顺推过程遇到2的优化，还没有很理解。可以考虑先解决以下问题（指数循环节）：</w:t>
      </w:r>
    </w:p>
    <w:p w:rsidR="00556AF6" w:rsidRPr="003F0B0C" w:rsidRDefault="000D10AC" w:rsidP="00556AF6">
      <w:pPr>
        <w:widowControl/>
        <w:jc w:val="left"/>
        <w:rPr>
          <w:rFonts w:ascii="宋体" w:eastAsia="宋体" w:hAnsi="宋体" w:cs="宋体"/>
          <w:kern w:val="0"/>
          <w:sz w:val="24"/>
          <w:szCs w:val="24"/>
        </w:rPr>
      </w:pPr>
      <w:hyperlink r:id="rId112" w:history="1">
        <w:r w:rsidR="00556AF6" w:rsidRPr="003F0B0C">
          <w:rPr>
            <w:rStyle w:val="a3"/>
            <w:rFonts w:ascii="宋体" w:eastAsia="宋体" w:hAnsi="宋体" w:cs="宋体"/>
            <w:kern w:val="0"/>
            <w:sz w:val="24"/>
            <w:szCs w:val="24"/>
          </w:rPr>
          <w:t>https://blog.csdn.net/acdreamers/article/details/8236942</w:t>
        </w:r>
      </w:hyperlink>
    </w:p>
    <w:p w:rsidR="00556AF6" w:rsidRPr="003F0B0C" w:rsidRDefault="00556AF6" w:rsidP="00556AF6">
      <w:pPr>
        <w:rPr>
          <w:rFonts w:ascii="宋体" w:eastAsia="宋体" w:hAnsi="宋体"/>
        </w:rPr>
      </w:pPr>
      <w:r w:rsidRPr="003F0B0C">
        <w:rPr>
          <w:rFonts w:ascii="宋体" w:eastAsia="宋体" w:hAnsi="宋体" w:hint="eastAsia"/>
        </w:rPr>
        <w:t>【代码1】//dfs版本</w:t>
      </w:r>
    </w:p>
    <w:p w:rsidR="00556AF6" w:rsidRPr="003F0B0C" w:rsidRDefault="00556AF6" w:rsidP="00556AF6">
      <w:pPr>
        <w:rPr>
          <w:rFonts w:ascii="宋体" w:eastAsia="宋体" w:hAnsi="宋体"/>
        </w:rPr>
      </w:pPr>
      <w:r w:rsidRPr="003F0B0C">
        <w:rPr>
          <w:rFonts w:ascii="宋体" w:eastAsia="宋体" w:hAnsi="宋体"/>
        </w:rPr>
        <w:t>#include &lt;bits/stdc++.h&gt;</w:t>
      </w:r>
    </w:p>
    <w:p w:rsidR="00556AF6" w:rsidRPr="003F0B0C" w:rsidRDefault="00556AF6" w:rsidP="00556AF6">
      <w:pPr>
        <w:rPr>
          <w:rFonts w:ascii="宋体" w:eastAsia="宋体" w:hAnsi="宋体"/>
        </w:rPr>
      </w:pPr>
      <w:r w:rsidRPr="003F0B0C">
        <w:rPr>
          <w:rFonts w:ascii="宋体" w:eastAsia="宋体" w:hAnsi="宋体"/>
        </w:rPr>
        <w:t>#define MAXN 100010</w:t>
      </w:r>
    </w:p>
    <w:p w:rsidR="00556AF6" w:rsidRPr="003F0B0C" w:rsidRDefault="00556AF6" w:rsidP="00556AF6">
      <w:pPr>
        <w:rPr>
          <w:rFonts w:ascii="宋体" w:eastAsia="宋体" w:hAnsi="宋体"/>
        </w:rPr>
      </w:pPr>
      <w:r w:rsidRPr="003F0B0C">
        <w:rPr>
          <w:rFonts w:ascii="宋体" w:eastAsia="宋体" w:hAnsi="宋体"/>
        </w:rPr>
        <w:t>#define ll long long</w:t>
      </w:r>
    </w:p>
    <w:p w:rsidR="00556AF6" w:rsidRPr="003F0B0C" w:rsidRDefault="00556AF6" w:rsidP="00556AF6">
      <w:pPr>
        <w:rPr>
          <w:rFonts w:ascii="宋体" w:eastAsia="宋体" w:hAnsi="宋体"/>
        </w:rPr>
      </w:pPr>
      <w:r w:rsidRPr="003F0B0C">
        <w:rPr>
          <w:rFonts w:ascii="宋体" w:eastAsia="宋体" w:hAnsi="宋体"/>
        </w:rPr>
        <w:t>#define debug false</w:t>
      </w:r>
    </w:p>
    <w:p w:rsidR="00556AF6" w:rsidRPr="003F0B0C" w:rsidRDefault="00556AF6" w:rsidP="00556AF6">
      <w:pPr>
        <w:rPr>
          <w:rFonts w:ascii="宋体" w:eastAsia="宋体" w:hAnsi="宋体"/>
        </w:rPr>
      </w:pPr>
    </w:p>
    <w:p w:rsidR="00556AF6" w:rsidRPr="003F0B0C" w:rsidRDefault="00556AF6" w:rsidP="00556AF6">
      <w:pPr>
        <w:rPr>
          <w:rFonts w:ascii="宋体" w:eastAsia="宋体" w:hAnsi="宋体"/>
        </w:rPr>
      </w:pPr>
      <w:r w:rsidRPr="003F0B0C">
        <w:rPr>
          <w:rFonts w:ascii="宋体" w:eastAsia="宋体" w:hAnsi="宋体"/>
        </w:rPr>
        <w:t>using namespace std;</w:t>
      </w:r>
    </w:p>
    <w:p w:rsidR="00556AF6" w:rsidRPr="003F0B0C" w:rsidRDefault="00556AF6" w:rsidP="00556AF6">
      <w:pPr>
        <w:rPr>
          <w:rFonts w:ascii="宋体" w:eastAsia="宋体" w:hAnsi="宋体"/>
        </w:rPr>
      </w:pPr>
    </w:p>
    <w:p w:rsidR="00556AF6" w:rsidRPr="003F0B0C" w:rsidRDefault="00556AF6" w:rsidP="00556AF6">
      <w:pPr>
        <w:rPr>
          <w:rFonts w:ascii="宋体" w:eastAsia="宋体" w:hAnsi="宋体"/>
        </w:rPr>
      </w:pPr>
      <w:r w:rsidRPr="003F0B0C">
        <w:rPr>
          <w:rFonts w:ascii="宋体" w:eastAsia="宋体" w:hAnsi="宋体"/>
        </w:rPr>
        <w:t>char s[MAXN];</w:t>
      </w:r>
    </w:p>
    <w:p w:rsidR="00556AF6" w:rsidRPr="003F0B0C" w:rsidRDefault="00556AF6" w:rsidP="00556AF6">
      <w:pPr>
        <w:rPr>
          <w:rFonts w:ascii="宋体" w:eastAsia="宋体" w:hAnsi="宋体"/>
        </w:rPr>
      </w:pPr>
      <w:r w:rsidRPr="003F0B0C">
        <w:rPr>
          <w:rFonts w:ascii="宋体" w:eastAsia="宋体" w:hAnsi="宋体"/>
        </w:rPr>
        <w:t>const ll MODN=1000000007ll;</w:t>
      </w:r>
    </w:p>
    <w:p w:rsidR="00556AF6" w:rsidRPr="003F0B0C" w:rsidRDefault="00556AF6" w:rsidP="00556AF6">
      <w:pPr>
        <w:rPr>
          <w:rFonts w:ascii="宋体" w:eastAsia="宋体" w:hAnsi="宋体"/>
        </w:rPr>
      </w:pPr>
      <w:r w:rsidRPr="003F0B0C">
        <w:rPr>
          <w:rFonts w:ascii="宋体" w:eastAsia="宋体" w:hAnsi="宋体"/>
        </w:rPr>
        <w:t>map&lt;ll,ll&gt; phi;</w:t>
      </w:r>
    </w:p>
    <w:p w:rsidR="00556AF6" w:rsidRPr="003F0B0C" w:rsidRDefault="00556AF6" w:rsidP="00556AF6">
      <w:pPr>
        <w:rPr>
          <w:rFonts w:ascii="宋体" w:eastAsia="宋体" w:hAnsi="宋体"/>
        </w:rPr>
      </w:pPr>
      <w:r w:rsidRPr="003F0B0C">
        <w:rPr>
          <w:rFonts w:ascii="宋体" w:eastAsia="宋体" w:hAnsi="宋体"/>
        </w:rPr>
        <w:t>const ll modnum[29] = {</w:t>
      </w:r>
    </w:p>
    <w:p w:rsidR="00556AF6" w:rsidRPr="003F0B0C" w:rsidRDefault="00556AF6" w:rsidP="00556AF6">
      <w:pPr>
        <w:rPr>
          <w:rFonts w:ascii="宋体" w:eastAsia="宋体" w:hAnsi="宋体"/>
        </w:rPr>
      </w:pPr>
      <w:r w:rsidRPr="003F0B0C">
        <w:rPr>
          <w:rFonts w:ascii="宋体" w:eastAsia="宋体" w:hAnsi="宋体"/>
        </w:rPr>
        <w:t xml:space="preserve">  1000000007, 1000000006, 500000002, 243900800, 79872000,</w:t>
      </w:r>
    </w:p>
    <w:p w:rsidR="00556AF6" w:rsidRPr="003F0B0C" w:rsidRDefault="00556AF6" w:rsidP="00556AF6">
      <w:pPr>
        <w:rPr>
          <w:rFonts w:ascii="宋体" w:eastAsia="宋体" w:hAnsi="宋体"/>
        </w:rPr>
      </w:pPr>
      <w:r w:rsidRPr="003F0B0C">
        <w:rPr>
          <w:rFonts w:ascii="宋体" w:eastAsia="宋体" w:hAnsi="宋体"/>
        </w:rPr>
        <w:t xml:space="preserve">  19660800, 5242880, 2097152, 1048576, 524288,</w:t>
      </w:r>
    </w:p>
    <w:p w:rsidR="00556AF6" w:rsidRPr="003F0B0C" w:rsidRDefault="00556AF6" w:rsidP="00556AF6">
      <w:pPr>
        <w:rPr>
          <w:rFonts w:ascii="宋体" w:eastAsia="宋体" w:hAnsi="宋体"/>
        </w:rPr>
      </w:pPr>
      <w:r w:rsidRPr="003F0B0C">
        <w:rPr>
          <w:rFonts w:ascii="宋体" w:eastAsia="宋体" w:hAnsi="宋体"/>
        </w:rPr>
        <w:t xml:space="preserve">  262144, 131072, 65536, 32768, 16384,</w:t>
      </w:r>
    </w:p>
    <w:p w:rsidR="00556AF6" w:rsidRPr="003F0B0C" w:rsidRDefault="00556AF6" w:rsidP="00556AF6">
      <w:pPr>
        <w:rPr>
          <w:rFonts w:ascii="宋体" w:eastAsia="宋体" w:hAnsi="宋体"/>
        </w:rPr>
      </w:pPr>
      <w:r w:rsidRPr="003F0B0C">
        <w:rPr>
          <w:rFonts w:ascii="宋体" w:eastAsia="宋体" w:hAnsi="宋体"/>
        </w:rPr>
        <w:t xml:space="preserve">  8192, 4096, 2048, 1024, 512,</w:t>
      </w:r>
    </w:p>
    <w:p w:rsidR="00556AF6" w:rsidRPr="003F0B0C" w:rsidRDefault="00556AF6" w:rsidP="00556AF6">
      <w:pPr>
        <w:rPr>
          <w:rFonts w:ascii="宋体" w:eastAsia="宋体" w:hAnsi="宋体"/>
        </w:rPr>
      </w:pPr>
      <w:r w:rsidRPr="003F0B0C">
        <w:rPr>
          <w:rFonts w:ascii="宋体" w:eastAsia="宋体" w:hAnsi="宋体"/>
        </w:rPr>
        <w:t xml:space="preserve">  256, 128, 64, 32, 16,</w:t>
      </w:r>
    </w:p>
    <w:p w:rsidR="00556AF6" w:rsidRPr="003F0B0C" w:rsidRDefault="00556AF6" w:rsidP="00556AF6">
      <w:pPr>
        <w:rPr>
          <w:rFonts w:ascii="宋体" w:eastAsia="宋体" w:hAnsi="宋体"/>
        </w:rPr>
      </w:pPr>
      <w:r w:rsidRPr="003F0B0C">
        <w:rPr>
          <w:rFonts w:ascii="宋体" w:eastAsia="宋体" w:hAnsi="宋体"/>
        </w:rPr>
        <w:t xml:space="preserve">  8, 4, 2, 1</w:t>
      </w:r>
    </w:p>
    <w:p w:rsidR="00556AF6" w:rsidRPr="003F0B0C" w:rsidRDefault="00556AF6" w:rsidP="00556AF6">
      <w:pPr>
        <w:rPr>
          <w:rFonts w:ascii="宋体" w:eastAsia="宋体" w:hAnsi="宋体"/>
        </w:rPr>
      </w:pPr>
      <w:r w:rsidRPr="003F0B0C">
        <w:rPr>
          <w:rFonts w:ascii="宋体" w:eastAsia="宋体" w:hAnsi="宋体"/>
        </w:rPr>
        <w:t>};</w:t>
      </w:r>
    </w:p>
    <w:p w:rsidR="00556AF6" w:rsidRPr="003F0B0C" w:rsidRDefault="00556AF6" w:rsidP="00556AF6">
      <w:pPr>
        <w:rPr>
          <w:rFonts w:ascii="宋体" w:eastAsia="宋体" w:hAnsi="宋体"/>
        </w:rPr>
      </w:pPr>
      <w:r w:rsidRPr="003F0B0C">
        <w:rPr>
          <w:rFonts w:ascii="宋体" w:eastAsia="宋体" w:hAnsi="宋体"/>
        </w:rPr>
        <w:t>const ll modcnt=28;</w:t>
      </w:r>
    </w:p>
    <w:p w:rsidR="00556AF6" w:rsidRPr="003F0B0C" w:rsidRDefault="00556AF6" w:rsidP="00556AF6">
      <w:pPr>
        <w:rPr>
          <w:rFonts w:ascii="宋体" w:eastAsia="宋体" w:hAnsi="宋体"/>
        </w:rPr>
      </w:pPr>
      <w:r w:rsidRPr="003F0B0C">
        <w:rPr>
          <w:rFonts w:ascii="宋体" w:eastAsia="宋体" w:hAnsi="宋体"/>
        </w:rPr>
        <w:t>ll fast_pow(ll a,ll b,ll N){</w:t>
      </w:r>
    </w:p>
    <w:p w:rsidR="00556AF6" w:rsidRPr="003F0B0C" w:rsidRDefault="00556AF6" w:rsidP="00556AF6">
      <w:pPr>
        <w:rPr>
          <w:rFonts w:ascii="宋体" w:eastAsia="宋体" w:hAnsi="宋体"/>
        </w:rPr>
      </w:pPr>
      <w:r w:rsidRPr="003F0B0C">
        <w:rPr>
          <w:rFonts w:ascii="宋体" w:eastAsia="宋体" w:hAnsi="宋体"/>
        </w:rPr>
        <w:t xml:space="preserve">    ll eN=phi[N];</w:t>
      </w:r>
    </w:p>
    <w:p w:rsidR="00556AF6" w:rsidRPr="003F0B0C" w:rsidRDefault="00556AF6" w:rsidP="00556AF6">
      <w:pPr>
        <w:rPr>
          <w:rFonts w:ascii="宋体" w:eastAsia="宋体" w:hAnsi="宋体"/>
        </w:rPr>
      </w:pPr>
      <w:r w:rsidRPr="003F0B0C">
        <w:rPr>
          <w:rFonts w:ascii="宋体" w:eastAsia="宋体" w:hAnsi="宋体"/>
        </w:rPr>
        <w:t xml:space="preserve">    if(b&lt;eN){</w:t>
      </w:r>
    </w:p>
    <w:p w:rsidR="00556AF6" w:rsidRPr="003F0B0C" w:rsidRDefault="00556AF6" w:rsidP="00556AF6">
      <w:pPr>
        <w:rPr>
          <w:rFonts w:ascii="宋体" w:eastAsia="宋体" w:hAnsi="宋体"/>
        </w:rPr>
      </w:pPr>
      <w:r w:rsidRPr="003F0B0C">
        <w:rPr>
          <w:rFonts w:ascii="宋体" w:eastAsia="宋体" w:hAnsi="宋体"/>
        </w:rPr>
        <w:t xml:space="preserve">        a%=N;</w:t>
      </w:r>
    </w:p>
    <w:p w:rsidR="00556AF6" w:rsidRPr="003F0B0C" w:rsidRDefault="00556AF6" w:rsidP="00556AF6">
      <w:pPr>
        <w:rPr>
          <w:rFonts w:ascii="宋体" w:eastAsia="宋体" w:hAnsi="宋体"/>
        </w:rPr>
      </w:pPr>
      <w:r w:rsidRPr="003F0B0C">
        <w:rPr>
          <w:rFonts w:ascii="宋体" w:eastAsia="宋体" w:hAnsi="宋体"/>
        </w:rPr>
        <w:t xml:space="preserve">        ll base=a,ans=1ll;</w:t>
      </w:r>
    </w:p>
    <w:p w:rsidR="00556AF6" w:rsidRPr="003F0B0C" w:rsidRDefault="00556AF6" w:rsidP="00556AF6">
      <w:pPr>
        <w:rPr>
          <w:rFonts w:ascii="宋体" w:eastAsia="宋体" w:hAnsi="宋体"/>
        </w:rPr>
      </w:pPr>
      <w:r w:rsidRPr="003F0B0C">
        <w:rPr>
          <w:rFonts w:ascii="宋体" w:eastAsia="宋体" w:hAnsi="宋体"/>
        </w:rPr>
        <w:t xml:space="preserve">        while(b){</w:t>
      </w:r>
    </w:p>
    <w:p w:rsidR="00556AF6" w:rsidRPr="003F0B0C" w:rsidRDefault="00556AF6" w:rsidP="00556AF6">
      <w:pPr>
        <w:rPr>
          <w:rFonts w:ascii="宋体" w:eastAsia="宋体" w:hAnsi="宋体"/>
        </w:rPr>
      </w:pPr>
      <w:r w:rsidRPr="003F0B0C">
        <w:rPr>
          <w:rFonts w:ascii="宋体" w:eastAsia="宋体" w:hAnsi="宋体"/>
        </w:rPr>
        <w:lastRenderedPageBreak/>
        <w:t xml:space="preserve">            if(b&amp;1) ans=(ans*base)%N;</w:t>
      </w:r>
    </w:p>
    <w:p w:rsidR="00556AF6" w:rsidRPr="003F0B0C" w:rsidRDefault="00556AF6" w:rsidP="00556AF6">
      <w:pPr>
        <w:rPr>
          <w:rFonts w:ascii="宋体" w:eastAsia="宋体" w:hAnsi="宋体"/>
        </w:rPr>
      </w:pPr>
      <w:r w:rsidRPr="003F0B0C">
        <w:rPr>
          <w:rFonts w:ascii="宋体" w:eastAsia="宋体" w:hAnsi="宋体"/>
        </w:rPr>
        <w:t xml:space="preserve">            b&gt;&gt;=1;</w:t>
      </w:r>
    </w:p>
    <w:p w:rsidR="00556AF6" w:rsidRPr="003F0B0C" w:rsidRDefault="00556AF6" w:rsidP="00556AF6">
      <w:pPr>
        <w:rPr>
          <w:rFonts w:ascii="宋体" w:eastAsia="宋体" w:hAnsi="宋体"/>
        </w:rPr>
      </w:pPr>
      <w:r w:rsidRPr="003F0B0C">
        <w:rPr>
          <w:rFonts w:ascii="宋体" w:eastAsia="宋体" w:hAnsi="宋体"/>
        </w:rPr>
        <w:t xml:space="preserve">            base=(base*base)%N;</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return ans;</w:t>
      </w:r>
    </w:p>
    <w:p w:rsidR="00556AF6" w:rsidRPr="003F0B0C" w:rsidRDefault="00556AF6" w:rsidP="00556AF6">
      <w:pPr>
        <w:rPr>
          <w:rFonts w:ascii="宋体" w:eastAsia="宋体" w:hAnsi="宋体"/>
        </w:rPr>
      </w:pPr>
      <w:r w:rsidRPr="003F0B0C">
        <w:rPr>
          <w:rFonts w:ascii="宋体" w:eastAsia="宋体" w:hAnsi="宋体"/>
        </w:rPr>
        <w:t xml:space="preserve">    }else{</w:t>
      </w:r>
    </w:p>
    <w:p w:rsidR="00556AF6" w:rsidRPr="003F0B0C" w:rsidRDefault="00556AF6" w:rsidP="00556AF6">
      <w:pPr>
        <w:rPr>
          <w:rFonts w:ascii="宋体" w:eastAsia="宋体" w:hAnsi="宋体"/>
        </w:rPr>
      </w:pPr>
      <w:r w:rsidRPr="003F0B0C">
        <w:rPr>
          <w:rFonts w:ascii="宋体" w:eastAsia="宋体" w:hAnsi="宋体"/>
        </w:rPr>
        <w:t xml:space="preserve">        b=b%eN+eN;</w:t>
      </w:r>
    </w:p>
    <w:p w:rsidR="00556AF6" w:rsidRPr="003F0B0C" w:rsidRDefault="00556AF6" w:rsidP="00556AF6">
      <w:pPr>
        <w:rPr>
          <w:rFonts w:ascii="宋体" w:eastAsia="宋体" w:hAnsi="宋体"/>
        </w:rPr>
      </w:pPr>
      <w:r w:rsidRPr="003F0B0C">
        <w:rPr>
          <w:rFonts w:ascii="宋体" w:eastAsia="宋体" w:hAnsi="宋体"/>
        </w:rPr>
        <w:t xml:space="preserve">        a%=N;</w:t>
      </w:r>
    </w:p>
    <w:p w:rsidR="00556AF6" w:rsidRPr="003F0B0C" w:rsidRDefault="00556AF6" w:rsidP="00556AF6">
      <w:pPr>
        <w:rPr>
          <w:rFonts w:ascii="宋体" w:eastAsia="宋体" w:hAnsi="宋体"/>
        </w:rPr>
      </w:pPr>
      <w:r w:rsidRPr="003F0B0C">
        <w:rPr>
          <w:rFonts w:ascii="宋体" w:eastAsia="宋体" w:hAnsi="宋体"/>
        </w:rPr>
        <w:t xml:space="preserve">        ll base=a,ans=1ll;</w:t>
      </w:r>
    </w:p>
    <w:p w:rsidR="00556AF6" w:rsidRPr="003F0B0C" w:rsidRDefault="00556AF6" w:rsidP="00556AF6">
      <w:pPr>
        <w:rPr>
          <w:rFonts w:ascii="宋体" w:eastAsia="宋体" w:hAnsi="宋体"/>
        </w:rPr>
      </w:pPr>
      <w:r w:rsidRPr="003F0B0C">
        <w:rPr>
          <w:rFonts w:ascii="宋体" w:eastAsia="宋体" w:hAnsi="宋体"/>
        </w:rPr>
        <w:t xml:space="preserve">        while(b){</w:t>
      </w:r>
    </w:p>
    <w:p w:rsidR="00556AF6" w:rsidRPr="003F0B0C" w:rsidRDefault="00556AF6" w:rsidP="00556AF6">
      <w:pPr>
        <w:rPr>
          <w:rFonts w:ascii="宋体" w:eastAsia="宋体" w:hAnsi="宋体"/>
        </w:rPr>
      </w:pPr>
      <w:r w:rsidRPr="003F0B0C">
        <w:rPr>
          <w:rFonts w:ascii="宋体" w:eastAsia="宋体" w:hAnsi="宋体"/>
        </w:rPr>
        <w:t xml:space="preserve">            if(b&amp;1) ans=(ans*base)%N;</w:t>
      </w:r>
    </w:p>
    <w:p w:rsidR="00556AF6" w:rsidRPr="003F0B0C" w:rsidRDefault="00556AF6" w:rsidP="00556AF6">
      <w:pPr>
        <w:rPr>
          <w:rFonts w:ascii="宋体" w:eastAsia="宋体" w:hAnsi="宋体"/>
        </w:rPr>
      </w:pPr>
      <w:r w:rsidRPr="003F0B0C">
        <w:rPr>
          <w:rFonts w:ascii="宋体" w:eastAsia="宋体" w:hAnsi="宋体"/>
        </w:rPr>
        <w:t xml:space="preserve">            b&gt;&gt;=1;</w:t>
      </w:r>
    </w:p>
    <w:p w:rsidR="00556AF6" w:rsidRPr="003F0B0C" w:rsidRDefault="00556AF6" w:rsidP="00556AF6">
      <w:pPr>
        <w:rPr>
          <w:rFonts w:ascii="宋体" w:eastAsia="宋体" w:hAnsi="宋体"/>
        </w:rPr>
      </w:pPr>
      <w:r w:rsidRPr="003F0B0C">
        <w:rPr>
          <w:rFonts w:ascii="宋体" w:eastAsia="宋体" w:hAnsi="宋体"/>
        </w:rPr>
        <w:t xml:space="preserve">            base=(base*base)%N;</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return ans;</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w:t>
      </w:r>
    </w:p>
    <w:p w:rsidR="00556AF6" w:rsidRPr="003F0B0C" w:rsidRDefault="00556AF6" w:rsidP="00556AF6">
      <w:pPr>
        <w:rPr>
          <w:rFonts w:ascii="宋体" w:eastAsia="宋体" w:hAnsi="宋体"/>
        </w:rPr>
      </w:pPr>
      <w:r w:rsidRPr="003F0B0C">
        <w:rPr>
          <w:rFonts w:ascii="宋体" w:eastAsia="宋体" w:hAnsi="宋体"/>
        </w:rPr>
        <w:t>ll dfs(ll i,ll mod){</w:t>
      </w:r>
    </w:p>
    <w:p w:rsidR="00556AF6" w:rsidRPr="003F0B0C" w:rsidRDefault="00556AF6" w:rsidP="00556AF6">
      <w:pPr>
        <w:rPr>
          <w:rFonts w:ascii="宋体" w:eastAsia="宋体" w:hAnsi="宋体"/>
        </w:rPr>
      </w:pPr>
      <w:r w:rsidRPr="003F0B0C">
        <w:rPr>
          <w:rFonts w:ascii="宋体" w:eastAsia="宋体" w:hAnsi="宋体"/>
        </w:rPr>
        <w:t xml:space="preserve">    if(i==-1) return 0;</w:t>
      </w:r>
    </w:p>
    <w:p w:rsidR="00556AF6" w:rsidRPr="003F0B0C" w:rsidRDefault="00556AF6" w:rsidP="00556AF6">
      <w:pPr>
        <w:rPr>
          <w:rFonts w:ascii="宋体" w:eastAsia="宋体" w:hAnsi="宋体"/>
        </w:rPr>
      </w:pPr>
      <w:r w:rsidRPr="003F0B0C">
        <w:rPr>
          <w:rFonts w:ascii="宋体" w:eastAsia="宋体" w:hAnsi="宋体"/>
        </w:rPr>
        <w:t xml:space="preserve">    if(s[i]=='0') return (dfs(i-1,mod)+1)%mod;</w:t>
      </w:r>
    </w:p>
    <w:p w:rsidR="00556AF6" w:rsidRPr="003F0B0C" w:rsidRDefault="00556AF6" w:rsidP="00556AF6">
      <w:pPr>
        <w:rPr>
          <w:rFonts w:ascii="宋体" w:eastAsia="宋体" w:hAnsi="宋体"/>
        </w:rPr>
      </w:pPr>
      <w:r w:rsidRPr="003F0B0C">
        <w:rPr>
          <w:rFonts w:ascii="宋体" w:eastAsia="宋体" w:hAnsi="宋体"/>
        </w:rPr>
        <w:t xml:space="preserve">    if(s[i]=='1') return (2*dfs(i-1,mod)+2)%mod;</w:t>
      </w:r>
    </w:p>
    <w:p w:rsidR="00556AF6" w:rsidRPr="003F0B0C" w:rsidRDefault="00556AF6" w:rsidP="00556AF6">
      <w:pPr>
        <w:rPr>
          <w:rFonts w:ascii="宋体" w:eastAsia="宋体" w:hAnsi="宋体"/>
        </w:rPr>
      </w:pPr>
      <w:r w:rsidRPr="003F0B0C">
        <w:rPr>
          <w:rFonts w:ascii="宋体" w:eastAsia="宋体" w:hAnsi="宋体"/>
        </w:rPr>
        <w:t xml:space="preserve">    return ((3*fast_pow(2,dfs(i-1,phi[mod])+1,mod))%mod-3+mod)%mod;</w:t>
      </w:r>
    </w:p>
    <w:p w:rsidR="00556AF6" w:rsidRPr="003F0B0C" w:rsidRDefault="00556AF6" w:rsidP="00556AF6">
      <w:pPr>
        <w:rPr>
          <w:rFonts w:ascii="宋体" w:eastAsia="宋体" w:hAnsi="宋体"/>
        </w:rPr>
      </w:pPr>
      <w:r w:rsidRPr="003F0B0C">
        <w:rPr>
          <w:rFonts w:ascii="宋体" w:eastAsia="宋体" w:hAnsi="宋体"/>
        </w:rPr>
        <w:t>}</w:t>
      </w:r>
    </w:p>
    <w:p w:rsidR="00556AF6" w:rsidRPr="003F0B0C" w:rsidRDefault="00556AF6" w:rsidP="00556AF6">
      <w:pPr>
        <w:rPr>
          <w:rFonts w:ascii="宋体" w:eastAsia="宋体" w:hAnsi="宋体"/>
        </w:rPr>
      </w:pPr>
    </w:p>
    <w:p w:rsidR="00556AF6" w:rsidRPr="003F0B0C" w:rsidRDefault="00556AF6" w:rsidP="00556AF6">
      <w:pPr>
        <w:rPr>
          <w:rFonts w:ascii="宋体" w:eastAsia="宋体" w:hAnsi="宋体"/>
        </w:rPr>
      </w:pPr>
      <w:r w:rsidRPr="003F0B0C">
        <w:rPr>
          <w:rFonts w:ascii="宋体" w:eastAsia="宋体" w:hAnsi="宋体"/>
        </w:rPr>
        <w:t>int main(){</w:t>
      </w:r>
    </w:p>
    <w:p w:rsidR="00556AF6" w:rsidRPr="003F0B0C" w:rsidRDefault="00556AF6" w:rsidP="00556AF6">
      <w:pPr>
        <w:rPr>
          <w:rFonts w:ascii="宋体" w:eastAsia="宋体" w:hAnsi="宋体"/>
        </w:rPr>
      </w:pPr>
      <w:r w:rsidRPr="003F0B0C">
        <w:rPr>
          <w:rFonts w:ascii="宋体" w:eastAsia="宋体" w:hAnsi="宋体"/>
        </w:rPr>
        <w:t xml:space="preserve">    int t;</w:t>
      </w:r>
    </w:p>
    <w:p w:rsidR="00556AF6" w:rsidRPr="003F0B0C" w:rsidRDefault="00556AF6" w:rsidP="00556AF6">
      <w:pPr>
        <w:rPr>
          <w:rFonts w:ascii="宋体" w:eastAsia="宋体" w:hAnsi="宋体"/>
        </w:rPr>
      </w:pPr>
      <w:r w:rsidRPr="003F0B0C">
        <w:rPr>
          <w:rFonts w:ascii="宋体" w:eastAsia="宋体" w:hAnsi="宋体"/>
        </w:rPr>
        <w:t xml:space="preserve">    scanf("%d",&amp;t);</w:t>
      </w:r>
    </w:p>
    <w:p w:rsidR="00556AF6" w:rsidRPr="003F0B0C" w:rsidRDefault="00556AF6" w:rsidP="00556AF6">
      <w:pPr>
        <w:rPr>
          <w:rFonts w:ascii="宋体" w:eastAsia="宋体" w:hAnsi="宋体"/>
        </w:rPr>
      </w:pPr>
      <w:r w:rsidRPr="003F0B0C">
        <w:rPr>
          <w:rFonts w:ascii="宋体" w:eastAsia="宋体" w:hAnsi="宋体"/>
        </w:rPr>
        <w:t xml:space="preserve">    phi.clear();</w:t>
      </w:r>
    </w:p>
    <w:p w:rsidR="00556AF6" w:rsidRPr="003F0B0C" w:rsidRDefault="00556AF6" w:rsidP="00556AF6">
      <w:pPr>
        <w:rPr>
          <w:rFonts w:ascii="宋体" w:eastAsia="宋体" w:hAnsi="宋体"/>
        </w:rPr>
      </w:pPr>
      <w:r w:rsidRPr="003F0B0C">
        <w:rPr>
          <w:rFonts w:ascii="宋体" w:eastAsia="宋体" w:hAnsi="宋体"/>
        </w:rPr>
        <w:t xml:space="preserve">    for(int i=0;i&lt;=modcnt;i++){</w:t>
      </w:r>
    </w:p>
    <w:p w:rsidR="00556AF6" w:rsidRPr="003F0B0C" w:rsidRDefault="00556AF6" w:rsidP="00556AF6">
      <w:pPr>
        <w:rPr>
          <w:rFonts w:ascii="宋体" w:eastAsia="宋体" w:hAnsi="宋体"/>
        </w:rPr>
      </w:pPr>
      <w:r w:rsidRPr="003F0B0C">
        <w:rPr>
          <w:rFonts w:ascii="宋体" w:eastAsia="宋体" w:hAnsi="宋体"/>
        </w:rPr>
        <w:t xml:space="preserve">        phi[modnum[i]]=modnum[i+1];</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phi[1]=1;</w:t>
      </w:r>
    </w:p>
    <w:p w:rsidR="00556AF6" w:rsidRPr="003F0B0C" w:rsidRDefault="00556AF6" w:rsidP="00556AF6">
      <w:pPr>
        <w:rPr>
          <w:rFonts w:ascii="宋体" w:eastAsia="宋体" w:hAnsi="宋体"/>
        </w:rPr>
      </w:pPr>
      <w:r w:rsidRPr="003F0B0C">
        <w:rPr>
          <w:rFonts w:ascii="宋体" w:eastAsia="宋体" w:hAnsi="宋体"/>
        </w:rPr>
        <w:t xml:space="preserve">    while(t--){</w:t>
      </w:r>
    </w:p>
    <w:p w:rsidR="00556AF6" w:rsidRPr="003F0B0C" w:rsidRDefault="00556AF6" w:rsidP="00556AF6">
      <w:pPr>
        <w:rPr>
          <w:rFonts w:ascii="宋体" w:eastAsia="宋体" w:hAnsi="宋体"/>
        </w:rPr>
      </w:pPr>
      <w:r w:rsidRPr="003F0B0C">
        <w:rPr>
          <w:rFonts w:ascii="宋体" w:eastAsia="宋体" w:hAnsi="宋体"/>
        </w:rPr>
        <w:t xml:space="preserve">        scanf("%s",s);</w:t>
      </w:r>
    </w:p>
    <w:p w:rsidR="00556AF6" w:rsidRPr="003F0B0C" w:rsidRDefault="00556AF6" w:rsidP="00556AF6">
      <w:pPr>
        <w:rPr>
          <w:rFonts w:ascii="宋体" w:eastAsia="宋体" w:hAnsi="宋体"/>
        </w:rPr>
      </w:pPr>
      <w:r w:rsidRPr="003F0B0C">
        <w:rPr>
          <w:rFonts w:ascii="宋体" w:eastAsia="宋体" w:hAnsi="宋体"/>
        </w:rPr>
        <w:t xml:space="preserve">        ll len=strlen(s),m[MAXN];</w:t>
      </w:r>
    </w:p>
    <w:p w:rsidR="00556AF6" w:rsidRPr="003F0B0C" w:rsidRDefault="00556AF6" w:rsidP="00556AF6">
      <w:pPr>
        <w:rPr>
          <w:rFonts w:ascii="宋体" w:eastAsia="宋体" w:hAnsi="宋体"/>
        </w:rPr>
      </w:pPr>
      <w:r w:rsidRPr="003F0B0C">
        <w:rPr>
          <w:rFonts w:ascii="宋体" w:eastAsia="宋体" w:hAnsi="宋体"/>
        </w:rPr>
        <w:t xml:space="preserve">        memset(m,0,sizeof(m));</w:t>
      </w:r>
    </w:p>
    <w:p w:rsidR="00556AF6" w:rsidRPr="003F0B0C" w:rsidRDefault="00556AF6" w:rsidP="00556AF6">
      <w:pPr>
        <w:rPr>
          <w:rFonts w:ascii="宋体" w:eastAsia="宋体" w:hAnsi="宋体"/>
        </w:rPr>
      </w:pPr>
      <w:r w:rsidRPr="003F0B0C">
        <w:rPr>
          <w:rFonts w:ascii="宋体" w:eastAsia="宋体" w:hAnsi="宋体"/>
        </w:rPr>
        <w:t xml:space="preserve">        cout&lt;&lt;dfs(len-1,MODN)&lt;&lt;endl;</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return 0;</w:t>
      </w:r>
    </w:p>
    <w:p w:rsidR="00556AF6" w:rsidRPr="003F0B0C" w:rsidRDefault="00556AF6" w:rsidP="00556AF6">
      <w:pPr>
        <w:rPr>
          <w:rFonts w:ascii="宋体" w:eastAsia="宋体" w:hAnsi="宋体"/>
        </w:rPr>
      </w:pPr>
      <w:r w:rsidRPr="003F0B0C">
        <w:rPr>
          <w:rFonts w:ascii="宋体" w:eastAsia="宋体" w:hAnsi="宋体"/>
        </w:rPr>
        <w:t>}</w:t>
      </w:r>
    </w:p>
    <w:p w:rsidR="00556AF6" w:rsidRPr="003F0B0C" w:rsidRDefault="00556AF6" w:rsidP="00556AF6">
      <w:pPr>
        <w:rPr>
          <w:rFonts w:ascii="宋体" w:eastAsia="宋体" w:hAnsi="宋体"/>
        </w:rPr>
      </w:pPr>
      <w:r w:rsidRPr="003F0B0C">
        <w:rPr>
          <w:rFonts w:ascii="宋体" w:eastAsia="宋体" w:hAnsi="宋体" w:hint="eastAsia"/>
        </w:rPr>
        <w:t>【代码2】//标程-顺推版本（优化方法不明）</w:t>
      </w:r>
    </w:p>
    <w:p w:rsidR="00556AF6" w:rsidRPr="003F0B0C" w:rsidRDefault="00556AF6" w:rsidP="00556AF6">
      <w:pPr>
        <w:rPr>
          <w:rFonts w:ascii="宋体" w:eastAsia="宋体" w:hAnsi="宋体"/>
        </w:rPr>
      </w:pPr>
      <w:r w:rsidRPr="003F0B0C">
        <w:rPr>
          <w:rFonts w:ascii="宋体" w:eastAsia="宋体" w:hAnsi="宋体"/>
        </w:rPr>
        <w:t>#include &lt;cstdio&gt;</w:t>
      </w:r>
    </w:p>
    <w:p w:rsidR="00556AF6" w:rsidRPr="003F0B0C" w:rsidRDefault="00556AF6" w:rsidP="00556AF6">
      <w:pPr>
        <w:rPr>
          <w:rFonts w:ascii="宋体" w:eastAsia="宋体" w:hAnsi="宋体"/>
        </w:rPr>
      </w:pPr>
      <w:r w:rsidRPr="003F0B0C">
        <w:rPr>
          <w:rFonts w:ascii="宋体" w:eastAsia="宋体" w:hAnsi="宋体"/>
        </w:rPr>
        <w:t>#include &lt;cstring&gt;</w:t>
      </w:r>
    </w:p>
    <w:p w:rsidR="00556AF6" w:rsidRPr="003F0B0C" w:rsidRDefault="00556AF6" w:rsidP="00556AF6">
      <w:pPr>
        <w:rPr>
          <w:rFonts w:ascii="宋体" w:eastAsia="宋体" w:hAnsi="宋体"/>
        </w:rPr>
      </w:pPr>
      <w:r w:rsidRPr="003F0B0C">
        <w:rPr>
          <w:rFonts w:ascii="宋体" w:eastAsia="宋体" w:hAnsi="宋体"/>
        </w:rPr>
        <w:t>#include &lt;vector&gt;</w:t>
      </w:r>
    </w:p>
    <w:p w:rsidR="00556AF6" w:rsidRPr="003F0B0C" w:rsidRDefault="00556AF6" w:rsidP="00556AF6">
      <w:pPr>
        <w:rPr>
          <w:rFonts w:ascii="宋体" w:eastAsia="宋体" w:hAnsi="宋体"/>
        </w:rPr>
      </w:pPr>
      <w:r w:rsidRPr="003F0B0C">
        <w:rPr>
          <w:rFonts w:ascii="宋体" w:eastAsia="宋体" w:hAnsi="宋体"/>
        </w:rPr>
        <w:lastRenderedPageBreak/>
        <w:t>#include &lt;algorithm&gt;</w:t>
      </w:r>
    </w:p>
    <w:p w:rsidR="00556AF6" w:rsidRPr="003F0B0C" w:rsidRDefault="00556AF6" w:rsidP="00556AF6">
      <w:pPr>
        <w:rPr>
          <w:rFonts w:ascii="宋体" w:eastAsia="宋体" w:hAnsi="宋体"/>
        </w:rPr>
      </w:pPr>
    </w:p>
    <w:p w:rsidR="00556AF6" w:rsidRPr="003F0B0C" w:rsidRDefault="00556AF6" w:rsidP="00556AF6">
      <w:pPr>
        <w:rPr>
          <w:rFonts w:ascii="宋体" w:eastAsia="宋体" w:hAnsi="宋体"/>
        </w:rPr>
      </w:pPr>
      <w:r w:rsidRPr="003F0B0C">
        <w:rPr>
          <w:rFonts w:ascii="宋体" w:eastAsia="宋体" w:hAnsi="宋体"/>
        </w:rPr>
        <w:t>using int64 = long long;</w:t>
      </w:r>
    </w:p>
    <w:p w:rsidR="00556AF6" w:rsidRPr="003F0B0C" w:rsidRDefault="00556AF6" w:rsidP="00556AF6">
      <w:pPr>
        <w:rPr>
          <w:rFonts w:ascii="宋体" w:eastAsia="宋体" w:hAnsi="宋体"/>
        </w:rPr>
      </w:pPr>
    </w:p>
    <w:p w:rsidR="00556AF6" w:rsidRPr="003F0B0C" w:rsidRDefault="00556AF6" w:rsidP="00556AF6">
      <w:pPr>
        <w:rPr>
          <w:rFonts w:ascii="宋体" w:eastAsia="宋体" w:hAnsi="宋体"/>
        </w:rPr>
      </w:pPr>
      <w:r w:rsidRPr="003F0B0C">
        <w:rPr>
          <w:rFonts w:ascii="宋体" w:eastAsia="宋体" w:hAnsi="宋体"/>
        </w:rPr>
        <w:t>const int mods[29] = {</w:t>
      </w:r>
    </w:p>
    <w:p w:rsidR="00556AF6" w:rsidRPr="003F0B0C" w:rsidRDefault="00556AF6" w:rsidP="00556AF6">
      <w:pPr>
        <w:rPr>
          <w:rFonts w:ascii="宋体" w:eastAsia="宋体" w:hAnsi="宋体"/>
        </w:rPr>
      </w:pPr>
      <w:r w:rsidRPr="003F0B0C">
        <w:rPr>
          <w:rFonts w:ascii="宋体" w:eastAsia="宋体" w:hAnsi="宋体"/>
        </w:rPr>
        <w:t xml:space="preserve">  1000000007, 1000000006, 500000002, 243900800, 79872000,</w:t>
      </w:r>
    </w:p>
    <w:p w:rsidR="00556AF6" w:rsidRPr="003F0B0C" w:rsidRDefault="00556AF6" w:rsidP="00556AF6">
      <w:pPr>
        <w:rPr>
          <w:rFonts w:ascii="宋体" w:eastAsia="宋体" w:hAnsi="宋体"/>
        </w:rPr>
      </w:pPr>
      <w:r w:rsidRPr="003F0B0C">
        <w:rPr>
          <w:rFonts w:ascii="宋体" w:eastAsia="宋体" w:hAnsi="宋体"/>
        </w:rPr>
        <w:t xml:space="preserve">  19660800, 5242880, 2097152, 1048576, 524288,</w:t>
      </w:r>
    </w:p>
    <w:p w:rsidR="00556AF6" w:rsidRPr="003F0B0C" w:rsidRDefault="00556AF6" w:rsidP="00556AF6">
      <w:pPr>
        <w:rPr>
          <w:rFonts w:ascii="宋体" w:eastAsia="宋体" w:hAnsi="宋体"/>
        </w:rPr>
      </w:pPr>
      <w:r w:rsidRPr="003F0B0C">
        <w:rPr>
          <w:rFonts w:ascii="宋体" w:eastAsia="宋体" w:hAnsi="宋体"/>
        </w:rPr>
        <w:t xml:space="preserve">  262144, 131072, 65536, 32768, 16384,</w:t>
      </w:r>
    </w:p>
    <w:p w:rsidR="00556AF6" w:rsidRPr="003F0B0C" w:rsidRDefault="00556AF6" w:rsidP="00556AF6">
      <w:pPr>
        <w:rPr>
          <w:rFonts w:ascii="宋体" w:eastAsia="宋体" w:hAnsi="宋体"/>
        </w:rPr>
      </w:pPr>
      <w:r w:rsidRPr="003F0B0C">
        <w:rPr>
          <w:rFonts w:ascii="宋体" w:eastAsia="宋体" w:hAnsi="宋体"/>
        </w:rPr>
        <w:t xml:space="preserve">  8192, 4096, 2048, 1024, 512,</w:t>
      </w:r>
    </w:p>
    <w:p w:rsidR="00556AF6" w:rsidRPr="003F0B0C" w:rsidRDefault="00556AF6" w:rsidP="00556AF6">
      <w:pPr>
        <w:rPr>
          <w:rFonts w:ascii="宋体" w:eastAsia="宋体" w:hAnsi="宋体"/>
        </w:rPr>
      </w:pPr>
      <w:r w:rsidRPr="003F0B0C">
        <w:rPr>
          <w:rFonts w:ascii="宋体" w:eastAsia="宋体" w:hAnsi="宋体"/>
        </w:rPr>
        <w:t xml:space="preserve">  256, 128, 64, 32, 16,</w:t>
      </w:r>
    </w:p>
    <w:p w:rsidR="00556AF6" w:rsidRPr="003F0B0C" w:rsidRDefault="00556AF6" w:rsidP="00556AF6">
      <w:pPr>
        <w:rPr>
          <w:rFonts w:ascii="宋体" w:eastAsia="宋体" w:hAnsi="宋体"/>
        </w:rPr>
      </w:pPr>
      <w:r w:rsidRPr="003F0B0C">
        <w:rPr>
          <w:rFonts w:ascii="宋体" w:eastAsia="宋体" w:hAnsi="宋体"/>
        </w:rPr>
        <w:t xml:space="preserve">  8, 4, 2, 1</w:t>
      </w:r>
    </w:p>
    <w:p w:rsidR="00556AF6" w:rsidRPr="003F0B0C" w:rsidRDefault="00556AF6" w:rsidP="00556AF6">
      <w:pPr>
        <w:rPr>
          <w:rFonts w:ascii="宋体" w:eastAsia="宋体" w:hAnsi="宋体"/>
        </w:rPr>
      </w:pPr>
      <w:r w:rsidRPr="003F0B0C">
        <w:rPr>
          <w:rFonts w:ascii="宋体" w:eastAsia="宋体" w:hAnsi="宋体"/>
        </w:rPr>
        <w:t>};</w:t>
      </w:r>
    </w:p>
    <w:p w:rsidR="00556AF6" w:rsidRPr="003F0B0C" w:rsidRDefault="00556AF6" w:rsidP="00556AF6">
      <w:pPr>
        <w:rPr>
          <w:rFonts w:ascii="宋体" w:eastAsia="宋体" w:hAnsi="宋体"/>
        </w:rPr>
      </w:pPr>
    </w:p>
    <w:p w:rsidR="00556AF6" w:rsidRPr="003F0B0C" w:rsidRDefault="00556AF6" w:rsidP="00556AF6">
      <w:pPr>
        <w:rPr>
          <w:rFonts w:ascii="宋体" w:eastAsia="宋体" w:hAnsi="宋体"/>
        </w:rPr>
      </w:pPr>
      <w:r w:rsidRPr="003F0B0C">
        <w:rPr>
          <w:rFonts w:ascii="宋体" w:eastAsia="宋体" w:hAnsi="宋体"/>
        </w:rPr>
        <w:t>const int N = 1e6 + 10, S = 262144 * 3;</w:t>
      </w:r>
    </w:p>
    <w:p w:rsidR="00556AF6" w:rsidRPr="003F0B0C" w:rsidRDefault="00556AF6" w:rsidP="00556AF6">
      <w:pPr>
        <w:rPr>
          <w:rFonts w:ascii="宋体" w:eastAsia="宋体" w:hAnsi="宋体"/>
        </w:rPr>
      </w:pPr>
    </w:p>
    <w:p w:rsidR="00556AF6" w:rsidRPr="003F0B0C" w:rsidRDefault="00556AF6" w:rsidP="00556AF6">
      <w:pPr>
        <w:rPr>
          <w:rFonts w:ascii="宋体" w:eastAsia="宋体" w:hAnsi="宋体"/>
        </w:rPr>
      </w:pPr>
      <w:r w:rsidRPr="003F0B0C">
        <w:rPr>
          <w:rFonts w:ascii="宋体" w:eastAsia="宋体" w:hAnsi="宋体"/>
        </w:rPr>
        <w:t>int p2[29][S];</w:t>
      </w:r>
    </w:p>
    <w:p w:rsidR="00556AF6" w:rsidRPr="003F0B0C" w:rsidRDefault="00556AF6" w:rsidP="00556AF6">
      <w:pPr>
        <w:rPr>
          <w:rFonts w:ascii="宋体" w:eastAsia="宋体" w:hAnsi="宋体"/>
        </w:rPr>
      </w:pPr>
      <w:r w:rsidRPr="003F0B0C">
        <w:rPr>
          <w:rFonts w:ascii="宋体" w:eastAsia="宋体" w:hAnsi="宋体"/>
        </w:rPr>
        <w:t>char s[N];</w:t>
      </w:r>
    </w:p>
    <w:p w:rsidR="00556AF6" w:rsidRPr="003F0B0C" w:rsidRDefault="00556AF6" w:rsidP="00556AF6">
      <w:pPr>
        <w:rPr>
          <w:rFonts w:ascii="宋体" w:eastAsia="宋体" w:hAnsi="宋体"/>
        </w:rPr>
      </w:pPr>
    </w:p>
    <w:p w:rsidR="00556AF6" w:rsidRPr="003F0B0C" w:rsidRDefault="00556AF6" w:rsidP="00556AF6">
      <w:pPr>
        <w:rPr>
          <w:rFonts w:ascii="宋体" w:eastAsia="宋体" w:hAnsi="宋体"/>
        </w:rPr>
      </w:pPr>
      <w:r w:rsidRPr="003F0B0C">
        <w:rPr>
          <w:rFonts w:ascii="宋体" w:eastAsia="宋体" w:hAnsi="宋体"/>
        </w:rPr>
        <w:t>int64 pow_mod(int64 a, int64 n, int64 mod) {</w:t>
      </w:r>
    </w:p>
    <w:p w:rsidR="00556AF6" w:rsidRPr="003F0B0C" w:rsidRDefault="00556AF6" w:rsidP="00556AF6">
      <w:pPr>
        <w:rPr>
          <w:rFonts w:ascii="宋体" w:eastAsia="宋体" w:hAnsi="宋体"/>
        </w:rPr>
      </w:pPr>
      <w:r w:rsidRPr="003F0B0C">
        <w:rPr>
          <w:rFonts w:ascii="宋体" w:eastAsia="宋体" w:hAnsi="宋体"/>
        </w:rPr>
        <w:t xml:space="preserve">  if ((mod &amp; (mod - 1)) == 0 &amp;&amp; n &gt; 30) return 0;</w:t>
      </w:r>
    </w:p>
    <w:p w:rsidR="00556AF6" w:rsidRPr="003F0B0C" w:rsidRDefault="00556AF6" w:rsidP="00556AF6">
      <w:pPr>
        <w:rPr>
          <w:rFonts w:ascii="宋体" w:eastAsia="宋体" w:hAnsi="宋体"/>
        </w:rPr>
      </w:pPr>
      <w:r w:rsidRPr="003F0B0C">
        <w:rPr>
          <w:rFonts w:ascii="宋体" w:eastAsia="宋体" w:hAnsi="宋体"/>
        </w:rPr>
        <w:t xml:space="preserve">  int64 r = 1 % mod;</w:t>
      </w:r>
    </w:p>
    <w:p w:rsidR="00556AF6" w:rsidRPr="003F0B0C" w:rsidRDefault="00556AF6" w:rsidP="00556AF6">
      <w:pPr>
        <w:rPr>
          <w:rFonts w:ascii="宋体" w:eastAsia="宋体" w:hAnsi="宋体"/>
        </w:rPr>
      </w:pPr>
      <w:r w:rsidRPr="003F0B0C">
        <w:rPr>
          <w:rFonts w:ascii="宋体" w:eastAsia="宋体" w:hAnsi="宋体"/>
        </w:rPr>
        <w:t xml:space="preserve">  for (; n; n &gt;&gt;= 1) {</w:t>
      </w:r>
    </w:p>
    <w:p w:rsidR="00556AF6" w:rsidRPr="003F0B0C" w:rsidRDefault="00556AF6" w:rsidP="00556AF6">
      <w:pPr>
        <w:rPr>
          <w:rFonts w:ascii="宋体" w:eastAsia="宋体" w:hAnsi="宋体"/>
        </w:rPr>
      </w:pPr>
      <w:r w:rsidRPr="003F0B0C">
        <w:rPr>
          <w:rFonts w:ascii="宋体" w:eastAsia="宋体" w:hAnsi="宋体"/>
        </w:rPr>
        <w:t xml:space="preserve">    if (n &amp; 1) r = r * a % mod;</w:t>
      </w:r>
    </w:p>
    <w:p w:rsidR="00556AF6" w:rsidRPr="003F0B0C" w:rsidRDefault="00556AF6" w:rsidP="00556AF6">
      <w:pPr>
        <w:rPr>
          <w:rFonts w:ascii="宋体" w:eastAsia="宋体" w:hAnsi="宋体"/>
        </w:rPr>
      </w:pPr>
      <w:r w:rsidRPr="003F0B0C">
        <w:rPr>
          <w:rFonts w:ascii="宋体" w:eastAsia="宋体" w:hAnsi="宋体"/>
        </w:rPr>
        <w:t xml:space="preserve">    a = a * a % mod;</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return r;</w:t>
      </w:r>
    </w:p>
    <w:p w:rsidR="00556AF6" w:rsidRPr="003F0B0C" w:rsidRDefault="00556AF6" w:rsidP="00556AF6">
      <w:pPr>
        <w:rPr>
          <w:rFonts w:ascii="宋体" w:eastAsia="宋体" w:hAnsi="宋体"/>
        </w:rPr>
      </w:pPr>
      <w:r w:rsidRPr="003F0B0C">
        <w:rPr>
          <w:rFonts w:ascii="宋体" w:eastAsia="宋体" w:hAnsi="宋体"/>
        </w:rPr>
        <w:t>}</w:t>
      </w:r>
    </w:p>
    <w:p w:rsidR="00556AF6" w:rsidRPr="003F0B0C" w:rsidRDefault="00556AF6" w:rsidP="00556AF6">
      <w:pPr>
        <w:rPr>
          <w:rFonts w:ascii="宋体" w:eastAsia="宋体" w:hAnsi="宋体"/>
        </w:rPr>
      </w:pPr>
    </w:p>
    <w:p w:rsidR="00556AF6" w:rsidRPr="003F0B0C" w:rsidRDefault="00556AF6" w:rsidP="00556AF6">
      <w:pPr>
        <w:rPr>
          <w:rFonts w:ascii="宋体" w:eastAsia="宋体" w:hAnsi="宋体"/>
        </w:rPr>
      </w:pPr>
      <w:r w:rsidRPr="003F0B0C">
        <w:rPr>
          <w:rFonts w:ascii="宋体" w:eastAsia="宋体" w:hAnsi="宋体"/>
        </w:rPr>
        <w:t>int main() {</w:t>
      </w:r>
    </w:p>
    <w:p w:rsidR="00556AF6" w:rsidRPr="003F0B0C" w:rsidRDefault="00556AF6" w:rsidP="00556AF6">
      <w:pPr>
        <w:rPr>
          <w:rFonts w:ascii="宋体" w:eastAsia="宋体" w:hAnsi="宋体"/>
        </w:rPr>
      </w:pPr>
      <w:r w:rsidRPr="003F0B0C">
        <w:rPr>
          <w:rFonts w:ascii="宋体" w:eastAsia="宋体" w:hAnsi="宋体"/>
        </w:rPr>
        <w:t xml:space="preserve">  for (int i = 0; i &lt; 28; ++i) {</w:t>
      </w:r>
    </w:p>
    <w:p w:rsidR="00556AF6" w:rsidRPr="003F0B0C" w:rsidRDefault="00556AF6" w:rsidP="00556AF6">
      <w:pPr>
        <w:rPr>
          <w:rFonts w:ascii="宋体" w:eastAsia="宋体" w:hAnsi="宋体"/>
        </w:rPr>
      </w:pPr>
      <w:r w:rsidRPr="003F0B0C">
        <w:rPr>
          <w:rFonts w:ascii="宋体" w:eastAsia="宋体" w:hAnsi="宋体"/>
        </w:rPr>
        <w:t xml:space="preserve">    p2[i][0] = 1;</w:t>
      </w:r>
    </w:p>
    <w:p w:rsidR="00556AF6" w:rsidRPr="003F0B0C" w:rsidRDefault="00556AF6" w:rsidP="00556AF6">
      <w:pPr>
        <w:rPr>
          <w:rFonts w:ascii="宋体" w:eastAsia="宋体" w:hAnsi="宋体"/>
        </w:rPr>
      </w:pPr>
      <w:r w:rsidRPr="003F0B0C">
        <w:rPr>
          <w:rFonts w:ascii="宋体" w:eastAsia="宋体" w:hAnsi="宋体"/>
        </w:rPr>
        <w:t xml:space="preserve">    for (int j = 1; j &lt; S; ++j) {</w:t>
      </w:r>
    </w:p>
    <w:p w:rsidR="00556AF6" w:rsidRPr="003F0B0C" w:rsidRDefault="00556AF6" w:rsidP="00556AF6">
      <w:pPr>
        <w:rPr>
          <w:rFonts w:ascii="宋体" w:eastAsia="宋体" w:hAnsi="宋体"/>
        </w:rPr>
      </w:pPr>
      <w:r w:rsidRPr="003F0B0C">
        <w:rPr>
          <w:rFonts w:ascii="宋体" w:eastAsia="宋体" w:hAnsi="宋体"/>
        </w:rPr>
        <w:t xml:space="preserve">      p2[i][j] = p2[i][j - 1] * 2;</w:t>
      </w:r>
    </w:p>
    <w:p w:rsidR="00556AF6" w:rsidRPr="003F0B0C" w:rsidRDefault="00556AF6" w:rsidP="00556AF6">
      <w:pPr>
        <w:rPr>
          <w:rFonts w:ascii="宋体" w:eastAsia="宋体" w:hAnsi="宋体"/>
        </w:rPr>
      </w:pPr>
      <w:r w:rsidRPr="003F0B0C">
        <w:rPr>
          <w:rFonts w:ascii="宋体" w:eastAsia="宋体" w:hAnsi="宋体"/>
        </w:rPr>
        <w:t xml:space="preserve">      if (p2[i][j] &gt;= mods[i]) p2[i][j] -= mods[i];</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int T;</w:t>
      </w:r>
    </w:p>
    <w:p w:rsidR="00556AF6" w:rsidRPr="003F0B0C" w:rsidRDefault="00556AF6" w:rsidP="00556AF6">
      <w:pPr>
        <w:rPr>
          <w:rFonts w:ascii="宋体" w:eastAsia="宋体" w:hAnsi="宋体"/>
        </w:rPr>
      </w:pPr>
      <w:r w:rsidRPr="003F0B0C">
        <w:rPr>
          <w:rFonts w:ascii="宋体" w:eastAsia="宋体" w:hAnsi="宋体"/>
        </w:rPr>
        <w:t xml:space="preserve">  scanf("%d", &amp;T);</w:t>
      </w:r>
    </w:p>
    <w:p w:rsidR="00556AF6" w:rsidRPr="003F0B0C" w:rsidRDefault="00556AF6" w:rsidP="00556AF6">
      <w:pPr>
        <w:rPr>
          <w:rFonts w:ascii="宋体" w:eastAsia="宋体" w:hAnsi="宋体"/>
        </w:rPr>
      </w:pPr>
      <w:r w:rsidRPr="003F0B0C">
        <w:rPr>
          <w:rFonts w:ascii="宋体" w:eastAsia="宋体" w:hAnsi="宋体"/>
        </w:rPr>
        <w:t xml:space="preserve">  for (int cas = 1; cas &lt;= T; ++cas) {</w:t>
      </w:r>
    </w:p>
    <w:p w:rsidR="00556AF6" w:rsidRPr="003F0B0C" w:rsidRDefault="00556AF6" w:rsidP="00556AF6">
      <w:pPr>
        <w:rPr>
          <w:rFonts w:ascii="宋体" w:eastAsia="宋体" w:hAnsi="宋体"/>
        </w:rPr>
      </w:pPr>
      <w:r w:rsidRPr="003F0B0C">
        <w:rPr>
          <w:rFonts w:ascii="宋体" w:eastAsia="宋体" w:hAnsi="宋体"/>
        </w:rPr>
        <w:t xml:space="preserve">    std::vector&lt;int&gt; ret(29);</w:t>
      </w:r>
    </w:p>
    <w:p w:rsidR="00556AF6" w:rsidRPr="003F0B0C" w:rsidRDefault="00556AF6" w:rsidP="00556AF6">
      <w:pPr>
        <w:rPr>
          <w:rFonts w:ascii="宋体" w:eastAsia="宋体" w:hAnsi="宋体"/>
        </w:rPr>
      </w:pPr>
      <w:r w:rsidRPr="003F0B0C">
        <w:rPr>
          <w:rFonts w:ascii="宋体" w:eastAsia="宋体" w:hAnsi="宋体"/>
        </w:rPr>
        <w:t xml:space="preserve">    scanf("%s", s);</w:t>
      </w:r>
    </w:p>
    <w:p w:rsidR="00556AF6" w:rsidRPr="003F0B0C" w:rsidRDefault="00556AF6" w:rsidP="00556AF6">
      <w:pPr>
        <w:rPr>
          <w:rFonts w:ascii="宋体" w:eastAsia="宋体" w:hAnsi="宋体"/>
        </w:rPr>
      </w:pPr>
      <w:r w:rsidRPr="003F0B0C">
        <w:rPr>
          <w:rFonts w:ascii="宋体" w:eastAsia="宋体" w:hAnsi="宋体"/>
        </w:rPr>
        <w:t xml:space="preserve">    int n = strlen(s), now = 0;</w:t>
      </w:r>
    </w:p>
    <w:p w:rsidR="00556AF6" w:rsidRPr="003F0B0C" w:rsidRDefault="00556AF6" w:rsidP="00556AF6">
      <w:pPr>
        <w:rPr>
          <w:rFonts w:ascii="宋体" w:eastAsia="宋体" w:hAnsi="宋体"/>
        </w:rPr>
      </w:pPr>
      <w:r w:rsidRPr="003F0B0C">
        <w:rPr>
          <w:rFonts w:ascii="宋体" w:eastAsia="宋体" w:hAnsi="宋体"/>
        </w:rPr>
        <w:t xml:space="preserve">    for (int i = 0; i &lt; n; ++i) {</w:t>
      </w:r>
    </w:p>
    <w:p w:rsidR="00556AF6" w:rsidRPr="003F0B0C" w:rsidRDefault="00556AF6" w:rsidP="00556AF6">
      <w:pPr>
        <w:rPr>
          <w:rFonts w:ascii="宋体" w:eastAsia="宋体" w:hAnsi="宋体"/>
        </w:rPr>
      </w:pPr>
      <w:r w:rsidRPr="003F0B0C">
        <w:rPr>
          <w:rFonts w:ascii="宋体" w:eastAsia="宋体" w:hAnsi="宋体"/>
        </w:rPr>
        <w:t xml:space="preserve">      if (s[i] == '0') {</w:t>
      </w:r>
    </w:p>
    <w:p w:rsidR="00556AF6" w:rsidRPr="003F0B0C" w:rsidRDefault="00556AF6" w:rsidP="00556AF6">
      <w:pPr>
        <w:rPr>
          <w:rFonts w:ascii="宋体" w:eastAsia="宋体" w:hAnsi="宋体"/>
        </w:rPr>
      </w:pPr>
      <w:r w:rsidRPr="003F0B0C">
        <w:rPr>
          <w:rFonts w:ascii="宋体" w:eastAsia="宋体" w:hAnsi="宋体"/>
        </w:rPr>
        <w:lastRenderedPageBreak/>
        <w:t xml:space="preserve">        now = std::min(now + 1, mods[0]);</w:t>
      </w:r>
    </w:p>
    <w:p w:rsidR="00556AF6" w:rsidRPr="003F0B0C" w:rsidRDefault="00556AF6" w:rsidP="00556AF6">
      <w:pPr>
        <w:rPr>
          <w:rFonts w:ascii="宋体" w:eastAsia="宋体" w:hAnsi="宋体"/>
        </w:rPr>
      </w:pPr>
      <w:r w:rsidRPr="003F0B0C">
        <w:rPr>
          <w:rFonts w:ascii="宋体" w:eastAsia="宋体" w:hAnsi="宋体"/>
        </w:rPr>
        <w:t xml:space="preserve">        for (int j = 0; j &lt; 28; ++j) {</w:t>
      </w:r>
    </w:p>
    <w:p w:rsidR="00556AF6" w:rsidRPr="003F0B0C" w:rsidRDefault="00556AF6" w:rsidP="00556AF6">
      <w:pPr>
        <w:rPr>
          <w:rFonts w:ascii="宋体" w:eastAsia="宋体" w:hAnsi="宋体"/>
        </w:rPr>
      </w:pPr>
      <w:r w:rsidRPr="003F0B0C">
        <w:rPr>
          <w:rFonts w:ascii="宋体" w:eastAsia="宋体" w:hAnsi="宋体"/>
        </w:rPr>
        <w:t xml:space="preserve">          ++ret[j];</w:t>
      </w:r>
    </w:p>
    <w:p w:rsidR="00556AF6" w:rsidRPr="003F0B0C" w:rsidRDefault="00556AF6" w:rsidP="00556AF6">
      <w:pPr>
        <w:rPr>
          <w:rFonts w:ascii="宋体" w:eastAsia="宋体" w:hAnsi="宋体"/>
        </w:rPr>
      </w:pPr>
      <w:r w:rsidRPr="003F0B0C">
        <w:rPr>
          <w:rFonts w:ascii="宋体" w:eastAsia="宋体" w:hAnsi="宋体"/>
        </w:rPr>
        <w:t xml:space="preserve">          if (ret[j] &gt;= mods[j]) ret[j] -= mods[j];</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 else if (s[i] == '1') {</w:t>
      </w:r>
    </w:p>
    <w:p w:rsidR="00556AF6" w:rsidRPr="003F0B0C" w:rsidRDefault="00556AF6" w:rsidP="00556AF6">
      <w:pPr>
        <w:rPr>
          <w:rFonts w:ascii="宋体" w:eastAsia="宋体" w:hAnsi="宋体"/>
        </w:rPr>
      </w:pPr>
      <w:r w:rsidRPr="003F0B0C">
        <w:rPr>
          <w:rFonts w:ascii="宋体" w:eastAsia="宋体" w:hAnsi="宋体"/>
        </w:rPr>
        <w:t xml:space="preserve">        now = std::min(now * 2 + 2, mods[0]);</w:t>
      </w:r>
    </w:p>
    <w:p w:rsidR="00556AF6" w:rsidRPr="003F0B0C" w:rsidRDefault="00556AF6" w:rsidP="00556AF6">
      <w:pPr>
        <w:rPr>
          <w:rFonts w:ascii="宋体" w:eastAsia="宋体" w:hAnsi="宋体"/>
        </w:rPr>
      </w:pPr>
      <w:r w:rsidRPr="003F0B0C">
        <w:rPr>
          <w:rFonts w:ascii="宋体" w:eastAsia="宋体" w:hAnsi="宋体"/>
        </w:rPr>
        <w:t xml:space="preserve">        for (int j = 0; j &lt; 28; ++j) {</w:t>
      </w:r>
    </w:p>
    <w:p w:rsidR="00556AF6" w:rsidRPr="003F0B0C" w:rsidRDefault="00556AF6" w:rsidP="00556AF6">
      <w:pPr>
        <w:rPr>
          <w:rFonts w:ascii="宋体" w:eastAsia="宋体" w:hAnsi="宋体"/>
        </w:rPr>
      </w:pPr>
      <w:r w:rsidRPr="003F0B0C">
        <w:rPr>
          <w:rFonts w:ascii="宋体" w:eastAsia="宋体" w:hAnsi="宋体"/>
        </w:rPr>
        <w:t xml:space="preserve">          ret[j] = ret[j] * 2 + 2;</w:t>
      </w:r>
    </w:p>
    <w:p w:rsidR="00556AF6" w:rsidRPr="003F0B0C" w:rsidRDefault="00556AF6" w:rsidP="00556AF6">
      <w:pPr>
        <w:rPr>
          <w:rFonts w:ascii="宋体" w:eastAsia="宋体" w:hAnsi="宋体"/>
        </w:rPr>
      </w:pPr>
      <w:r w:rsidRPr="003F0B0C">
        <w:rPr>
          <w:rFonts w:ascii="宋体" w:eastAsia="宋体" w:hAnsi="宋体"/>
        </w:rPr>
        <w:t xml:space="preserve">          ret[j] %= mods[j];</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 else if (s[i] == '2') {</w:t>
      </w:r>
    </w:p>
    <w:p w:rsidR="00556AF6" w:rsidRPr="003F0B0C" w:rsidRDefault="00556AF6" w:rsidP="00556AF6">
      <w:pPr>
        <w:rPr>
          <w:rFonts w:ascii="宋体" w:eastAsia="宋体" w:hAnsi="宋体"/>
        </w:rPr>
      </w:pPr>
      <w:r w:rsidRPr="003F0B0C">
        <w:rPr>
          <w:rFonts w:ascii="宋体" w:eastAsia="宋体" w:hAnsi="宋体"/>
        </w:rPr>
        <w:t xml:space="preserve">        // x -&gt; 3 * (2 ^ (x + 1) - 1)</w:t>
      </w:r>
    </w:p>
    <w:p w:rsidR="00556AF6" w:rsidRPr="003F0B0C" w:rsidRDefault="00556AF6" w:rsidP="00556AF6">
      <w:pPr>
        <w:rPr>
          <w:rFonts w:ascii="宋体" w:eastAsia="宋体" w:hAnsi="宋体"/>
        </w:rPr>
      </w:pPr>
      <w:r w:rsidRPr="003F0B0C">
        <w:rPr>
          <w:rFonts w:ascii="宋体" w:eastAsia="宋体" w:hAnsi="宋体"/>
        </w:rPr>
        <w:t xml:space="preserve">        for (int j = 0, e; j &lt; 28; ++j) {</w:t>
      </w:r>
    </w:p>
    <w:p w:rsidR="00556AF6" w:rsidRPr="003F0B0C" w:rsidRDefault="00556AF6" w:rsidP="00556AF6">
      <w:pPr>
        <w:rPr>
          <w:rFonts w:ascii="宋体" w:eastAsia="宋体" w:hAnsi="宋体"/>
        </w:rPr>
      </w:pPr>
      <w:r w:rsidRPr="003F0B0C">
        <w:rPr>
          <w:rFonts w:ascii="宋体" w:eastAsia="宋体" w:hAnsi="宋体"/>
        </w:rPr>
        <w:t xml:space="preserve">          if (now + 1 &lt; mods[j + 1]) e = now + 1;</w:t>
      </w:r>
    </w:p>
    <w:p w:rsidR="00556AF6" w:rsidRPr="003F0B0C" w:rsidRDefault="00556AF6" w:rsidP="00556AF6">
      <w:pPr>
        <w:rPr>
          <w:rFonts w:ascii="宋体" w:eastAsia="宋体" w:hAnsi="宋体"/>
        </w:rPr>
      </w:pPr>
      <w:r w:rsidRPr="003F0B0C">
        <w:rPr>
          <w:rFonts w:ascii="宋体" w:eastAsia="宋体" w:hAnsi="宋体"/>
        </w:rPr>
        <w:t xml:space="preserve">          else e = ret[j + 1] + 1 + mods[j + 1];</w:t>
      </w:r>
    </w:p>
    <w:p w:rsidR="00556AF6" w:rsidRPr="003F0B0C" w:rsidRDefault="00556AF6" w:rsidP="00556AF6">
      <w:pPr>
        <w:rPr>
          <w:rFonts w:ascii="宋体" w:eastAsia="宋体" w:hAnsi="宋体"/>
        </w:rPr>
      </w:pPr>
      <w:r w:rsidRPr="003F0B0C">
        <w:rPr>
          <w:rFonts w:ascii="宋体" w:eastAsia="宋体" w:hAnsi="宋体"/>
        </w:rPr>
        <w:t xml:space="preserve">          if (e &lt; S) ret[j] = 3ll * (p2[j][e] - 1) % mods[j];</w:t>
      </w:r>
    </w:p>
    <w:p w:rsidR="00556AF6" w:rsidRPr="003F0B0C" w:rsidRDefault="00556AF6" w:rsidP="00556AF6">
      <w:pPr>
        <w:rPr>
          <w:rFonts w:ascii="宋体" w:eastAsia="宋体" w:hAnsi="宋体"/>
        </w:rPr>
      </w:pPr>
      <w:r w:rsidRPr="003F0B0C">
        <w:rPr>
          <w:rFonts w:ascii="宋体" w:eastAsia="宋体" w:hAnsi="宋体"/>
        </w:rPr>
        <w:t xml:space="preserve">          else ret[j] = 3 * (pow_mod(2, e, mods[j]) - 1) % mods[j];</w:t>
      </w:r>
    </w:p>
    <w:p w:rsidR="00556AF6" w:rsidRPr="003F0B0C" w:rsidRDefault="00556AF6" w:rsidP="00556AF6">
      <w:pPr>
        <w:rPr>
          <w:rFonts w:ascii="宋体" w:eastAsia="宋体" w:hAnsi="宋体"/>
        </w:rPr>
      </w:pPr>
      <w:r w:rsidRPr="003F0B0C">
        <w:rPr>
          <w:rFonts w:ascii="宋体" w:eastAsia="宋体" w:hAnsi="宋体"/>
        </w:rPr>
        <w:t xml:space="preserve">          if (ret[j] &lt; 0) ret[j] += mods[j];</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if (now &lt;= 30) {</w:t>
      </w:r>
    </w:p>
    <w:p w:rsidR="00556AF6" w:rsidRPr="003F0B0C" w:rsidRDefault="00556AF6" w:rsidP="00556AF6">
      <w:pPr>
        <w:rPr>
          <w:rFonts w:ascii="宋体" w:eastAsia="宋体" w:hAnsi="宋体"/>
        </w:rPr>
      </w:pPr>
      <w:r w:rsidRPr="003F0B0C">
        <w:rPr>
          <w:rFonts w:ascii="宋体" w:eastAsia="宋体" w:hAnsi="宋体"/>
        </w:rPr>
        <w:t xml:space="preserve">          now = std::min&lt;long long&gt;(mods[0], (3ll &lt;&lt; (now + 1)) - 3);</w:t>
      </w:r>
    </w:p>
    <w:p w:rsidR="00556AF6" w:rsidRPr="003F0B0C" w:rsidRDefault="00556AF6" w:rsidP="00556AF6">
      <w:pPr>
        <w:rPr>
          <w:rFonts w:ascii="宋体" w:eastAsia="宋体" w:hAnsi="宋体"/>
        </w:rPr>
      </w:pPr>
      <w:r w:rsidRPr="003F0B0C">
        <w:rPr>
          <w:rFonts w:ascii="宋体" w:eastAsia="宋体" w:hAnsi="宋体"/>
        </w:rPr>
        <w:t xml:space="preserve">        } else {</w:t>
      </w:r>
    </w:p>
    <w:p w:rsidR="00556AF6" w:rsidRPr="003F0B0C" w:rsidRDefault="00556AF6" w:rsidP="00556AF6">
      <w:pPr>
        <w:rPr>
          <w:rFonts w:ascii="宋体" w:eastAsia="宋体" w:hAnsi="宋体"/>
        </w:rPr>
      </w:pPr>
      <w:r w:rsidRPr="003F0B0C">
        <w:rPr>
          <w:rFonts w:ascii="宋体" w:eastAsia="宋体" w:hAnsi="宋体"/>
        </w:rPr>
        <w:t xml:space="preserve">          now = mods[0];</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printf("%d\n", ret[0]);</w:t>
      </w:r>
    </w:p>
    <w:p w:rsidR="00556AF6" w:rsidRPr="003F0B0C" w:rsidRDefault="00556AF6" w:rsidP="00556AF6">
      <w:pPr>
        <w:rPr>
          <w:rFonts w:ascii="宋体" w:eastAsia="宋体" w:hAnsi="宋体"/>
        </w:rPr>
      </w:pPr>
      <w:r w:rsidRPr="003F0B0C">
        <w:rPr>
          <w:rFonts w:ascii="宋体" w:eastAsia="宋体" w:hAnsi="宋体"/>
        </w:rPr>
        <w:t xml:space="preserve">  }</w:t>
      </w:r>
    </w:p>
    <w:p w:rsidR="00556AF6" w:rsidRPr="003F0B0C" w:rsidRDefault="00556AF6" w:rsidP="00556AF6">
      <w:pPr>
        <w:rPr>
          <w:rFonts w:ascii="宋体" w:eastAsia="宋体" w:hAnsi="宋体"/>
        </w:rPr>
      </w:pPr>
      <w:r w:rsidRPr="003F0B0C">
        <w:rPr>
          <w:rFonts w:ascii="宋体" w:eastAsia="宋体" w:hAnsi="宋体"/>
        </w:rPr>
        <w:t xml:space="preserve">  return 0;</w:t>
      </w:r>
    </w:p>
    <w:p w:rsidR="00556AF6" w:rsidRPr="003F0B0C" w:rsidRDefault="00556AF6" w:rsidP="00556AF6">
      <w:pPr>
        <w:rPr>
          <w:rFonts w:ascii="宋体" w:eastAsia="宋体" w:hAnsi="宋体"/>
        </w:rPr>
      </w:pPr>
      <w:r w:rsidRPr="003F0B0C">
        <w:rPr>
          <w:rFonts w:ascii="宋体" w:eastAsia="宋体" w:hAnsi="宋体"/>
        </w:rPr>
        <w:t>}</w:t>
      </w:r>
    </w:p>
    <w:p w:rsidR="00420065" w:rsidRPr="003F0B0C" w:rsidRDefault="00F4133E" w:rsidP="0035239B">
      <w:pPr>
        <w:pStyle w:val="3"/>
        <w:rPr>
          <w:rFonts w:ascii="宋体" w:eastAsia="宋体" w:hAnsi="宋体"/>
          <w:b w:val="0"/>
        </w:rPr>
      </w:pPr>
      <w:bookmarkStart w:id="167" w:name="_Toc521431860"/>
      <w:r w:rsidRPr="003F0B0C">
        <w:rPr>
          <w:rFonts w:ascii="宋体" w:eastAsia="宋体" w:hAnsi="宋体" w:hint="eastAsia"/>
          <w:b w:val="0"/>
        </w:rPr>
        <w:t>铜牌题-前置：</w:t>
      </w:r>
      <w:r w:rsidR="00740BAF" w:rsidRPr="003F0B0C">
        <w:rPr>
          <w:rFonts w:ascii="宋体" w:eastAsia="宋体" w:hAnsi="宋体" w:hint="eastAsia"/>
          <w:b w:val="0"/>
        </w:rPr>
        <w:t>凸包</w:t>
      </w:r>
      <w:bookmarkEnd w:id="167"/>
    </w:p>
    <w:p w:rsidR="00420065" w:rsidRPr="003F0B0C" w:rsidRDefault="00420065" w:rsidP="00556AF6">
      <w:pPr>
        <w:rPr>
          <w:rFonts w:ascii="宋体" w:eastAsia="宋体" w:hAnsi="宋体"/>
        </w:rPr>
      </w:pPr>
      <w:r w:rsidRPr="003F0B0C">
        <w:rPr>
          <w:rFonts w:ascii="宋体" w:eastAsia="宋体" w:hAnsi="宋体" w:hint="eastAsia"/>
        </w:rPr>
        <w:t>2018杭电暑期多校3</w:t>
      </w:r>
      <w:r w:rsidRPr="003F0B0C">
        <w:rPr>
          <w:rFonts w:ascii="宋体" w:eastAsia="宋体" w:hAnsi="宋体"/>
        </w:rPr>
        <w:t>G</w:t>
      </w:r>
      <w:r w:rsidRPr="003F0B0C">
        <w:rPr>
          <w:rFonts w:ascii="宋体" w:eastAsia="宋体" w:hAnsi="宋体" w:hint="eastAsia"/>
        </w:rPr>
        <w:t>-</w:t>
      </w:r>
      <w:r w:rsidRPr="003F0B0C">
        <w:rPr>
          <w:rFonts w:ascii="宋体" w:eastAsia="宋体" w:hAnsi="宋体"/>
        </w:rPr>
        <w:t>HDU6325</w:t>
      </w:r>
      <w:r w:rsidRPr="003F0B0C">
        <w:rPr>
          <w:rFonts w:ascii="宋体" w:eastAsia="宋体" w:hAnsi="宋体" w:hint="eastAsia"/>
        </w:rPr>
        <w:t>-</w:t>
      </w:r>
      <w:r w:rsidRPr="003F0B0C">
        <w:rPr>
          <w:rFonts w:ascii="宋体" w:eastAsia="宋体" w:hAnsi="宋体"/>
        </w:rPr>
        <w:t>Instellar Travel</w:t>
      </w:r>
    </w:p>
    <w:p w:rsidR="0035239B" w:rsidRPr="003F0B0C" w:rsidRDefault="0035239B" w:rsidP="00556AF6">
      <w:pPr>
        <w:rPr>
          <w:rFonts w:ascii="宋体" w:eastAsia="宋体" w:hAnsi="宋体"/>
        </w:rPr>
      </w:pPr>
      <w:r w:rsidRPr="003F0B0C">
        <w:rPr>
          <w:rFonts w:ascii="宋体" w:eastAsia="宋体" w:hAnsi="宋体" w:hint="eastAsia"/>
        </w:rPr>
        <w:t>【题意】</w:t>
      </w:r>
    </w:p>
    <w:p w:rsidR="0035239B" w:rsidRPr="003F0B0C" w:rsidRDefault="0035239B" w:rsidP="00556AF6">
      <w:pPr>
        <w:rPr>
          <w:rFonts w:ascii="宋体" w:eastAsia="宋体" w:hAnsi="宋体"/>
        </w:rPr>
      </w:pPr>
      <w:r w:rsidRPr="003F0B0C">
        <w:rPr>
          <w:rFonts w:ascii="宋体" w:eastAsia="宋体" w:hAnsi="宋体" w:hint="eastAsia"/>
        </w:rPr>
        <w:t>【TAG】计算几何 凸壳</w:t>
      </w:r>
    </w:p>
    <w:p w:rsidR="0035239B" w:rsidRPr="003F0B0C" w:rsidRDefault="0035239B" w:rsidP="00556AF6">
      <w:pPr>
        <w:rPr>
          <w:rFonts w:ascii="宋体" w:eastAsia="宋体" w:hAnsi="宋体"/>
        </w:rPr>
      </w:pPr>
      <w:r w:rsidRPr="003F0B0C">
        <w:rPr>
          <w:rFonts w:ascii="宋体" w:eastAsia="宋体" w:hAnsi="宋体" w:hint="eastAsia"/>
        </w:rPr>
        <w:t>【题解】</w:t>
      </w:r>
    </w:p>
    <w:p w:rsidR="0035239B" w:rsidRPr="003F0B0C" w:rsidRDefault="0035239B" w:rsidP="00556AF6">
      <w:pPr>
        <w:rPr>
          <w:rFonts w:ascii="宋体" w:eastAsia="宋体" w:hAnsi="宋体"/>
        </w:rPr>
      </w:pPr>
      <w:r w:rsidRPr="003F0B0C">
        <w:rPr>
          <w:rFonts w:ascii="宋体" w:eastAsia="宋体" w:hAnsi="宋体" w:hint="eastAsia"/>
        </w:rPr>
        <w:t>【代码】</w:t>
      </w:r>
    </w:p>
    <w:p w:rsidR="00BB51E3" w:rsidRPr="003F0B0C" w:rsidRDefault="00141DCC" w:rsidP="00BB51E3">
      <w:pPr>
        <w:pStyle w:val="3"/>
        <w:rPr>
          <w:rFonts w:ascii="宋体" w:eastAsia="宋体" w:hAnsi="宋体"/>
          <w:b w:val="0"/>
        </w:rPr>
      </w:pPr>
      <w:bookmarkStart w:id="168" w:name="_Toc521431861"/>
      <w:r w:rsidRPr="003F0B0C">
        <w:rPr>
          <w:rFonts w:ascii="宋体" w:eastAsia="宋体" w:hAnsi="宋体" w:hint="eastAsia"/>
          <w:b w:val="0"/>
        </w:rPr>
        <w:t>（队友AC）</w:t>
      </w:r>
      <w:r w:rsidR="00BB51E3" w:rsidRPr="003F0B0C">
        <w:rPr>
          <w:rFonts w:ascii="宋体" w:eastAsia="宋体" w:hAnsi="宋体" w:hint="eastAsia"/>
          <w:b w:val="0"/>
        </w:rPr>
        <w:t>签到题-</w:t>
      </w:r>
      <w:r w:rsidR="00B305CF" w:rsidRPr="003F0B0C">
        <w:rPr>
          <w:rFonts w:ascii="宋体" w:eastAsia="宋体" w:hAnsi="宋体" w:hint="eastAsia"/>
          <w:b w:val="0"/>
        </w:rPr>
        <w:t>前置：</w:t>
      </w:r>
      <w:r w:rsidR="0035239B" w:rsidRPr="003F0B0C">
        <w:rPr>
          <w:rFonts w:ascii="宋体" w:eastAsia="宋体" w:hAnsi="宋体" w:hint="eastAsia"/>
          <w:b w:val="0"/>
        </w:rPr>
        <w:t>无</w:t>
      </w:r>
      <w:bookmarkEnd w:id="168"/>
    </w:p>
    <w:p w:rsidR="00BB51E3" w:rsidRPr="003F0B0C" w:rsidRDefault="00BB51E3" w:rsidP="00BB51E3">
      <w:pPr>
        <w:rPr>
          <w:rFonts w:ascii="宋体" w:eastAsia="宋体" w:hAnsi="宋体"/>
        </w:rPr>
      </w:pPr>
      <w:r w:rsidRPr="003F0B0C">
        <w:rPr>
          <w:rFonts w:ascii="宋体" w:eastAsia="宋体" w:hAnsi="宋体" w:hint="eastAsia"/>
        </w:rPr>
        <w:t>2018杭电暑期多校3</w:t>
      </w:r>
      <w:r w:rsidRPr="003F0B0C">
        <w:rPr>
          <w:rFonts w:ascii="宋体" w:eastAsia="宋体" w:hAnsi="宋体"/>
        </w:rPr>
        <w:t>F</w:t>
      </w:r>
      <w:r w:rsidRPr="003F0B0C">
        <w:rPr>
          <w:rFonts w:ascii="宋体" w:eastAsia="宋体" w:hAnsi="宋体" w:hint="eastAsia"/>
        </w:rPr>
        <w:t>-</w:t>
      </w:r>
      <w:r w:rsidRPr="003F0B0C">
        <w:rPr>
          <w:rFonts w:ascii="宋体" w:eastAsia="宋体" w:hAnsi="宋体"/>
        </w:rPr>
        <w:t>Grab The Tree-HDU6324</w:t>
      </w:r>
    </w:p>
    <w:p w:rsidR="00BB51E3" w:rsidRPr="003F0B0C" w:rsidRDefault="00BB51E3" w:rsidP="00BB51E3">
      <w:pPr>
        <w:rPr>
          <w:rFonts w:ascii="宋体" w:eastAsia="宋体" w:hAnsi="宋体"/>
        </w:rPr>
      </w:pPr>
      <w:r w:rsidRPr="003F0B0C">
        <w:rPr>
          <w:rFonts w:ascii="宋体" w:eastAsia="宋体" w:hAnsi="宋体" w:hint="eastAsia"/>
        </w:rPr>
        <w:lastRenderedPageBreak/>
        <w:t>【题意】</w:t>
      </w:r>
    </w:p>
    <w:p w:rsidR="00141DCC" w:rsidRPr="003F0B0C" w:rsidRDefault="00141DCC" w:rsidP="00BB51E3">
      <w:pPr>
        <w:rPr>
          <w:rFonts w:ascii="宋体" w:eastAsia="宋体" w:hAnsi="宋体"/>
        </w:rPr>
      </w:pPr>
      <w:r w:rsidRPr="003F0B0C">
        <w:rPr>
          <w:rFonts w:ascii="宋体" w:eastAsia="宋体" w:hAnsi="宋体" w:hint="eastAsia"/>
        </w:rPr>
        <w:t>【TAG】异或 二进制 博弈</w:t>
      </w:r>
    </w:p>
    <w:p w:rsidR="00BB51E3" w:rsidRPr="003F0B0C" w:rsidRDefault="00BB51E3" w:rsidP="00BB51E3">
      <w:pPr>
        <w:rPr>
          <w:rFonts w:ascii="宋体" w:eastAsia="宋体" w:hAnsi="宋体"/>
        </w:rPr>
      </w:pPr>
      <w:r w:rsidRPr="003F0B0C">
        <w:rPr>
          <w:rFonts w:ascii="宋体" w:eastAsia="宋体" w:hAnsi="宋体" w:hint="eastAsia"/>
        </w:rPr>
        <w:t>【题解】</w:t>
      </w:r>
    </w:p>
    <w:p w:rsidR="00BB51E3" w:rsidRPr="003F0B0C" w:rsidRDefault="00BB51E3" w:rsidP="00BB51E3">
      <w:pPr>
        <w:rPr>
          <w:rFonts w:ascii="宋体" w:eastAsia="宋体" w:hAnsi="宋体"/>
        </w:rPr>
      </w:pPr>
      <w:r w:rsidRPr="003F0B0C">
        <w:rPr>
          <w:rFonts w:ascii="宋体" w:eastAsia="宋体" w:hAnsi="宋体" w:hint="eastAsia"/>
        </w:rPr>
        <w:t>【代码】</w:t>
      </w:r>
    </w:p>
    <w:p w:rsidR="00BB51E3" w:rsidRPr="003F0B0C" w:rsidRDefault="00141DCC" w:rsidP="00BB51E3">
      <w:pPr>
        <w:pStyle w:val="3"/>
        <w:rPr>
          <w:rFonts w:ascii="宋体" w:eastAsia="宋体" w:hAnsi="宋体"/>
          <w:b w:val="0"/>
        </w:rPr>
      </w:pPr>
      <w:bookmarkStart w:id="169" w:name="_Toc521431862"/>
      <w:r w:rsidRPr="003F0B0C">
        <w:rPr>
          <w:rFonts w:ascii="宋体" w:eastAsia="宋体" w:hAnsi="宋体" w:hint="eastAsia"/>
          <w:b w:val="0"/>
        </w:rPr>
        <w:t>（队友AC）</w:t>
      </w:r>
      <w:r w:rsidR="00BB51E3" w:rsidRPr="003F0B0C">
        <w:rPr>
          <w:rFonts w:ascii="宋体" w:eastAsia="宋体" w:hAnsi="宋体" w:hint="eastAsia"/>
          <w:b w:val="0"/>
        </w:rPr>
        <w:t>签到题-</w:t>
      </w:r>
      <w:r w:rsidR="00B305CF" w:rsidRPr="003F0B0C">
        <w:rPr>
          <w:rFonts w:ascii="宋体" w:eastAsia="宋体" w:hAnsi="宋体" w:hint="eastAsia"/>
          <w:b w:val="0"/>
        </w:rPr>
        <w:t>前置：</w:t>
      </w:r>
      <w:r w:rsidR="0035239B" w:rsidRPr="003F0B0C">
        <w:rPr>
          <w:rFonts w:ascii="宋体" w:eastAsia="宋体" w:hAnsi="宋体" w:hint="eastAsia"/>
          <w:b w:val="0"/>
        </w:rPr>
        <w:t>无</w:t>
      </w:r>
      <w:bookmarkEnd w:id="169"/>
    </w:p>
    <w:p w:rsidR="00BB51E3" w:rsidRPr="003F0B0C" w:rsidRDefault="00BB51E3" w:rsidP="00BB51E3">
      <w:pPr>
        <w:rPr>
          <w:rFonts w:ascii="宋体" w:eastAsia="宋体" w:hAnsi="宋体"/>
        </w:rPr>
      </w:pPr>
      <w:r w:rsidRPr="003F0B0C">
        <w:rPr>
          <w:rFonts w:ascii="宋体" w:eastAsia="宋体" w:hAnsi="宋体" w:hint="eastAsia"/>
        </w:rPr>
        <w:t>2018杭电暑期多校3</w:t>
      </w:r>
      <w:r w:rsidRPr="003F0B0C">
        <w:rPr>
          <w:rFonts w:ascii="宋体" w:eastAsia="宋体" w:hAnsi="宋体"/>
        </w:rPr>
        <w:t>D</w:t>
      </w:r>
      <w:r w:rsidRPr="003F0B0C">
        <w:rPr>
          <w:rFonts w:ascii="宋体" w:eastAsia="宋体" w:hAnsi="宋体" w:hint="eastAsia"/>
        </w:rPr>
        <w:t>-</w:t>
      </w:r>
      <w:r w:rsidRPr="003F0B0C">
        <w:rPr>
          <w:rFonts w:ascii="宋体" w:eastAsia="宋体" w:hAnsi="宋体"/>
        </w:rPr>
        <w:t>HDU6322</w:t>
      </w:r>
      <w:r w:rsidRPr="003F0B0C">
        <w:rPr>
          <w:rFonts w:ascii="宋体" w:eastAsia="宋体" w:hAnsi="宋体" w:hint="eastAsia"/>
        </w:rPr>
        <w:t>-</w:t>
      </w:r>
      <w:r w:rsidRPr="003F0B0C">
        <w:rPr>
          <w:rFonts w:ascii="宋体" w:eastAsia="宋体" w:hAnsi="宋体"/>
        </w:rPr>
        <w:t>Euler Function</w:t>
      </w:r>
    </w:p>
    <w:p w:rsidR="00BB51E3" w:rsidRPr="003F0B0C" w:rsidRDefault="00BB51E3" w:rsidP="00BB51E3">
      <w:pPr>
        <w:rPr>
          <w:rFonts w:ascii="宋体" w:eastAsia="宋体" w:hAnsi="宋体"/>
        </w:rPr>
      </w:pPr>
      <w:r w:rsidRPr="003F0B0C">
        <w:rPr>
          <w:rFonts w:ascii="宋体" w:eastAsia="宋体" w:hAnsi="宋体" w:hint="eastAsia"/>
        </w:rPr>
        <w:t>【题意】</w:t>
      </w:r>
    </w:p>
    <w:p w:rsidR="00141DCC" w:rsidRPr="003F0B0C" w:rsidRDefault="00141DCC" w:rsidP="00BB51E3">
      <w:pPr>
        <w:rPr>
          <w:rFonts w:ascii="宋体" w:eastAsia="宋体" w:hAnsi="宋体"/>
        </w:rPr>
      </w:pPr>
      <w:r w:rsidRPr="003F0B0C">
        <w:rPr>
          <w:rFonts w:ascii="宋体" w:eastAsia="宋体" w:hAnsi="宋体" w:hint="eastAsia"/>
        </w:rPr>
        <w:t>【TAG】数论 欧拉函数</w:t>
      </w:r>
    </w:p>
    <w:p w:rsidR="00BB51E3" w:rsidRPr="003F0B0C" w:rsidRDefault="00BB51E3" w:rsidP="00BB51E3">
      <w:pPr>
        <w:rPr>
          <w:rFonts w:ascii="宋体" w:eastAsia="宋体" w:hAnsi="宋体"/>
        </w:rPr>
      </w:pPr>
      <w:r w:rsidRPr="003F0B0C">
        <w:rPr>
          <w:rFonts w:ascii="宋体" w:eastAsia="宋体" w:hAnsi="宋体" w:hint="eastAsia"/>
        </w:rPr>
        <w:t>【题解】</w:t>
      </w:r>
    </w:p>
    <w:p w:rsidR="00556AF6" w:rsidRPr="003F0B0C" w:rsidRDefault="00BB51E3" w:rsidP="00556AF6">
      <w:pPr>
        <w:rPr>
          <w:rFonts w:ascii="宋体" w:eastAsia="宋体" w:hAnsi="宋体"/>
        </w:rPr>
      </w:pPr>
      <w:r w:rsidRPr="003F0B0C">
        <w:rPr>
          <w:rFonts w:ascii="宋体" w:eastAsia="宋体" w:hAnsi="宋体" w:hint="eastAsia"/>
        </w:rPr>
        <w:t>【代码】</w:t>
      </w:r>
    </w:p>
    <w:p w:rsidR="00141DCC" w:rsidRPr="003F0B0C" w:rsidRDefault="00141DCC" w:rsidP="00141DCC">
      <w:pPr>
        <w:pStyle w:val="3"/>
        <w:rPr>
          <w:rFonts w:ascii="宋体" w:eastAsia="宋体" w:hAnsi="宋体"/>
          <w:b w:val="0"/>
        </w:rPr>
      </w:pPr>
      <w:bookmarkStart w:id="170" w:name="_Toc521431863"/>
      <w:r w:rsidRPr="003F0B0C">
        <w:rPr>
          <w:rFonts w:ascii="宋体" w:eastAsia="宋体" w:hAnsi="宋体" w:hint="eastAsia"/>
          <w:b w:val="0"/>
        </w:rPr>
        <w:t>（队友AC）签到题-前置：无</w:t>
      </w:r>
      <w:bookmarkEnd w:id="170"/>
    </w:p>
    <w:p w:rsidR="00141DCC" w:rsidRPr="003F0B0C" w:rsidRDefault="00141DCC" w:rsidP="00556AF6">
      <w:pPr>
        <w:rPr>
          <w:rFonts w:ascii="宋体" w:eastAsia="宋体" w:hAnsi="宋体"/>
        </w:rPr>
      </w:pPr>
      <w:r w:rsidRPr="003F0B0C">
        <w:rPr>
          <w:rFonts w:ascii="宋体" w:eastAsia="宋体" w:hAnsi="宋体"/>
        </w:rPr>
        <w:t>2018</w:t>
      </w:r>
      <w:r w:rsidRPr="003F0B0C">
        <w:rPr>
          <w:rFonts w:ascii="宋体" w:eastAsia="宋体" w:hAnsi="宋体" w:hint="eastAsia"/>
        </w:rPr>
        <w:t>杭电</w:t>
      </w:r>
      <w:r w:rsidRPr="003F0B0C">
        <w:rPr>
          <w:rFonts w:ascii="宋体" w:eastAsia="宋体" w:hAnsi="宋体"/>
        </w:rPr>
        <w:t>暑期多校</w:t>
      </w:r>
      <w:r w:rsidRPr="003F0B0C">
        <w:rPr>
          <w:rFonts w:ascii="宋体" w:eastAsia="宋体" w:hAnsi="宋体" w:hint="eastAsia"/>
        </w:rPr>
        <w:t>4</w:t>
      </w:r>
      <w:r w:rsidRPr="003F0B0C">
        <w:rPr>
          <w:rFonts w:ascii="宋体" w:eastAsia="宋体" w:hAnsi="宋体"/>
        </w:rPr>
        <w:t>L</w:t>
      </w:r>
      <w:r w:rsidRPr="003F0B0C">
        <w:rPr>
          <w:rFonts w:ascii="宋体" w:eastAsia="宋体" w:hAnsi="宋体" w:hint="eastAsia"/>
        </w:rPr>
        <w:t>-</w:t>
      </w:r>
      <w:r w:rsidRPr="003F0B0C">
        <w:rPr>
          <w:rFonts w:ascii="宋体" w:eastAsia="宋体" w:hAnsi="宋体"/>
        </w:rPr>
        <w:t>HDU6343</w:t>
      </w:r>
      <w:r w:rsidRPr="003F0B0C">
        <w:rPr>
          <w:rFonts w:ascii="宋体" w:eastAsia="宋体" w:hAnsi="宋体" w:hint="eastAsia"/>
        </w:rPr>
        <w:t>-</w:t>
      </w:r>
      <w:r w:rsidRPr="003F0B0C">
        <w:rPr>
          <w:rFonts w:ascii="宋体" w:eastAsia="宋体" w:hAnsi="宋体"/>
        </w:rPr>
        <w:t>Graph Theory Homework</w:t>
      </w:r>
    </w:p>
    <w:p w:rsidR="00141DCC" w:rsidRPr="003F0B0C" w:rsidRDefault="00141DCC" w:rsidP="00556AF6">
      <w:pPr>
        <w:rPr>
          <w:rFonts w:ascii="宋体" w:eastAsia="宋体" w:hAnsi="宋体"/>
        </w:rPr>
      </w:pPr>
      <w:r w:rsidRPr="003F0B0C">
        <w:rPr>
          <w:rFonts w:ascii="宋体" w:eastAsia="宋体" w:hAnsi="宋体" w:hint="eastAsia"/>
        </w:rPr>
        <w:t>【题意】</w:t>
      </w:r>
    </w:p>
    <w:p w:rsidR="00141DCC" w:rsidRPr="003F0B0C" w:rsidRDefault="00141DCC" w:rsidP="00556AF6">
      <w:pPr>
        <w:rPr>
          <w:rFonts w:ascii="宋体" w:eastAsia="宋体" w:hAnsi="宋体"/>
        </w:rPr>
      </w:pPr>
      <w:r w:rsidRPr="003F0B0C">
        <w:rPr>
          <w:rFonts w:ascii="宋体" w:eastAsia="宋体" w:hAnsi="宋体" w:hint="eastAsia"/>
        </w:rPr>
        <w:t>【TAG】数学 最短路</w:t>
      </w:r>
      <w:r w:rsidR="00FF7930" w:rsidRPr="003F0B0C">
        <w:rPr>
          <w:rFonts w:ascii="宋体" w:eastAsia="宋体" w:hAnsi="宋体" w:hint="eastAsia"/>
        </w:rPr>
        <w:t xml:space="preserve"> 签到题</w:t>
      </w:r>
    </w:p>
    <w:p w:rsidR="00141DCC" w:rsidRPr="003F0B0C" w:rsidRDefault="00141DCC" w:rsidP="00556AF6">
      <w:pPr>
        <w:rPr>
          <w:rFonts w:ascii="宋体" w:eastAsia="宋体" w:hAnsi="宋体"/>
        </w:rPr>
      </w:pPr>
      <w:r w:rsidRPr="003F0B0C">
        <w:rPr>
          <w:rFonts w:ascii="宋体" w:eastAsia="宋体" w:hAnsi="宋体" w:hint="eastAsia"/>
        </w:rPr>
        <w:t>【题解】</w:t>
      </w:r>
    </w:p>
    <w:p w:rsidR="00141DCC" w:rsidRPr="003F0B0C" w:rsidRDefault="00141DCC" w:rsidP="00556AF6">
      <w:pPr>
        <w:rPr>
          <w:rFonts w:ascii="宋体" w:eastAsia="宋体" w:hAnsi="宋体"/>
        </w:rPr>
      </w:pPr>
      <w:r w:rsidRPr="003F0B0C">
        <w:rPr>
          <w:rFonts w:ascii="宋体" w:eastAsia="宋体" w:hAnsi="宋体" w:hint="eastAsia"/>
        </w:rPr>
        <w:t>【代码】</w:t>
      </w:r>
    </w:p>
    <w:p w:rsidR="00FF7930" w:rsidRPr="003F0B0C" w:rsidRDefault="00FF7930" w:rsidP="00FF7930">
      <w:pPr>
        <w:pStyle w:val="3"/>
        <w:rPr>
          <w:rFonts w:ascii="宋体" w:eastAsia="宋体" w:hAnsi="宋体"/>
          <w:b w:val="0"/>
        </w:rPr>
      </w:pPr>
      <w:bookmarkStart w:id="171" w:name="_Toc521431864"/>
      <w:r w:rsidRPr="003F0B0C">
        <w:rPr>
          <w:rFonts w:ascii="宋体" w:eastAsia="宋体" w:hAnsi="宋体" w:hint="eastAsia"/>
          <w:b w:val="0"/>
        </w:rPr>
        <w:t>（队友AC）签到题-前置：无</w:t>
      </w:r>
      <w:bookmarkEnd w:id="171"/>
    </w:p>
    <w:p w:rsidR="00FF7930" w:rsidRPr="003F0B0C" w:rsidRDefault="00FF7930" w:rsidP="00556AF6">
      <w:pPr>
        <w:rPr>
          <w:rFonts w:ascii="宋体" w:eastAsia="宋体" w:hAnsi="宋体"/>
        </w:rPr>
      </w:pPr>
      <w:r w:rsidRPr="003F0B0C">
        <w:rPr>
          <w:rFonts w:ascii="宋体" w:eastAsia="宋体" w:hAnsi="宋体" w:hint="eastAsia"/>
        </w:rPr>
        <w:t>2018杭电暑期多校2J-</w:t>
      </w:r>
      <w:r w:rsidRPr="003F0B0C">
        <w:rPr>
          <w:rFonts w:ascii="宋体" w:eastAsia="宋体" w:hAnsi="宋体"/>
        </w:rPr>
        <w:t>HDU6318</w:t>
      </w:r>
      <w:r w:rsidRPr="003F0B0C">
        <w:rPr>
          <w:rFonts w:ascii="宋体" w:eastAsia="宋体" w:hAnsi="宋体" w:hint="eastAsia"/>
        </w:rPr>
        <w:t>-</w:t>
      </w:r>
      <w:r w:rsidRPr="003F0B0C">
        <w:rPr>
          <w:rFonts w:ascii="宋体" w:eastAsia="宋体" w:hAnsi="宋体"/>
        </w:rPr>
        <w:t>Swaps and Inversions</w:t>
      </w:r>
    </w:p>
    <w:p w:rsidR="00FF7930" w:rsidRPr="003F0B0C" w:rsidRDefault="00FF7930" w:rsidP="00556AF6">
      <w:pPr>
        <w:rPr>
          <w:rFonts w:ascii="宋体" w:eastAsia="宋体" w:hAnsi="宋体"/>
        </w:rPr>
      </w:pPr>
      <w:r w:rsidRPr="003F0B0C">
        <w:rPr>
          <w:rFonts w:ascii="宋体" w:eastAsia="宋体" w:hAnsi="宋体" w:hint="eastAsia"/>
        </w:rPr>
        <w:t>【题意】</w:t>
      </w:r>
    </w:p>
    <w:p w:rsidR="00FF7930" w:rsidRPr="003F0B0C" w:rsidRDefault="00FF7930" w:rsidP="00556AF6">
      <w:pPr>
        <w:rPr>
          <w:rFonts w:ascii="宋体" w:eastAsia="宋体" w:hAnsi="宋体"/>
        </w:rPr>
      </w:pPr>
      <w:r w:rsidRPr="003F0B0C">
        <w:rPr>
          <w:rFonts w:ascii="宋体" w:eastAsia="宋体" w:hAnsi="宋体" w:hint="eastAsia"/>
        </w:rPr>
        <w:t>【TAG】逆序对 签到题</w:t>
      </w:r>
    </w:p>
    <w:p w:rsidR="00FF7930" w:rsidRPr="003F0B0C" w:rsidRDefault="00FF7930" w:rsidP="00556AF6">
      <w:pPr>
        <w:rPr>
          <w:rFonts w:ascii="宋体" w:eastAsia="宋体" w:hAnsi="宋体"/>
        </w:rPr>
      </w:pPr>
      <w:r w:rsidRPr="003F0B0C">
        <w:rPr>
          <w:rFonts w:ascii="宋体" w:eastAsia="宋体" w:hAnsi="宋体" w:hint="eastAsia"/>
        </w:rPr>
        <w:t>【题解】</w:t>
      </w:r>
    </w:p>
    <w:p w:rsidR="00FF7930" w:rsidRPr="003F0B0C" w:rsidRDefault="00FF7930" w:rsidP="00556AF6">
      <w:pPr>
        <w:rPr>
          <w:rFonts w:ascii="宋体" w:eastAsia="宋体" w:hAnsi="宋体"/>
        </w:rPr>
      </w:pPr>
      <w:r w:rsidRPr="003F0B0C">
        <w:rPr>
          <w:rFonts w:ascii="宋体" w:eastAsia="宋体" w:hAnsi="宋体" w:hint="eastAsia"/>
        </w:rPr>
        <w:t>【代码】</w:t>
      </w:r>
    </w:p>
    <w:p w:rsidR="00201025" w:rsidRPr="003F0B0C" w:rsidRDefault="00201025" w:rsidP="00201025">
      <w:pPr>
        <w:pStyle w:val="3"/>
        <w:rPr>
          <w:rFonts w:ascii="宋体" w:eastAsia="宋体" w:hAnsi="宋体"/>
          <w:b w:val="0"/>
        </w:rPr>
      </w:pPr>
      <w:bookmarkStart w:id="172" w:name="_Toc521431865"/>
      <w:r w:rsidRPr="003F0B0C">
        <w:rPr>
          <w:rFonts w:ascii="宋体" w:eastAsia="宋体" w:hAnsi="宋体" w:hint="eastAsia"/>
          <w:b w:val="0"/>
        </w:rPr>
        <w:t>（队友AC）签到题-前置：无</w:t>
      </w:r>
      <w:bookmarkEnd w:id="172"/>
    </w:p>
    <w:p w:rsidR="00201025" w:rsidRPr="003F0B0C" w:rsidRDefault="00201025" w:rsidP="00556AF6">
      <w:pPr>
        <w:rPr>
          <w:rFonts w:ascii="宋体" w:eastAsia="宋体" w:hAnsi="宋体"/>
        </w:rPr>
      </w:pPr>
      <w:r w:rsidRPr="003F0B0C">
        <w:rPr>
          <w:rFonts w:ascii="宋体" w:eastAsia="宋体" w:hAnsi="宋体" w:hint="eastAsia"/>
        </w:rPr>
        <w:t>2018杭电暑期多校1A-</w:t>
      </w:r>
      <w:r w:rsidRPr="003F0B0C">
        <w:rPr>
          <w:rFonts w:ascii="宋体" w:eastAsia="宋体" w:hAnsi="宋体"/>
        </w:rPr>
        <w:t>HDU6298</w:t>
      </w:r>
      <w:r w:rsidRPr="003F0B0C">
        <w:rPr>
          <w:rFonts w:ascii="宋体" w:eastAsia="宋体" w:hAnsi="宋体" w:hint="eastAsia"/>
        </w:rPr>
        <w:t>-</w:t>
      </w:r>
      <w:r w:rsidRPr="003F0B0C">
        <w:rPr>
          <w:rFonts w:ascii="宋体" w:eastAsia="宋体" w:hAnsi="宋体"/>
        </w:rPr>
        <w:t>Maximum Multiple</w:t>
      </w:r>
    </w:p>
    <w:p w:rsidR="00201025" w:rsidRPr="003F0B0C" w:rsidRDefault="00201025" w:rsidP="00556AF6">
      <w:pPr>
        <w:rPr>
          <w:rFonts w:ascii="宋体" w:eastAsia="宋体" w:hAnsi="宋体"/>
        </w:rPr>
      </w:pPr>
      <w:r w:rsidRPr="003F0B0C">
        <w:rPr>
          <w:rFonts w:ascii="宋体" w:eastAsia="宋体" w:hAnsi="宋体" w:hint="eastAsia"/>
        </w:rPr>
        <w:t>【题意】</w:t>
      </w:r>
    </w:p>
    <w:p w:rsidR="00201025" w:rsidRPr="003F0B0C" w:rsidRDefault="00201025" w:rsidP="00556AF6">
      <w:pPr>
        <w:rPr>
          <w:rFonts w:ascii="宋体" w:eastAsia="宋体" w:hAnsi="宋体"/>
        </w:rPr>
      </w:pPr>
      <w:r w:rsidRPr="003F0B0C">
        <w:rPr>
          <w:rFonts w:ascii="宋体" w:eastAsia="宋体" w:hAnsi="宋体" w:hint="eastAsia"/>
        </w:rPr>
        <w:t>【TAG】数论 签到题</w:t>
      </w:r>
    </w:p>
    <w:p w:rsidR="00201025" w:rsidRPr="003F0B0C" w:rsidRDefault="00201025" w:rsidP="00556AF6">
      <w:pPr>
        <w:rPr>
          <w:rFonts w:ascii="宋体" w:eastAsia="宋体" w:hAnsi="宋体"/>
        </w:rPr>
      </w:pPr>
      <w:r w:rsidRPr="003F0B0C">
        <w:rPr>
          <w:rFonts w:ascii="宋体" w:eastAsia="宋体" w:hAnsi="宋体" w:hint="eastAsia"/>
        </w:rPr>
        <w:t>【题解】</w:t>
      </w:r>
    </w:p>
    <w:p w:rsidR="00446FB4" w:rsidRPr="003F0B0C" w:rsidRDefault="00201025" w:rsidP="00446FB4">
      <w:pPr>
        <w:rPr>
          <w:rFonts w:ascii="宋体" w:eastAsia="宋体" w:hAnsi="宋体"/>
        </w:rPr>
      </w:pPr>
      <w:r w:rsidRPr="003F0B0C">
        <w:rPr>
          <w:rFonts w:ascii="宋体" w:eastAsia="宋体" w:hAnsi="宋体" w:hint="eastAsia"/>
        </w:rPr>
        <w:t>【代码】</w:t>
      </w:r>
    </w:p>
    <w:p w:rsidR="00201025" w:rsidRPr="003F0B0C" w:rsidRDefault="00553F71" w:rsidP="00446FB4">
      <w:pPr>
        <w:pStyle w:val="3"/>
        <w:rPr>
          <w:rFonts w:ascii="宋体" w:eastAsia="宋体" w:hAnsi="宋体"/>
        </w:rPr>
      </w:pPr>
      <w:bookmarkStart w:id="173" w:name="_Toc521431866"/>
      <w:r w:rsidRPr="003F0B0C">
        <w:rPr>
          <w:rFonts w:ascii="宋体" w:eastAsia="宋体" w:hAnsi="宋体" w:hint="eastAsia"/>
          <w:b w:val="0"/>
        </w:rPr>
        <w:t>（队友AC）签到题-前置：无</w:t>
      </w:r>
      <w:bookmarkEnd w:id="173"/>
    </w:p>
    <w:p w:rsidR="00553F71" w:rsidRPr="003F0B0C" w:rsidRDefault="00553F71" w:rsidP="00556AF6">
      <w:pPr>
        <w:rPr>
          <w:rFonts w:ascii="宋体" w:eastAsia="宋体" w:hAnsi="宋体"/>
        </w:rPr>
      </w:pPr>
      <w:r w:rsidRPr="003F0B0C">
        <w:rPr>
          <w:rFonts w:ascii="宋体" w:eastAsia="宋体" w:hAnsi="宋体" w:hint="eastAsia"/>
        </w:rPr>
        <w:t>牛客网2018暑期多校3</w:t>
      </w:r>
      <w:r w:rsidRPr="003F0B0C">
        <w:rPr>
          <w:rFonts w:ascii="宋体" w:eastAsia="宋体" w:hAnsi="宋体"/>
        </w:rPr>
        <w:t>H</w:t>
      </w:r>
      <w:r w:rsidRPr="003F0B0C">
        <w:rPr>
          <w:rFonts w:ascii="宋体" w:eastAsia="宋体" w:hAnsi="宋体" w:hint="eastAsia"/>
        </w:rPr>
        <w:t>-</w:t>
      </w:r>
      <w:r w:rsidRPr="003F0B0C">
        <w:rPr>
          <w:rFonts w:ascii="宋体" w:eastAsia="宋体" w:hAnsi="宋体"/>
        </w:rPr>
        <w:t>Diff-Prime Pairs</w:t>
      </w:r>
    </w:p>
    <w:p w:rsidR="00553F71" w:rsidRPr="003F0B0C" w:rsidRDefault="00553F71" w:rsidP="00556AF6">
      <w:pPr>
        <w:rPr>
          <w:rFonts w:ascii="宋体" w:eastAsia="宋体" w:hAnsi="宋体"/>
        </w:rPr>
      </w:pPr>
      <w:r w:rsidRPr="003F0B0C">
        <w:rPr>
          <w:rFonts w:ascii="宋体" w:eastAsia="宋体" w:hAnsi="宋体" w:hint="eastAsia"/>
        </w:rPr>
        <w:t>【题意】</w:t>
      </w:r>
    </w:p>
    <w:p w:rsidR="00553F71" w:rsidRPr="003F0B0C" w:rsidRDefault="00553F71" w:rsidP="00556AF6">
      <w:pPr>
        <w:rPr>
          <w:rFonts w:ascii="宋体" w:eastAsia="宋体" w:hAnsi="宋体"/>
        </w:rPr>
      </w:pPr>
      <w:r w:rsidRPr="003F0B0C">
        <w:rPr>
          <w:rFonts w:ascii="宋体" w:eastAsia="宋体" w:hAnsi="宋体" w:hint="eastAsia"/>
        </w:rPr>
        <w:lastRenderedPageBreak/>
        <w:t>【TAG】数论 签到题</w:t>
      </w:r>
    </w:p>
    <w:p w:rsidR="00553F71" w:rsidRPr="003F0B0C" w:rsidRDefault="00553F71" w:rsidP="00556AF6">
      <w:pPr>
        <w:rPr>
          <w:rFonts w:ascii="宋体" w:eastAsia="宋体" w:hAnsi="宋体"/>
        </w:rPr>
      </w:pPr>
      <w:r w:rsidRPr="003F0B0C">
        <w:rPr>
          <w:rFonts w:ascii="宋体" w:eastAsia="宋体" w:hAnsi="宋体" w:hint="eastAsia"/>
        </w:rPr>
        <w:t>【题解】</w:t>
      </w:r>
    </w:p>
    <w:p w:rsidR="00553F71" w:rsidRPr="003F0B0C" w:rsidRDefault="00553F71" w:rsidP="00556AF6">
      <w:pPr>
        <w:rPr>
          <w:rFonts w:ascii="宋体" w:eastAsia="宋体" w:hAnsi="宋体"/>
        </w:rPr>
      </w:pPr>
      <w:r w:rsidRPr="003F0B0C">
        <w:rPr>
          <w:rFonts w:ascii="宋体" w:eastAsia="宋体" w:hAnsi="宋体" w:hint="eastAsia"/>
        </w:rPr>
        <w:t>【代码】</w:t>
      </w:r>
    </w:p>
    <w:p w:rsidR="00BD43E0" w:rsidRPr="003F0B0C" w:rsidRDefault="00BD43E0" w:rsidP="00BD43E0">
      <w:pPr>
        <w:pStyle w:val="3"/>
        <w:rPr>
          <w:rFonts w:ascii="宋体" w:eastAsia="宋体" w:hAnsi="宋体"/>
          <w:b w:val="0"/>
        </w:rPr>
      </w:pPr>
      <w:bookmarkStart w:id="174" w:name="_Toc521431867"/>
      <w:r w:rsidRPr="003F0B0C">
        <w:rPr>
          <w:rFonts w:ascii="宋体" w:eastAsia="宋体" w:hAnsi="宋体" w:hint="eastAsia"/>
          <w:b w:val="0"/>
        </w:rPr>
        <w:t>银牌题-前置：无</w:t>
      </w:r>
      <w:bookmarkEnd w:id="174"/>
    </w:p>
    <w:p w:rsidR="00BD43E0" w:rsidRPr="003F0B0C" w:rsidRDefault="00BD43E0" w:rsidP="00556AF6">
      <w:pPr>
        <w:rPr>
          <w:rFonts w:ascii="宋体" w:eastAsia="宋体" w:hAnsi="宋体"/>
        </w:rPr>
      </w:pPr>
      <w:r w:rsidRPr="003F0B0C">
        <w:rPr>
          <w:rFonts w:ascii="宋体" w:eastAsia="宋体" w:hAnsi="宋体" w:hint="eastAsia"/>
        </w:rPr>
        <w:t>2</w:t>
      </w:r>
      <w:r w:rsidRPr="003F0B0C">
        <w:rPr>
          <w:rFonts w:ascii="宋体" w:eastAsia="宋体" w:hAnsi="宋体"/>
        </w:rPr>
        <w:t>018</w:t>
      </w:r>
      <w:r w:rsidRPr="003F0B0C">
        <w:rPr>
          <w:rFonts w:ascii="宋体" w:eastAsia="宋体" w:hAnsi="宋体" w:hint="eastAsia"/>
        </w:rPr>
        <w:t>杭电暑期多校2</w:t>
      </w:r>
      <w:r w:rsidRPr="003F0B0C">
        <w:rPr>
          <w:rFonts w:ascii="宋体" w:eastAsia="宋体" w:hAnsi="宋体"/>
        </w:rPr>
        <w:t>F</w:t>
      </w:r>
      <w:r w:rsidRPr="003F0B0C">
        <w:rPr>
          <w:rFonts w:ascii="宋体" w:eastAsia="宋体" w:hAnsi="宋体" w:hint="eastAsia"/>
        </w:rPr>
        <w:t>-</w:t>
      </w:r>
      <w:r w:rsidRPr="003F0B0C">
        <w:rPr>
          <w:rFonts w:ascii="宋体" w:eastAsia="宋体" w:hAnsi="宋体"/>
        </w:rPr>
        <w:t>HDU6314</w:t>
      </w:r>
      <w:r w:rsidRPr="003F0B0C">
        <w:rPr>
          <w:rFonts w:ascii="宋体" w:eastAsia="宋体" w:hAnsi="宋体" w:hint="eastAsia"/>
        </w:rPr>
        <w:t>-</w:t>
      </w:r>
      <w:r w:rsidRPr="003F0B0C">
        <w:rPr>
          <w:rFonts w:ascii="宋体" w:eastAsia="宋体" w:hAnsi="宋体"/>
        </w:rPr>
        <w:t>Matrix</w:t>
      </w:r>
    </w:p>
    <w:p w:rsidR="00BD43E0" w:rsidRPr="003F0B0C" w:rsidRDefault="00BD43E0" w:rsidP="00556AF6">
      <w:pPr>
        <w:rPr>
          <w:rFonts w:ascii="宋体" w:eastAsia="宋体" w:hAnsi="宋体"/>
        </w:rPr>
      </w:pPr>
      <w:r w:rsidRPr="003F0B0C">
        <w:rPr>
          <w:rFonts w:ascii="宋体" w:eastAsia="宋体" w:hAnsi="宋体" w:hint="eastAsia"/>
        </w:rPr>
        <w:t>【题意】</w:t>
      </w:r>
    </w:p>
    <w:p w:rsidR="00BD43E0" w:rsidRPr="003F0B0C" w:rsidRDefault="00BD43E0" w:rsidP="00556AF6">
      <w:pPr>
        <w:rPr>
          <w:rFonts w:ascii="宋体" w:eastAsia="宋体" w:hAnsi="宋体"/>
        </w:rPr>
      </w:pPr>
      <w:r w:rsidRPr="003F0B0C">
        <w:rPr>
          <w:rFonts w:ascii="宋体" w:eastAsia="宋体" w:hAnsi="宋体" w:hint="eastAsia"/>
        </w:rPr>
        <w:t>【TAG】容斥 组合数</w:t>
      </w:r>
    </w:p>
    <w:p w:rsidR="00BD43E0" w:rsidRPr="003F0B0C" w:rsidRDefault="00BD43E0" w:rsidP="00556AF6">
      <w:pPr>
        <w:rPr>
          <w:rFonts w:ascii="宋体" w:eastAsia="宋体" w:hAnsi="宋体"/>
        </w:rPr>
      </w:pPr>
      <w:r w:rsidRPr="003F0B0C">
        <w:rPr>
          <w:rFonts w:ascii="宋体" w:eastAsia="宋体" w:hAnsi="宋体" w:hint="eastAsia"/>
        </w:rPr>
        <w:t>【题解】</w:t>
      </w:r>
    </w:p>
    <w:p w:rsidR="00BD43E0" w:rsidRPr="003F0B0C" w:rsidRDefault="00BD43E0" w:rsidP="00556AF6">
      <w:pPr>
        <w:rPr>
          <w:rFonts w:ascii="宋体" w:eastAsia="宋体" w:hAnsi="宋体"/>
        </w:rPr>
      </w:pPr>
      <w:r w:rsidRPr="003F0B0C">
        <w:rPr>
          <w:rFonts w:ascii="宋体" w:eastAsia="宋体" w:hAnsi="宋体" w:hint="eastAsia"/>
        </w:rPr>
        <w:t>【代码】</w:t>
      </w:r>
    </w:p>
    <w:p w:rsidR="002E35D1" w:rsidRPr="003F0B0C" w:rsidRDefault="002E35D1" w:rsidP="002E35D1">
      <w:pPr>
        <w:pStyle w:val="3"/>
        <w:rPr>
          <w:rFonts w:ascii="宋体" w:eastAsia="宋体" w:hAnsi="宋体"/>
          <w:b w:val="0"/>
        </w:rPr>
      </w:pPr>
      <w:bookmarkStart w:id="175" w:name="_Toc521431868"/>
      <w:r w:rsidRPr="003F0B0C">
        <w:rPr>
          <w:rFonts w:ascii="宋体" w:eastAsia="宋体" w:hAnsi="宋体" w:hint="eastAsia"/>
          <w:b w:val="0"/>
        </w:rPr>
        <w:t>金牌题-前置：莫比乌斯反演/伯努利数/卷积/NTT</w:t>
      </w:r>
      <w:bookmarkEnd w:id="175"/>
    </w:p>
    <w:p w:rsidR="002E35D1" w:rsidRPr="003F0B0C" w:rsidRDefault="002E35D1" w:rsidP="00556AF6">
      <w:pPr>
        <w:rPr>
          <w:rFonts w:ascii="宋体" w:eastAsia="宋体" w:hAnsi="宋体"/>
        </w:rPr>
      </w:pPr>
      <w:r w:rsidRPr="003F0B0C">
        <w:rPr>
          <w:rFonts w:ascii="宋体" w:eastAsia="宋体" w:hAnsi="宋体"/>
        </w:rPr>
        <w:t>2018</w:t>
      </w:r>
      <w:r w:rsidRPr="003F0B0C">
        <w:rPr>
          <w:rFonts w:ascii="宋体" w:eastAsia="宋体" w:hAnsi="宋体" w:hint="eastAsia"/>
        </w:rPr>
        <w:t>杭电暑期多校4I-</w:t>
      </w:r>
      <w:r w:rsidRPr="003F0B0C">
        <w:rPr>
          <w:rFonts w:ascii="宋体" w:eastAsia="宋体" w:hAnsi="宋体"/>
        </w:rPr>
        <w:t>HDU6340</w:t>
      </w:r>
      <w:r w:rsidRPr="003F0B0C">
        <w:rPr>
          <w:rFonts w:ascii="宋体" w:eastAsia="宋体" w:hAnsi="宋体" w:hint="eastAsia"/>
        </w:rPr>
        <w:t>-</w:t>
      </w:r>
      <w:r w:rsidRPr="003F0B0C">
        <w:rPr>
          <w:rFonts w:ascii="宋体" w:eastAsia="宋体" w:hAnsi="宋体"/>
        </w:rPr>
        <w:t>Delightful Formulas</w:t>
      </w:r>
    </w:p>
    <w:p w:rsidR="002E35D1" w:rsidRPr="003F0B0C" w:rsidRDefault="002E35D1" w:rsidP="00556AF6">
      <w:pPr>
        <w:rPr>
          <w:rFonts w:ascii="宋体" w:eastAsia="宋体" w:hAnsi="宋体"/>
        </w:rPr>
      </w:pPr>
      <w:r w:rsidRPr="003F0B0C">
        <w:rPr>
          <w:rFonts w:ascii="宋体" w:eastAsia="宋体" w:hAnsi="宋体" w:hint="eastAsia"/>
        </w:rPr>
        <w:t>【题意】</w:t>
      </w:r>
    </w:p>
    <w:p w:rsidR="002E35D1" w:rsidRPr="003F0B0C" w:rsidRDefault="002E35D1" w:rsidP="00556AF6">
      <w:pPr>
        <w:rPr>
          <w:rFonts w:ascii="宋体" w:eastAsia="宋体" w:hAnsi="宋体"/>
        </w:rPr>
      </w:pPr>
      <w:r w:rsidRPr="003F0B0C">
        <w:rPr>
          <w:rFonts w:ascii="宋体" w:eastAsia="宋体" w:hAnsi="宋体" w:hint="eastAsia"/>
        </w:rPr>
        <w:t>【TAG】</w:t>
      </w:r>
    </w:p>
    <w:p w:rsidR="002E35D1" w:rsidRPr="003F0B0C" w:rsidRDefault="002E35D1" w:rsidP="00556AF6">
      <w:pPr>
        <w:rPr>
          <w:rFonts w:ascii="宋体" w:eastAsia="宋体" w:hAnsi="宋体"/>
        </w:rPr>
      </w:pPr>
      <w:r w:rsidRPr="003F0B0C">
        <w:rPr>
          <w:rFonts w:ascii="宋体" w:eastAsia="宋体" w:hAnsi="宋体" w:hint="eastAsia"/>
        </w:rPr>
        <w:t>【题解】</w:t>
      </w:r>
    </w:p>
    <w:p w:rsidR="002E35D1" w:rsidRPr="003F0B0C" w:rsidRDefault="002E35D1" w:rsidP="00556AF6">
      <w:pPr>
        <w:rPr>
          <w:rFonts w:ascii="宋体" w:eastAsia="宋体" w:hAnsi="宋体"/>
        </w:rPr>
      </w:pPr>
      <w:r w:rsidRPr="003F0B0C">
        <w:rPr>
          <w:rFonts w:ascii="宋体" w:eastAsia="宋体" w:hAnsi="宋体" w:hint="eastAsia"/>
        </w:rPr>
        <w:t>【代码】</w:t>
      </w:r>
    </w:p>
    <w:p w:rsidR="0070489F" w:rsidRPr="003F0B0C" w:rsidRDefault="0070489F" w:rsidP="0070489F">
      <w:pPr>
        <w:pStyle w:val="3"/>
        <w:rPr>
          <w:rFonts w:ascii="宋体" w:eastAsia="宋体" w:hAnsi="宋体"/>
          <w:b w:val="0"/>
        </w:rPr>
      </w:pPr>
      <w:bookmarkStart w:id="176" w:name="_Toc521431869"/>
      <w:r w:rsidRPr="003F0B0C">
        <w:rPr>
          <w:rFonts w:ascii="宋体" w:eastAsia="宋体" w:hAnsi="宋体" w:hint="eastAsia"/>
          <w:b w:val="0"/>
        </w:rPr>
        <w:t>金牌题-前置：多项式插值</w:t>
      </w:r>
      <w:bookmarkEnd w:id="176"/>
    </w:p>
    <w:p w:rsidR="0070489F" w:rsidRPr="003F0B0C" w:rsidRDefault="0070489F" w:rsidP="00556AF6">
      <w:pPr>
        <w:rPr>
          <w:rFonts w:ascii="宋体" w:eastAsia="宋体" w:hAnsi="宋体"/>
        </w:rPr>
      </w:pPr>
      <w:r w:rsidRPr="003F0B0C">
        <w:rPr>
          <w:rFonts w:ascii="宋体" w:eastAsia="宋体" w:hAnsi="宋体" w:hint="eastAsia"/>
        </w:rPr>
        <w:t>2018杭电暑期多校2B-</w:t>
      </w:r>
      <w:r w:rsidRPr="003F0B0C">
        <w:rPr>
          <w:rFonts w:ascii="宋体" w:eastAsia="宋体" w:hAnsi="宋体"/>
        </w:rPr>
        <w:t>HDU6310</w:t>
      </w:r>
      <w:r w:rsidRPr="003F0B0C">
        <w:rPr>
          <w:rFonts w:ascii="宋体" w:eastAsia="宋体" w:hAnsi="宋体" w:hint="eastAsia"/>
        </w:rPr>
        <w:t>-</w:t>
      </w:r>
      <w:r w:rsidRPr="003F0B0C">
        <w:rPr>
          <w:rFonts w:ascii="宋体" w:eastAsia="宋体" w:hAnsi="宋体"/>
        </w:rPr>
        <w:t>Counting Permutations</w:t>
      </w:r>
    </w:p>
    <w:p w:rsidR="0070489F" w:rsidRPr="003F0B0C" w:rsidRDefault="0070489F" w:rsidP="00556AF6">
      <w:pPr>
        <w:rPr>
          <w:rFonts w:ascii="宋体" w:eastAsia="宋体" w:hAnsi="宋体"/>
        </w:rPr>
      </w:pPr>
      <w:r w:rsidRPr="003F0B0C">
        <w:rPr>
          <w:rFonts w:ascii="宋体" w:eastAsia="宋体" w:hAnsi="宋体" w:hint="eastAsia"/>
        </w:rPr>
        <w:t>【题意】</w:t>
      </w:r>
    </w:p>
    <w:p w:rsidR="0070489F" w:rsidRPr="003F0B0C" w:rsidRDefault="0070489F" w:rsidP="00556AF6">
      <w:pPr>
        <w:rPr>
          <w:rFonts w:ascii="宋体" w:eastAsia="宋体" w:hAnsi="宋体"/>
        </w:rPr>
      </w:pPr>
      <w:r w:rsidRPr="003F0B0C">
        <w:rPr>
          <w:rFonts w:ascii="宋体" w:eastAsia="宋体" w:hAnsi="宋体" w:hint="eastAsia"/>
        </w:rPr>
        <w:t>【TAG】数学 多项式插值</w:t>
      </w:r>
    </w:p>
    <w:p w:rsidR="0070489F" w:rsidRPr="003F0B0C" w:rsidRDefault="0070489F" w:rsidP="00556AF6">
      <w:pPr>
        <w:rPr>
          <w:rFonts w:ascii="宋体" w:eastAsia="宋体" w:hAnsi="宋体"/>
        </w:rPr>
      </w:pPr>
      <w:r w:rsidRPr="003F0B0C">
        <w:rPr>
          <w:rFonts w:ascii="宋体" w:eastAsia="宋体" w:hAnsi="宋体" w:hint="eastAsia"/>
        </w:rPr>
        <w:t>【题解】</w:t>
      </w:r>
    </w:p>
    <w:p w:rsidR="0070489F" w:rsidRPr="003F0B0C" w:rsidRDefault="0070489F" w:rsidP="00556AF6">
      <w:pPr>
        <w:rPr>
          <w:rFonts w:ascii="宋体" w:eastAsia="宋体" w:hAnsi="宋体"/>
        </w:rPr>
      </w:pPr>
      <w:r w:rsidRPr="003F0B0C">
        <w:rPr>
          <w:rFonts w:ascii="宋体" w:eastAsia="宋体" w:hAnsi="宋体" w:hint="eastAsia"/>
        </w:rPr>
        <w:t>【代码】</w:t>
      </w:r>
    </w:p>
    <w:p w:rsidR="00FF7930" w:rsidRPr="003F0B0C" w:rsidRDefault="00FF7930" w:rsidP="00FF7930">
      <w:pPr>
        <w:pStyle w:val="3"/>
        <w:rPr>
          <w:rFonts w:ascii="宋体" w:eastAsia="宋体" w:hAnsi="宋体"/>
          <w:b w:val="0"/>
        </w:rPr>
      </w:pPr>
      <w:bookmarkStart w:id="177" w:name="_Toc521431870"/>
      <w:r w:rsidRPr="003F0B0C">
        <w:rPr>
          <w:rFonts w:ascii="宋体" w:eastAsia="宋体" w:hAnsi="宋体" w:hint="eastAsia"/>
          <w:b w:val="0"/>
        </w:rPr>
        <w:t>金牌题-前置：Freshman</w:t>
      </w:r>
      <w:r w:rsidRPr="003F0B0C">
        <w:rPr>
          <w:rFonts w:ascii="宋体" w:eastAsia="宋体" w:hAnsi="宋体"/>
          <w:b w:val="0"/>
        </w:rPr>
        <w:t>’s Dream</w:t>
      </w:r>
      <w:bookmarkEnd w:id="177"/>
    </w:p>
    <w:p w:rsidR="00FF7930" w:rsidRPr="003F0B0C" w:rsidRDefault="00FF7930" w:rsidP="00556AF6">
      <w:pPr>
        <w:rPr>
          <w:rFonts w:ascii="宋体" w:eastAsia="宋体" w:hAnsi="宋体"/>
        </w:rPr>
      </w:pPr>
      <w:r w:rsidRPr="003F0B0C">
        <w:rPr>
          <w:rFonts w:ascii="宋体" w:eastAsia="宋体" w:hAnsi="宋体"/>
        </w:rPr>
        <w:t>2018</w:t>
      </w:r>
      <w:r w:rsidRPr="003F0B0C">
        <w:rPr>
          <w:rFonts w:ascii="宋体" w:eastAsia="宋体" w:hAnsi="宋体" w:hint="eastAsia"/>
        </w:rPr>
        <w:t>杭电暑期多校2</w:t>
      </w:r>
      <w:r w:rsidRPr="003F0B0C">
        <w:rPr>
          <w:rFonts w:ascii="宋体" w:eastAsia="宋体" w:hAnsi="宋体"/>
        </w:rPr>
        <w:t>H</w:t>
      </w:r>
      <w:r w:rsidRPr="003F0B0C">
        <w:rPr>
          <w:rFonts w:ascii="宋体" w:eastAsia="宋体" w:hAnsi="宋体" w:hint="eastAsia"/>
        </w:rPr>
        <w:t>-</w:t>
      </w:r>
      <w:r w:rsidRPr="003F0B0C">
        <w:rPr>
          <w:rFonts w:ascii="宋体" w:eastAsia="宋体" w:hAnsi="宋体"/>
        </w:rPr>
        <w:t>HDU6316</w:t>
      </w:r>
      <w:r w:rsidRPr="003F0B0C">
        <w:rPr>
          <w:rFonts w:ascii="宋体" w:eastAsia="宋体" w:hAnsi="宋体" w:hint="eastAsia"/>
        </w:rPr>
        <w:t>-</w:t>
      </w:r>
      <w:r w:rsidRPr="003F0B0C">
        <w:rPr>
          <w:rFonts w:ascii="宋体" w:eastAsia="宋体" w:hAnsi="宋体"/>
        </w:rPr>
        <w:t>Odd Shops</w:t>
      </w:r>
    </w:p>
    <w:p w:rsidR="00FF7930" w:rsidRPr="003F0B0C" w:rsidRDefault="00FF7930" w:rsidP="00556AF6">
      <w:pPr>
        <w:rPr>
          <w:rFonts w:ascii="宋体" w:eastAsia="宋体" w:hAnsi="宋体"/>
        </w:rPr>
      </w:pPr>
      <w:r w:rsidRPr="003F0B0C">
        <w:rPr>
          <w:rFonts w:ascii="宋体" w:eastAsia="宋体" w:hAnsi="宋体" w:hint="eastAsia"/>
        </w:rPr>
        <w:t>【题意】</w:t>
      </w:r>
    </w:p>
    <w:p w:rsidR="00FF7930" w:rsidRPr="003F0B0C" w:rsidRDefault="00FF7930" w:rsidP="00556AF6">
      <w:pPr>
        <w:rPr>
          <w:rFonts w:ascii="宋体" w:eastAsia="宋体" w:hAnsi="宋体"/>
        </w:rPr>
      </w:pPr>
      <w:r w:rsidRPr="003F0B0C">
        <w:rPr>
          <w:rFonts w:ascii="宋体" w:eastAsia="宋体" w:hAnsi="宋体" w:hint="eastAsia"/>
        </w:rPr>
        <w:t>【TAG】</w:t>
      </w:r>
    </w:p>
    <w:p w:rsidR="00FF7930" w:rsidRPr="003F0B0C" w:rsidRDefault="00FF7930" w:rsidP="00556AF6">
      <w:pPr>
        <w:rPr>
          <w:rFonts w:ascii="宋体" w:eastAsia="宋体" w:hAnsi="宋体"/>
        </w:rPr>
      </w:pPr>
      <w:r w:rsidRPr="003F0B0C">
        <w:rPr>
          <w:rFonts w:ascii="宋体" w:eastAsia="宋体" w:hAnsi="宋体" w:hint="eastAsia"/>
        </w:rPr>
        <w:t>【题解】</w:t>
      </w:r>
    </w:p>
    <w:p w:rsidR="00FF7930" w:rsidRPr="003F0B0C" w:rsidRDefault="00FF7930" w:rsidP="00556AF6">
      <w:pPr>
        <w:rPr>
          <w:rFonts w:ascii="宋体" w:eastAsia="宋体" w:hAnsi="宋体"/>
        </w:rPr>
      </w:pPr>
      <w:r w:rsidRPr="003F0B0C">
        <w:rPr>
          <w:rFonts w:ascii="宋体" w:eastAsia="宋体" w:hAnsi="宋体" w:hint="eastAsia"/>
        </w:rPr>
        <w:t>【代码】</w:t>
      </w:r>
    </w:p>
    <w:p w:rsidR="00AF2A14" w:rsidRPr="003F0B0C" w:rsidRDefault="00AF2A14" w:rsidP="00AF2A14">
      <w:pPr>
        <w:pStyle w:val="3"/>
        <w:rPr>
          <w:rFonts w:ascii="宋体" w:eastAsia="宋体" w:hAnsi="宋体"/>
          <w:b w:val="0"/>
        </w:rPr>
      </w:pPr>
      <w:bookmarkStart w:id="178" w:name="_Toc521431871"/>
      <w:r w:rsidRPr="003F0B0C">
        <w:rPr>
          <w:rFonts w:ascii="宋体" w:eastAsia="宋体" w:hAnsi="宋体" w:hint="eastAsia"/>
          <w:b w:val="0"/>
        </w:rPr>
        <w:t>金牌题-前置：矩阵秩</w:t>
      </w:r>
      <w:bookmarkEnd w:id="178"/>
    </w:p>
    <w:p w:rsidR="00AF2A14" w:rsidRPr="003F0B0C" w:rsidRDefault="00AF2A14" w:rsidP="00AF2A14">
      <w:pPr>
        <w:rPr>
          <w:rFonts w:ascii="宋体" w:eastAsia="宋体" w:hAnsi="宋体"/>
        </w:rPr>
      </w:pPr>
      <w:r w:rsidRPr="003F0B0C">
        <w:rPr>
          <w:rFonts w:ascii="宋体" w:eastAsia="宋体" w:hAnsi="宋体" w:hint="eastAsia"/>
        </w:rPr>
        <w:t>牛客网2018暑期多校1C-</w:t>
      </w:r>
      <w:r w:rsidRPr="003F0B0C">
        <w:rPr>
          <w:rFonts w:ascii="宋体" w:eastAsia="宋体" w:hAnsi="宋体"/>
        </w:rPr>
        <w:t>Fluorescent 2</w:t>
      </w:r>
    </w:p>
    <w:p w:rsidR="00AF2A14" w:rsidRPr="003F0B0C" w:rsidRDefault="00AF2A14" w:rsidP="00AF2A14">
      <w:pPr>
        <w:rPr>
          <w:rFonts w:ascii="宋体" w:eastAsia="宋体" w:hAnsi="宋体"/>
        </w:rPr>
      </w:pPr>
      <w:r w:rsidRPr="003F0B0C">
        <w:rPr>
          <w:rFonts w:ascii="宋体" w:eastAsia="宋体" w:hAnsi="宋体" w:hint="eastAsia"/>
        </w:rPr>
        <w:t>【TAG】数学 矩阵 秩</w:t>
      </w:r>
    </w:p>
    <w:p w:rsidR="00AF2A14" w:rsidRPr="003F0B0C" w:rsidRDefault="00AF2A14" w:rsidP="00AF2A14">
      <w:pPr>
        <w:pStyle w:val="3"/>
        <w:rPr>
          <w:rFonts w:ascii="宋体" w:eastAsia="宋体" w:hAnsi="宋体"/>
          <w:b w:val="0"/>
        </w:rPr>
      </w:pPr>
      <w:bookmarkStart w:id="179" w:name="_Toc521431872"/>
      <w:r w:rsidRPr="003F0B0C">
        <w:rPr>
          <w:rFonts w:ascii="宋体" w:eastAsia="宋体" w:hAnsi="宋体" w:hint="eastAsia"/>
          <w:b w:val="0"/>
        </w:rPr>
        <w:lastRenderedPageBreak/>
        <w:t>银牌题-前置：拉格朗日插值</w:t>
      </w:r>
      <w:bookmarkEnd w:id="179"/>
    </w:p>
    <w:p w:rsidR="00AF2A14" w:rsidRPr="003F0B0C" w:rsidRDefault="00AF2A14" w:rsidP="00AF2A14">
      <w:pPr>
        <w:rPr>
          <w:rFonts w:ascii="宋体" w:eastAsia="宋体" w:hAnsi="宋体"/>
        </w:rPr>
      </w:pPr>
      <w:r w:rsidRPr="003F0B0C">
        <w:rPr>
          <w:rFonts w:ascii="宋体" w:eastAsia="宋体" w:hAnsi="宋体" w:hint="eastAsia"/>
        </w:rPr>
        <w:t>牛客网2018暑期多校1F-</w:t>
      </w:r>
      <w:r w:rsidRPr="003F0B0C">
        <w:rPr>
          <w:rFonts w:ascii="宋体" w:eastAsia="宋体" w:hAnsi="宋体"/>
        </w:rPr>
        <w:t>Sum of Maximum</w:t>
      </w:r>
    </w:p>
    <w:p w:rsidR="00AF2A14" w:rsidRPr="003F0B0C" w:rsidRDefault="00AF2A14" w:rsidP="00AF2A14">
      <w:pPr>
        <w:rPr>
          <w:rFonts w:ascii="宋体" w:eastAsia="宋体" w:hAnsi="宋体"/>
        </w:rPr>
      </w:pPr>
      <w:r w:rsidRPr="003F0B0C">
        <w:rPr>
          <w:rFonts w:ascii="宋体" w:eastAsia="宋体" w:hAnsi="宋体" w:hint="eastAsia"/>
        </w:rPr>
        <w:t>【TAG】数学 拉格朗日插值</w:t>
      </w:r>
    </w:p>
    <w:p w:rsidR="00AF2A14" w:rsidRPr="003F0B0C" w:rsidRDefault="00AF2A14" w:rsidP="00556AF6">
      <w:pPr>
        <w:rPr>
          <w:rFonts w:ascii="宋体" w:eastAsia="宋体" w:hAnsi="宋体"/>
        </w:rPr>
      </w:pPr>
    </w:p>
    <w:p w:rsidR="003B47FF" w:rsidRPr="003F0B0C" w:rsidRDefault="003B47FF" w:rsidP="003B47FF">
      <w:pPr>
        <w:pStyle w:val="2"/>
        <w:rPr>
          <w:rFonts w:ascii="宋体" w:eastAsia="宋体" w:hAnsi="宋体" w:cs="Arial"/>
          <w:color w:val="333333"/>
          <w:sz w:val="36"/>
          <w:szCs w:val="36"/>
        </w:rPr>
      </w:pPr>
      <w:bookmarkStart w:id="180" w:name="_Toc521431873"/>
      <w:r w:rsidRPr="003F0B0C">
        <w:rPr>
          <w:rFonts w:ascii="宋体" w:eastAsia="宋体" w:hAnsi="宋体" w:cs="Arial" w:hint="eastAsia"/>
          <w:color w:val="333333"/>
          <w:sz w:val="36"/>
          <w:szCs w:val="36"/>
        </w:rPr>
        <w:t>OEIS</w:t>
      </w:r>
      <w:bookmarkEnd w:id="180"/>
    </w:p>
    <w:p w:rsidR="003B47FF" w:rsidRPr="003F0B0C" w:rsidRDefault="000D10AC" w:rsidP="003B47FF">
      <w:pPr>
        <w:rPr>
          <w:rFonts w:ascii="宋体" w:eastAsia="宋体" w:hAnsi="宋体"/>
        </w:rPr>
      </w:pPr>
      <w:hyperlink r:id="rId113" w:history="1">
        <w:r w:rsidR="003012E8" w:rsidRPr="003F0B0C">
          <w:rPr>
            <w:rStyle w:val="a3"/>
            <w:rFonts w:ascii="宋体" w:eastAsia="宋体" w:hAnsi="宋体"/>
          </w:rPr>
          <w:t>https://oeis.org/</w:t>
        </w:r>
      </w:hyperlink>
    </w:p>
    <w:p w:rsidR="007B59ED" w:rsidRPr="003F0B0C" w:rsidRDefault="007B59ED" w:rsidP="00B91FF9">
      <w:pPr>
        <w:pStyle w:val="2"/>
        <w:rPr>
          <w:rFonts w:ascii="宋体" w:eastAsia="宋体" w:hAnsi="宋体" w:cs="Arial"/>
          <w:color w:val="333333"/>
          <w:sz w:val="36"/>
          <w:szCs w:val="36"/>
        </w:rPr>
      </w:pPr>
      <w:bookmarkStart w:id="181" w:name="_Toc521431874"/>
      <w:r w:rsidRPr="003F0B0C">
        <w:rPr>
          <w:rFonts w:ascii="宋体" w:eastAsia="宋体" w:hAnsi="宋体" w:cs="Arial" w:hint="eastAsia"/>
          <w:color w:val="333333"/>
          <w:sz w:val="36"/>
          <w:szCs w:val="36"/>
        </w:rPr>
        <w:t>快速幂</w:t>
      </w:r>
      <w:bookmarkEnd w:id="181"/>
    </w:p>
    <w:p w:rsidR="004C2621" w:rsidRPr="003F0B0C" w:rsidRDefault="004C2621" w:rsidP="004C2621">
      <w:pPr>
        <w:rPr>
          <w:rFonts w:ascii="宋体" w:eastAsia="宋体" w:hAnsi="宋体" w:hint="eastAsia"/>
        </w:rPr>
      </w:pPr>
      <w:r w:rsidRPr="003F0B0C">
        <w:rPr>
          <w:rFonts w:ascii="宋体" w:eastAsia="宋体" w:hAnsi="宋体" w:hint="eastAsia"/>
        </w:rPr>
        <w:t>2的x次方直接写成1&lt;&lt;x即可</w:t>
      </w:r>
    </w:p>
    <w:p w:rsidR="002C3277" w:rsidRPr="003F0B0C" w:rsidRDefault="002C3277" w:rsidP="009A4A0B">
      <w:pPr>
        <w:pStyle w:val="3"/>
        <w:rPr>
          <w:rFonts w:ascii="宋体" w:eastAsia="宋体" w:hAnsi="宋体"/>
          <w:b w:val="0"/>
        </w:rPr>
      </w:pPr>
      <w:bookmarkStart w:id="182" w:name="_Toc521431875"/>
      <w:r w:rsidRPr="003F0B0C">
        <w:rPr>
          <w:rFonts w:ascii="宋体" w:eastAsia="宋体" w:hAnsi="宋体" w:hint="eastAsia"/>
          <w:b w:val="0"/>
        </w:rPr>
        <w:t>一般快速幂</w:t>
      </w:r>
      <w:bookmarkEnd w:id="182"/>
    </w:p>
    <w:p w:rsidR="002C3277" w:rsidRPr="003F0B0C" w:rsidRDefault="002C3277" w:rsidP="002C3277">
      <w:pPr>
        <w:rPr>
          <w:rFonts w:ascii="宋体" w:eastAsia="宋体" w:hAnsi="宋体"/>
        </w:rPr>
      </w:pPr>
      <w:r w:rsidRPr="003F0B0C">
        <w:rPr>
          <w:rFonts w:ascii="宋体" w:eastAsia="宋体" w:hAnsi="宋体"/>
        </w:rPr>
        <w:t>ll fast_pow(ll a,ll b,ll N){</w:t>
      </w:r>
    </w:p>
    <w:p w:rsidR="002C3277" w:rsidRPr="003F0B0C" w:rsidRDefault="002C3277" w:rsidP="002C3277">
      <w:pPr>
        <w:rPr>
          <w:rFonts w:ascii="宋体" w:eastAsia="宋体" w:hAnsi="宋体"/>
        </w:rPr>
      </w:pPr>
      <w:r w:rsidRPr="003F0B0C">
        <w:rPr>
          <w:rFonts w:ascii="宋体" w:eastAsia="宋体" w:hAnsi="宋体"/>
        </w:rPr>
        <w:t xml:space="preserve">    a%=N;</w:t>
      </w:r>
    </w:p>
    <w:p w:rsidR="002C3277" w:rsidRPr="003F0B0C" w:rsidRDefault="002C3277" w:rsidP="002C3277">
      <w:pPr>
        <w:rPr>
          <w:rFonts w:ascii="宋体" w:eastAsia="宋体" w:hAnsi="宋体"/>
        </w:rPr>
      </w:pPr>
      <w:r w:rsidRPr="003F0B0C">
        <w:rPr>
          <w:rFonts w:ascii="宋体" w:eastAsia="宋体" w:hAnsi="宋体"/>
        </w:rPr>
        <w:t xml:space="preserve">    ll base=a,ans=1;</w:t>
      </w:r>
    </w:p>
    <w:p w:rsidR="002C3277" w:rsidRPr="003F0B0C" w:rsidRDefault="002C3277" w:rsidP="002C3277">
      <w:pPr>
        <w:rPr>
          <w:rFonts w:ascii="宋体" w:eastAsia="宋体" w:hAnsi="宋体"/>
        </w:rPr>
      </w:pPr>
      <w:r w:rsidRPr="003F0B0C">
        <w:rPr>
          <w:rFonts w:ascii="宋体" w:eastAsia="宋体" w:hAnsi="宋体"/>
        </w:rPr>
        <w:t xml:space="preserve">    while(b){</w:t>
      </w:r>
    </w:p>
    <w:p w:rsidR="002C3277" w:rsidRPr="003F0B0C" w:rsidRDefault="002C3277" w:rsidP="002C3277">
      <w:pPr>
        <w:rPr>
          <w:rFonts w:ascii="宋体" w:eastAsia="宋体" w:hAnsi="宋体"/>
        </w:rPr>
      </w:pPr>
      <w:r w:rsidRPr="003F0B0C">
        <w:rPr>
          <w:rFonts w:ascii="宋体" w:eastAsia="宋体" w:hAnsi="宋体"/>
        </w:rPr>
        <w:t xml:space="preserve">        if(b&amp;1) ans=(ans*base)%N;</w:t>
      </w:r>
    </w:p>
    <w:p w:rsidR="002C3277" w:rsidRPr="003F0B0C" w:rsidRDefault="002C3277" w:rsidP="002C3277">
      <w:pPr>
        <w:rPr>
          <w:rFonts w:ascii="宋体" w:eastAsia="宋体" w:hAnsi="宋体"/>
        </w:rPr>
      </w:pPr>
      <w:r w:rsidRPr="003F0B0C">
        <w:rPr>
          <w:rFonts w:ascii="宋体" w:eastAsia="宋体" w:hAnsi="宋体"/>
        </w:rPr>
        <w:t xml:space="preserve">        b&gt;&gt;=1;</w:t>
      </w:r>
    </w:p>
    <w:p w:rsidR="002C3277" w:rsidRPr="003F0B0C" w:rsidRDefault="002C3277" w:rsidP="002C3277">
      <w:pPr>
        <w:rPr>
          <w:rFonts w:ascii="宋体" w:eastAsia="宋体" w:hAnsi="宋体"/>
        </w:rPr>
      </w:pPr>
      <w:r w:rsidRPr="003F0B0C">
        <w:rPr>
          <w:rFonts w:ascii="宋体" w:eastAsia="宋体" w:hAnsi="宋体"/>
        </w:rPr>
        <w:t xml:space="preserve">        base=(base*base)%N;</w:t>
      </w:r>
    </w:p>
    <w:p w:rsidR="002C3277" w:rsidRPr="003F0B0C" w:rsidRDefault="002C3277" w:rsidP="002C3277">
      <w:pPr>
        <w:rPr>
          <w:rFonts w:ascii="宋体" w:eastAsia="宋体" w:hAnsi="宋体"/>
        </w:rPr>
      </w:pPr>
      <w:r w:rsidRPr="003F0B0C">
        <w:rPr>
          <w:rFonts w:ascii="宋体" w:eastAsia="宋体" w:hAnsi="宋体"/>
        </w:rPr>
        <w:t xml:space="preserve">    }</w:t>
      </w:r>
    </w:p>
    <w:p w:rsidR="002C3277" w:rsidRPr="003F0B0C" w:rsidRDefault="002C3277" w:rsidP="002C3277">
      <w:pPr>
        <w:rPr>
          <w:rFonts w:ascii="宋体" w:eastAsia="宋体" w:hAnsi="宋体"/>
        </w:rPr>
      </w:pPr>
      <w:r w:rsidRPr="003F0B0C">
        <w:rPr>
          <w:rFonts w:ascii="宋体" w:eastAsia="宋体" w:hAnsi="宋体"/>
        </w:rPr>
        <w:t xml:space="preserve">    return ans;</w:t>
      </w:r>
    </w:p>
    <w:p w:rsidR="002C3277" w:rsidRPr="003F0B0C" w:rsidRDefault="002C3277" w:rsidP="002C3277">
      <w:pPr>
        <w:rPr>
          <w:rFonts w:ascii="宋体" w:eastAsia="宋体" w:hAnsi="宋体"/>
        </w:rPr>
      </w:pPr>
      <w:r w:rsidRPr="003F0B0C">
        <w:rPr>
          <w:rFonts w:ascii="宋体" w:eastAsia="宋体" w:hAnsi="宋体"/>
        </w:rPr>
        <w:t>}</w:t>
      </w:r>
    </w:p>
    <w:p w:rsidR="009A4A0B" w:rsidRPr="003F0B0C" w:rsidRDefault="002C3277" w:rsidP="009A4A0B">
      <w:pPr>
        <w:pStyle w:val="3"/>
        <w:rPr>
          <w:rFonts w:ascii="宋体" w:eastAsia="宋体" w:hAnsi="宋体"/>
          <w:b w:val="0"/>
        </w:rPr>
      </w:pPr>
      <w:bookmarkStart w:id="183" w:name="_Toc521431876"/>
      <w:r w:rsidRPr="003F0B0C">
        <w:rPr>
          <w:rFonts w:ascii="宋体" w:eastAsia="宋体" w:hAnsi="宋体" w:hint="eastAsia"/>
          <w:b w:val="0"/>
        </w:rPr>
        <w:t>根据递推式构造系数矩阵</w:t>
      </w:r>
      <w:bookmarkEnd w:id="183"/>
    </w:p>
    <w:p w:rsidR="009A4A0B" w:rsidRPr="003F0B0C" w:rsidRDefault="000D10AC" w:rsidP="009A4A0B">
      <w:pPr>
        <w:rPr>
          <w:rFonts w:ascii="宋体" w:eastAsia="宋体" w:hAnsi="宋体"/>
        </w:rPr>
      </w:pPr>
      <w:hyperlink r:id="rId114" w:history="1">
        <w:r w:rsidR="009A4A0B" w:rsidRPr="003F0B0C">
          <w:rPr>
            <w:rStyle w:val="a3"/>
            <w:rFonts w:ascii="宋体" w:eastAsia="宋体" w:hAnsi="宋体"/>
          </w:rPr>
          <w:t>https://blog.csdn.net/u012061345/article/details/52224623</w:t>
        </w:r>
      </w:hyperlink>
    </w:p>
    <w:p w:rsidR="009A4A0B" w:rsidRPr="003F0B0C" w:rsidRDefault="009A4A0B" w:rsidP="009A4A0B">
      <w:pPr>
        <w:pStyle w:val="3"/>
        <w:rPr>
          <w:rFonts w:ascii="宋体" w:eastAsia="宋体" w:hAnsi="宋体"/>
          <w:b w:val="0"/>
        </w:rPr>
      </w:pPr>
      <w:bookmarkStart w:id="184" w:name="_Toc521431877"/>
      <w:r w:rsidRPr="003F0B0C">
        <w:rPr>
          <w:rFonts w:ascii="宋体" w:eastAsia="宋体" w:hAnsi="宋体" w:hint="eastAsia"/>
          <w:b w:val="0"/>
        </w:rPr>
        <w:lastRenderedPageBreak/>
        <w:t>矩阵快速幂</w:t>
      </w:r>
      <w:bookmarkEnd w:id="184"/>
    </w:p>
    <w:p w:rsidR="002E35D1" w:rsidRPr="003F0B0C" w:rsidRDefault="002E35D1" w:rsidP="002E35D1">
      <w:pPr>
        <w:pStyle w:val="2"/>
        <w:rPr>
          <w:rFonts w:ascii="宋体" w:eastAsia="宋体" w:hAnsi="宋体"/>
          <w:b w:val="0"/>
        </w:rPr>
      </w:pPr>
      <w:bookmarkStart w:id="185" w:name="_Toc521431878"/>
      <w:r w:rsidRPr="003F0B0C">
        <w:rPr>
          <w:rFonts w:ascii="宋体" w:eastAsia="宋体" w:hAnsi="宋体" w:hint="eastAsia"/>
          <w:b w:val="0"/>
        </w:rPr>
        <w:t>快速傅里叶变换（FTT）</w:t>
      </w:r>
      <w:bookmarkEnd w:id="185"/>
    </w:p>
    <w:p w:rsidR="002E35D1" w:rsidRPr="003F0B0C" w:rsidRDefault="002E35D1" w:rsidP="002E35D1">
      <w:pPr>
        <w:pStyle w:val="2"/>
        <w:rPr>
          <w:rFonts w:ascii="宋体" w:eastAsia="宋体" w:hAnsi="宋体"/>
          <w:b w:val="0"/>
        </w:rPr>
      </w:pPr>
      <w:bookmarkStart w:id="186" w:name="_Toc521431879"/>
      <w:r w:rsidRPr="003F0B0C">
        <w:rPr>
          <w:rFonts w:ascii="宋体" w:eastAsia="宋体" w:hAnsi="宋体" w:hint="eastAsia"/>
          <w:b w:val="0"/>
        </w:rPr>
        <w:t>快速数论变换（NTT）</w:t>
      </w:r>
      <w:bookmarkEnd w:id="186"/>
    </w:p>
    <w:p w:rsidR="00BA5BF1" w:rsidRPr="003F0B0C" w:rsidRDefault="00BA5BF1" w:rsidP="00BA5BF1">
      <w:pPr>
        <w:pStyle w:val="2"/>
        <w:rPr>
          <w:rFonts w:ascii="宋体" w:eastAsia="宋体" w:hAnsi="宋体"/>
          <w:b w:val="0"/>
        </w:rPr>
      </w:pPr>
      <w:bookmarkStart w:id="187" w:name="_Toc521431880"/>
      <w:r w:rsidRPr="003F0B0C">
        <w:rPr>
          <w:rFonts w:ascii="宋体" w:eastAsia="宋体" w:hAnsi="宋体" w:hint="eastAsia"/>
          <w:b w:val="0"/>
        </w:rPr>
        <w:t>集合</w:t>
      </w:r>
      <w:bookmarkEnd w:id="187"/>
    </w:p>
    <w:p w:rsidR="00BA5BF1" w:rsidRPr="003F0B0C" w:rsidRDefault="00BA5BF1" w:rsidP="00BA5BF1">
      <w:pPr>
        <w:pStyle w:val="3"/>
        <w:rPr>
          <w:rFonts w:ascii="宋体" w:eastAsia="宋体" w:hAnsi="宋体"/>
          <w:b w:val="0"/>
        </w:rPr>
      </w:pPr>
      <w:bookmarkStart w:id="188" w:name="_Toc521431881"/>
      <w:r w:rsidRPr="003F0B0C">
        <w:rPr>
          <w:rFonts w:ascii="宋体" w:eastAsia="宋体" w:hAnsi="宋体" w:hint="eastAsia"/>
          <w:b w:val="0"/>
        </w:rPr>
        <w:t>交</w:t>
      </w:r>
      <w:bookmarkEnd w:id="188"/>
    </w:p>
    <w:p w:rsidR="00BA5BF1" w:rsidRPr="003F0B0C" w:rsidRDefault="00BA5BF1" w:rsidP="00BA5BF1">
      <w:pPr>
        <w:pStyle w:val="3"/>
        <w:rPr>
          <w:rFonts w:ascii="宋体" w:eastAsia="宋体" w:hAnsi="宋体"/>
          <w:b w:val="0"/>
        </w:rPr>
      </w:pPr>
      <w:bookmarkStart w:id="189" w:name="_Toc521431882"/>
      <w:r w:rsidRPr="003F0B0C">
        <w:rPr>
          <w:rFonts w:ascii="宋体" w:eastAsia="宋体" w:hAnsi="宋体" w:hint="eastAsia"/>
          <w:b w:val="0"/>
        </w:rPr>
        <w:t>并</w:t>
      </w:r>
      <w:bookmarkEnd w:id="189"/>
    </w:p>
    <w:p w:rsidR="00BA5BF1" w:rsidRPr="003F0B0C" w:rsidRDefault="00BA5BF1" w:rsidP="00BA5BF1">
      <w:pPr>
        <w:pStyle w:val="3"/>
        <w:rPr>
          <w:rFonts w:ascii="宋体" w:eastAsia="宋体" w:hAnsi="宋体"/>
          <w:b w:val="0"/>
        </w:rPr>
      </w:pPr>
      <w:bookmarkStart w:id="190" w:name="_Toc521431883"/>
      <w:r w:rsidRPr="003F0B0C">
        <w:rPr>
          <w:rFonts w:ascii="宋体" w:eastAsia="宋体" w:hAnsi="宋体" w:hint="eastAsia"/>
          <w:b w:val="0"/>
        </w:rPr>
        <w:t>差</w:t>
      </w:r>
      <w:bookmarkEnd w:id="190"/>
    </w:p>
    <w:p w:rsidR="007B59ED" w:rsidRPr="003F0B0C" w:rsidRDefault="007B59ED" w:rsidP="00B91FF9">
      <w:pPr>
        <w:pStyle w:val="2"/>
        <w:rPr>
          <w:rFonts w:ascii="宋体" w:eastAsia="宋体" w:hAnsi="宋体" w:cs="Arial"/>
          <w:b w:val="0"/>
          <w:color w:val="333333"/>
          <w:sz w:val="36"/>
          <w:szCs w:val="36"/>
        </w:rPr>
      </w:pPr>
      <w:bookmarkStart w:id="191" w:name="_Toc521431884"/>
      <w:r w:rsidRPr="003F0B0C">
        <w:rPr>
          <w:rFonts w:ascii="宋体" w:eastAsia="宋体" w:hAnsi="宋体" w:cs="Arial" w:hint="eastAsia"/>
          <w:b w:val="0"/>
          <w:color w:val="333333"/>
          <w:sz w:val="36"/>
          <w:szCs w:val="36"/>
        </w:rPr>
        <w:t>数论</w:t>
      </w:r>
      <w:bookmarkEnd w:id="191"/>
    </w:p>
    <w:p w:rsidR="002D372C" w:rsidRPr="003F0B0C" w:rsidRDefault="002D372C" w:rsidP="002D372C">
      <w:pPr>
        <w:pStyle w:val="3"/>
        <w:rPr>
          <w:rFonts w:ascii="宋体" w:eastAsia="宋体" w:hAnsi="宋体"/>
          <w:b w:val="0"/>
        </w:rPr>
      </w:pPr>
      <w:bookmarkStart w:id="192" w:name="_Toc521431885"/>
      <w:r w:rsidRPr="003F0B0C">
        <w:rPr>
          <w:rFonts w:ascii="宋体" w:eastAsia="宋体" w:hAnsi="宋体" w:hint="eastAsia"/>
          <w:b w:val="0"/>
        </w:rPr>
        <w:t>逆元</w:t>
      </w:r>
      <w:bookmarkEnd w:id="192"/>
    </w:p>
    <w:p w:rsidR="00CD3ACE" w:rsidRPr="003F0B0C" w:rsidRDefault="00CD3ACE" w:rsidP="00CD3ACE">
      <w:pPr>
        <w:rPr>
          <w:rFonts w:ascii="宋体" w:eastAsia="宋体" w:hAnsi="宋体"/>
        </w:rPr>
      </w:pPr>
      <w:r w:rsidRPr="003F0B0C">
        <w:rPr>
          <w:rFonts w:ascii="宋体" w:eastAsia="宋体" w:hAnsi="宋体" w:hint="eastAsia"/>
        </w:rPr>
        <w:t>x对mod求逆元，应用费马小定理</w:t>
      </w:r>
      <w:r w:rsidRPr="003F0B0C">
        <w:rPr>
          <w:rFonts w:ascii="宋体" w:eastAsia="宋体" w:hAnsi="宋体"/>
          <w:position w:val="-10"/>
        </w:rPr>
        <w:object w:dxaOrig="1960" w:dyaOrig="360">
          <v:shape id="_x0000_i1052" type="#_x0000_t75" style="width:98.25pt;height:18pt" o:ole="">
            <v:imagedata r:id="rId115" o:title=""/>
          </v:shape>
          <o:OLEObject Type="Embed" ProgID="Equation.DSMT4" ShapeID="_x0000_i1052" DrawAspect="Content" ObjectID="_1595176170" r:id="rId116"/>
        </w:object>
      </w:r>
      <w:r w:rsidRPr="003F0B0C">
        <w:rPr>
          <w:rFonts w:ascii="宋体" w:eastAsia="宋体" w:hAnsi="宋体" w:hint="eastAsia"/>
        </w:rPr>
        <w:t>，x和mod互素，一般题目给的mod本身就是素数，于是</w:t>
      </w:r>
      <w:r w:rsidRPr="003F0B0C">
        <w:rPr>
          <w:rFonts w:ascii="宋体" w:eastAsia="宋体" w:hAnsi="宋体"/>
          <w:position w:val="-10"/>
        </w:rPr>
        <w:object w:dxaOrig="2880" w:dyaOrig="360">
          <v:shape id="_x0000_i1053" type="#_x0000_t75" style="width:2in;height:18pt" o:ole="">
            <v:imagedata r:id="rId117" o:title=""/>
          </v:shape>
          <o:OLEObject Type="Embed" ProgID="Equation.DSMT4" ShapeID="_x0000_i1053" DrawAspect="Content" ObjectID="_1595176171" r:id="rId118"/>
        </w:object>
      </w:r>
      <w:r w:rsidRPr="003F0B0C">
        <w:rPr>
          <w:rFonts w:ascii="宋体" w:eastAsia="宋体" w:hAnsi="宋体" w:hint="eastAsia"/>
        </w:rPr>
        <w:t>所以x的逆元就是</w:t>
      </w:r>
      <w:r w:rsidRPr="003F0B0C">
        <w:rPr>
          <w:rFonts w:ascii="宋体" w:eastAsia="宋体" w:hAnsi="宋体"/>
          <w:position w:val="-6"/>
        </w:rPr>
        <w:object w:dxaOrig="620" w:dyaOrig="320">
          <v:shape id="_x0000_i1054" type="#_x0000_t75" style="width:30.75pt;height:15.75pt" o:ole="">
            <v:imagedata r:id="rId119" o:title=""/>
          </v:shape>
          <o:OLEObject Type="Embed" ProgID="Equation.DSMT4" ShapeID="_x0000_i1054" DrawAspect="Content" ObjectID="_1595176172" r:id="rId120"/>
        </w:object>
      </w:r>
    </w:p>
    <w:p w:rsidR="001777BC" w:rsidRPr="003F0B0C" w:rsidRDefault="001777BC" w:rsidP="00CD3ACE">
      <w:pPr>
        <w:rPr>
          <w:rFonts w:ascii="宋体" w:eastAsia="宋体" w:hAnsi="宋体"/>
        </w:rPr>
      </w:pPr>
      <w:r w:rsidRPr="003F0B0C">
        <w:rPr>
          <w:rFonts w:ascii="宋体" w:eastAsia="宋体" w:hAnsi="宋体" w:hint="eastAsia"/>
        </w:rPr>
        <w:t>使用快速幂求解</w:t>
      </w:r>
    </w:p>
    <w:p w:rsidR="00CD3ACE" w:rsidRPr="003F0B0C" w:rsidRDefault="00CD3ACE" w:rsidP="00CD3ACE">
      <w:pPr>
        <w:rPr>
          <w:rFonts w:ascii="宋体" w:eastAsia="宋体" w:hAnsi="宋体"/>
        </w:rPr>
      </w:pPr>
      <w:r w:rsidRPr="003F0B0C">
        <w:rPr>
          <w:rFonts w:ascii="宋体" w:eastAsia="宋体" w:hAnsi="宋体"/>
        </w:rPr>
        <w:t>ll inv(ll x,ll mod)</w:t>
      </w:r>
    </w:p>
    <w:p w:rsidR="00CD3ACE" w:rsidRPr="003F0B0C" w:rsidRDefault="00CD3ACE" w:rsidP="00CD3ACE">
      <w:pPr>
        <w:rPr>
          <w:rFonts w:ascii="宋体" w:eastAsia="宋体" w:hAnsi="宋体"/>
        </w:rPr>
      </w:pPr>
      <w:r w:rsidRPr="003F0B0C">
        <w:rPr>
          <w:rFonts w:ascii="宋体" w:eastAsia="宋体" w:hAnsi="宋体"/>
        </w:rPr>
        <w:t>{</w:t>
      </w:r>
    </w:p>
    <w:p w:rsidR="00CD3ACE" w:rsidRPr="003F0B0C" w:rsidRDefault="00CD3ACE" w:rsidP="00CD3ACE">
      <w:pPr>
        <w:rPr>
          <w:rFonts w:ascii="宋体" w:eastAsia="宋体" w:hAnsi="宋体"/>
        </w:rPr>
      </w:pPr>
      <w:r w:rsidRPr="003F0B0C">
        <w:rPr>
          <w:rFonts w:ascii="宋体" w:eastAsia="宋体" w:hAnsi="宋体"/>
        </w:rPr>
        <w:t xml:space="preserve">    ll k=mod-2,ans=1;</w:t>
      </w:r>
    </w:p>
    <w:p w:rsidR="00CD3ACE" w:rsidRPr="003F0B0C" w:rsidRDefault="00CD3ACE" w:rsidP="00CD3ACE">
      <w:pPr>
        <w:rPr>
          <w:rFonts w:ascii="宋体" w:eastAsia="宋体" w:hAnsi="宋体"/>
        </w:rPr>
      </w:pPr>
      <w:r w:rsidRPr="003F0B0C">
        <w:rPr>
          <w:rFonts w:ascii="宋体" w:eastAsia="宋体" w:hAnsi="宋体"/>
        </w:rPr>
        <w:t xml:space="preserve">    while(k)</w:t>
      </w:r>
    </w:p>
    <w:p w:rsidR="00CD3ACE" w:rsidRPr="003F0B0C" w:rsidRDefault="00CD3ACE" w:rsidP="00CD3ACE">
      <w:pPr>
        <w:rPr>
          <w:rFonts w:ascii="宋体" w:eastAsia="宋体" w:hAnsi="宋体"/>
        </w:rPr>
      </w:pPr>
      <w:r w:rsidRPr="003F0B0C">
        <w:rPr>
          <w:rFonts w:ascii="宋体" w:eastAsia="宋体" w:hAnsi="宋体"/>
        </w:rPr>
        <w:t xml:space="preserve">    {</w:t>
      </w:r>
    </w:p>
    <w:p w:rsidR="00CD3ACE" w:rsidRPr="003F0B0C" w:rsidRDefault="00CD3ACE" w:rsidP="00CD3ACE">
      <w:pPr>
        <w:rPr>
          <w:rFonts w:ascii="宋体" w:eastAsia="宋体" w:hAnsi="宋体"/>
        </w:rPr>
      </w:pPr>
      <w:r w:rsidRPr="003F0B0C">
        <w:rPr>
          <w:rFonts w:ascii="宋体" w:eastAsia="宋体" w:hAnsi="宋体"/>
        </w:rPr>
        <w:t xml:space="preserve">        if (k&amp;1) ans=(ans*x)%mod;</w:t>
      </w:r>
    </w:p>
    <w:p w:rsidR="00CD3ACE" w:rsidRPr="003F0B0C" w:rsidRDefault="00CD3ACE" w:rsidP="00CD3ACE">
      <w:pPr>
        <w:rPr>
          <w:rFonts w:ascii="宋体" w:eastAsia="宋体" w:hAnsi="宋体"/>
        </w:rPr>
      </w:pPr>
      <w:r w:rsidRPr="003F0B0C">
        <w:rPr>
          <w:rFonts w:ascii="宋体" w:eastAsia="宋体" w:hAnsi="宋体"/>
        </w:rPr>
        <w:t xml:space="preserve">        x=(x*x)%mod;</w:t>
      </w:r>
    </w:p>
    <w:p w:rsidR="00CD3ACE" w:rsidRPr="003F0B0C" w:rsidRDefault="00CD3ACE" w:rsidP="00CD3ACE">
      <w:pPr>
        <w:rPr>
          <w:rFonts w:ascii="宋体" w:eastAsia="宋体" w:hAnsi="宋体"/>
        </w:rPr>
      </w:pPr>
      <w:r w:rsidRPr="003F0B0C">
        <w:rPr>
          <w:rFonts w:ascii="宋体" w:eastAsia="宋体" w:hAnsi="宋体"/>
        </w:rPr>
        <w:t xml:space="preserve">        k&gt;&gt;=1;</w:t>
      </w:r>
    </w:p>
    <w:p w:rsidR="00CD3ACE" w:rsidRPr="003F0B0C" w:rsidRDefault="00CD3ACE" w:rsidP="00CD3ACE">
      <w:pPr>
        <w:rPr>
          <w:rFonts w:ascii="宋体" w:eastAsia="宋体" w:hAnsi="宋体"/>
        </w:rPr>
      </w:pPr>
      <w:r w:rsidRPr="003F0B0C">
        <w:rPr>
          <w:rFonts w:ascii="宋体" w:eastAsia="宋体" w:hAnsi="宋体"/>
        </w:rPr>
        <w:t xml:space="preserve">    }</w:t>
      </w:r>
    </w:p>
    <w:p w:rsidR="00CD3ACE" w:rsidRPr="003F0B0C" w:rsidRDefault="00CD3ACE" w:rsidP="00CD3ACE">
      <w:pPr>
        <w:rPr>
          <w:rFonts w:ascii="宋体" w:eastAsia="宋体" w:hAnsi="宋体"/>
        </w:rPr>
      </w:pPr>
      <w:r w:rsidRPr="003F0B0C">
        <w:rPr>
          <w:rFonts w:ascii="宋体" w:eastAsia="宋体" w:hAnsi="宋体"/>
        </w:rPr>
        <w:t xml:space="preserve">    return ans;</w:t>
      </w:r>
    </w:p>
    <w:p w:rsidR="00CD3ACE" w:rsidRPr="003F0B0C" w:rsidRDefault="00CD3ACE" w:rsidP="00CD3ACE">
      <w:pPr>
        <w:rPr>
          <w:rFonts w:ascii="宋体" w:eastAsia="宋体" w:hAnsi="宋体"/>
        </w:rPr>
      </w:pPr>
      <w:r w:rsidRPr="003F0B0C">
        <w:rPr>
          <w:rFonts w:ascii="宋体" w:eastAsia="宋体" w:hAnsi="宋体"/>
        </w:rPr>
        <w:t>}</w:t>
      </w:r>
    </w:p>
    <w:p w:rsidR="00446FB4" w:rsidRPr="003F0B0C" w:rsidRDefault="00446FB4" w:rsidP="00FE3453">
      <w:pPr>
        <w:pStyle w:val="4"/>
        <w:rPr>
          <w:rFonts w:ascii="宋体" w:eastAsia="宋体" w:hAnsi="宋体"/>
          <w:b w:val="0"/>
        </w:rPr>
      </w:pPr>
      <w:r w:rsidRPr="003F0B0C">
        <w:rPr>
          <w:rFonts w:ascii="宋体" w:eastAsia="宋体" w:hAnsi="宋体" w:hint="eastAsia"/>
          <w:b w:val="0"/>
        </w:rPr>
        <w:lastRenderedPageBreak/>
        <w:t>阶乘逆元</w:t>
      </w:r>
    </w:p>
    <w:p w:rsidR="00FE3453" w:rsidRPr="003F0B0C"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3F0B0C">
        <w:rPr>
          <w:rFonts w:cstheme="minorBidi"/>
          <w:kern w:val="2"/>
          <w:sz w:val="21"/>
          <w:szCs w:val="22"/>
        </w:rPr>
        <w:t>fac[0]=fac[1]=1;</w:t>
      </w:r>
    </w:p>
    <w:p w:rsidR="00FE3453" w:rsidRPr="003F0B0C"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3F0B0C">
        <w:rPr>
          <w:rFonts w:cstheme="minorBidi"/>
          <w:kern w:val="2"/>
          <w:sz w:val="21"/>
          <w:szCs w:val="22"/>
        </w:rPr>
        <w:t>for(int i=2;i&lt;=MAXN;i++)fac[i]=fac[i-1]*i%mod;</w:t>
      </w:r>
    </w:p>
    <w:p w:rsidR="00FE3453" w:rsidRPr="003F0B0C"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3F0B0C">
        <w:rPr>
          <w:rFonts w:cstheme="minorBidi"/>
          <w:kern w:val="2"/>
          <w:sz w:val="21"/>
          <w:szCs w:val="22"/>
        </w:rPr>
        <w:t>inv[MAXN]=quipow(fac[MAXN],mod-2);</w:t>
      </w:r>
    </w:p>
    <w:p w:rsidR="00FE3453" w:rsidRPr="003F0B0C"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3F0B0C">
        <w:rPr>
          <w:rFonts w:cstheme="minorBidi"/>
          <w:kern w:val="2"/>
          <w:sz w:val="21"/>
          <w:szCs w:val="22"/>
        </w:rPr>
        <w:t>for(int i=MAXN-1;i&gt;=0;i--)inv[i]=inv[i+1]*(i+1)%mod;</w:t>
      </w:r>
    </w:p>
    <w:p w:rsidR="00FF63C2" w:rsidRPr="003F0B0C" w:rsidRDefault="00FF63C2"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3F0B0C">
        <w:rPr>
          <w:rFonts w:cstheme="minorBidi" w:hint="eastAsia"/>
          <w:kern w:val="2"/>
          <w:sz w:val="21"/>
          <w:szCs w:val="22"/>
        </w:rPr>
        <w:t>【代码示例】</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const </w:t>
      </w:r>
      <w:r w:rsidRPr="003F0B0C">
        <w:rPr>
          <w:rFonts w:ascii="宋体" w:eastAsia="宋体" w:hAnsi="宋体" w:cs="Consolas"/>
          <w:color w:val="000088"/>
          <w:kern w:val="0"/>
          <w:szCs w:val="21"/>
        </w:rPr>
        <w:t>long</w:t>
      </w: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long</w:t>
      </w: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006666"/>
          <w:kern w:val="0"/>
          <w:szCs w:val="21"/>
        </w:rPr>
        <w:t>1000000007</w:t>
      </w: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const </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maxn=</w:t>
      </w:r>
      <w:r w:rsidRPr="003F0B0C">
        <w:rPr>
          <w:rFonts w:ascii="宋体" w:eastAsia="宋体" w:hAnsi="宋体" w:cs="Consolas"/>
          <w:color w:val="006666"/>
          <w:kern w:val="0"/>
          <w:szCs w:val="21"/>
        </w:rPr>
        <w:t>100000</w:t>
      </w: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typedef </w:t>
      </w:r>
      <w:r w:rsidRPr="003F0B0C">
        <w:rPr>
          <w:rFonts w:ascii="宋体" w:eastAsia="宋体" w:hAnsi="宋体" w:cs="Consolas"/>
          <w:color w:val="000088"/>
          <w:kern w:val="0"/>
          <w:szCs w:val="21"/>
        </w:rPr>
        <w:t>long</w:t>
      </w: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long</w:t>
      </w:r>
      <w:r w:rsidRPr="003F0B0C">
        <w:rPr>
          <w:rFonts w:ascii="宋体" w:eastAsia="宋体" w:hAnsi="宋体" w:cs="Consolas"/>
          <w:color w:val="000000"/>
          <w:kern w:val="0"/>
          <w:szCs w:val="21"/>
          <w:shd w:val="clear" w:color="auto" w:fill="F6F8FA"/>
        </w:rPr>
        <w:t xml:space="preserve"> LL;</w:t>
      </w:r>
    </w:p>
    <w:p w:rsidR="00FF63C2" w:rsidRPr="003F0B0C" w:rsidRDefault="00FF63C2" w:rsidP="00FF63C2">
      <w:pPr>
        <w:widowControl/>
        <w:jc w:val="left"/>
        <w:rPr>
          <w:rFonts w:ascii="宋体" w:eastAsia="宋体" w:hAnsi="宋体" w:cs="Consolas"/>
          <w:color w:val="000000"/>
          <w:kern w:val="0"/>
          <w:szCs w:val="21"/>
          <w:shd w:val="clear" w:color="auto" w:fill="F6F8FA"/>
        </w:rPr>
      </w:pP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LL fac[maxn+</w:t>
      </w:r>
      <w:r w:rsidRPr="003F0B0C">
        <w:rPr>
          <w:rFonts w:ascii="宋体" w:eastAsia="宋体" w:hAnsi="宋体" w:cs="Consolas"/>
          <w:color w:val="006666"/>
          <w:kern w:val="0"/>
          <w:szCs w:val="21"/>
        </w:rPr>
        <w:t>9</w:t>
      </w:r>
      <w:r w:rsidRPr="003F0B0C">
        <w:rPr>
          <w:rFonts w:ascii="宋体" w:eastAsia="宋体" w:hAnsi="宋体" w:cs="Consolas"/>
          <w:color w:val="000000"/>
          <w:kern w:val="0"/>
          <w:szCs w:val="21"/>
          <w:shd w:val="clear" w:color="auto" w:fill="F6F8FA"/>
        </w:rPr>
        <w:t>],inv_fac[maxn];</w:t>
      </w:r>
    </w:p>
    <w:p w:rsidR="00FF63C2" w:rsidRPr="003F0B0C" w:rsidRDefault="00FF63C2" w:rsidP="00FF63C2">
      <w:pPr>
        <w:widowControl/>
        <w:jc w:val="left"/>
        <w:rPr>
          <w:rFonts w:ascii="宋体" w:eastAsia="宋体" w:hAnsi="宋体" w:cs="Consolas"/>
          <w:color w:val="000000"/>
          <w:kern w:val="0"/>
          <w:szCs w:val="21"/>
          <w:shd w:val="clear" w:color="auto" w:fill="F6F8FA"/>
        </w:rPr>
      </w:pP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LL quickpow(LL x,LL n)</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LL res=</w:t>
      </w:r>
      <w:r w:rsidRPr="003F0B0C">
        <w:rPr>
          <w:rFonts w:ascii="宋体" w:eastAsia="宋体" w:hAnsi="宋体" w:cs="Consolas"/>
          <w:color w:val="006666"/>
          <w:kern w:val="0"/>
          <w:szCs w:val="21"/>
        </w:rPr>
        <w:t>1</w:t>
      </w: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x=x%</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while</w:t>
      </w:r>
      <w:r w:rsidRPr="003F0B0C">
        <w:rPr>
          <w:rFonts w:ascii="宋体" w:eastAsia="宋体" w:hAnsi="宋体" w:cs="Consolas"/>
          <w:color w:val="000000"/>
          <w:kern w:val="0"/>
          <w:szCs w:val="21"/>
          <w:shd w:val="clear" w:color="auto" w:fill="F6F8FA"/>
        </w:rPr>
        <w:t>(n)</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if</w:t>
      </w:r>
      <w:r w:rsidRPr="003F0B0C">
        <w:rPr>
          <w:rFonts w:ascii="宋体" w:eastAsia="宋体" w:hAnsi="宋体" w:cs="Consolas"/>
          <w:color w:val="000000"/>
          <w:kern w:val="0"/>
          <w:szCs w:val="21"/>
          <w:shd w:val="clear" w:color="auto" w:fill="F6F8FA"/>
        </w:rPr>
        <w:t>(n%</w:t>
      </w:r>
      <w:r w:rsidRPr="003F0B0C">
        <w:rPr>
          <w:rFonts w:ascii="宋体" w:eastAsia="宋体" w:hAnsi="宋体" w:cs="Consolas"/>
          <w:color w:val="006666"/>
          <w:kern w:val="0"/>
          <w:szCs w:val="21"/>
        </w:rPr>
        <w:t>2</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006666"/>
          <w:kern w:val="0"/>
          <w:szCs w:val="21"/>
        </w:rPr>
        <w:t>1</w:t>
      </w:r>
      <w:r w:rsidRPr="003F0B0C">
        <w:rPr>
          <w:rFonts w:ascii="宋体" w:eastAsia="宋体" w:hAnsi="宋体" w:cs="Consolas"/>
          <w:color w:val="000000"/>
          <w:kern w:val="0"/>
          <w:szCs w:val="21"/>
          <w:shd w:val="clear" w:color="auto" w:fill="F6F8FA"/>
        </w:rPr>
        <w:t>)res=(res*x)%</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n=n/</w:t>
      </w:r>
      <w:r w:rsidRPr="003F0B0C">
        <w:rPr>
          <w:rFonts w:ascii="宋体" w:eastAsia="宋体" w:hAnsi="宋体" w:cs="Consolas"/>
          <w:color w:val="006666"/>
          <w:kern w:val="0"/>
          <w:szCs w:val="21"/>
        </w:rPr>
        <w:t>2</w:t>
      </w: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x=(x*x)%</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return</w:t>
      </w:r>
      <w:r w:rsidRPr="003F0B0C">
        <w:rPr>
          <w:rFonts w:ascii="宋体" w:eastAsia="宋体" w:hAnsi="宋体" w:cs="Consolas"/>
          <w:color w:val="000000"/>
          <w:kern w:val="0"/>
          <w:szCs w:val="21"/>
          <w:shd w:val="clear" w:color="auto" w:fill="F6F8FA"/>
        </w:rPr>
        <w:t xml:space="preserve"> res;</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p>
    <w:p w:rsidR="00FF63C2" w:rsidRPr="003F0B0C" w:rsidRDefault="00FF63C2" w:rsidP="00FF63C2">
      <w:pPr>
        <w:widowControl/>
        <w:jc w:val="left"/>
        <w:rPr>
          <w:rFonts w:ascii="宋体" w:eastAsia="宋体" w:hAnsi="宋体" w:cs="Consolas"/>
          <w:color w:val="000000"/>
          <w:kern w:val="0"/>
          <w:szCs w:val="21"/>
          <w:shd w:val="clear" w:color="auto" w:fill="F6F8FA"/>
        </w:rPr>
      </w:pP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88"/>
          <w:kern w:val="0"/>
          <w:szCs w:val="21"/>
        </w:rPr>
        <w:t>void</w:t>
      </w:r>
      <w:r w:rsidRPr="003F0B0C">
        <w:rPr>
          <w:rFonts w:ascii="宋体" w:eastAsia="宋体" w:hAnsi="宋体" w:cs="Consolas"/>
          <w:color w:val="000000"/>
          <w:kern w:val="0"/>
          <w:szCs w:val="21"/>
          <w:shd w:val="clear" w:color="auto" w:fill="F6F8FA"/>
        </w:rPr>
        <w:t xml:space="preserve"> print()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fac[</w:t>
      </w:r>
      <w:r w:rsidRPr="003F0B0C">
        <w:rPr>
          <w:rFonts w:ascii="宋体" w:eastAsia="宋体" w:hAnsi="宋体" w:cs="Consolas"/>
          <w:color w:val="006666"/>
          <w:kern w:val="0"/>
          <w:szCs w:val="21"/>
        </w:rPr>
        <w:t>0</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006666"/>
          <w:kern w:val="0"/>
          <w:szCs w:val="21"/>
        </w:rPr>
        <w:t>1</w:t>
      </w:r>
      <w:r w:rsidRPr="003F0B0C">
        <w:rPr>
          <w:rFonts w:ascii="宋体" w:eastAsia="宋体" w:hAnsi="宋体" w:cs="Consolas"/>
          <w:color w:val="000000"/>
          <w:kern w:val="0"/>
          <w:szCs w:val="21"/>
          <w:shd w:val="clear" w:color="auto" w:fill="F6F8FA"/>
        </w:rPr>
        <w:t>;</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for</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i=</w:t>
      </w:r>
      <w:r w:rsidRPr="003F0B0C">
        <w:rPr>
          <w:rFonts w:ascii="宋体" w:eastAsia="宋体" w:hAnsi="宋体" w:cs="Consolas"/>
          <w:color w:val="006666"/>
          <w:kern w:val="0"/>
          <w:szCs w:val="21"/>
        </w:rPr>
        <w:t>1</w:t>
      </w:r>
      <w:r w:rsidRPr="003F0B0C">
        <w:rPr>
          <w:rFonts w:ascii="宋体" w:eastAsia="宋体" w:hAnsi="宋体" w:cs="Consolas"/>
          <w:color w:val="000000"/>
          <w:kern w:val="0"/>
          <w:szCs w:val="21"/>
          <w:shd w:val="clear" w:color="auto" w:fill="F6F8FA"/>
        </w:rPr>
        <w:t>;i&lt;=maxn;i++)</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fac[i]=(fac[i-</w:t>
      </w:r>
      <w:r w:rsidRPr="003F0B0C">
        <w:rPr>
          <w:rFonts w:ascii="宋体" w:eastAsia="宋体" w:hAnsi="宋体" w:cs="Consolas"/>
          <w:color w:val="006666"/>
          <w:kern w:val="0"/>
          <w:szCs w:val="21"/>
        </w:rPr>
        <w:t>1</w:t>
      </w:r>
      <w:r w:rsidRPr="003F0B0C">
        <w:rPr>
          <w:rFonts w:ascii="宋体" w:eastAsia="宋体" w:hAnsi="宋体" w:cs="Consolas"/>
          <w:color w:val="000000"/>
          <w:kern w:val="0"/>
          <w:szCs w:val="21"/>
          <w:shd w:val="clear" w:color="auto" w:fill="F6F8FA"/>
        </w:rPr>
        <w:t>]*i)%</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880000"/>
          <w:kern w:val="0"/>
          <w:szCs w:val="21"/>
        </w:rPr>
        <w:t>//阶乘取余打表</w:t>
      </w:r>
    </w:p>
    <w:p w:rsidR="00FF63C2" w:rsidRPr="003F0B0C" w:rsidRDefault="00FF63C2" w:rsidP="00FF63C2">
      <w:pPr>
        <w:widowControl/>
        <w:jc w:val="left"/>
        <w:rPr>
          <w:rFonts w:ascii="宋体" w:eastAsia="宋体" w:hAnsi="宋体" w:cs="Consolas"/>
          <w:color w:val="000000"/>
          <w:kern w:val="0"/>
          <w:szCs w:val="21"/>
          <w:shd w:val="clear" w:color="auto" w:fill="F6F8FA"/>
        </w:rPr>
      </w:pP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880000"/>
          <w:kern w:val="0"/>
          <w:szCs w:val="21"/>
        </w:rPr>
        <w:t>//切记,求阶乘逆元时maxn最大值为mod-1，因为用这个公式时要保证待求逆元的数（此处为n!）要和mod互质。</w:t>
      </w:r>
    </w:p>
    <w:p w:rsidR="00FF63C2" w:rsidRPr="003F0B0C" w:rsidRDefault="00FF63C2" w:rsidP="00FF63C2">
      <w:pPr>
        <w:widowControl/>
        <w:jc w:val="left"/>
        <w:rPr>
          <w:rFonts w:ascii="宋体" w:eastAsia="宋体" w:hAnsi="宋体" w:cs="Consolas"/>
          <w:color w:val="000000"/>
          <w:kern w:val="0"/>
          <w:szCs w:val="21"/>
          <w:shd w:val="clear" w:color="auto" w:fill="F6F8FA"/>
        </w:rPr>
      </w:pP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inv_fac[maxn]=quickpow(fac[maxn],</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006666"/>
          <w:kern w:val="0"/>
          <w:szCs w:val="21"/>
        </w:rPr>
        <w:t>2</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880000"/>
          <w:kern w:val="0"/>
          <w:szCs w:val="21"/>
        </w:rPr>
        <w:t>//最大阶乘逆元</w:t>
      </w:r>
    </w:p>
    <w:p w:rsidR="00FF63C2" w:rsidRPr="003F0B0C" w:rsidRDefault="00FF63C2" w:rsidP="00FF63C2">
      <w:pPr>
        <w:widowControl/>
        <w:jc w:val="left"/>
        <w:rPr>
          <w:rFonts w:ascii="宋体" w:eastAsia="宋体" w:hAnsi="宋体" w:cs="Consolas"/>
          <w:color w:val="000000"/>
          <w:kern w:val="0"/>
          <w:szCs w:val="21"/>
          <w:shd w:val="clear" w:color="auto" w:fill="F6F8FA"/>
        </w:rPr>
      </w:pP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lastRenderedPageBreak/>
        <w:t xml:space="preserve">    </w:t>
      </w:r>
      <w:r w:rsidRPr="003F0B0C">
        <w:rPr>
          <w:rFonts w:ascii="宋体" w:eastAsia="宋体" w:hAnsi="宋体" w:cs="Consolas"/>
          <w:color w:val="000088"/>
          <w:kern w:val="0"/>
          <w:szCs w:val="21"/>
        </w:rPr>
        <w:t>for</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000088"/>
          <w:kern w:val="0"/>
          <w:szCs w:val="21"/>
        </w:rPr>
        <w:t>int</w:t>
      </w:r>
      <w:r w:rsidRPr="003F0B0C">
        <w:rPr>
          <w:rFonts w:ascii="宋体" w:eastAsia="宋体" w:hAnsi="宋体" w:cs="Consolas"/>
          <w:color w:val="000000"/>
          <w:kern w:val="0"/>
          <w:szCs w:val="21"/>
          <w:shd w:val="clear" w:color="auto" w:fill="F6F8FA"/>
        </w:rPr>
        <w:t xml:space="preserve"> i=maxn-</w:t>
      </w:r>
      <w:r w:rsidRPr="003F0B0C">
        <w:rPr>
          <w:rFonts w:ascii="宋体" w:eastAsia="宋体" w:hAnsi="宋体" w:cs="Consolas"/>
          <w:color w:val="006666"/>
          <w:kern w:val="0"/>
          <w:szCs w:val="21"/>
        </w:rPr>
        <w:t>1</w:t>
      </w:r>
      <w:r w:rsidRPr="003F0B0C">
        <w:rPr>
          <w:rFonts w:ascii="宋体" w:eastAsia="宋体" w:hAnsi="宋体" w:cs="Consolas"/>
          <w:color w:val="000000"/>
          <w:kern w:val="0"/>
          <w:szCs w:val="21"/>
          <w:shd w:val="clear" w:color="auto" w:fill="F6F8FA"/>
        </w:rPr>
        <w:t>;i&gt;=</w:t>
      </w:r>
      <w:r w:rsidRPr="003F0B0C">
        <w:rPr>
          <w:rFonts w:ascii="宋体" w:eastAsia="宋体" w:hAnsi="宋体" w:cs="Consolas"/>
          <w:color w:val="006666"/>
          <w:kern w:val="0"/>
          <w:szCs w:val="21"/>
        </w:rPr>
        <w:t>0</w:t>
      </w:r>
      <w:r w:rsidRPr="003F0B0C">
        <w:rPr>
          <w:rFonts w:ascii="宋体" w:eastAsia="宋体" w:hAnsi="宋体" w:cs="Consolas"/>
          <w:color w:val="000000"/>
          <w:kern w:val="0"/>
          <w:szCs w:val="21"/>
          <w:shd w:val="clear" w:color="auto" w:fill="F6F8FA"/>
        </w:rPr>
        <w:t>;i--)</w:t>
      </w:r>
    </w:p>
    <w:p w:rsidR="00FF63C2" w:rsidRPr="003F0B0C" w:rsidRDefault="00FF63C2" w:rsidP="00FF63C2">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inv_fac[i]=(inv_fac[i+</w:t>
      </w:r>
      <w:r w:rsidRPr="003F0B0C">
        <w:rPr>
          <w:rFonts w:ascii="宋体" w:eastAsia="宋体" w:hAnsi="宋体" w:cs="Consolas"/>
          <w:color w:val="006666"/>
          <w:kern w:val="0"/>
          <w:szCs w:val="21"/>
        </w:rPr>
        <w:t>1</w:t>
      </w:r>
      <w:r w:rsidRPr="003F0B0C">
        <w:rPr>
          <w:rFonts w:ascii="宋体" w:eastAsia="宋体" w:hAnsi="宋体" w:cs="Consolas"/>
          <w:color w:val="000000"/>
          <w:kern w:val="0"/>
          <w:szCs w:val="21"/>
          <w:shd w:val="clear" w:color="auto" w:fill="F6F8FA"/>
        </w:rPr>
        <w:t>]*(i+</w:t>
      </w:r>
      <w:r w:rsidRPr="003F0B0C">
        <w:rPr>
          <w:rFonts w:ascii="宋体" w:eastAsia="宋体" w:hAnsi="宋体" w:cs="Consolas"/>
          <w:color w:val="006666"/>
          <w:kern w:val="0"/>
          <w:szCs w:val="21"/>
        </w:rPr>
        <w:t>1</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w:t>
      </w:r>
      <w:r w:rsidRPr="003F0B0C">
        <w:rPr>
          <w:rFonts w:ascii="宋体" w:eastAsia="宋体" w:hAnsi="宋体" w:cs="Consolas"/>
          <w:color w:val="880000"/>
          <w:kern w:val="0"/>
          <w:szCs w:val="21"/>
        </w:rPr>
        <w:t>//递推阶乘逆元</w:t>
      </w:r>
    </w:p>
    <w:p w:rsidR="00FF63C2" w:rsidRPr="003F0B0C" w:rsidRDefault="00FF63C2" w:rsidP="00FF63C2">
      <w:pPr>
        <w:pStyle w:val="a4"/>
        <w:shd w:val="clear" w:color="auto" w:fill="FFFFFF"/>
        <w:wordWrap w:val="0"/>
        <w:spacing w:before="0" w:beforeAutospacing="0" w:after="240" w:afterAutospacing="0" w:line="390" w:lineRule="atLeast"/>
        <w:jc w:val="both"/>
        <w:rPr>
          <w:rFonts w:cstheme="minorBidi"/>
          <w:kern w:val="2"/>
          <w:sz w:val="21"/>
          <w:szCs w:val="22"/>
        </w:rPr>
      </w:pPr>
      <w:r w:rsidRPr="003F0B0C">
        <w:rPr>
          <w:rFonts w:cs="Consolas"/>
          <w:color w:val="000000"/>
          <w:sz w:val="21"/>
          <w:szCs w:val="21"/>
          <w:shd w:val="clear" w:color="auto" w:fill="F6F8FA"/>
        </w:rPr>
        <w:t>}</w:t>
      </w:r>
    </w:p>
    <w:p w:rsidR="00266F25" w:rsidRPr="003F0B0C" w:rsidRDefault="00376DB9" w:rsidP="00266F25">
      <w:pPr>
        <w:pStyle w:val="3"/>
        <w:rPr>
          <w:rFonts w:ascii="宋体" w:eastAsia="宋体" w:hAnsi="宋体"/>
          <w:b w:val="0"/>
        </w:rPr>
      </w:pPr>
      <w:bookmarkStart w:id="193" w:name="_Toc521431886"/>
      <w:r w:rsidRPr="003F0B0C">
        <w:rPr>
          <w:rFonts w:ascii="宋体" w:eastAsia="宋体" w:hAnsi="宋体" w:hint="eastAsia"/>
          <w:b w:val="0"/>
        </w:rPr>
        <w:t>欧拉函数</w:t>
      </w:r>
      <w:bookmarkEnd w:id="193"/>
    </w:p>
    <w:p w:rsidR="00266F25" w:rsidRPr="003F0B0C" w:rsidRDefault="00266F25" w:rsidP="00266F25">
      <w:pPr>
        <w:rPr>
          <w:rFonts w:ascii="宋体" w:eastAsia="宋体" w:hAnsi="宋体"/>
        </w:rPr>
      </w:pPr>
      <w:r w:rsidRPr="003F0B0C">
        <w:rPr>
          <w:rFonts w:ascii="宋体" w:eastAsia="宋体" w:hAnsi="宋体" w:hint="eastAsia"/>
        </w:rPr>
        <w:t>//单个欧拉值</w:t>
      </w:r>
    </w:p>
    <w:p w:rsidR="00266F25" w:rsidRPr="003F0B0C" w:rsidRDefault="00266F25" w:rsidP="00266F25">
      <w:pPr>
        <w:rPr>
          <w:rFonts w:ascii="宋体" w:eastAsia="宋体" w:hAnsi="宋体"/>
        </w:rPr>
      </w:pPr>
      <w:r w:rsidRPr="003F0B0C">
        <w:rPr>
          <w:rFonts w:ascii="宋体" w:eastAsia="宋体" w:hAnsi="宋体"/>
        </w:rPr>
        <w:t>ll euler(ll x)</w:t>
      </w:r>
    </w:p>
    <w:p w:rsidR="00266F25" w:rsidRPr="003F0B0C" w:rsidRDefault="00266F25" w:rsidP="00266F25">
      <w:pPr>
        <w:rPr>
          <w:rFonts w:ascii="宋体" w:eastAsia="宋体" w:hAnsi="宋体"/>
        </w:rPr>
      </w:pPr>
      <w:r w:rsidRPr="003F0B0C">
        <w:rPr>
          <w:rFonts w:ascii="宋体" w:eastAsia="宋体" w:hAnsi="宋体"/>
        </w:rPr>
        <w:t>{</w:t>
      </w:r>
    </w:p>
    <w:p w:rsidR="00266F25" w:rsidRPr="003F0B0C" w:rsidRDefault="00266F25" w:rsidP="00266F25">
      <w:pPr>
        <w:rPr>
          <w:rFonts w:ascii="宋体" w:eastAsia="宋体" w:hAnsi="宋体"/>
        </w:rPr>
      </w:pPr>
      <w:r w:rsidRPr="003F0B0C">
        <w:rPr>
          <w:rFonts w:ascii="宋体" w:eastAsia="宋体" w:hAnsi="宋体"/>
        </w:rPr>
        <w:t xml:space="preserve">    ll num=x;</w:t>
      </w:r>
    </w:p>
    <w:p w:rsidR="00266F25" w:rsidRPr="003F0B0C" w:rsidRDefault="00266F25" w:rsidP="00266F25">
      <w:pPr>
        <w:rPr>
          <w:rFonts w:ascii="宋体" w:eastAsia="宋体" w:hAnsi="宋体"/>
        </w:rPr>
      </w:pPr>
      <w:r w:rsidRPr="003F0B0C">
        <w:rPr>
          <w:rFonts w:ascii="宋体" w:eastAsia="宋体" w:hAnsi="宋体"/>
        </w:rPr>
        <w:t xml:space="preserve">    for (ll i=2ll;i*i&lt;=x;i++)</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if (x%i==0ll)</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num=(num/i)*(i-1ll);</w:t>
      </w:r>
    </w:p>
    <w:p w:rsidR="00266F25" w:rsidRPr="003F0B0C" w:rsidRDefault="00266F25" w:rsidP="00266F25">
      <w:pPr>
        <w:rPr>
          <w:rFonts w:ascii="宋体" w:eastAsia="宋体" w:hAnsi="宋体"/>
        </w:rPr>
      </w:pPr>
      <w:r w:rsidRPr="003F0B0C">
        <w:rPr>
          <w:rFonts w:ascii="宋体" w:eastAsia="宋体" w:hAnsi="宋体"/>
        </w:rPr>
        <w:t xml:space="preserve">            while (x%i==0ll) x/=i;</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if (x!=1ll) num=(num/x)*(x-1ll);</w:t>
      </w:r>
    </w:p>
    <w:p w:rsidR="00266F25" w:rsidRPr="003F0B0C" w:rsidRDefault="00266F25" w:rsidP="00266F25">
      <w:pPr>
        <w:rPr>
          <w:rFonts w:ascii="宋体" w:eastAsia="宋体" w:hAnsi="宋体"/>
        </w:rPr>
      </w:pPr>
      <w:r w:rsidRPr="003F0B0C">
        <w:rPr>
          <w:rFonts w:ascii="宋体" w:eastAsia="宋体" w:hAnsi="宋体"/>
        </w:rPr>
        <w:t xml:space="preserve">    return num;</w:t>
      </w:r>
    </w:p>
    <w:p w:rsidR="00266F25" w:rsidRPr="003F0B0C" w:rsidRDefault="00266F25" w:rsidP="00266F25">
      <w:pPr>
        <w:rPr>
          <w:rFonts w:ascii="宋体" w:eastAsia="宋体" w:hAnsi="宋体"/>
        </w:rPr>
      </w:pPr>
      <w:r w:rsidRPr="003F0B0C">
        <w:rPr>
          <w:rFonts w:ascii="宋体" w:eastAsia="宋体" w:hAnsi="宋体"/>
        </w:rPr>
        <w:t>}</w:t>
      </w:r>
    </w:p>
    <w:p w:rsidR="00266F25" w:rsidRPr="003F0B0C" w:rsidRDefault="00266F25" w:rsidP="00266F25">
      <w:pPr>
        <w:rPr>
          <w:rFonts w:ascii="宋体" w:eastAsia="宋体" w:hAnsi="宋体"/>
        </w:rPr>
      </w:pPr>
      <w:r w:rsidRPr="003F0B0C">
        <w:rPr>
          <w:rFonts w:ascii="宋体" w:eastAsia="宋体" w:hAnsi="宋体" w:hint="eastAsia"/>
        </w:rPr>
        <w:t>/</w:t>
      </w:r>
      <w:r w:rsidRPr="003F0B0C">
        <w:rPr>
          <w:rFonts w:ascii="宋体" w:eastAsia="宋体" w:hAnsi="宋体"/>
        </w:rPr>
        <w:t>/</w:t>
      </w:r>
      <w:r w:rsidRPr="003F0B0C">
        <w:rPr>
          <w:rFonts w:ascii="宋体" w:eastAsia="宋体" w:hAnsi="宋体" w:hint="eastAsia"/>
        </w:rPr>
        <w:t>单个欧拉值</w:t>
      </w:r>
    </w:p>
    <w:p w:rsidR="00266F25" w:rsidRPr="003F0B0C" w:rsidRDefault="00266F25" w:rsidP="00266F25">
      <w:pPr>
        <w:rPr>
          <w:rFonts w:ascii="宋体" w:eastAsia="宋体" w:hAnsi="宋体"/>
          <w:color w:val="FF0000"/>
        </w:rPr>
      </w:pPr>
      <w:r w:rsidRPr="003F0B0C">
        <w:rPr>
          <w:rFonts w:ascii="宋体" w:eastAsia="宋体" w:hAnsi="宋体" w:hint="eastAsia"/>
        </w:rPr>
        <w:t>/</w:t>
      </w:r>
      <w:r w:rsidRPr="003F0B0C">
        <w:rPr>
          <w:rFonts w:ascii="宋体" w:eastAsia="宋体" w:hAnsi="宋体"/>
        </w:rPr>
        <w:t>/</w:t>
      </w:r>
      <w:r w:rsidRPr="003F0B0C">
        <w:rPr>
          <w:rFonts w:ascii="宋体" w:eastAsia="宋体" w:hAnsi="宋体" w:hint="eastAsia"/>
          <w:b/>
          <w:color w:val="FF0000"/>
        </w:rPr>
        <w:t>模板未验证</w:t>
      </w:r>
    </w:p>
    <w:p w:rsidR="00266F25" w:rsidRPr="003F0B0C" w:rsidRDefault="00266F25" w:rsidP="00266F25">
      <w:pPr>
        <w:rPr>
          <w:rFonts w:ascii="宋体" w:eastAsia="宋体" w:hAnsi="宋体"/>
        </w:rPr>
      </w:pPr>
      <w:r w:rsidRPr="003F0B0C">
        <w:rPr>
          <w:rFonts w:ascii="宋体" w:eastAsia="宋体" w:hAnsi="宋体"/>
        </w:rPr>
        <w:t>#include &lt;cmath&gt;</w:t>
      </w:r>
    </w:p>
    <w:p w:rsidR="00266F25" w:rsidRPr="003F0B0C" w:rsidRDefault="00266F25" w:rsidP="00266F25">
      <w:pPr>
        <w:rPr>
          <w:rFonts w:ascii="宋体" w:eastAsia="宋体" w:hAnsi="宋体"/>
        </w:rPr>
      </w:pPr>
      <w:r w:rsidRPr="003F0B0C">
        <w:rPr>
          <w:rFonts w:ascii="宋体" w:eastAsia="宋体" w:hAnsi="宋体"/>
        </w:rPr>
        <w:t>int GetPhi(int n)</w:t>
      </w:r>
    </w:p>
    <w:p w:rsidR="00266F25" w:rsidRPr="003F0B0C" w:rsidRDefault="00266F25" w:rsidP="00266F25">
      <w:pPr>
        <w:rPr>
          <w:rFonts w:ascii="宋体" w:eastAsia="宋体" w:hAnsi="宋体"/>
        </w:rPr>
      </w:pPr>
      <w:r w:rsidRPr="003F0B0C">
        <w:rPr>
          <w:rFonts w:ascii="宋体" w:eastAsia="宋体" w:hAnsi="宋体"/>
        </w:rPr>
        <w:t>{</w:t>
      </w:r>
    </w:p>
    <w:p w:rsidR="00266F25" w:rsidRPr="003F0B0C" w:rsidRDefault="00266F25" w:rsidP="00266F25">
      <w:pPr>
        <w:rPr>
          <w:rFonts w:ascii="宋体" w:eastAsia="宋体" w:hAnsi="宋体"/>
        </w:rPr>
      </w:pPr>
      <w:r w:rsidRPr="003F0B0C">
        <w:rPr>
          <w:rFonts w:ascii="宋体" w:eastAsia="宋体" w:hAnsi="宋体"/>
        </w:rPr>
        <w:t xml:space="preserve">    int m = sqrt(n+0.5);</w:t>
      </w:r>
    </w:p>
    <w:p w:rsidR="00266F25" w:rsidRPr="003F0B0C" w:rsidRDefault="00266F25" w:rsidP="00266F25">
      <w:pPr>
        <w:rPr>
          <w:rFonts w:ascii="宋体" w:eastAsia="宋体" w:hAnsi="宋体"/>
        </w:rPr>
      </w:pPr>
      <w:r w:rsidRPr="003F0B0C">
        <w:rPr>
          <w:rFonts w:ascii="宋体" w:eastAsia="宋体" w:hAnsi="宋体"/>
        </w:rPr>
        <w:t xml:space="preserve">    int ans = n;</w:t>
      </w:r>
    </w:p>
    <w:p w:rsidR="00266F25" w:rsidRPr="003F0B0C" w:rsidRDefault="00266F25" w:rsidP="00266F25">
      <w:pPr>
        <w:rPr>
          <w:rFonts w:ascii="宋体" w:eastAsia="宋体" w:hAnsi="宋体"/>
        </w:rPr>
      </w:pPr>
      <w:r w:rsidRPr="003F0B0C">
        <w:rPr>
          <w:rFonts w:ascii="宋体" w:eastAsia="宋体" w:hAnsi="宋体"/>
        </w:rPr>
        <w:t xml:space="preserve">    for(int i=2; i&lt;=m; ++i) if(n%i == 0)</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ans = ans/i * (i-1);</w:t>
      </w:r>
    </w:p>
    <w:p w:rsidR="00266F25" w:rsidRPr="003F0B0C" w:rsidRDefault="00266F25" w:rsidP="00266F25">
      <w:pPr>
        <w:rPr>
          <w:rFonts w:ascii="宋体" w:eastAsia="宋体" w:hAnsi="宋体"/>
        </w:rPr>
      </w:pPr>
      <w:r w:rsidRPr="003F0B0C">
        <w:rPr>
          <w:rFonts w:ascii="宋体" w:eastAsia="宋体" w:hAnsi="宋体"/>
        </w:rPr>
        <w:t xml:space="preserve">        while(n%i == 0) n /= i;</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if(n &gt; 1) ans = ans/n * (n-1);</w:t>
      </w:r>
    </w:p>
    <w:p w:rsidR="00266F25" w:rsidRPr="003F0B0C" w:rsidRDefault="00266F25" w:rsidP="00266F25">
      <w:pPr>
        <w:rPr>
          <w:rFonts w:ascii="宋体" w:eastAsia="宋体" w:hAnsi="宋体"/>
        </w:rPr>
      </w:pPr>
      <w:r w:rsidRPr="003F0B0C">
        <w:rPr>
          <w:rFonts w:ascii="宋体" w:eastAsia="宋体" w:hAnsi="宋体"/>
        </w:rPr>
        <w:t xml:space="preserve">    return ans;</w:t>
      </w:r>
    </w:p>
    <w:p w:rsidR="00266F25" w:rsidRPr="003F0B0C" w:rsidRDefault="00266F25" w:rsidP="00266F25">
      <w:pPr>
        <w:rPr>
          <w:rFonts w:ascii="宋体" w:eastAsia="宋体" w:hAnsi="宋体"/>
        </w:rPr>
      </w:pPr>
      <w:r w:rsidRPr="003F0B0C">
        <w:rPr>
          <w:rFonts w:ascii="宋体" w:eastAsia="宋体" w:hAnsi="宋体"/>
        </w:rPr>
        <w:t>}</w:t>
      </w:r>
    </w:p>
    <w:p w:rsidR="00266F25" w:rsidRPr="003F0B0C" w:rsidRDefault="00266F25" w:rsidP="00266F25">
      <w:pPr>
        <w:rPr>
          <w:rFonts w:ascii="宋体" w:eastAsia="宋体" w:hAnsi="宋体" w:cs="Arial"/>
          <w:color w:val="4F4F4F"/>
          <w:shd w:val="clear" w:color="auto" w:fill="FFFFFF"/>
        </w:rPr>
      </w:pPr>
      <w:r w:rsidRPr="003F0B0C">
        <w:rPr>
          <w:rFonts w:ascii="宋体" w:eastAsia="宋体" w:hAnsi="宋体" w:cs="Arial" w:hint="eastAsia"/>
          <w:color w:val="4F4F4F"/>
          <w:shd w:val="clear" w:color="auto" w:fill="FFFFFF"/>
        </w:rPr>
        <w:t>//</w:t>
      </w:r>
      <w:r w:rsidRPr="003F0B0C">
        <w:rPr>
          <w:rFonts w:ascii="宋体" w:eastAsia="宋体" w:hAnsi="宋体" w:cs="Arial"/>
          <w:color w:val="4F4F4F"/>
          <w:shd w:val="clear" w:color="auto" w:fill="FFFFFF"/>
        </w:rPr>
        <w:t>下面的代码求出了1~n中所有数的欧拉函数值，并保存在了phi数组中</w:t>
      </w:r>
    </w:p>
    <w:p w:rsidR="00266F25" w:rsidRPr="003F0B0C" w:rsidRDefault="00266F25" w:rsidP="00266F25">
      <w:pPr>
        <w:rPr>
          <w:rFonts w:ascii="宋体" w:eastAsia="宋体" w:hAnsi="宋体"/>
        </w:rPr>
      </w:pPr>
      <w:r w:rsidRPr="003F0B0C">
        <w:rPr>
          <w:rFonts w:ascii="宋体" w:eastAsia="宋体" w:hAnsi="宋体" w:hint="eastAsia"/>
        </w:rPr>
        <w:t>/</w:t>
      </w:r>
      <w:r w:rsidRPr="003F0B0C">
        <w:rPr>
          <w:rFonts w:ascii="宋体" w:eastAsia="宋体" w:hAnsi="宋体"/>
        </w:rPr>
        <w:t>/</w:t>
      </w:r>
      <w:r w:rsidRPr="003F0B0C">
        <w:rPr>
          <w:rFonts w:ascii="宋体" w:eastAsia="宋体" w:hAnsi="宋体" w:hint="eastAsia"/>
          <w:b/>
          <w:color w:val="FF0000"/>
        </w:rPr>
        <w:t>模板未验证</w:t>
      </w:r>
    </w:p>
    <w:p w:rsidR="00266F25" w:rsidRPr="003F0B0C" w:rsidRDefault="00266F25" w:rsidP="00266F25">
      <w:pPr>
        <w:rPr>
          <w:rFonts w:ascii="宋体" w:eastAsia="宋体" w:hAnsi="宋体"/>
        </w:rPr>
      </w:pPr>
      <w:r w:rsidRPr="003F0B0C">
        <w:rPr>
          <w:rFonts w:ascii="宋体" w:eastAsia="宋体" w:hAnsi="宋体"/>
        </w:rPr>
        <w:t>const int MAXN = 3e6+5;</w:t>
      </w:r>
    </w:p>
    <w:p w:rsidR="00266F25" w:rsidRPr="003F0B0C" w:rsidRDefault="00266F25" w:rsidP="00266F25">
      <w:pPr>
        <w:rPr>
          <w:rFonts w:ascii="宋体" w:eastAsia="宋体" w:hAnsi="宋体"/>
        </w:rPr>
      </w:pPr>
      <w:r w:rsidRPr="003F0B0C">
        <w:rPr>
          <w:rFonts w:ascii="宋体" w:eastAsia="宋体" w:hAnsi="宋体"/>
        </w:rPr>
        <w:t>__int64 phi[MAXN];</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void PhiTable(int n)</w:t>
      </w:r>
    </w:p>
    <w:p w:rsidR="00266F25" w:rsidRPr="003F0B0C" w:rsidRDefault="00266F25" w:rsidP="00266F25">
      <w:pPr>
        <w:rPr>
          <w:rFonts w:ascii="宋体" w:eastAsia="宋体" w:hAnsi="宋体"/>
        </w:rPr>
      </w:pPr>
      <w:r w:rsidRPr="003F0B0C">
        <w:rPr>
          <w:rFonts w:ascii="宋体" w:eastAsia="宋体" w:hAnsi="宋体"/>
        </w:rPr>
        <w:t>{</w:t>
      </w:r>
    </w:p>
    <w:p w:rsidR="00266F25" w:rsidRPr="003F0B0C" w:rsidRDefault="00266F25" w:rsidP="00266F25">
      <w:pPr>
        <w:rPr>
          <w:rFonts w:ascii="宋体" w:eastAsia="宋体" w:hAnsi="宋体"/>
        </w:rPr>
      </w:pPr>
      <w:r w:rsidRPr="003F0B0C">
        <w:rPr>
          <w:rFonts w:ascii="宋体" w:eastAsia="宋体" w:hAnsi="宋体"/>
        </w:rPr>
        <w:lastRenderedPageBreak/>
        <w:t xml:space="preserve">    for(int i=2; i&lt;=n; ++i)</w:t>
      </w:r>
    </w:p>
    <w:p w:rsidR="00266F25" w:rsidRPr="003F0B0C" w:rsidRDefault="00266F25" w:rsidP="00266F25">
      <w:pPr>
        <w:rPr>
          <w:rFonts w:ascii="宋体" w:eastAsia="宋体" w:hAnsi="宋体"/>
        </w:rPr>
      </w:pPr>
      <w:r w:rsidRPr="003F0B0C">
        <w:rPr>
          <w:rFonts w:ascii="宋体" w:eastAsia="宋体" w:hAnsi="宋体"/>
        </w:rPr>
        <w:t xml:space="preserve">        phi[i] = 0;</w:t>
      </w:r>
    </w:p>
    <w:p w:rsidR="00266F25" w:rsidRPr="003F0B0C" w:rsidRDefault="00266F25" w:rsidP="00266F25">
      <w:pPr>
        <w:rPr>
          <w:rFonts w:ascii="宋体" w:eastAsia="宋体" w:hAnsi="宋体"/>
        </w:rPr>
      </w:pPr>
      <w:r w:rsidRPr="003F0B0C">
        <w:rPr>
          <w:rFonts w:ascii="宋体" w:eastAsia="宋体" w:hAnsi="宋体"/>
        </w:rPr>
        <w:t xml:space="preserve">    phi[1] = 1;</w:t>
      </w:r>
    </w:p>
    <w:p w:rsidR="00266F25" w:rsidRPr="003F0B0C" w:rsidRDefault="00266F25" w:rsidP="00266F25">
      <w:pPr>
        <w:rPr>
          <w:rFonts w:ascii="宋体" w:eastAsia="宋体" w:hAnsi="宋体"/>
        </w:rPr>
      </w:pPr>
      <w:r w:rsidRPr="003F0B0C">
        <w:rPr>
          <w:rFonts w:ascii="宋体" w:eastAsia="宋体" w:hAnsi="宋体"/>
        </w:rPr>
        <w:t xml:space="preserve">    for(int i=2; i&lt;=n; ++i) if((!phi[i]))</w:t>
      </w:r>
    </w:p>
    <w:p w:rsidR="00266F25" w:rsidRPr="003F0B0C" w:rsidRDefault="00266F25" w:rsidP="00266F25">
      <w:pPr>
        <w:rPr>
          <w:rFonts w:ascii="宋体" w:eastAsia="宋体" w:hAnsi="宋体"/>
        </w:rPr>
      </w:pPr>
      <w:r w:rsidRPr="003F0B0C">
        <w:rPr>
          <w:rFonts w:ascii="宋体" w:eastAsia="宋体" w:hAnsi="宋体"/>
        </w:rPr>
        <w:t xml:space="preserve">        for(int j=i; j&lt;=n; j+=i)</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if(!phi[j]) phi[j] = j;</w:t>
      </w:r>
    </w:p>
    <w:p w:rsidR="00266F25" w:rsidRPr="003F0B0C" w:rsidRDefault="00266F25" w:rsidP="00266F25">
      <w:pPr>
        <w:rPr>
          <w:rFonts w:ascii="宋体" w:eastAsia="宋体" w:hAnsi="宋体"/>
        </w:rPr>
      </w:pPr>
      <w:r w:rsidRPr="003F0B0C">
        <w:rPr>
          <w:rFonts w:ascii="宋体" w:eastAsia="宋体" w:hAnsi="宋体"/>
        </w:rPr>
        <w:t xml:space="preserve">            phi[j] = phi[j]/i * (i-1);</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w:t>
      </w:r>
    </w:p>
    <w:p w:rsidR="00266F25" w:rsidRPr="003F0B0C" w:rsidRDefault="00266F25" w:rsidP="00266F25">
      <w:pPr>
        <w:rPr>
          <w:rFonts w:ascii="宋体" w:eastAsia="宋体" w:hAnsi="宋体" w:cs="Arial"/>
          <w:color w:val="333333"/>
          <w:szCs w:val="21"/>
          <w:shd w:val="clear" w:color="auto" w:fill="FFFFFF"/>
        </w:rPr>
      </w:pPr>
      <w:r w:rsidRPr="003F0B0C">
        <w:rPr>
          <w:rFonts w:ascii="宋体" w:eastAsia="宋体" w:hAnsi="宋体" w:hint="eastAsia"/>
        </w:rPr>
        <w:t>/</w:t>
      </w:r>
      <w:r w:rsidRPr="003F0B0C">
        <w:rPr>
          <w:rFonts w:ascii="宋体" w:eastAsia="宋体" w:hAnsi="宋体"/>
        </w:rPr>
        <w:t>/</w:t>
      </w:r>
      <w:r w:rsidRPr="003F0B0C">
        <w:rPr>
          <w:rFonts w:ascii="宋体" w:eastAsia="宋体" w:hAnsi="宋体" w:cs="Arial"/>
          <w:color w:val="333333"/>
          <w:szCs w:val="21"/>
          <w:shd w:val="clear" w:color="auto" w:fill="FFFFFF"/>
        </w:rPr>
        <w:t>求出了1~n中所有数的欧拉函数值的前缀和，并保存在了f数组中</w:t>
      </w:r>
    </w:p>
    <w:p w:rsidR="00266F25" w:rsidRPr="003F0B0C" w:rsidRDefault="00266F25" w:rsidP="00266F25">
      <w:pPr>
        <w:rPr>
          <w:rFonts w:ascii="宋体" w:eastAsia="宋体" w:hAnsi="宋体"/>
        </w:rPr>
      </w:pPr>
      <w:r w:rsidRPr="003F0B0C">
        <w:rPr>
          <w:rFonts w:ascii="宋体" w:eastAsia="宋体" w:hAnsi="宋体" w:hint="eastAsia"/>
        </w:rPr>
        <w:t>/</w:t>
      </w:r>
      <w:r w:rsidRPr="003F0B0C">
        <w:rPr>
          <w:rFonts w:ascii="宋体" w:eastAsia="宋体" w:hAnsi="宋体"/>
        </w:rPr>
        <w:t>/</w:t>
      </w:r>
      <w:r w:rsidRPr="003F0B0C">
        <w:rPr>
          <w:rFonts w:ascii="宋体" w:eastAsia="宋体" w:hAnsi="宋体" w:hint="eastAsia"/>
          <w:b/>
          <w:color w:val="FF0000"/>
        </w:rPr>
        <w:t>模板未验证</w:t>
      </w:r>
    </w:p>
    <w:p w:rsidR="00266F25" w:rsidRPr="003F0B0C" w:rsidRDefault="00266F25" w:rsidP="00266F25">
      <w:pPr>
        <w:rPr>
          <w:rFonts w:ascii="宋体" w:eastAsia="宋体" w:hAnsi="宋体"/>
        </w:rPr>
      </w:pPr>
      <w:r w:rsidRPr="003F0B0C">
        <w:rPr>
          <w:rFonts w:ascii="宋体" w:eastAsia="宋体" w:hAnsi="宋体"/>
        </w:rPr>
        <w:t>const int MAXN = 3e6+5;</w:t>
      </w:r>
    </w:p>
    <w:p w:rsidR="00266F25" w:rsidRPr="003F0B0C" w:rsidRDefault="00266F25" w:rsidP="00266F25">
      <w:pPr>
        <w:rPr>
          <w:rFonts w:ascii="宋体" w:eastAsia="宋体" w:hAnsi="宋体"/>
        </w:rPr>
      </w:pPr>
      <w:r w:rsidRPr="003F0B0C">
        <w:rPr>
          <w:rFonts w:ascii="宋体" w:eastAsia="宋体" w:hAnsi="宋体"/>
        </w:rPr>
        <w:t>__int64 f[MAXN];</w:t>
      </w:r>
    </w:p>
    <w:p w:rsidR="00266F25" w:rsidRPr="003F0B0C" w:rsidRDefault="00266F25" w:rsidP="00266F25">
      <w:pPr>
        <w:rPr>
          <w:rFonts w:ascii="宋体" w:eastAsia="宋体" w:hAnsi="宋体"/>
        </w:rPr>
      </w:pPr>
      <w:r w:rsidRPr="003F0B0C">
        <w:rPr>
          <w:rFonts w:ascii="宋体" w:eastAsia="宋体" w:hAnsi="宋体"/>
        </w:rPr>
        <w:t>void SumPhiTable(int n)</w:t>
      </w:r>
    </w:p>
    <w:p w:rsidR="00266F25" w:rsidRPr="003F0B0C" w:rsidRDefault="00266F25" w:rsidP="00266F25">
      <w:pPr>
        <w:rPr>
          <w:rFonts w:ascii="宋体" w:eastAsia="宋体" w:hAnsi="宋体"/>
        </w:rPr>
      </w:pPr>
      <w:r w:rsidRPr="003F0B0C">
        <w:rPr>
          <w:rFonts w:ascii="宋体" w:eastAsia="宋体" w:hAnsi="宋体"/>
        </w:rPr>
        <w:t>{</w:t>
      </w:r>
    </w:p>
    <w:p w:rsidR="00266F25" w:rsidRPr="003F0B0C" w:rsidRDefault="00266F25" w:rsidP="00266F25">
      <w:pPr>
        <w:rPr>
          <w:rFonts w:ascii="宋体" w:eastAsia="宋体" w:hAnsi="宋体"/>
        </w:rPr>
      </w:pPr>
      <w:r w:rsidRPr="003F0B0C">
        <w:rPr>
          <w:rFonts w:ascii="宋体" w:eastAsia="宋体" w:hAnsi="宋体"/>
        </w:rPr>
        <w:t xml:space="preserve">    f[1] = 1;</w:t>
      </w:r>
    </w:p>
    <w:p w:rsidR="00266F25" w:rsidRPr="003F0B0C" w:rsidRDefault="00266F25" w:rsidP="00266F25">
      <w:pPr>
        <w:rPr>
          <w:rFonts w:ascii="宋体" w:eastAsia="宋体" w:hAnsi="宋体"/>
        </w:rPr>
      </w:pPr>
      <w:r w:rsidRPr="003F0B0C">
        <w:rPr>
          <w:rFonts w:ascii="宋体" w:eastAsia="宋体" w:hAnsi="宋体"/>
        </w:rPr>
        <w:t xml:space="preserve">    for(int i=2; i&lt;n; ++i)</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if(!f[i])</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for(int j=i; j&lt;n; j+=i)</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if(!f[j]) f[j] = j;</w:t>
      </w:r>
    </w:p>
    <w:p w:rsidR="00266F25" w:rsidRPr="003F0B0C" w:rsidRDefault="00266F25" w:rsidP="00266F25">
      <w:pPr>
        <w:rPr>
          <w:rFonts w:ascii="宋体" w:eastAsia="宋体" w:hAnsi="宋体"/>
        </w:rPr>
      </w:pPr>
      <w:r w:rsidRPr="003F0B0C">
        <w:rPr>
          <w:rFonts w:ascii="宋体" w:eastAsia="宋体" w:hAnsi="宋体"/>
        </w:rPr>
        <w:t xml:space="preserve">                f[j] = f[j]/i * (i-1);</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 xml:space="preserve">        f[i] += f[i-1];</w:t>
      </w:r>
    </w:p>
    <w:p w:rsidR="00266F25" w:rsidRPr="003F0B0C" w:rsidRDefault="00266F25" w:rsidP="00266F25">
      <w:pPr>
        <w:rPr>
          <w:rFonts w:ascii="宋体" w:eastAsia="宋体" w:hAnsi="宋体"/>
        </w:rPr>
      </w:pPr>
      <w:r w:rsidRPr="003F0B0C">
        <w:rPr>
          <w:rFonts w:ascii="宋体" w:eastAsia="宋体" w:hAnsi="宋体"/>
        </w:rPr>
        <w:t xml:space="preserve">    }</w:t>
      </w:r>
    </w:p>
    <w:p w:rsidR="00266F25" w:rsidRPr="003F0B0C" w:rsidRDefault="00266F25" w:rsidP="00266F25">
      <w:pPr>
        <w:rPr>
          <w:rFonts w:ascii="宋体" w:eastAsia="宋体" w:hAnsi="宋体"/>
        </w:rPr>
      </w:pPr>
      <w:r w:rsidRPr="003F0B0C">
        <w:rPr>
          <w:rFonts w:ascii="宋体" w:eastAsia="宋体" w:hAnsi="宋体"/>
        </w:rPr>
        <w:t>}</w:t>
      </w:r>
    </w:p>
    <w:p w:rsidR="005E048A" w:rsidRPr="003F0B0C" w:rsidRDefault="005E048A" w:rsidP="005E048A">
      <w:pPr>
        <w:pStyle w:val="3"/>
        <w:rPr>
          <w:rFonts w:ascii="宋体" w:eastAsia="宋体" w:hAnsi="宋体"/>
          <w:b w:val="0"/>
        </w:rPr>
      </w:pPr>
      <w:bookmarkStart w:id="194" w:name="_Toc521431887"/>
      <w:r w:rsidRPr="003F0B0C">
        <w:rPr>
          <w:rFonts w:ascii="宋体" w:eastAsia="宋体" w:hAnsi="宋体" w:hint="eastAsia"/>
          <w:b w:val="0"/>
        </w:rPr>
        <w:t>威尔逊定理</w:t>
      </w:r>
      <w:bookmarkEnd w:id="194"/>
    </w:p>
    <w:p w:rsidR="005E048A" w:rsidRPr="003F0B0C" w:rsidRDefault="005E048A" w:rsidP="005E048A">
      <w:pPr>
        <w:rPr>
          <w:rFonts w:ascii="宋体" w:eastAsia="宋体" w:hAnsi="宋体"/>
        </w:rPr>
      </w:pPr>
      <w:r w:rsidRPr="003F0B0C">
        <w:rPr>
          <w:rFonts w:ascii="宋体" w:eastAsia="宋体" w:hAnsi="宋体"/>
        </w:rPr>
        <w:t>p为素数，则((p-1)! + 1) % p == 0</w:t>
      </w:r>
    </w:p>
    <w:p w:rsidR="00483DA4" w:rsidRPr="003F0B0C" w:rsidRDefault="00483DA4" w:rsidP="00483DA4">
      <w:pPr>
        <w:pStyle w:val="3"/>
        <w:rPr>
          <w:rFonts w:ascii="宋体" w:eastAsia="宋体" w:hAnsi="宋体"/>
          <w:b w:val="0"/>
        </w:rPr>
      </w:pPr>
      <w:bookmarkStart w:id="195" w:name="_Toc521431888"/>
      <w:r w:rsidRPr="003F0B0C">
        <w:rPr>
          <w:rFonts w:ascii="宋体" w:eastAsia="宋体" w:hAnsi="宋体" w:hint="eastAsia"/>
          <w:b w:val="0"/>
        </w:rPr>
        <w:lastRenderedPageBreak/>
        <w:t>幂取模</w:t>
      </w:r>
      <w:r w:rsidR="00626C85" w:rsidRPr="003F0B0C">
        <w:rPr>
          <w:rFonts w:ascii="宋体" w:eastAsia="宋体" w:hAnsi="宋体" w:hint="eastAsia"/>
          <w:b w:val="0"/>
        </w:rPr>
        <w:t>(欧拉定理、费马小定理、扩展欧拉定理)</w:t>
      </w:r>
      <w:bookmarkEnd w:id="195"/>
    </w:p>
    <w:p w:rsidR="00626C85" w:rsidRPr="003F0B0C" w:rsidRDefault="00626C85" w:rsidP="00F323C4">
      <w:pPr>
        <w:pStyle w:val="4"/>
        <w:rPr>
          <w:rFonts w:ascii="宋体" w:eastAsia="宋体" w:hAnsi="宋体"/>
          <w:b w:val="0"/>
        </w:rPr>
      </w:pPr>
      <w:r w:rsidRPr="003F0B0C">
        <w:rPr>
          <w:rFonts w:ascii="宋体" w:eastAsia="宋体" w:hAnsi="宋体" w:hint="eastAsia"/>
          <w:b w:val="0"/>
        </w:rPr>
        <w:t>欧拉定理</w:t>
      </w:r>
    </w:p>
    <w:p w:rsidR="00626C85" w:rsidRPr="003F0B0C" w:rsidRDefault="00F323C4" w:rsidP="00626C85">
      <w:pPr>
        <w:rPr>
          <w:rFonts w:ascii="宋体" w:eastAsia="宋体" w:hAnsi="宋体"/>
        </w:rPr>
      </w:pPr>
      <w:r w:rsidRPr="003F0B0C">
        <w:rPr>
          <w:rFonts w:ascii="宋体" w:eastAsia="宋体" w:hAnsi="宋体"/>
          <w:position w:val="-50"/>
        </w:rPr>
        <w:object w:dxaOrig="1920" w:dyaOrig="1140">
          <v:shape id="_x0000_i1055" type="#_x0000_t75" style="width:132.75pt;height:78.75pt" o:ole="">
            <v:imagedata r:id="rId121" o:title=""/>
          </v:shape>
          <o:OLEObject Type="Embed" ProgID="Equation.DSMT4" ShapeID="_x0000_i1055" DrawAspect="Content" ObjectID="_1595176173" r:id="rId122"/>
        </w:object>
      </w:r>
    </w:p>
    <w:p w:rsidR="00626C85" w:rsidRPr="003F0B0C" w:rsidRDefault="00626C85" w:rsidP="00F323C4">
      <w:pPr>
        <w:pStyle w:val="4"/>
        <w:rPr>
          <w:rFonts w:ascii="宋体" w:eastAsia="宋体" w:hAnsi="宋体"/>
          <w:b w:val="0"/>
        </w:rPr>
      </w:pPr>
      <w:r w:rsidRPr="003F0B0C">
        <w:rPr>
          <w:rFonts w:ascii="宋体" w:eastAsia="宋体" w:hAnsi="宋体" w:hint="eastAsia"/>
          <w:b w:val="0"/>
        </w:rPr>
        <w:t>费马小定理</w:t>
      </w:r>
    </w:p>
    <w:p w:rsidR="00626C85" w:rsidRPr="003F0B0C" w:rsidRDefault="00F323C4" w:rsidP="00626C85">
      <w:pPr>
        <w:rPr>
          <w:rFonts w:ascii="宋体" w:eastAsia="宋体" w:hAnsi="宋体"/>
        </w:rPr>
      </w:pPr>
      <w:r w:rsidRPr="003F0B0C">
        <w:rPr>
          <w:rFonts w:ascii="宋体" w:eastAsia="宋体" w:hAnsi="宋体"/>
          <w:position w:val="-50"/>
        </w:rPr>
        <w:object w:dxaOrig="3240" w:dyaOrig="1140">
          <v:shape id="_x0000_i1056" type="#_x0000_t75" style="width:217.5pt;height:76.5pt" o:ole="">
            <v:imagedata r:id="rId123" o:title=""/>
          </v:shape>
          <o:OLEObject Type="Embed" ProgID="Equation.DSMT4" ShapeID="_x0000_i1056" DrawAspect="Content" ObjectID="_1595176174" r:id="rId124"/>
        </w:object>
      </w:r>
    </w:p>
    <w:p w:rsidR="00F323C4" w:rsidRPr="003F0B0C" w:rsidRDefault="00F323C4" w:rsidP="00F323C4">
      <w:pPr>
        <w:pStyle w:val="4"/>
        <w:rPr>
          <w:rFonts w:ascii="宋体" w:eastAsia="宋体" w:hAnsi="宋体"/>
          <w:b w:val="0"/>
        </w:rPr>
      </w:pPr>
      <w:r w:rsidRPr="003F0B0C">
        <w:rPr>
          <w:rFonts w:ascii="宋体" w:eastAsia="宋体" w:hAnsi="宋体" w:hint="eastAsia"/>
          <w:b w:val="0"/>
        </w:rPr>
        <w:t>扩展欧拉定理</w:t>
      </w:r>
    </w:p>
    <w:p w:rsidR="00483DA4" w:rsidRPr="003F0B0C" w:rsidRDefault="00F323C4" w:rsidP="00CD3ACE">
      <w:pPr>
        <w:rPr>
          <w:rFonts w:ascii="宋体" w:eastAsia="宋体" w:hAnsi="宋体"/>
        </w:rPr>
      </w:pPr>
      <w:r w:rsidRPr="003F0B0C">
        <w:rPr>
          <w:rFonts w:ascii="宋体" w:eastAsia="宋体" w:hAnsi="宋体" w:hint="eastAsia"/>
        </w:rPr>
        <w:t>（不要求a,c互质）</w:t>
      </w:r>
    </w:p>
    <w:p w:rsidR="00483DA4" w:rsidRPr="003F0B0C" w:rsidRDefault="00483DA4" w:rsidP="00CD3ACE">
      <w:pPr>
        <w:rPr>
          <w:rFonts w:ascii="宋体" w:eastAsia="宋体" w:hAnsi="宋体"/>
        </w:rPr>
      </w:pPr>
      <w:r w:rsidRPr="003F0B0C">
        <w:rPr>
          <w:rFonts w:ascii="宋体" w:eastAsia="宋体" w:hAnsi="宋体"/>
          <w:noProof/>
        </w:rPr>
        <w:drawing>
          <wp:inline distT="0" distB="0" distL="0" distR="0" wp14:anchorId="4CF1D602" wp14:editId="74ABF20D">
            <wp:extent cx="4619625" cy="485775"/>
            <wp:effectExtent l="0" t="0" r="9525" b="9525"/>
            <wp:docPr id="5" name="图片 5" descr="http://dl.iteye.com/upload/attachment/531761/b2c93169-8323-37f9-8dda-4999cb23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l.iteye.com/upload/attachment/531761/b2c93169-8323-37f9-8dda-4999cb233343.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19625" cy="485775"/>
                    </a:xfrm>
                    <a:prstGeom prst="rect">
                      <a:avLst/>
                    </a:prstGeom>
                    <a:noFill/>
                    <a:ln>
                      <a:noFill/>
                    </a:ln>
                  </pic:spPr>
                </pic:pic>
              </a:graphicData>
            </a:graphic>
          </wp:inline>
        </w:drawing>
      </w:r>
    </w:p>
    <w:p w:rsidR="00626C85" w:rsidRPr="003F0B0C" w:rsidRDefault="00626C85" w:rsidP="00CD3ACE">
      <w:pPr>
        <w:rPr>
          <w:rFonts w:ascii="宋体" w:eastAsia="宋体" w:hAnsi="宋体"/>
        </w:rPr>
      </w:pPr>
      <w:r w:rsidRPr="003F0B0C">
        <w:rPr>
          <w:rFonts w:ascii="宋体" w:eastAsia="宋体" w:hAnsi="宋体" w:hint="eastAsia"/>
        </w:rPr>
        <w:t>当x&lt;phi(C)时直接使用快速幂即可</w:t>
      </w:r>
    </w:p>
    <w:p w:rsidR="00BF310F" w:rsidRPr="003F0B0C" w:rsidRDefault="00BF310F" w:rsidP="00BF310F">
      <w:pPr>
        <w:pStyle w:val="4"/>
        <w:rPr>
          <w:rFonts w:ascii="宋体" w:eastAsia="宋体" w:hAnsi="宋体"/>
          <w:b w:val="0"/>
        </w:rPr>
      </w:pPr>
      <w:r w:rsidRPr="003F0B0C">
        <w:rPr>
          <w:rFonts w:ascii="宋体" w:eastAsia="宋体" w:hAnsi="宋体" w:hint="eastAsia"/>
          <w:b w:val="0"/>
        </w:rPr>
        <w:t>指数循环节问题</w:t>
      </w:r>
    </w:p>
    <w:p w:rsidR="00BF310F" w:rsidRPr="003F0B0C" w:rsidRDefault="000D10AC" w:rsidP="00BF310F">
      <w:pPr>
        <w:rPr>
          <w:rFonts w:ascii="宋体" w:eastAsia="宋体" w:hAnsi="宋体"/>
        </w:rPr>
      </w:pPr>
      <w:hyperlink r:id="rId126" w:history="1">
        <w:r w:rsidR="00BF310F" w:rsidRPr="003F0B0C">
          <w:rPr>
            <w:rStyle w:val="a3"/>
            <w:rFonts w:ascii="宋体" w:eastAsia="宋体" w:hAnsi="宋体"/>
          </w:rPr>
          <w:t>https://blog.csdn.net/acdreamers/article/details/8236942</w:t>
        </w:r>
      </w:hyperlink>
    </w:p>
    <w:p w:rsidR="00BF310F" w:rsidRPr="003F0B0C" w:rsidRDefault="00BF310F" w:rsidP="00BF310F">
      <w:pPr>
        <w:rPr>
          <w:rFonts w:ascii="宋体" w:eastAsia="宋体" w:hAnsi="宋体"/>
        </w:rPr>
      </w:pPr>
      <w:r w:rsidRPr="003F0B0C">
        <w:rPr>
          <w:rFonts w:ascii="宋体" w:eastAsia="宋体" w:hAnsi="宋体"/>
        </w:rPr>
        <w:t>FZU-1759</w:t>
      </w:r>
    </w:p>
    <w:p w:rsidR="00BF310F" w:rsidRPr="003F0B0C" w:rsidRDefault="00BF310F" w:rsidP="00BF310F">
      <w:pPr>
        <w:rPr>
          <w:rFonts w:ascii="宋体" w:eastAsia="宋体" w:hAnsi="宋体"/>
        </w:rPr>
      </w:pPr>
      <w:r w:rsidRPr="003F0B0C">
        <w:rPr>
          <w:rFonts w:ascii="宋体" w:eastAsia="宋体" w:hAnsi="宋体" w:hint="eastAsia"/>
        </w:rPr>
        <w:t>HDU-2837</w:t>
      </w:r>
    </w:p>
    <w:p w:rsidR="00BF310F" w:rsidRPr="003F0B0C" w:rsidRDefault="00BF310F" w:rsidP="00BF310F">
      <w:pPr>
        <w:rPr>
          <w:rFonts w:ascii="宋体" w:eastAsia="宋体" w:hAnsi="宋体"/>
        </w:rPr>
      </w:pPr>
      <w:r w:rsidRPr="003F0B0C">
        <w:rPr>
          <w:rFonts w:ascii="宋体" w:eastAsia="宋体" w:hAnsi="宋体"/>
        </w:rPr>
        <w:t>ZOJ-1674</w:t>
      </w:r>
    </w:p>
    <w:p w:rsidR="00BF310F" w:rsidRPr="003F0B0C" w:rsidRDefault="00BF310F" w:rsidP="00BF310F">
      <w:pPr>
        <w:rPr>
          <w:rFonts w:ascii="宋体" w:eastAsia="宋体" w:hAnsi="宋体"/>
        </w:rPr>
      </w:pPr>
      <w:r w:rsidRPr="003F0B0C">
        <w:rPr>
          <w:rFonts w:ascii="宋体" w:eastAsia="宋体" w:hAnsi="宋体"/>
        </w:rPr>
        <w:t>HDU-4335</w:t>
      </w:r>
    </w:p>
    <w:p w:rsidR="00BF310F" w:rsidRPr="003F0B0C" w:rsidRDefault="000D10AC" w:rsidP="00BF310F">
      <w:pPr>
        <w:rPr>
          <w:rFonts w:ascii="宋体" w:eastAsia="宋体" w:hAnsi="宋体"/>
        </w:rPr>
      </w:pPr>
      <w:hyperlink r:id="rId127" w:history="1">
        <w:r w:rsidR="00BF310F" w:rsidRPr="003F0B0C">
          <w:rPr>
            <w:rStyle w:val="a3"/>
            <w:rFonts w:ascii="宋体" w:eastAsia="宋体" w:hAnsi="宋体"/>
          </w:rPr>
          <w:t>https://blog.csdn.net/wust_zzwh/article/details/51966450</w:t>
        </w:r>
      </w:hyperlink>
    </w:p>
    <w:p w:rsidR="00BF310F" w:rsidRPr="003F0B0C" w:rsidRDefault="00BF310F" w:rsidP="00BF310F">
      <w:pPr>
        <w:rPr>
          <w:rFonts w:ascii="宋体" w:eastAsia="宋体" w:hAnsi="宋体"/>
        </w:rPr>
      </w:pPr>
      <w:r w:rsidRPr="003F0B0C">
        <w:rPr>
          <w:rFonts w:ascii="宋体" w:eastAsia="宋体" w:hAnsi="宋体" w:hint="eastAsia"/>
        </w:rPr>
        <w:t>（HDU-</w:t>
      </w:r>
      <w:r w:rsidRPr="003F0B0C">
        <w:rPr>
          <w:rFonts w:ascii="宋体" w:eastAsia="宋体" w:hAnsi="宋体"/>
        </w:rPr>
        <w:t>5728</w:t>
      </w:r>
      <w:r w:rsidRPr="003F0B0C">
        <w:rPr>
          <w:rFonts w:ascii="宋体" w:eastAsia="宋体" w:hAnsi="宋体" w:hint="eastAsia"/>
        </w:rPr>
        <w:t>-</w:t>
      </w:r>
      <w:r w:rsidRPr="003F0B0C">
        <w:rPr>
          <w:rFonts w:ascii="宋体" w:eastAsia="宋体" w:hAnsi="宋体"/>
        </w:rPr>
        <w:t>2016</w:t>
      </w:r>
      <w:r w:rsidRPr="003F0B0C">
        <w:rPr>
          <w:rFonts w:ascii="宋体" w:eastAsia="宋体" w:hAnsi="宋体" w:hint="eastAsia"/>
        </w:rPr>
        <w:t>多校）</w:t>
      </w:r>
    </w:p>
    <w:p w:rsidR="00655F3C" w:rsidRPr="003F0B0C" w:rsidRDefault="00655F3C" w:rsidP="00655F3C">
      <w:pPr>
        <w:pStyle w:val="3"/>
        <w:rPr>
          <w:rFonts w:ascii="宋体" w:eastAsia="宋体" w:hAnsi="宋体"/>
          <w:b w:val="0"/>
        </w:rPr>
      </w:pPr>
      <w:bookmarkStart w:id="196" w:name="_Toc521431889"/>
      <w:r w:rsidRPr="003F0B0C">
        <w:rPr>
          <w:rFonts w:ascii="宋体" w:eastAsia="宋体" w:hAnsi="宋体" w:hint="eastAsia"/>
          <w:b w:val="0"/>
        </w:rPr>
        <w:lastRenderedPageBreak/>
        <w:t>不定方程</w:t>
      </w:r>
      <w:bookmarkEnd w:id="196"/>
    </w:p>
    <w:p w:rsidR="00655F3C" w:rsidRPr="003F0B0C" w:rsidRDefault="00E62827" w:rsidP="00655F3C">
      <w:pPr>
        <w:pStyle w:val="4"/>
        <w:rPr>
          <w:rFonts w:ascii="宋体" w:eastAsia="宋体" w:hAnsi="宋体"/>
          <w:b w:val="0"/>
        </w:rPr>
      </w:pPr>
      <w:r w:rsidRPr="003F0B0C">
        <w:rPr>
          <w:rFonts w:ascii="宋体" w:eastAsia="宋体" w:hAnsi="宋体" w:hint="eastAsia"/>
          <w:b w:val="0"/>
        </w:rPr>
        <w:t>√-</w:t>
      </w:r>
      <w:r w:rsidR="00655F3C" w:rsidRPr="003F0B0C">
        <w:rPr>
          <w:rFonts w:ascii="宋体" w:eastAsia="宋体" w:hAnsi="宋体" w:hint="eastAsia"/>
          <w:b w:val="0"/>
        </w:rPr>
        <w:t>HD</w:t>
      </w:r>
      <w:r w:rsidR="00655F3C" w:rsidRPr="003F0B0C">
        <w:rPr>
          <w:rFonts w:ascii="宋体" w:eastAsia="宋体" w:hAnsi="宋体"/>
          <w:b w:val="0"/>
        </w:rPr>
        <w:t>U</w:t>
      </w:r>
      <w:r w:rsidR="00655F3C" w:rsidRPr="003F0B0C">
        <w:rPr>
          <w:rFonts w:ascii="宋体" w:eastAsia="宋体" w:hAnsi="宋体" w:hint="eastAsia"/>
          <w:b w:val="0"/>
        </w:rPr>
        <w:t>-</w:t>
      </w:r>
      <w:r w:rsidR="00655F3C" w:rsidRPr="003F0B0C">
        <w:rPr>
          <w:rFonts w:ascii="宋体" w:eastAsia="宋体" w:hAnsi="宋体"/>
          <w:b w:val="0"/>
        </w:rPr>
        <w:t>6298</w:t>
      </w:r>
      <w:r w:rsidR="00655F3C" w:rsidRPr="003F0B0C">
        <w:rPr>
          <w:rFonts w:ascii="宋体" w:eastAsia="宋体" w:hAnsi="宋体" w:hint="eastAsia"/>
          <w:b w:val="0"/>
        </w:rPr>
        <w:t>-</w:t>
      </w:r>
      <w:r w:rsidR="00655F3C" w:rsidRPr="003F0B0C">
        <w:rPr>
          <w:rFonts w:ascii="宋体" w:eastAsia="宋体" w:hAnsi="宋体"/>
          <w:b w:val="0"/>
        </w:rPr>
        <w:t>2018</w:t>
      </w:r>
      <w:r w:rsidR="00655F3C" w:rsidRPr="003F0B0C">
        <w:rPr>
          <w:rFonts w:ascii="宋体" w:eastAsia="宋体" w:hAnsi="宋体" w:hint="eastAsia"/>
          <w:b w:val="0"/>
        </w:rPr>
        <w:t>多校1-签到题</w:t>
      </w:r>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√-HD</w:instrText>
      </w:r>
      <w:r w:rsidRPr="003F0B0C">
        <w:rPr>
          <w:rFonts w:ascii="宋体" w:eastAsia="宋体" w:hAnsi="宋体"/>
          <w:b w:val="0"/>
        </w:rPr>
        <w:instrText>U</w:instrText>
      </w:r>
      <w:r w:rsidRPr="003F0B0C">
        <w:rPr>
          <w:rFonts w:ascii="宋体" w:eastAsia="宋体" w:hAnsi="宋体" w:hint="eastAsia"/>
          <w:b w:val="0"/>
        </w:rPr>
        <w:instrText>-</w:instrText>
      </w:r>
      <w:r w:rsidRPr="003F0B0C">
        <w:rPr>
          <w:rFonts w:ascii="宋体" w:eastAsia="宋体" w:hAnsi="宋体"/>
          <w:b w:val="0"/>
        </w:rPr>
        <w:instrText>6298</w:instrText>
      </w:r>
      <w:r w:rsidRPr="003F0B0C">
        <w:rPr>
          <w:rFonts w:ascii="宋体" w:eastAsia="宋体" w:hAnsi="宋体" w:hint="eastAsia"/>
          <w:b w:val="0"/>
        </w:rPr>
        <w:instrText>-</w:instrText>
      </w:r>
      <w:r w:rsidRPr="003F0B0C">
        <w:rPr>
          <w:rFonts w:ascii="宋体" w:eastAsia="宋体" w:hAnsi="宋体"/>
          <w:b w:val="0"/>
        </w:rPr>
        <w:instrText>2018</w:instrText>
      </w:r>
      <w:r w:rsidRPr="003F0B0C">
        <w:rPr>
          <w:rFonts w:ascii="宋体" w:eastAsia="宋体" w:hAnsi="宋体" w:hint="eastAsia"/>
          <w:b w:val="0"/>
        </w:rPr>
        <w:instrText>多校1-签到题</w:instrText>
      </w:r>
      <w:r w:rsidRPr="003F0B0C">
        <w:rPr>
          <w:rFonts w:ascii="宋体" w:eastAsia="宋体" w:hAnsi="宋体"/>
          <w:b w:val="0"/>
        </w:rPr>
        <w:instrText>:</w:instrText>
      </w:r>
      <w:r w:rsidRPr="003F0B0C">
        <w:rPr>
          <w:rFonts w:ascii="宋体" w:eastAsia="宋体" w:hAnsi="宋体" w:hint="eastAsia"/>
        </w:rPr>
        <w:instrText>6</w:instrText>
      </w:r>
      <w:r w:rsidRPr="003F0B0C">
        <w:rPr>
          <w:rFonts w:ascii="宋体" w:eastAsia="宋体" w:hAnsi="宋体"/>
        </w:rPr>
        <w:instrText xml:space="preserve">298" \y "HDU:6298" </w:instrText>
      </w:r>
      <w:r w:rsidRPr="003F0B0C">
        <w:rPr>
          <w:rFonts w:ascii="宋体" w:eastAsia="宋体" w:hAnsi="宋体"/>
          <w:b w:val="0"/>
        </w:rPr>
        <w:fldChar w:fldCharType="end"/>
      </w:r>
    </w:p>
    <w:p w:rsidR="00655F3C" w:rsidRPr="003F0B0C" w:rsidRDefault="00655F3C" w:rsidP="00CD3ACE">
      <w:pPr>
        <w:rPr>
          <w:rFonts w:ascii="宋体" w:eastAsia="宋体" w:hAnsi="宋体"/>
        </w:rPr>
      </w:pPr>
      <w:r w:rsidRPr="003F0B0C">
        <w:rPr>
          <w:rFonts w:ascii="宋体" w:eastAsia="宋体" w:hAnsi="宋体" w:hint="eastAsia"/>
        </w:rPr>
        <w:t>【题意】</w:t>
      </w:r>
    </w:p>
    <w:p w:rsidR="00E62827" w:rsidRPr="003F0B0C" w:rsidRDefault="00E62827" w:rsidP="00CD3ACE">
      <w:pPr>
        <w:rPr>
          <w:rFonts w:ascii="宋体" w:eastAsia="宋体" w:hAnsi="宋体"/>
        </w:rPr>
      </w:pPr>
      <w:r w:rsidRPr="003F0B0C">
        <w:rPr>
          <w:rFonts w:ascii="宋体" w:eastAsia="宋体" w:hAnsi="宋体"/>
          <w:position w:val="-100"/>
        </w:rPr>
        <w:object w:dxaOrig="2200" w:dyaOrig="2120">
          <v:shape id="_x0000_i1057" type="#_x0000_t75" style="width:110.25pt;height:105.75pt" o:ole="">
            <v:imagedata r:id="rId128" o:title=""/>
          </v:shape>
          <o:OLEObject Type="Embed" ProgID="Equation.DSMT4" ShapeID="_x0000_i1057" DrawAspect="Content" ObjectID="_1595176175" r:id="rId129"/>
        </w:object>
      </w:r>
    </w:p>
    <w:p w:rsidR="00655F3C" w:rsidRPr="003F0B0C" w:rsidRDefault="00655F3C" w:rsidP="00CD3ACE">
      <w:pPr>
        <w:rPr>
          <w:rFonts w:ascii="宋体" w:eastAsia="宋体" w:hAnsi="宋体"/>
        </w:rPr>
      </w:pPr>
      <w:r w:rsidRPr="003F0B0C">
        <w:rPr>
          <w:rFonts w:ascii="宋体" w:eastAsia="宋体" w:hAnsi="宋体" w:hint="eastAsia"/>
        </w:rPr>
        <w:t>【题解】</w:t>
      </w:r>
    </w:p>
    <w:p w:rsidR="00E62827" w:rsidRPr="003F0B0C" w:rsidRDefault="00E62827" w:rsidP="00CD3ACE">
      <w:pPr>
        <w:rPr>
          <w:rFonts w:ascii="宋体" w:eastAsia="宋体" w:hAnsi="宋体"/>
        </w:rPr>
      </w:pPr>
      <w:r w:rsidRPr="003F0B0C">
        <w:rPr>
          <w:rFonts w:ascii="宋体" w:eastAsia="宋体" w:hAnsi="宋体"/>
          <w:position w:val="-154"/>
        </w:rPr>
        <w:object w:dxaOrig="1960" w:dyaOrig="3200">
          <v:shape id="_x0000_i1058" type="#_x0000_t75" style="width:98.25pt;height:159.75pt" o:ole="">
            <v:imagedata r:id="rId130" o:title=""/>
          </v:shape>
          <o:OLEObject Type="Embed" ProgID="Equation.DSMT4" ShapeID="_x0000_i1058" DrawAspect="Content" ObjectID="_1595176176" r:id="rId131"/>
        </w:object>
      </w:r>
    </w:p>
    <w:p w:rsidR="00E62827" w:rsidRPr="003F0B0C" w:rsidRDefault="007F40D3" w:rsidP="00CD3ACE">
      <w:pPr>
        <w:rPr>
          <w:rFonts w:ascii="宋体" w:eastAsia="宋体" w:hAnsi="宋体"/>
        </w:rPr>
      </w:pPr>
      <w:r w:rsidRPr="003F0B0C">
        <w:rPr>
          <w:rFonts w:ascii="宋体" w:eastAsia="宋体" w:hAnsi="宋体"/>
          <w:position w:val="-230"/>
        </w:rPr>
        <w:object w:dxaOrig="1860" w:dyaOrig="4720">
          <v:shape id="_x0000_i1059" type="#_x0000_t75" style="width:93pt;height:236.25pt" o:ole="">
            <v:imagedata r:id="rId132" o:title=""/>
          </v:shape>
          <o:OLEObject Type="Embed" ProgID="Equation.DSMT4" ShapeID="_x0000_i1059" DrawAspect="Content" ObjectID="_1595176177" r:id="rId133"/>
        </w:object>
      </w:r>
    </w:p>
    <w:p w:rsidR="007F40D3" w:rsidRPr="003F0B0C" w:rsidRDefault="007F40D3" w:rsidP="00CD3ACE">
      <w:pPr>
        <w:rPr>
          <w:rFonts w:ascii="宋体" w:eastAsia="宋体" w:hAnsi="宋体"/>
        </w:rPr>
      </w:pPr>
      <w:r w:rsidRPr="003F0B0C">
        <w:rPr>
          <w:rFonts w:ascii="宋体" w:eastAsia="宋体" w:hAnsi="宋体"/>
          <w:position w:val="-66"/>
        </w:rPr>
        <w:object w:dxaOrig="1900" w:dyaOrig="1440">
          <v:shape id="_x0000_i1060" type="#_x0000_t75" style="width:95.25pt;height:1in" o:ole="">
            <v:imagedata r:id="rId134" o:title=""/>
          </v:shape>
          <o:OLEObject Type="Embed" ProgID="Equation.DSMT4" ShapeID="_x0000_i1060" DrawAspect="Content" ObjectID="_1595176178" r:id="rId135"/>
        </w:object>
      </w:r>
    </w:p>
    <w:p w:rsidR="00E62827" w:rsidRPr="003F0B0C" w:rsidRDefault="007F40D3" w:rsidP="00CD3ACE">
      <w:pPr>
        <w:rPr>
          <w:rFonts w:ascii="宋体" w:eastAsia="宋体" w:hAnsi="宋体"/>
        </w:rPr>
      </w:pPr>
      <w:r w:rsidRPr="003F0B0C">
        <w:rPr>
          <w:rFonts w:ascii="宋体" w:eastAsia="宋体" w:hAnsi="宋体"/>
          <w:position w:val="-30"/>
        </w:rPr>
        <w:object w:dxaOrig="3739" w:dyaOrig="720">
          <v:shape id="_x0000_i1061" type="#_x0000_t75" style="width:186.75pt;height:36pt" o:ole="">
            <v:imagedata r:id="rId136" o:title=""/>
          </v:shape>
          <o:OLEObject Type="Embed" ProgID="Equation.DSMT4" ShapeID="_x0000_i1061" DrawAspect="Content" ObjectID="_1595176179" r:id="rId137"/>
        </w:object>
      </w:r>
    </w:p>
    <w:p w:rsidR="007F40D3" w:rsidRPr="003F0B0C" w:rsidRDefault="007F40D3" w:rsidP="00CD3ACE">
      <w:pPr>
        <w:rPr>
          <w:rFonts w:ascii="宋体" w:eastAsia="宋体" w:hAnsi="宋体"/>
        </w:rPr>
      </w:pPr>
      <w:r w:rsidRPr="003F0B0C">
        <w:rPr>
          <w:rFonts w:ascii="宋体" w:eastAsia="宋体" w:hAnsi="宋体"/>
          <w:position w:val="-78"/>
        </w:rPr>
        <w:object w:dxaOrig="1620" w:dyaOrig="1380">
          <v:shape id="_x0000_i1062" type="#_x0000_t75" style="width:81pt;height:69pt" o:ole="">
            <v:imagedata r:id="rId138" o:title=""/>
          </v:shape>
          <o:OLEObject Type="Embed" ProgID="Equation.DSMT4" ShapeID="_x0000_i1062" DrawAspect="Content" ObjectID="_1595176180" r:id="rId139"/>
        </w:object>
      </w:r>
    </w:p>
    <w:p w:rsidR="007F40D3" w:rsidRPr="003F0B0C" w:rsidRDefault="007F40D3" w:rsidP="00CD3ACE">
      <w:pPr>
        <w:rPr>
          <w:rFonts w:ascii="宋体" w:eastAsia="宋体" w:hAnsi="宋体"/>
        </w:rPr>
      </w:pPr>
      <w:r w:rsidRPr="003F0B0C">
        <w:rPr>
          <w:rFonts w:ascii="宋体" w:eastAsia="宋体" w:hAnsi="宋体"/>
          <w:position w:val="-114"/>
        </w:rPr>
        <w:object w:dxaOrig="2980" w:dyaOrig="2120">
          <v:shape id="_x0000_i1063" type="#_x0000_t75" style="width:149.25pt;height:105.75pt" o:ole="">
            <v:imagedata r:id="rId140" o:title=""/>
          </v:shape>
          <o:OLEObject Type="Embed" ProgID="Equation.DSMT4" ShapeID="_x0000_i1063" DrawAspect="Content" ObjectID="_1595176181" r:id="rId141"/>
        </w:object>
      </w:r>
    </w:p>
    <w:p w:rsidR="007F40D3" w:rsidRPr="003F0B0C" w:rsidRDefault="007F40D3" w:rsidP="00CD3ACE">
      <w:pPr>
        <w:rPr>
          <w:rFonts w:ascii="宋体" w:eastAsia="宋体" w:hAnsi="宋体"/>
        </w:rPr>
      </w:pPr>
      <w:r w:rsidRPr="003F0B0C">
        <w:rPr>
          <w:rFonts w:ascii="宋体" w:eastAsia="宋体" w:hAnsi="宋体"/>
          <w:position w:val="-78"/>
        </w:rPr>
        <w:object w:dxaOrig="1660" w:dyaOrig="1380">
          <v:shape id="_x0000_i1064" type="#_x0000_t75" style="width:83.25pt;height:69pt" o:ole="">
            <v:imagedata r:id="rId142" o:title=""/>
          </v:shape>
          <o:OLEObject Type="Embed" ProgID="Equation.DSMT4" ShapeID="_x0000_i1064" DrawAspect="Content" ObjectID="_1595176182" r:id="rId143"/>
        </w:object>
      </w:r>
    </w:p>
    <w:p w:rsidR="00655F3C" w:rsidRPr="003F0B0C" w:rsidRDefault="00655F3C" w:rsidP="00CD3ACE">
      <w:pPr>
        <w:rPr>
          <w:rFonts w:ascii="宋体" w:eastAsia="宋体" w:hAnsi="宋体"/>
        </w:rPr>
      </w:pPr>
      <w:r w:rsidRPr="003F0B0C">
        <w:rPr>
          <w:rFonts w:ascii="宋体" w:eastAsia="宋体" w:hAnsi="宋体" w:hint="eastAsia"/>
        </w:rPr>
        <w:t>【代码】</w:t>
      </w:r>
    </w:p>
    <w:p w:rsidR="00E62827" w:rsidRPr="003F0B0C" w:rsidRDefault="00E62827" w:rsidP="00E62827">
      <w:pPr>
        <w:rPr>
          <w:rFonts w:ascii="宋体" w:eastAsia="宋体" w:hAnsi="宋体"/>
        </w:rPr>
      </w:pPr>
      <w:r w:rsidRPr="003F0B0C">
        <w:rPr>
          <w:rFonts w:ascii="宋体" w:eastAsia="宋体" w:hAnsi="宋体"/>
        </w:rPr>
        <w:t>#include &lt;bits/stdc++.h&gt;</w:t>
      </w:r>
    </w:p>
    <w:p w:rsidR="00E62827" w:rsidRPr="003F0B0C" w:rsidRDefault="00E62827" w:rsidP="00E62827">
      <w:pPr>
        <w:rPr>
          <w:rFonts w:ascii="宋体" w:eastAsia="宋体" w:hAnsi="宋体"/>
        </w:rPr>
      </w:pPr>
      <w:r w:rsidRPr="003F0B0C">
        <w:rPr>
          <w:rFonts w:ascii="宋体" w:eastAsia="宋体" w:hAnsi="宋体"/>
        </w:rPr>
        <w:t>#define ll long long</w:t>
      </w:r>
    </w:p>
    <w:p w:rsidR="00E62827" w:rsidRPr="003F0B0C" w:rsidRDefault="00E62827" w:rsidP="00E62827">
      <w:pPr>
        <w:rPr>
          <w:rFonts w:ascii="宋体" w:eastAsia="宋体" w:hAnsi="宋体"/>
        </w:rPr>
      </w:pPr>
    </w:p>
    <w:p w:rsidR="00E62827" w:rsidRPr="003F0B0C" w:rsidRDefault="00E62827" w:rsidP="00E62827">
      <w:pPr>
        <w:rPr>
          <w:rFonts w:ascii="宋体" w:eastAsia="宋体" w:hAnsi="宋体"/>
        </w:rPr>
      </w:pPr>
      <w:r w:rsidRPr="003F0B0C">
        <w:rPr>
          <w:rFonts w:ascii="宋体" w:eastAsia="宋体" w:hAnsi="宋体"/>
        </w:rPr>
        <w:t>using namespace std;</w:t>
      </w:r>
    </w:p>
    <w:p w:rsidR="00E62827" w:rsidRPr="003F0B0C" w:rsidRDefault="00E62827" w:rsidP="00E62827">
      <w:pPr>
        <w:rPr>
          <w:rFonts w:ascii="宋体" w:eastAsia="宋体" w:hAnsi="宋体"/>
        </w:rPr>
      </w:pPr>
    </w:p>
    <w:p w:rsidR="00E62827" w:rsidRPr="003F0B0C" w:rsidRDefault="00E62827" w:rsidP="00E62827">
      <w:pPr>
        <w:rPr>
          <w:rFonts w:ascii="宋体" w:eastAsia="宋体" w:hAnsi="宋体"/>
        </w:rPr>
      </w:pPr>
      <w:r w:rsidRPr="003F0B0C">
        <w:rPr>
          <w:rFonts w:ascii="宋体" w:eastAsia="宋体" w:hAnsi="宋体"/>
        </w:rPr>
        <w:t>int main()</w:t>
      </w:r>
    </w:p>
    <w:p w:rsidR="00E62827" w:rsidRPr="003F0B0C" w:rsidRDefault="00E62827" w:rsidP="00E62827">
      <w:pPr>
        <w:rPr>
          <w:rFonts w:ascii="宋体" w:eastAsia="宋体" w:hAnsi="宋体"/>
        </w:rPr>
      </w:pPr>
      <w:r w:rsidRPr="003F0B0C">
        <w:rPr>
          <w:rFonts w:ascii="宋体" w:eastAsia="宋体" w:hAnsi="宋体"/>
        </w:rPr>
        <w:t>{</w:t>
      </w:r>
    </w:p>
    <w:p w:rsidR="00E62827" w:rsidRPr="003F0B0C" w:rsidRDefault="00E62827" w:rsidP="00E62827">
      <w:pPr>
        <w:rPr>
          <w:rFonts w:ascii="宋体" w:eastAsia="宋体" w:hAnsi="宋体"/>
        </w:rPr>
      </w:pPr>
      <w:r w:rsidRPr="003F0B0C">
        <w:rPr>
          <w:rFonts w:ascii="宋体" w:eastAsia="宋体" w:hAnsi="宋体"/>
        </w:rPr>
        <w:t xml:space="preserve">    int t;</w:t>
      </w:r>
    </w:p>
    <w:p w:rsidR="00E62827" w:rsidRPr="003F0B0C" w:rsidRDefault="00E62827" w:rsidP="00E62827">
      <w:pPr>
        <w:rPr>
          <w:rFonts w:ascii="宋体" w:eastAsia="宋体" w:hAnsi="宋体"/>
        </w:rPr>
      </w:pPr>
      <w:r w:rsidRPr="003F0B0C">
        <w:rPr>
          <w:rFonts w:ascii="宋体" w:eastAsia="宋体" w:hAnsi="宋体"/>
        </w:rPr>
        <w:t xml:space="preserve">    scanf("%d",&amp;t);</w:t>
      </w:r>
    </w:p>
    <w:p w:rsidR="00E62827" w:rsidRPr="003F0B0C" w:rsidRDefault="00E62827" w:rsidP="00E62827">
      <w:pPr>
        <w:rPr>
          <w:rFonts w:ascii="宋体" w:eastAsia="宋体" w:hAnsi="宋体"/>
        </w:rPr>
      </w:pPr>
      <w:r w:rsidRPr="003F0B0C">
        <w:rPr>
          <w:rFonts w:ascii="宋体" w:eastAsia="宋体" w:hAnsi="宋体"/>
        </w:rPr>
        <w:t xml:space="preserve">    while(t--){</w:t>
      </w:r>
    </w:p>
    <w:p w:rsidR="00E62827" w:rsidRPr="003F0B0C" w:rsidRDefault="00E62827" w:rsidP="00E62827">
      <w:pPr>
        <w:rPr>
          <w:rFonts w:ascii="宋体" w:eastAsia="宋体" w:hAnsi="宋体"/>
        </w:rPr>
      </w:pPr>
      <w:r w:rsidRPr="003F0B0C">
        <w:rPr>
          <w:rFonts w:ascii="宋体" w:eastAsia="宋体" w:hAnsi="宋体"/>
        </w:rPr>
        <w:t xml:space="preserve">        ll n;</w:t>
      </w:r>
    </w:p>
    <w:p w:rsidR="00E62827" w:rsidRPr="003F0B0C" w:rsidRDefault="00E62827" w:rsidP="00E62827">
      <w:pPr>
        <w:rPr>
          <w:rFonts w:ascii="宋体" w:eastAsia="宋体" w:hAnsi="宋体"/>
        </w:rPr>
      </w:pPr>
      <w:r w:rsidRPr="003F0B0C">
        <w:rPr>
          <w:rFonts w:ascii="宋体" w:eastAsia="宋体" w:hAnsi="宋体"/>
        </w:rPr>
        <w:t xml:space="preserve">        scanf("%I64d",&amp;n);</w:t>
      </w:r>
    </w:p>
    <w:p w:rsidR="00E62827" w:rsidRPr="003F0B0C" w:rsidRDefault="00E62827" w:rsidP="00E62827">
      <w:pPr>
        <w:rPr>
          <w:rFonts w:ascii="宋体" w:eastAsia="宋体" w:hAnsi="宋体"/>
        </w:rPr>
      </w:pPr>
      <w:r w:rsidRPr="003F0B0C">
        <w:rPr>
          <w:rFonts w:ascii="宋体" w:eastAsia="宋体" w:hAnsi="宋体"/>
        </w:rPr>
        <w:t xml:space="preserve">        if(n%3==0) cout&lt;&lt;n*n*n/27&lt;&lt;endl;</w:t>
      </w:r>
    </w:p>
    <w:p w:rsidR="00E62827" w:rsidRPr="003F0B0C" w:rsidRDefault="00E62827" w:rsidP="00E62827">
      <w:pPr>
        <w:rPr>
          <w:rFonts w:ascii="宋体" w:eastAsia="宋体" w:hAnsi="宋体"/>
        </w:rPr>
      </w:pPr>
      <w:r w:rsidRPr="003F0B0C">
        <w:rPr>
          <w:rFonts w:ascii="宋体" w:eastAsia="宋体" w:hAnsi="宋体"/>
        </w:rPr>
        <w:t xml:space="preserve">        else if(n%4==0)cout&lt;&lt;n*n*n/32&lt;&lt;endl;</w:t>
      </w:r>
    </w:p>
    <w:p w:rsidR="00E62827" w:rsidRPr="003F0B0C" w:rsidRDefault="00E62827" w:rsidP="00E62827">
      <w:pPr>
        <w:rPr>
          <w:rFonts w:ascii="宋体" w:eastAsia="宋体" w:hAnsi="宋体"/>
        </w:rPr>
      </w:pPr>
      <w:r w:rsidRPr="003F0B0C">
        <w:rPr>
          <w:rFonts w:ascii="宋体" w:eastAsia="宋体" w:hAnsi="宋体"/>
        </w:rPr>
        <w:t xml:space="preserve">        else cout&lt;&lt;-1&lt;&lt;endl;</w:t>
      </w:r>
    </w:p>
    <w:p w:rsidR="00E62827" w:rsidRPr="003F0B0C" w:rsidRDefault="00E62827" w:rsidP="00E62827">
      <w:pPr>
        <w:rPr>
          <w:rFonts w:ascii="宋体" w:eastAsia="宋体" w:hAnsi="宋体"/>
        </w:rPr>
      </w:pPr>
      <w:r w:rsidRPr="003F0B0C">
        <w:rPr>
          <w:rFonts w:ascii="宋体" w:eastAsia="宋体" w:hAnsi="宋体"/>
        </w:rPr>
        <w:t xml:space="preserve">    }</w:t>
      </w:r>
    </w:p>
    <w:p w:rsidR="00E62827" w:rsidRPr="003F0B0C" w:rsidRDefault="00E62827" w:rsidP="00E62827">
      <w:pPr>
        <w:rPr>
          <w:rFonts w:ascii="宋体" w:eastAsia="宋体" w:hAnsi="宋体"/>
        </w:rPr>
      </w:pPr>
      <w:r w:rsidRPr="003F0B0C">
        <w:rPr>
          <w:rFonts w:ascii="宋体" w:eastAsia="宋体" w:hAnsi="宋体"/>
        </w:rPr>
        <w:t xml:space="preserve">    return 0;</w:t>
      </w:r>
    </w:p>
    <w:p w:rsidR="00E62827" w:rsidRPr="003F0B0C" w:rsidRDefault="00E62827" w:rsidP="00E62827">
      <w:pPr>
        <w:rPr>
          <w:rFonts w:ascii="宋体" w:eastAsia="宋体" w:hAnsi="宋体"/>
        </w:rPr>
      </w:pPr>
      <w:r w:rsidRPr="003F0B0C">
        <w:rPr>
          <w:rFonts w:ascii="宋体" w:eastAsia="宋体" w:hAnsi="宋体"/>
        </w:rPr>
        <w:t>}</w:t>
      </w:r>
    </w:p>
    <w:p w:rsidR="00BA29B5" w:rsidRPr="003F0B0C" w:rsidRDefault="007B59ED" w:rsidP="00B91FF9">
      <w:pPr>
        <w:pStyle w:val="2"/>
        <w:rPr>
          <w:rFonts w:ascii="宋体" w:eastAsia="宋体" w:hAnsi="宋体" w:cs="Arial"/>
          <w:color w:val="333333"/>
          <w:sz w:val="36"/>
          <w:szCs w:val="36"/>
        </w:rPr>
      </w:pPr>
      <w:bookmarkStart w:id="197" w:name="_Toc521431890"/>
      <w:r w:rsidRPr="003F0B0C">
        <w:rPr>
          <w:rFonts w:ascii="宋体" w:eastAsia="宋体" w:hAnsi="宋体" w:cs="Arial" w:hint="eastAsia"/>
          <w:color w:val="333333"/>
          <w:sz w:val="36"/>
          <w:szCs w:val="36"/>
        </w:rPr>
        <w:lastRenderedPageBreak/>
        <w:t>组合数学</w:t>
      </w:r>
      <w:bookmarkEnd w:id="197"/>
    </w:p>
    <w:p w:rsidR="001C02ED" w:rsidRPr="003F0B0C" w:rsidRDefault="001C02ED" w:rsidP="001C02ED">
      <w:pPr>
        <w:pStyle w:val="3"/>
        <w:rPr>
          <w:rFonts w:ascii="宋体" w:eastAsia="宋体" w:hAnsi="宋体"/>
          <w:b w:val="0"/>
        </w:rPr>
      </w:pPr>
      <w:bookmarkStart w:id="198" w:name="_Toc521431891"/>
      <w:r w:rsidRPr="003F0B0C">
        <w:rPr>
          <w:rFonts w:ascii="宋体" w:eastAsia="宋体" w:hAnsi="宋体" w:hint="eastAsia"/>
          <w:b w:val="0"/>
        </w:rPr>
        <w:t>组合数</w:t>
      </w:r>
      <w:bookmarkEnd w:id="198"/>
    </w:p>
    <w:p w:rsidR="001C02ED" w:rsidRPr="003F0B0C" w:rsidRDefault="000D10AC" w:rsidP="001C02ED">
      <w:pPr>
        <w:rPr>
          <w:rFonts w:ascii="宋体" w:eastAsia="宋体" w:hAnsi="宋体"/>
        </w:rPr>
      </w:pPr>
      <w:hyperlink r:id="rId144" w:history="1">
        <w:r w:rsidR="001C02ED" w:rsidRPr="003F0B0C">
          <w:rPr>
            <w:rStyle w:val="a3"/>
            <w:rFonts w:ascii="宋体" w:eastAsia="宋体" w:hAnsi="宋体"/>
          </w:rPr>
          <w:t>https://blog.csdn.net/u010582475/article/details/47707739</w:t>
        </w:r>
      </w:hyperlink>
    </w:p>
    <w:p w:rsidR="001C02ED" w:rsidRPr="003F0B0C" w:rsidRDefault="001C02ED" w:rsidP="001C02ED">
      <w:pPr>
        <w:rPr>
          <w:rFonts w:ascii="宋体" w:eastAsia="宋体" w:hAnsi="宋体"/>
        </w:rPr>
      </w:pPr>
      <w:r w:rsidRPr="003F0B0C">
        <w:rPr>
          <w:rFonts w:ascii="宋体" w:eastAsia="宋体" w:hAnsi="宋体" w:hint="eastAsia"/>
        </w:rPr>
        <w:t>求1个组合数，使用递推公式O(n)求解</w:t>
      </w:r>
    </w:p>
    <w:p w:rsidR="001C02ED" w:rsidRPr="003F0B0C" w:rsidRDefault="001C02ED" w:rsidP="001C02ED">
      <w:pPr>
        <w:rPr>
          <w:rFonts w:ascii="宋体" w:eastAsia="宋体" w:hAnsi="宋体"/>
        </w:rPr>
      </w:pPr>
      <w:r w:rsidRPr="003F0B0C">
        <w:rPr>
          <w:rFonts w:ascii="宋体" w:eastAsia="宋体" w:hAnsi="宋体" w:hint="eastAsia"/>
        </w:rPr>
        <w:t>求n个组合数，可以预处理阶乘逆元，O(n)求解，参考阶乘逆元</w:t>
      </w:r>
    </w:p>
    <w:p w:rsidR="00446FB4" w:rsidRPr="003F0B0C" w:rsidRDefault="00446FB4" w:rsidP="00446FB4">
      <w:pPr>
        <w:pStyle w:val="3"/>
        <w:rPr>
          <w:rFonts w:ascii="宋体" w:eastAsia="宋体" w:hAnsi="宋体"/>
          <w:b w:val="0"/>
        </w:rPr>
      </w:pPr>
      <w:bookmarkStart w:id="199" w:name="_Toc521431892"/>
      <w:r w:rsidRPr="003F0B0C">
        <w:rPr>
          <w:rFonts w:ascii="宋体" w:eastAsia="宋体" w:hAnsi="宋体" w:hint="eastAsia"/>
          <w:b w:val="0"/>
        </w:rPr>
        <w:t>卢卡斯定理</w:t>
      </w:r>
      <w:bookmarkEnd w:id="199"/>
    </w:p>
    <w:p w:rsidR="00446FB4" w:rsidRPr="003F0B0C" w:rsidRDefault="00446FB4" w:rsidP="00446FB4">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LL Lucas(LL a, LL b)</w:t>
      </w:r>
    </w:p>
    <w:p w:rsidR="00446FB4" w:rsidRPr="003F0B0C" w:rsidRDefault="00446FB4" w:rsidP="00446FB4">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w:t>
      </w:r>
    </w:p>
    <w:p w:rsidR="00446FB4" w:rsidRPr="003F0B0C" w:rsidRDefault="00446FB4" w:rsidP="00446FB4">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if</w:t>
      </w:r>
      <w:r w:rsidRPr="003F0B0C">
        <w:rPr>
          <w:rFonts w:ascii="宋体" w:eastAsia="宋体" w:hAnsi="宋体" w:cs="Consolas"/>
          <w:color w:val="000000"/>
          <w:kern w:val="0"/>
          <w:szCs w:val="21"/>
          <w:shd w:val="clear" w:color="auto" w:fill="F6F8FA"/>
        </w:rPr>
        <w:t xml:space="preserve">(a &lt; </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 xml:space="preserve"> &amp;&amp; b &lt; </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w:t>
      </w:r>
    </w:p>
    <w:p w:rsidR="00446FB4" w:rsidRPr="003F0B0C" w:rsidRDefault="00446FB4" w:rsidP="00446FB4">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return</w:t>
      </w:r>
      <w:r w:rsidRPr="003F0B0C">
        <w:rPr>
          <w:rFonts w:ascii="宋体" w:eastAsia="宋体" w:hAnsi="宋体" w:cs="Consolas"/>
          <w:color w:val="000000"/>
          <w:kern w:val="0"/>
          <w:szCs w:val="21"/>
          <w:shd w:val="clear" w:color="auto" w:fill="F6F8FA"/>
        </w:rPr>
        <w:t xml:space="preserve"> C(a, b);</w:t>
      </w:r>
    </w:p>
    <w:p w:rsidR="00446FB4" w:rsidRPr="003F0B0C" w:rsidRDefault="00446FB4" w:rsidP="00446FB4">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w:t>
      </w:r>
      <w:r w:rsidRPr="003F0B0C">
        <w:rPr>
          <w:rFonts w:ascii="宋体" w:eastAsia="宋体" w:hAnsi="宋体" w:cs="Consolas"/>
          <w:color w:val="000088"/>
          <w:kern w:val="0"/>
          <w:szCs w:val="21"/>
        </w:rPr>
        <w:t>return</w:t>
      </w:r>
    </w:p>
    <w:p w:rsidR="00446FB4" w:rsidRPr="003F0B0C" w:rsidRDefault="00446FB4" w:rsidP="00446FB4">
      <w:pPr>
        <w:widowControl/>
        <w:jc w:val="left"/>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 xml:space="preserve">        C(a % </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 xml:space="preserve">, b % </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 xml:space="preserve">) * Lucas(a / </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 xml:space="preserve">, b / </w:t>
      </w:r>
      <w:r w:rsidRPr="003F0B0C">
        <w:rPr>
          <w:rFonts w:ascii="宋体" w:eastAsia="宋体" w:hAnsi="宋体" w:cs="Consolas"/>
          <w:color w:val="000088"/>
          <w:kern w:val="0"/>
          <w:szCs w:val="21"/>
        </w:rPr>
        <w:t>mod</w:t>
      </w:r>
      <w:r w:rsidRPr="003F0B0C">
        <w:rPr>
          <w:rFonts w:ascii="宋体" w:eastAsia="宋体" w:hAnsi="宋体" w:cs="Consolas"/>
          <w:color w:val="000000"/>
          <w:kern w:val="0"/>
          <w:szCs w:val="21"/>
          <w:shd w:val="clear" w:color="auto" w:fill="F6F8FA"/>
        </w:rPr>
        <w:t>);</w:t>
      </w:r>
    </w:p>
    <w:p w:rsidR="00446FB4" w:rsidRPr="003F0B0C" w:rsidRDefault="00446FB4" w:rsidP="00446FB4">
      <w:pPr>
        <w:rPr>
          <w:rFonts w:ascii="宋体" w:eastAsia="宋体" w:hAnsi="宋体" w:cs="Consolas"/>
          <w:color w:val="000000"/>
          <w:kern w:val="0"/>
          <w:szCs w:val="21"/>
          <w:shd w:val="clear" w:color="auto" w:fill="F6F8FA"/>
        </w:rPr>
      </w:pPr>
      <w:r w:rsidRPr="003F0B0C">
        <w:rPr>
          <w:rFonts w:ascii="宋体" w:eastAsia="宋体" w:hAnsi="宋体" w:cs="Consolas"/>
          <w:color w:val="000000"/>
          <w:kern w:val="0"/>
          <w:szCs w:val="21"/>
          <w:shd w:val="clear" w:color="auto" w:fill="F6F8FA"/>
        </w:rPr>
        <w:t>}</w:t>
      </w:r>
    </w:p>
    <w:p w:rsidR="00923D19" w:rsidRPr="003F0B0C" w:rsidRDefault="000D10AC" w:rsidP="00446FB4">
      <w:pPr>
        <w:rPr>
          <w:rFonts w:ascii="宋体" w:eastAsia="宋体" w:hAnsi="宋体"/>
        </w:rPr>
      </w:pPr>
      <w:hyperlink r:id="rId145" w:history="1">
        <w:r w:rsidR="00923D19" w:rsidRPr="003F0B0C">
          <w:rPr>
            <w:rStyle w:val="a3"/>
            <w:rFonts w:ascii="宋体" w:eastAsia="宋体" w:hAnsi="宋体"/>
          </w:rPr>
          <w:t>https://blog.csdn.net/liangzhaoyang1/article/details/52132986?locationNum=7</w:t>
        </w:r>
      </w:hyperlink>
    </w:p>
    <w:p w:rsidR="00923D19" w:rsidRPr="003F0B0C" w:rsidRDefault="00923D19" w:rsidP="00446FB4">
      <w:pPr>
        <w:rPr>
          <w:rFonts w:ascii="宋体" w:eastAsia="宋体" w:hAnsi="宋体"/>
        </w:rPr>
      </w:pPr>
    </w:p>
    <w:p w:rsidR="003D2C3F" w:rsidRPr="003F0B0C" w:rsidRDefault="003D2C3F" w:rsidP="003D2C3F">
      <w:pPr>
        <w:pStyle w:val="3"/>
        <w:rPr>
          <w:rFonts w:ascii="宋体" w:eastAsia="宋体" w:hAnsi="宋体"/>
          <w:b w:val="0"/>
        </w:rPr>
      </w:pPr>
      <w:bookmarkStart w:id="200" w:name="_Toc521431893"/>
      <w:r w:rsidRPr="003F0B0C">
        <w:rPr>
          <w:rFonts w:ascii="宋体" w:eastAsia="宋体" w:hAnsi="宋体" w:hint="eastAsia"/>
          <w:b w:val="0"/>
        </w:rPr>
        <w:t>卡特兰数</w:t>
      </w:r>
      <w:bookmarkEnd w:id="200"/>
    </w:p>
    <w:p w:rsidR="00554631" w:rsidRPr="003F0B0C" w:rsidRDefault="00554631" w:rsidP="00554631">
      <w:pPr>
        <w:rPr>
          <w:rFonts w:ascii="宋体" w:eastAsia="宋体" w:hAnsi="宋体"/>
        </w:rPr>
      </w:pPr>
      <w:r w:rsidRPr="003F0B0C">
        <w:rPr>
          <w:rFonts w:ascii="宋体" w:eastAsia="宋体" w:hAnsi="宋体" w:hint="eastAsia"/>
        </w:rPr>
        <w:t>出栈次序</w:t>
      </w:r>
    </w:p>
    <w:p w:rsidR="00554631" w:rsidRPr="003F0B0C" w:rsidRDefault="00554631" w:rsidP="00554631">
      <w:pPr>
        <w:rPr>
          <w:rFonts w:ascii="宋体" w:eastAsia="宋体" w:hAnsi="宋体"/>
        </w:rPr>
      </w:pPr>
      <w:r w:rsidRPr="003F0B0C">
        <w:rPr>
          <w:rFonts w:ascii="宋体" w:eastAsia="宋体" w:hAnsi="宋体" w:hint="eastAsia"/>
        </w:rPr>
        <w:t>二叉树构成</w:t>
      </w:r>
    </w:p>
    <w:p w:rsidR="00554631" w:rsidRPr="003F0B0C" w:rsidRDefault="00554631" w:rsidP="00554631">
      <w:pPr>
        <w:rPr>
          <w:rFonts w:ascii="宋体" w:eastAsia="宋体" w:hAnsi="宋体"/>
        </w:rPr>
      </w:pPr>
      <w:r w:rsidRPr="003F0B0C">
        <w:rPr>
          <w:rFonts w:ascii="宋体" w:eastAsia="宋体" w:hAnsi="宋体" w:hint="eastAsia"/>
        </w:rPr>
        <w:t>凸多边形的三角形划分</w:t>
      </w:r>
    </w:p>
    <w:p w:rsidR="00554631" w:rsidRPr="003F0B0C" w:rsidRDefault="00554631" w:rsidP="00554631">
      <w:pPr>
        <w:rPr>
          <w:rFonts w:ascii="宋体" w:eastAsia="宋体" w:hAnsi="宋体"/>
        </w:rPr>
      </w:pPr>
    </w:p>
    <w:p w:rsidR="00DC224B" w:rsidRPr="003F0B0C" w:rsidRDefault="00DC224B" w:rsidP="00DC224B">
      <w:pPr>
        <w:pStyle w:val="3"/>
        <w:rPr>
          <w:rFonts w:ascii="宋体" w:eastAsia="宋体" w:hAnsi="宋体"/>
          <w:b w:val="0"/>
        </w:rPr>
      </w:pPr>
      <w:bookmarkStart w:id="201" w:name="_Toc521431894"/>
      <w:r w:rsidRPr="003F0B0C">
        <w:rPr>
          <w:rFonts w:ascii="宋体" w:eastAsia="宋体" w:hAnsi="宋体" w:hint="eastAsia"/>
          <w:b w:val="0"/>
        </w:rPr>
        <w:t>Polya定理</w:t>
      </w:r>
      <w:bookmarkEnd w:id="201"/>
    </w:p>
    <w:p w:rsidR="00514B0D" w:rsidRPr="003F0B0C" w:rsidRDefault="000D10AC" w:rsidP="00514B0D">
      <w:pPr>
        <w:rPr>
          <w:rFonts w:ascii="宋体" w:eastAsia="宋体" w:hAnsi="宋体"/>
        </w:rPr>
      </w:pPr>
      <w:hyperlink r:id="rId146" w:history="1">
        <w:r w:rsidR="00514B0D" w:rsidRPr="003F0B0C">
          <w:rPr>
            <w:rStyle w:val="a3"/>
            <w:rFonts w:ascii="宋体" w:eastAsia="宋体" w:hAnsi="宋体"/>
          </w:rPr>
          <w:t>https://www.bilibili.com/video/av6357073?from=search&amp;seid=4827637457650479048</w:t>
        </w:r>
      </w:hyperlink>
    </w:p>
    <w:p w:rsidR="00BA29B5" w:rsidRPr="003F0B0C" w:rsidRDefault="007F4421" w:rsidP="00DC224B">
      <w:pPr>
        <w:pStyle w:val="4"/>
        <w:rPr>
          <w:rFonts w:ascii="宋体" w:eastAsia="宋体" w:hAnsi="宋体"/>
          <w:b w:val="0"/>
        </w:rPr>
      </w:pPr>
      <w:r w:rsidRPr="003F0B0C">
        <w:rPr>
          <w:rFonts w:ascii="宋体" w:eastAsia="宋体" w:hAnsi="宋体" w:hint="eastAsia"/>
          <w:b w:val="0"/>
        </w:rPr>
        <w:t>原理不会</w:t>
      </w:r>
      <w:r w:rsidR="00185E3E" w:rsidRPr="003F0B0C">
        <w:rPr>
          <w:rFonts w:ascii="宋体" w:eastAsia="宋体" w:hAnsi="宋体" w:hint="eastAsia"/>
          <w:b w:val="0"/>
        </w:rPr>
        <w:t>-</w:t>
      </w:r>
      <w:r w:rsidR="00BA29B5" w:rsidRPr="003F0B0C">
        <w:rPr>
          <w:rFonts w:ascii="宋体" w:eastAsia="宋体" w:hAnsi="宋体" w:hint="eastAsia"/>
          <w:b w:val="0"/>
        </w:rPr>
        <w:t>HDU-3923</w:t>
      </w:r>
      <w:r w:rsidR="008507B9" w:rsidRPr="003F0B0C">
        <w:rPr>
          <w:rFonts w:ascii="宋体" w:eastAsia="宋体" w:hAnsi="宋体" w:hint="eastAsia"/>
          <w:b w:val="0"/>
        </w:rPr>
        <w:t>-</w:t>
      </w:r>
      <w:r w:rsidR="008507B9" w:rsidRPr="003F0B0C">
        <w:rPr>
          <w:rFonts w:ascii="宋体" w:eastAsia="宋体" w:hAnsi="宋体"/>
          <w:b w:val="0"/>
        </w:rPr>
        <w:t>Invoker</w:t>
      </w:r>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原理不会-HDU-3923-</w:instrText>
      </w:r>
      <w:r w:rsidR="00C478A5" w:rsidRPr="003F0B0C">
        <w:rPr>
          <w:rFonts w:ascii="宋体" w:eastAsia="宋体" w:hAnsi="宋体"/>
          <w:b w:val="0"/>
        </w:rPr>
        <w:instrText>Invoker</w:instrText>
      </w:r>
      <w:r w:rsidR="00C478A5" w:rsidRPr="003F0B0C">
        <w:rPr>
          <w:rFonts w:ascii="宋体" w:eastAsia="宋体" w:hAnsi="宋体"/>
        </w:rPr>
        <w:instrText>:</w:instrText>
      </w:r>
      <w:r w:rsidR="00C478A5" w:rsidRPr="003F0B0C">
        <w:rPr>
          <w:rFonts w:ascii="宋体" w:eastAsia="宋体" w:hAnsi="宋体" w:hint="eastAsia"/>
        </w:rPr>
        <w:instrText>3</w:instrText>
      </w:r>
      <w:r w:rsidR="00C478A5" w:rsidRPr="003F0B0C">
        <w:rPr>
          <w:rFonts w:ascii="宋体" w:eastAsia="宋体" w:hAnsi="宋体"/>
        </w:rPr>
        <w:instrText xml:space="preserve">923" \y "HDU:3923" </w:instrText>
      </w:r>
      <w:r w:rsidR="00C478A5" w:rsidRPr="003F0B0C">
        <w:rPr>
          <w:rFonts w:ascii="宋体" w:eastAsia="宋体" w:hAnsi="宋体"/>
          <w:b w:val="0"/>
        </w:rPr>
        <w:fldChar w:fldCharType="end"/>
      </w:r>
    </w:p>
    <w:p w:rsidR="00185E3E" w:rsidRPr="003F0B0C" w:rsidRDefault="00185E3E" w:rsidP="00185E3E">
      <w:pPr>
        <w:rPr>
          <w:rFonts w:ascii="宋体" w:eastAsia="宋体" w:hAnsi="宋体"/>
        </w:rPr>
      </w:pPr>
      <w:r w:rsidRPr="003F0B0C">
        <w:rPr>
          <w:rFonts w:ascii="宋体" w:eastAsia="宋体" w:hAnsi="宋体" w:hint="eastAsia"/>
        </w:rPr>
        <w:t>【题意】</w:t>
      </w:r>
      <w:r w:rsidR="008A54B2" w:rsidRPr="003F0B0C">
        <w:rPr>
          <w:rFonts w:ascii="宋体" w:eastAsia="宋体" w:hAnsi="宋体" w:hint="eastAsia"/>
        </w:rPr>
        <w:t>n种元素（可以同一种元素拿多个）放m个位置，经过旋转和翻转重合的算一种，统计总的个数</w:t>
      </w:r>
    </w:p>
    <w:p w:rsidR="00185E3E" w:rsidRPr="003F0B0C" w:rsidRDefault="00185E3E" w:rsidP="00185E3E">
      <w:pPr>
        <w:rPr>
          <w:rFonts w:ascii="宋体" w:eastAsia="宋体" w:hAnsi="宋体"/>
        </w:rPr>
      </w:pPr>
      <w:r w:rsidRPr="003F0B0C">
        <w:rPr>
          <w:rFonts w:ascii="宋体" w:eastAsia="宋体" w:hAnsi="宋体" w:hint="eastAsia"/>
        </w:rPr>
        <w:t>【题解】</w:t>
      </w:r>
      <w:r w:rsidR="008A54B2" w:rsidRPr="003F0B0C">
        <w:rPr>
          <w:rFonts w:ascii="宋体" w:eastAsia="宋体" w:hAnsi="宋体" w:hint="eastAsia"/>
        </w:rPr>
        <w:t>应用（Burnsid引理）Polya定理，目前还不会</w:t>
      </w:r>
    </w:p>
    <w:p w:rsidR="00185E3E" w:rsidRPr="003F0B0C" w:rsidRDefault="00185E3E" w:rsidP="00185E3E">
      <w:pPr>
        <w:rPr>
          <w:rFonts w:ascii="宋体" w:eastAsia="宋体" w:hAnsi="宋体"/>
        </w:rPr>
      </w:pPr>
      <w:r w:rsidRPr="003F0B0C">
        <w:rPr>
          <w:rFonts w:ascii="宋体" w:eastAsia="宋体" w:hAnsi="宋体" w:hint="eastAsia"/>
        </w:rPr>
        <w:t>【参考AC代码】</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61AEEE"/>
          <w:kern w:val="0"/>
          <w:szCs w:val="21"/>
        </w:rPr>
        <w:t xml:space="preserve">#include </w:t>
      </w:r>
      <w:r w:rsidRPr="003F0B0C">
        <w:rPr>
          <w:rFonts w:ascii="宋体" w:eastAsia="宋体" w:hAnsi="宋体" w:cs="Consolas"/>
          <w:color w:val="98C379"/>
          <w:kern w:val="0"/>
          <w:szCs w:val="21"/>
        </w:rPr>
        <w:t>&lt;cstdio&gt;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61AEEE"/>
          <w:kern w:val="0"/>
          <w:szCs w:val="21"/>
        </w:rPr>
        <w:t>#define LL __int64</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C678DD"/>
          <w:kern w:val="0"/>
          <w:szCs w:val="21"/>
        </w:rPr>
        <w:lastRenderedPageBreak/>
        <w:t>const</w:t>
      </w:r>
      <w:r w:rsidRPr="003F0B0C">
        <w:rPr>
          <w:rFonts w:ascii="宋体" w:eastAsia="宋体" w:hAnsi="宋体" w:cs="Consolas"/>
          <w:color w:val="ABB2BF"/>
          <w:kern w:val="0"/>
          <w:szCs w:val="21"/>
        </w:rPr>
        <w:t xml:space="preserve"> LL mm=</w:t>
      </w:r>
      <w:r w:rsidRPr="003F0B0C">
        <w:rPr>
          <w:rFonts w:ascii="宋体" w:eastAsia="宋体" w:hAnsi="宋体" w:cs="Consolas"/>
          <w:color w:val="D19A66"/>
          <w:kern w:val="0"/>
          <w:szCs w:val="21"/>
        </w:rPr>
        <w:t>1000000007</w:t>
      </w: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LL mod, </w:t>
      </w:r>
      <w:r w:rsidRPr="003F0B0C">
        <w:rPr>
          <w:rFonts w:ascii="宋体" w:eastAsia="宋体" w:hAnsi="宋体" w:cs="Consolas"/>
          <w:color w:val="E6C07B"/>
          <w:kern w:val="0"/>
          <w:szCs w:val="21"/>
        </w:rPr>
        <w:t>pow</w:t>
      </w:r>
      <w:r w:rsidRPr="003F0B0C">
        <w:rPr>
          <w:rFonts w:ascii="宋体" w:eastAsia="宋体" w:hAnsi="宋体" w:cs="Consolas"/>
          <w:color w:val="ABB2BF"/>
          <w:kern w:val="0"/>
          <w:szCs w:val="21"/>
        </w:rPr>
        <w:t>[</w:t>
      </w:r>
      <w:r w:rsidRPr="003F0B0C">
        <w:rPr>
          <w:rFonts w:ascii="宋体" w:eastAsia="宋体" w:hAnsi="宋体" w:cs="Consolas"/>
          <w:color w:val="D19A66"/>
          <w:kern w:val="0"/>
          <w:szCs w:val="21"/>
        </w:rPr>
        <w:t>10005</w:t>
      </w: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C678DD"/>
          <w:kern w:val="0"/>
          <w:szCs w:val="21"/>
        </w:rPr>
        <w:t>int</w:t>
      </w:r>
      <w:r w:rsidRPr="003F0B0C">
        <w:rPr>
          <w:rFonts w:ascii="宋体" w:eastAsia="宋体" w:hAnsi="宋体" w:cs="Consolas"/>
          <w:color w:val="ABB2BF"/>
          <w:kern w:val="0"/>
          <w:szCs w:val="21"/>
        </w:rPr>
        <w:t xml:space="preserve"> n, m;</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LL </w:t>
      </w:r>
      <w:r w:rsidRPr="003F0B0C">
        <w:rPr>
          <w:rFonts w:ascii="宋体" w:eastAsia="宋体" w:hAnsi="宋体" w:cs="Consolas"/>
          <w:color w:val="61AEEE"/>
          <w:kern w:val="0"/>
          <w:szCs w:val="21"/>
        </w:rPr>
        <w:t>gcd</w:t>
      </w:r>
      <w:r w:rsidRPr="003F0B0C">
        <w:rPr>
          <w:rFonts w:ascii="宋体" w:eastAsia="宋体" w:hAnsi="宋体" w:cs="Consolas"/>
          <w:color w:val="ABB2BF"/>
          <w:kern w:val="0"/>
          <w:szCs w:val="21"/>
        </w:rPr>
        <w:t>(LL a, LL b)</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return</w:t>
      </w:r>
      <w:r w:rsidRPr="003F0B0C">
        <w:rPr>
          <w:rFonts w:ascii="宋体" w:eastAsia="宋体" w:hAnsi="宋体" w:cs="Consolas"/>
          <w:color w:val="ABB2BF"/>
          <w:kern w:val="0"/>
          <w:szCs w:val="21"/>
        </w:rPr>
        <w:t xml:space="preserve"> b==</w:t>
      </w:r>
      <w:r w:rsidRPr="003F0B0C">
        <w:rPr>
          <w:rFonts w:ascii="宋体" w:eastAsia="宋体" w:hAnsi="宋体" w:cs="Consolas"/>
          <w:color w:val="D19A66"/>
          <w:kern w:val="0"/>
          <w:szCs w:val="21"/>
        </w:rPr>
        <w:t>0</w:t>
      </w:r>
      <w:r w:rsidRPr="003F0B0C">
        <w:rPr>
          <w:rFonts w:ascii="宋体" w:eastAsia="宋体" w:hAnsi="宋体" w:cs="Consolas"/>
          <w:color w:val="ABB2BF"/>
          <w:kern w:val="0"/>
          <w:szCs w:val="21"/>
        </w:rPr>
        <w:t xml:space="preserve"> ? a : gcd(b,a%b);</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LL </w:t>
      </w:r>
      <w:r w:rsidRPr="003F0B0C">
        <w:rPr>
          <w:rFonts w:ascii="宋体" w:eastAsia="宋体" w:hAnsi="宋体" w:cs="Consolas"/>
          <w:color w:val="61AEEE"/>
          <w:kern w:val="0"/>
          <w:szCs w:val="21"/>
        </w:rPr>
        <w:t>rotat</w:t>
      </w:r>
      <w:r w:rsidRPr="003F0B0C">
        <w:rPr>
          <w:rFonts w:ascii="宋体" w:eastAsia="宋体" w:hAnsi="宋体" w:cs="Consolas"/>
          <w:color w:val="ABB2BF"/>
          <w:kern w:val="0"/>
          <w:szCs w:val="21"/>
        </w:rPr>
        <w:t xml:space="preserve">()     </w:t>
      </w:r>
      <w:r w:rsidRPr="003F0B0C">
        <w:rPr>
          <w:rFonts w:ascii="宋体" w:eastAsia="宋体" w:hAnsi="宋体" w:cs="Consolas"/>
          <w:i/>
          <w:iCs/>
          <w:color w:val="5C6370"/>
          <w:kern w:val="0"/>
          <w:szCs w:val="21"/>
        </w:rPr>
        <w:t>//旋转时的不动点</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LL ans = </w:t>
      </w:r>
      <w:r w:rsidRPr="003F0B0C">
        <w:rPr>
          <w:rFonts w:ascii="宋体" w:eastAsia="宋体" w:hAnsi="宋体" w:cs="Consolas"/>
          <w:color w:val="D19A66"/>
          <w:kern w:val="0"/>
          <w:szCs w:val="21"/>
        </w:rPr>
        <w:t>0</w:t>
      </w: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for</w:t>
      </w: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int</w:t>
      </w:r>
      <w:r w:rsidRPr="003F0B0C">
        <w:rPr>
          <w:rFonts w:ascii="宋体" w:eastAsia="宋体" w:hAnsi="宋体" w:cs="Consolas"/>
          <w:color w:val="ABB2BF"/>
          <w:kern w:val="0"/>
          <w:szCs w:val="21"/>
        </w:rPr>
        <w:t xml:space="preserve"> i=</w:t>
      </w:r>
      <w:r w:rsidRPr="003F0B0C">
        <w:rPr>
          <w:rFonts w:ascii="宋体" w:eastAsia="宋体" w:hAnsi="宋体" w:cs="Consolas"/>
          <w:color w:val="D19A66"/>
          <w:kern w:val="0"/>
          <w:szCs w:val="21"/>
        </w:rPr>
        <w:t>0</w:t>
      </w:r>
      <w:r w:rsidRPr="003F0B0C">
        <w:rPr>
          <w:rFonts w:ascii="宋体" w:eastAsia="宋体" w:hAnsi="宋体" w:cs="Consolas"/>
          <w:color w:val="ABB2BF"/>
          <w:kern w:val="0"/>
          <w:szCs w:val="21"/>
        </w:rPr>
        <w:t>; i&lt;m; ++i)</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ans = (ans+</w:t>
      </w:r>
      <w:r w:rsidRPr="003F0B0C">
        <w:rPr>
          <w:rFonts w:ascii="宋体" w:eastAsia="宋体" w:hAnsi="宋体" w:cs="Consolas"/>
          <w:color w:val="E6C07B"/>
          <w:kern w:val="0"/>
          <w:szCs w:val="21"/>
        </w:rPr>
        <w:t>pow</w:t>
      </w:r>
      <w:r w:rsidRPr="003F0B0C">
        <w:rPr>
          <w:rFonts w:ascii="宋体" w:eastAsia="宋体" w:hAnsi="宋体" w:cs="Consolas"/>
          <w:color w:val="ABB2BF"/>
          <w:kern w:val="0"/>
          <w:szCs w:val="21"/>
        </w:rPr>
        <w:t>[gcd(i,m)]) % mod;</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return</w:t>
      </w:r>
      <w:r w:rsidRPr="003F0B0C">
        <w:rPr>
          <w:rFonts w:ascii="宋体" w:eastAsia="宋体" w:hAnsi="宋体" w:cs="Consolas"/>
          <w:color w:val="ABB2BF"/>
          <w:kern w:val="0"/>
          <w:szCs w:val="21"/>
        </w:rPr>
        <w:t xml:space="preserve"> ans;</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LL </w:t>
      </w:r>
      <w:r w:rsidRPr="003F0B0C">
        <w:rPr>
          <w:rFonts w:ascii="宋体" w:eastAsia="宋体" w:hAnsi="宋体" w:cs="Consolas"/>
          <w:color w:val="61AEEE"/>
          <w:kern w:val="0"/>
          <w:szCs w:val="21"/>
        </w:rPr>
        <w:t>overturn</w:t>
      </w:r>
      <w:r w:rsidRPr="003F0B0C">
        <w:rPr>
          <w:rFonts w:ascii="宋体" w:eastAsia="宋体" w:hAnsi="宋体" w:cs="Consolas"/>
          <w:color w:val="ABB2BF"/>
          <w:kern w:val="0"/>
          <w:szCs w:val="21"/>
        </w:rPr>
        <w:t xml:space="preserve">()  </w:t>
      </w:r>
      <w:r w:rsidRPr="003F0B0C">
        <w:rPr>
          <w:rFonts w:ascii="宋体" w:eastAsia="宋体" w:hAnsi="宋体" w:cs="Consolas"/>
          <w:i/>
          <w:iCs/>
          <w:color w:val="5C6370"/>
          <w:kern w:val="0"/>
          <w:szCs w:val="21"/>
        </w:rPr>
        <w:t>//翻转时的不动点，分奇偶讨论</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LL ans = </w:t>
      </w:r>
      <w:r w:rsidRPr="003F0B0C">
        <w:rPr>
          <w:rFonts w:ascii="宋体" w:eastAsia="宋体" w:hAnsi="宋体" w:cs="Consolas"/>
          <w:color w:val="D19A66"/>
          <w:kern w:val="0"/>
          <w:szCs w:val="21"/>
        </w:rPr>
        <w:t>0</w:t>
      </w: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if</w:t>
      </w:r>
      <w:r w:rsidRPr="003F0B0C">
        <w:rPr>
          <w:rFonts w:ascii="宋体" w:eastAsia="宋体" w:hAnsi="宋体" w:cs="Consolas"/>
          <w:color w:val="ABB2BF"/>
          <w:kern w:val="0"/>
          <w:szCs w:val="21"/>
        </w:rPr>
        <w:t xml:space="preserve">(m &amp; </w:t>
      </w:r>
      <w:r w:rsidRPr="003F0B0C">
        <w:rPr>
          <w:rFonts w:ascii="宋体" w:eastAsia="宋体" w:hAnsi="宋体" w:cs="Consolas"/>
          <w:color w:val="D19A66"/>
          <w:kern w:val="0"/>
          <w:szCs w:val="21"/>
        </w:rPr>
        <w:t>1</w:t>
      </w: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ans = (ans+m*</w:t>
      </w:r>
      <w:r w:rsidRPr="003F0B0C">
        <w:rPr>
          <w:rFonts w:ascii="宋体" w:eastAsia="宋体" w:hAnsi="宋体" w:cs="Consolas"/>
          <w:color w:val="E6C07B"/>
          <w:kern w:val="0"/>
          <w:szCs w:val="21"/>
        </w:rPr>
        <w:t>pow</w:t>
      </w:r>
      <w:r w:rsidRPr="003F0B0C">
        <w:rPr>
          <w:rFonts w:ascii="宋体" w:eastAsia="宋体" w:hAnsi="宋体" w:cs="Consolas"/>
          <w:color w:val="ABB2BF"/>
          <w:kern w:val="0"/>
          <w:szCs w:val="21"/>
        </w:rPr>
        <w:t>[(m+</w:t>
      </w:r>
      <w:r w:rsidRPr="003F0B0C">
        <w:rPr>
          <w:rFonts w:ascii="宋体" w:eastAsia="宋体" w:hAnsi="宋体" w:cs="Consolas"/>
          <w:color w:val="D19A66"/>
          <w:kern w:val="0"/>
          <w:szCs w:val="21"/>
        </w:rPr>
        <w:t>1</w:t>
      </w:r>
      <w:r w:rsidRPr="003F0B0C">
        <w:rPr>
          <w:rFonts w:ascii="宋体" w:eastAsia="宋体" w:hAnsi="宋体" w:cs="Consolas"/>
          <w:color w:val="ABB2BF"/>
          <w:kern w:val="0"/>
          <w:szCs w:val="21"/>
        </w:rPr>
        <w:t>)/</w:t>
      </w:r>
      <w:r w:rsidRPr="003F0B0C">
        <w:rPr>
          <w:rFonts w:ascii="宋体" w:eastAsia="宋体" w:hAnsi="宋体" w:cs="Consolas"/>
          <w:color w:val="D19A66"/>
          <w:kern w:val="0"/>
          <w:szCs w:val="21"/>
        </w:rPr>
        <w:t>2</w:t>
      </w:r>
      <w:r w:rsidRPr="003F0B0C">
        <w:rPr>
          <w:rFonts w:ascii="宋体" w:eastAsia="宋体" w:hAnsi="宋体" w:cs="Consolas"/>
          <w:color w:val="ABB2BF"/>
          <w:kern w:val="0"/>
          <w:szCs w:val="21"/>
        </w:rPr>
        <w:t>]) % mod;</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else</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ans = (ans+m/</w:t>
      </w:r>
      <w:r w:rsidRPr="003F0B0C">
        <w:rPr>
          <w:rFonts w:ascii="宋体" w:eastAsia="宋体" w:hAnsi="宋体" w:cs="Consolas"/>
          <w:color w:val="D19A66"/>
          <w:kern w:val="0"/>
          <w:szCs w:val="21"/>
        </w:rPr>
        <w:t>2</w:t>
      </w:r>
      <w:r w:rsidRPr="003F0B0C">
        <w:rPr>
          <w:rFonts w:ascii="宋体" w:eastAsia="宋体" w:hAnsi="宋体" w:cs="Consolas"/>
          <w:color w:val="ABB2BF"/>
          <w:kern w:val="0"/>
          <w:szCs w:val="21"/>
        </w:rPr>
        <w:t>*(</w:t>
      </w:r>
      <w:r w:rsidRPr="003F0B0C">
        <w:rPr>
          <w:rFonts w:ascii="宋体" w:eastAsia="宋体" w:hAnsi="宋体" w:cs="Consolas"/>
          <w:color w:val="E6C07B"/>
          <w:kern w:val="0"/>
          <w:szCs w:val="21"/>
        </w:rPr>
        <w:t>pow</w:t>
      </w:r>
      <w:r w:rsidRPr="003F0B0C">
        <w:rPr>
          <w:rFonts w:ascii="宋体" w:eastAsia="宋体" w:hAnsi="宋体" w:cs="Consolas"/>
          <w:color w:val="ABB2BF"/>
          <w:kern w:val="0"/>
          <w:szCs w:val="21"/>
        </w:rPr>
        <w:t>[m/</w:t>
      </w:r>
      <w:r w:rsidRPr="003F0B0C">
        <w:rPr>
          <w:rFonts w:ascii="宋体" w:eastAsia="宋体" w:hAnsi="宋体" w:cs="Consolas"/>
          <w:color w:val="D19A66"/>
          <w:kern w:val="0"/>
          <w:szCs w:val="21"/>
        </w:rPr>
        <w:t>2</w:t>
      </w:r>
      <w:r w:rsidRPr="003F0B0C">
        <w:rPr>
          <w:rFonts w:ascii="宋体" w:eastAsia="宋体" w:hAnsi="宋体" w:cs="Consolas"/>
          <w:color w:val="ABB2BF"/>
          <w:kern w:val="0"/>
          <w:szCs w:val="21"/>
        </w:rPr>
        <w:t>+</w:t>
      </w:r>
      <w:r w:rsidRPr="003F0B0C">
        <w:rPr>
          <w:rFonts w:ascii="宋体" w:eastAsia="宋体" w:hAnsi="宋体" w:cs="Consolas"/>
          <w:color w:val="D19A66"/>
          <w:kern w:val="0"/>
          <w:szCs w:val="21"/>
        </w:rPr>
        <w:t>1</w:t>
      </w:r>
      <w:r w:rsidRPr="003F0B0C">
        <w:rPr>
          <w:rFonts w:ascii="宋体" w:eastAsia="宋体" w:hAnsi="宋体" w:cs="Consolas"/>
          <w:color w:val="ABB2BF"/>
          <w:kern w:val="0"/>
          <w:szCs w:val="21"/>
        </w:rPr>
        <w:t>]+</w:t>
      </w:r>
      <w:r w:rsidRPr="003F0B0C">
        <w:rPr>
          <w:rFonts w:ascii="宋体" w:eastAsia="宋体" w:hAnsi="宋体" w:cs="Consolas"/>
          <w:color w:val="E6C07B"/>
          <w:kern w:val="0"/>
          <w:szCs w:val="21"/>
        </w:rPr>
        <w:t>pow</w:t>
      </w:r>
      <w:r w:rsidRPr="003F0B0C">
        <w:rPr>
          <w:rFonts w:ascii="宋体" w:eastAsia="宋体" w:hAnsi="宋体" w:cs="Consolas"/>
          <w:color w:val="ABB2BF"/>
          <w:kern w:val="0"/>
          <w:szCs w:val="21"/>
        </w:rPr>
        <w:t>[m/</w:t>
      </w:r>
      <w:r w:rsidRPr="003F0B0C">
        <w:rPr>
          <w:rFonts w:ascii="宋体" w:eastAsia="宋体" w:hAnsi="宋体" w:cs="Consolas"/>
          <w:color w:val="D19A66"/>
          <w:kern w:val="0"/>
          <w:szCs w:val="21"/>
        </w:rPr>
        <w:t>2</w:t>
      </w:r>
      <w:r w:rsidRPr="003F0B0C">
        <w:rPr>
          <w:rFonts w:ascii="宋体" w:eastAsia="宋体" w:hAnsi="宋体" w:cs="Consolas"/>
          <w:color w:val="ABB2BF"/>
          <w:kern w:val="0"/>
          <w:szCs w:val="21"/>
        </w:rPr>
        <w:t>])) % mod;</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return</w:t>
      </w:r>
      <w:r w:rsidRPr="003F0B0C">
        <w:rPr>
          <w:rFonts w:ascii="宋体" w:eastAsia="宋体" w:hAnsi="宋体" w:cs="Consolas"/>
          <w:color w:val="ABB2BF"/>
          <w:kern w:val="0"/>
          <w:szCs w:val="21"/>
        </w:rPr>
        <w:t xml:space="preserve"> ans;</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C678DD"/>
          <w:kern w:val="0"/>
          <w:szCs w:val="21"/>
        </w:rPr>
        <w:t>int</w:t>
      </w:r>
      <w:r w:rsidRPr="003F0B0C">
        <w:rPr>
          <w:rFonts w:ascii="宋体" w:eastAsia="宋体" w:hAnsi="宋体" w:cs="Consolas"/>
          <w:color w:val="ABB2BF"/>
          <w:kern w:val="0"/>
          <w:szCs w:val="21"/>
        </w:rPr>
        <w:t xml:space="preserve"> </w:t>
      </w:r>
      <w:r w:rsidRPr="003F0B0C">
        <w:rPr>
          <w:rFonts w:ascii="宋体" w:eastAsia="宋体" w:hAnsi="宋体" w:cs="Consolas"/>
          <w:color w:val="61AEEE"/>
          <w:kern w:val="0"/>
          <w:szCs w:val="21"/>
        </w:rPr>
        <w:t>main</w:t>
      </w:r>
      <w:r w:rsidRPr="003F0B0C">
        <w:rPr>
          <w:rFonts w:ascii="宋体" w:eastAsia="宋体" w:hAnsi="宋体" w:cs="Consolas"/>
          <w:color w:val="ABB2BF"/>
          <w:kern w:val="0"/>
          <w:szCs w:val="21"/>
        </w:rPr>
        <w:t xml:space="preserve"> ()</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int</w:t>
      </w:r>
      <w:r w:rsidRPr="003F0B0C">
        <w:rPr>
          <w:rFonts w:ascii="宋体" w:eastAsia="宋体" w:hAnsi="宋体" w:cs="Consolas"/>
          <w:color w:val="ABB2BF"/>
          <w:kern w:val="0"/>
          <w:szCs w:val="21"/>
        </w:rPr>
        <w:t xml:space="preserve"> cas, t=</w:t>
      </w:r>
      <w:r w:rsidRPr="003F0B0C">
        <w:rPr>
          <w:rFonts w:ascii="宋体" w:eastAsia="宋体" w:hAnsi="宋体" w:cs="Consolas"/>
          <w:color w:val="D19A66"/>
          <w:kern w:val="0"/>
          <w:szCs w:val="21"/>
        </w:rPr>
        <w:t>0</w:t>
      </w: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E6C07B"/>
          <w:kern w:val="0"/>
          <w:szCs w:val="21"/>
        </w:rPr>
        <w:t>scanf</w:t>
      </w:r>
      <w:r w:rsidRPr="003F0B0C">
        <w:rPr>
          <w:rFonts w:ascii="宋体" w:eastAsia="宋体" w:hAnsi="宋体" w:cs="Consolas"/>
          <w:color w:val="ABB2BF"/>
          <w:kern w:val="0"/>
          <w:szCs w:val="21"/>
        </w:rPr>
        <w:t>(</w:t>
      </w:r>
      <w:r w:rsidRPr="003F0B0C">
        <w:rPr>
          <w:rFonts w:ascii="宋体" w:eastAsia="宋体" w:hAnsi="宋体" w:cs="Consolas"/>
          <w:color w:val="98C379"/>
          <w:kern w:val="0"/>
          <w:szCs w:val="21"/>
        </w:rPr>
        <w:t>"%d"</w:t>
      </w:r>
      <w:r w:rsidRPr="003F0B0C">
        <w:rPr>
          <w:rFonts w:ascii="宋体" w:eastAsia="宋体" w:hAnsi="宋体" w:cs="Consolas"/>
          <w:color w:val="ABB2BF"/>
          <w:kern w:val="0"/>
          <w:szCs w:val="21"/>
        </w:rPr>
        <w:t>, &amp;cas);</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while</w:t>
      </w:r>
      <w:r w:rsidRPr="003F0B0C">
        <w:rPr>
          <w:rFonts w:ascii="宋体" w:eastAsia="宋体" w:hAnsi="宋体" w:cs="Consolas"/>
          <w:color w:val="ABB2BF"/>
          <w:kern w:val="0"/>
          <w:szCs w:val="21"/>
        </w:rPr>
        <w:t>(cas--)</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LL ans = </w:t>
      </w:r>
      <w:r w:rsidRPr="003F0B0C">
        <w:rPr>
          <w:rFonts w:ascii="宋体" w:eastAsia="宋体" w:hAnsi="宋体" w:cs="Consolas"/>
          <w:color w:val="D19A66"/>
          <w:kern w:val="0"/>
          <w:szCs w:val="21"/>
        </w:rPr>
        <w:t>0</w:t>
      </w: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E6C07B"/>
          <w:kern w:val="0"/>
          <w:szCs w:val="21"/>
        </w:rPr>
        <w:t>scanf</w:t>
      </w:r>
      <w:r w:rsidRPr="003F0B0C">
        <w:rPr>
          <w:rFonts w:ascii="宋体" w:eastAsia="宋体" w:hAnsi="宋体" w:cs="Consolas"/>
          <w:color w:val="ABB2BF"/>
          <w:kern w:val="0"/>
          <w:szCs w:val="21"/>
        </w:rPr>
        <w:t>(</w:t>
      </w:r>
      <w:r w:rsidRPr="003F0B0C">
        <w:rPr>
          <w:rFonts w:ascii="宋体" w:eastAsia="宋体" w:hAnsi="宋体" w:cs="Consolas"/>
          <w:color w:val="98C379"/>
          <w:kern w:val="0"/>
          <w:szCs w:val="21"/>
        </w:rPr>
        <w:t>"%d%d"</w:t>
      </w:r>
      <w:r w:rsidRPr="003F0B0C">
        <w:rPr>
          <w:rFonts w:ascii="宋体" w:eastAsia="宋体" w:hAnsi="宋体" w:cs="Consolas"/>
          <w:color w:val="ABB2BF"/>
          <w:kern w:val="0"/>
          <w:szCs w:val="21"/>
        </w:rPr>
        <w:t>, &amp;n, &amp;m);</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mod = </w:t>
      </w:r>
      <w:r w:rsidRPr="003F0B0C">
        <w:rPr>
          <w:rFonts w:ascii="宋体" w:eastAsia="宋体" w:hAnsi="宋体" w:cs="Consolas"/>
          <w:color w:val="D19A66"/>
          <w:kern w:val="0"/>
          <w:szCs w:val="21"/>
        </w:rPr>
        <w:t>2</w:t>
      </w:r>
      <w:r w:rsidRPr="003F0B0C">
        <w:rPr>
          <w:rFonts w:ascii="宋体" w:eastAsia="宋体" w:hAnsi="宋体" w:cs="Consolas"/>
          <w:color w:val="ABB2BF"/>
          <w:kern w:val="0"/>
          <w:szCs w:val="21"/>
        </w:rPr>
        <w:t>*m*mm;</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E6C07B"/>
          <w:kern w:val="0"/>
          <w:szCs w:val="21"/>
        </w:rPr>
        <w:t>pow</w:t>
      </w:r>
      <w:r w:rsidRPr="003F0B0C">
        <w:rPr>
          <w:rFonts w:ascii="宋体" w:eastAsia="宋体" w:hAnsi="宋体" w:cs="Consolas"/>
          <w:color w:val="ABB2BF"/>
          <w:kern w:val="0"/>
          <w:szCs w:val="21"/>
        </w:rPr>
        <w:t>[</w:t>
      </w:r>
      <w:r w:rsidRPr="003F0B0C">
        <w:rPr>
          <w:rFonts w:ascii="宋体" w:eastAsia="宋体" w:hAnsi="宋体" w:cs="Consolas"/>
          <w:color w:val="D19A66"/>
          <w:kern w:val="0"/>
          <w:szCs w:val="21"/>
        </w:rPr>
        <w:t>0</w:t>
      </w:r>
      <w:r w:rsidRPr="003F0B0C">
        <w:rPr>
          <w:rFonts w:ascii="宋体" w:eastAsia="宋体" w:hAnsi="宋体" w:cs="Consolas"/>
          <w:color w:val="ABB2BF"/>
          <w:kern w:val="0"/>
          <w:szCs w:val="21"/>
        </w:rPr>
        <w:t xml:space="preserve">] = </w:t>
      </w:r>
      <w:r w:rsidRPr="003F0B0C">
        <w:rPr>
          <w:rFonts w:ascii="宋体" w:eastAsia="宋体" w:hAnsi="宋体" w:cs="Consolas"/>
          <w:color w:val="D19A66"/>
          <w:kern w:val="0"/>
          <w:szCs w:val="21"/>
        </w:rPr>
        <w:t>1</w:t>
      </w: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for</w:t>
      </w:r>
      <w:r w:rsidRPr="003F0B0C">
        <w:rPr>
          <w:rFonts w:ascii="宋体" w:eastAsia="宋体" w:hAnsi="宋体" w:cs="Consolas"/>
          <w:color w:val="ABB2BF"/>
          <w:kern w:val="0"/>
          <w:szCs w:val="21"/>
        </w:rPr>
        <w:t>(</w:t>
      </w:r>
      <w:r w:rsidRPr="003F0B0C">
        <w:rPr>
          <w:rFonts w:ascii="宋体" w:eastAsia="宋体" w:hAnsi="宋体" w:cs="Consolas"/>
          <w:color w:val="C678DD"/>
          <w:kern w:val="0"/>
          <w:szCs w:val="21"/>
        </w:rPr>
        <w:t>int</w:t>
      </w:r>
      <w:r w:rsidRPr="003F0B0C">
        <w:rPr>
          <w:rFonts w:ascii="宋体" w:eastAsia="宋体" w:hAnsi="宋体" w:cs="Consolas"/>
          <w:color w:val="ABB2BF"/>
          <w:kern w:val="0"/>
          <w:szCs w:val="21"/>
        </w:rPr>
        <w:t xml:space="preserve"> i=</w:t>
      </w:r>
      <w:r w:rsidRPr="003F0B0C">
        <w:rPr>
          <w:rFonts w:ascii="宋体" w:eastAsia="宋体" w:hAnsi="宋体" w:cs="Consolas"/>
          <w:color w:val="D19A66"/>
          <w:kern w:val="0"/>
          <w:szCs w:val="21"/>
        </w:rPr>
        <w:t>1</w:t>
      </w:r>
      <w:r w:rsidRPr="003F0B0C">
        <w:rPr>
          <w:rFonts w:ascii="宋体" w:eastAsia="宋体" w:hAnsi="宋体" w:cs="Consolas"/>
          <w:color w:val="ABB2BF"/>
          <w:kern w:val="0"/>
          <w:szCs w:val="21"/>
        </w:rPr>
        <w:t>; i&lt;=m; ++i)</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E6C07B"/>
          <w:kern w:val="0"/>
          <w:szCs w:val="21"/>
        </w:rPr>
        <w:t>pow</w:t>
      </w:r>
      <w:r w:rsidRPr="003F0B0C">
        <w:rPr>
          <w:rFonts w:ascii="宋体" w:eastAsia="宋体" w:hAnsi="宋体" w:cs="Consolas"/>
          <w:color w:val="ABB2BF"/>
          <w:kern w:val="0"/>
          <w:szCs w:val="21"/>
        </w:rPr>
        <w:t>[i] = (</w:t>
      </w:r>
      <w:r w:rsidRPr="003F0B0C">
        <w:rPr>
          <w:rFonts w:ascii="宋体" w:eastAsia="宋体" w:hAnsi="宋体" w:cs="Consolas"/>
          <w:color w:val="E6C07B"/>
          <w:kern w:val="0"/>
          <w:szCs w:val="21"/>
        </w:rPr>
        <w:t>pow</w:t>
      </w:r>
      <w:r w:rsidRPr="003F0B0C">
        <w:rPr>
          <w:rFonts w:ascii="宋体" w:eastAsia="宋体" w:hAnsi="宋体" w:cs="Consolas"/>
          <w:color w:val="ABB2BF"/>
          <w:kern w:val="0"/>
          <w:szCs w:val="21"/>
        </w:rPr>
        <w:t>[i</w:t>
      </w:r>
      <w:r w:rsidRPr="003F0B0C">
        <w:rPr>
          <w:rFonts w:ascii="宋体" w:eastAsia="宋体" w:hAnsi="宋体" w:cs="Consolas"/>
          <w:color w:val="D19A66"/>
          <w:kern w:val="0"/>
          <w:szCs w:val="21"/>
        </w:rPr>
        <w:t>-1</w:t>
      </w:r>
      <w:r w:rsidRPr="003F0B0C">
        <w:rPr>
          <w:rFonts w:ascii="宋体" w:eastAsia="宋体" w:hAnsi="宋体" w:cs="Consolas"/>
          <w:color w:val="ABB2BF"/>
          <w:kern w:val="0"/>
          <w:szCs w:val="21"/>
        </w:rPr>
        <w:t>]*n) % mod;</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ans += rotat();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ans  = (ans + overturn()) % mod;</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E6C07B"/>
          <w:kern w:val="0"/>
          <w:szCs w:val="21"/>
        </w:rPr>
        <w:t>printf</w:t>
      </w:r>
      <w:r w:rsidRPr="003F0B0C">
        <w:rPr>
          <w:rFonts w:ascii="宋体" w:eastAsia="宋体" w:hAnsi="宋体" w:cs="Consolas"/>
          <w:color w:val="ABB2BF"/>
          <w:kern w:val="0"/>
          <w:szCs w:val="21"/>
        </w:rPr>
        <w:t>(</w:t>
      </w:r>
      <w:r w:rsidRPr="003F0B0C">
        <w:rPr>
          <w:rFonts w:ascii="宋体" w:eastAsia="宋体" w:hAnsi="宋体" w:cs="Consolas"/>
          <w:color w:val="98C379"/>
          <w:kern w:val="0"/>
          <w:szCs w:val="21"/>
        </w:rPr>
        <w:t>"Case #%d: %I64d\n"</w:t>
      </w:r>
      <w:r w:rsidRPr="003F0B0C">
        <w:rPr>
          <w:rFonts w:ascii="宋体" w:eastAsia="宋体" w:hAnsi="宋体" w:cs="Consolas"/>
          <w:color w:val="ABB2BF"/>
          <w:kern w:val="0"/>
          <w:szCs w:val="21"/>
        </w:rPr>
        <w:t>, ++t, (ans/</w:t>
      </w:r>
      <w:r w:rsidRPr="003F0B0C">
        <w:rPr>
          <w:rFonts w:ascii="宋体" w:eastAsia="宋体" w:hAnsi="宋体" w:cs="Consolas"/>
          <w:color w:val="D19A66"/>
          <w:kern w:val="0"/>
          <w:szCs w:val="21"/>
        </w:rPr>
        <w:t>2</w:t>
      </w:r>
      <w:r w:rsidRPr="003F0B0C">
        <w:rPr>
          <w:rFonts w:ascii="宋体" w:eastAsia="宋体" w:hAnsi="宋体" w:cs="Consolas"/>
          <w:color w:val="ABB2BF"/>
          <w:kern w:val="0"/>
          <w:szCs w:val="21"/>
        </w:rPr>
        <w:t>/m)%mm);</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t xml:space="preserve">    </w:t>
      </w:r>
      <w:r w:rsidRPr="003F0B0C">
        <w:rPr>
          <w:rFonts w:ascii="宋体" w:eastAsia="宋体" w:hAnsi="宋体" w:cs="Consolas"/>
          <w:color w:val="C678DD"/>
          <w:kern w:val="0"/>
          <w:szCs w:val="21"/>
        </w:rPr>
        <w:t>return</w:t>
      </w:r>
      <w:r w:rsidRPr="003F0B0C">
        <w:rPr>
          <w:rFonts w:ascii="宋体" w:eastAsia="宋体" w:hAnsi="宋体" w:cs="Consolas"/>
          <w:color w:val="ABB2BF"/>
          <w:kern w:val="0"/>
          <w:szCs w:val="21"/>
        </w:rPr>
        <w:t xml:space="preserve"> </w:t>
      </w:r>
      <w:r w:rsidRPr="003F0B0C">
        <w:rPr>
          <w:rFonts w:ascii="宋体" w:eastAsia="宋体" w:hAnsi="宋体" w:cs="Consolas"/>
          <w:color w:val="D19A66"/>
          <w:kern w:val="0"/>
          <w:szCs w:val="21"/>
        </w:rPr>
        <w:t>0</w:t>
      </w:r>
      <w:r w:rsidRPr="003F0B0C">
        <w:rPr>
          <w:rFonts w:ascii="宋体" w:eastAsia="宋体" w:hAnsi="宋体" w:cs="Consolas"/>
          <w:color w:val="ABB2BF"/>
          <w:kern w:val="0"/>
          <w:szCs w:val="21"/>
        </w:rPr>
        <w:t>;</w:t>
      </w:r>
    </w:p>
    <w:p w:rsidR="00185E3E" w:rsidRPr="003F0B0C" w:rsidRDefault="00185E3E" w:rsidP="00185E3E">
      <w:pPr>
        <w:widowControl/>
        <w:numPr>
          <w:ilvl w:val="0"/>
          <w:numId w:val="1"/>
        </w:numPr>
        <w:wordWrap w:val="0"/>
        <w:ind w:left="120"/>
        <w:jc w:val="left"/>
        <w:rPr>
          <w:rFonts w:ascii="宋体" w:eastAsia="宋体" w:hAnsi="宋体" w:cs="Consolas"/>
          <w:color w:val="ABB2BF"/>
          <w:kern w:val="0"/>
          <w:szCs w:val="21"/>
        </w:rPr>
      </w:pPr>
      <w:r w:rsidRPr="003F0B0C">
        <w:rPr>
          <w:rFonts w:ascii="宋体" w:eastAsia="宋体" w:hAnsi="宋体" w:cs="Consolas"/>
          <w:color w:val="ABB2BF"/>
          <w:kern w:val="0"/>
          <w:szCs w:val="21"/>
        </w:rPr>
        <w:lastRenderedPageBreak/>
        <w:t>}</w:t>
      </w:r>
    </w:p>
    <w:p w:rsidR="00CA6B31" w:rsidRPr="003F0B0C" w:rsidRDefault="00CA6B31" w:rsidP="00CA6B31">
      <w:pPr>
        <w:pStyle w:val="4"/>
        <w:rPr>
          <w:rFonts w:ascii="宋体" w:eastAsia="宋体" w:hAnsi="宋体" w:cstheme="minorBidi"/>
          <w:b w:val="0"/>
          <w:bCs w:val="0"/>
          <w:sz w:val="21"/>
          <w:szCs w:val="22"/>
        </w:rPr>
      </w:pPr>
      <w:r w:rsidRPr="003F0B0C">
        <w:rPr>
          <w:rFonts w:ascii="宋体" w:eastAsia="宋体" w:hAnsi="宋体" w:cstheme="minorBidi" w:hint="eastAsia"/>
          <w:b w:val="0"/>
          <w:bCs w:val="0"/>
          <w:sz w:val="21"/>
          <w:szCs w:val="22"/>
        </w:rPr>
        <w:t>HD</w:t>
      </w:r>
      <w:r w:rsidRPr="003F0B0C">
        <w:rPr>
          <w:rFonts w:ascii="宋体" w:eastAsia="宋体" w:hAnsi="宋体" w:cstheme="minorBidi"/>
          <w:b w:val="0"/>
          <w:bCs w:val="0"/>
          <w:sz w:val="21"/>
          <w:szCs w:val="22"/>
        </w:rPr>
        <w:t>U</w:t>
      </w:r>
      <w:r w:rsidRPr="003F0B0C">
        <w:rPr>
          <w:rFonts w:ascii="宋体" w:eastAsia="宋体" w:hAnsi="宋体" w:cstheme="minorBidi" w:hint="eastAsia"/>
          <w:b w:val="0"/>
          <w:bCs w:val="0"/>
          <w:sz w:val="21"/>
          <w:szCs w:val="22"/>
        </w:rPr>
        <w:t>-</w:t>
      </w:r>
      <w:r w:rsidRPr="003F0B0C">
        <w:rPr>
          <w:rFonts w:ascii="宋体" w:eastAsia="宋体" w:hAnsi="宋体" w:cstheme="minorBidi"/>
          <w:b w:val="0"/>
          <w:bCs w:val="0"/>
          <w:sz w:val="21"/>
          <w:szCs w:val="22"/>
        </w:rPr>
        <w:t>1812</w:t>
      </w:r>
      <w:r w:rsidRPr="003F0B0C">
        <w:rPr>
          <w:rFonts w:ascii="宋体" w:eastAsia="宋体" w:hAnsi="宋体" w:cstheme="minorBidi" w:hint="eastAsia"/>
          <w:b w:val="0"/>
          <w:bCs w:val="0"/>
          <w:sz w:val="21"/>
          <w:szCs w:val="22"/>
        </w:rPr>
        <w:t>-</w:t>
      </w:r>
      <w:r w:rsidRPr="003F0B0C">
        <w:rPr>
          <w:rFonts w:ascii="宋体" w:eastAsia="宋体" w:hAnsi="宋体" w:cstheme="minorBidi"/>
          <w:b w:val="0"/>
          <w:bCs w:val="0"/>
          <w:sz w:val="21"/>
          <w:szCs w:val="22"/>
        </w:rPr>
        <w:t>Count Teris</w:t>
      </w:r>
      <w:r w:rsidR="00C478A5" w:rsidRPr="003F0B0C">
        <w:rPr>
          <w:rFonts w:ascii="宋体" w:eastAsia="宋体" w:hAnsi="宋体" w:cstheme="minorBidi"/>
          <w:b w:val="0"/>
          <w:bCs w:val="0"/>
          <w:sz w:val="21"/>
          <w:szCs w:val="22"/>
        </w:rPr>
        <w:fldChar w:fldCharType="begin"/>
      </w:r>
      <w:r w:rsidR="00C478A5" w:rsidRPr="003F0B0C">
        <w:rPr>
          <w:rFonts w:ascii="宋体" w:eastAsia="宋体" w:hAnsi="宋体"/>
        </w:rPr>
        <w:instrText xml:space="preserve"> XE "</w:instrText>
      </w:r>
      <w:r w:rsidR="00C478A5" w:rsidRPr="003F0B0C">
        <w:rPr>
          <w:rFonts w:ascii="宋体" w:eastAsia="宋体" w:hAnsi="宋体" w:cstheme="minorBidi" w:hint="eastAsia"/>
          <w:b w:val="0"/>
          <w:bCs w:val="0"/>
          <w:sz w:val="21"/>
          <w:szCs w:val="22"/>
        </w:rPr>
        <w:instrText>HD</w:instrText>
      </w:r>
      <w:r w:rsidR="00C478A5" w:rsidRPr="003F0B0C">
        <w:rPr>
          <w:rFonts w:ascii="宋体" w:eastAsia="宋体" w:hAnsi="宋体" w:cstheme="minorBidi"/>
          <w:b w:val="0"/>
          <w:bCs w:val="0"/>
          <w:sz w:val="21"/>
          <w:szCs w:val="22"/>
        </w:rPr>
        <w:instrText>U</w:instrText>
      </w:r>
      <w:r w:rsidR="00C478A5" w:rsidRPr="003F0B0C">
        <w:rPr>
          <w:rFonts w:ascii="宋体" w:eastAsia="宋体" w:hAnsi="宋体" w:cstheme="minorBidi" w:hint="eastAsia"/>
          <w:b w:val="0"/>
          <w:bCs w:val="0"/>
          <w:sz w:val="21"/>
          <w:szCs w:val="22"/>
        </w:rPr>
        <w:instrText>-</w:instrText>
      </w:r>
      <w:r w:rsidR="00C478A5" w:rsidRPr="003F0B0C">
        <w:rPr>
          <w:rFonts w:ascii="宋体" w:eastAsia="宋体" w:hAnsi="宋体" w:cstheme="minorBidi"/>
          <w:b w:val="0"/>
          <w:bCs w:val="0"/>
          <w:sz w:val="21"/>
          <w:szCs w:val="22"/>
        </w:rPr>
        <w:instrText>1812</w:instrText>
      </w:r>
      <w:r w:rsidR="00C478A5" w:rsidRPr="003F0B0C">
        <w:rPr>
          <w:rFonts w:ascii="宋体" w:eastAsia="宋体" w:hAnsi="宋体" w:cstheme="minorBidi" w:hint="eastAsia"/>
          <w:b w:val="0"/>
          <w:bCs w:val="0"/>
          <w:sz w:val="21"/>
          <w:szCs w:val="22"/>
        </w:rPr>
        <w:instrText>-</w:instrText>
      </w:r>
      <w:r w:rsidR="00C478A5" w:rsidRPr="003F0B0C">
        <w:rPr>
          <w:rFonts w:ascii="宋体" w:eastAsia="宋体" w:hAnsi="宋体" w:cstheme="minorBidi"/>
          <w:b w:val="0"/>
          <w:bCs w:val="0"/>
          <w:sz w:val="21"/>
          <w:szCs w:val="22"/>
        </w:rPr>
        <w:instrText>Count Teris</w:instrText>
      </w:r>
      <w:r w:rsidR="00C478A5" w:rsidRPr="003F0B0C">
        <w:rPr>
          <w:rFonts w:ascii="宋体" w:eastAsia="宋体" w:hAnsi="宋体"/>
        </w:rPr>
        <w:instrText>:</w:instrText>
      </w:r>
      <w:r w:rsidR="00C478A5" w:rsidRPr="003F0B0C">
        <w:rPr>
          <w:rFonts w:ascii="宋体" w:eastAsia="宋体" w:hAnsi="宋体" w:hint="eastAsia"/>
        </w:rPr>
        <w:instrText>1</w:instrText>
      </w:r>
      <w:r w:rsidR="00C478A5" w:rsidRPr="003F0B0C">
        <w:rPr>
          <w:rFonts w:ascii="宋体" w:eastAsia="宋体" w:hAnsi="宋体"/>
        </w:rPr>
        <w:instrText xml:space="preserve">812" \y "HDU:1812" </w:instrText>
      </w:r>
      <w:r w:rsidR="00C478A5" w:rsidRPr="003F0B0C">
        <w:rPr>
          <w:rFonts w:ascii="宋体" w:eastAsia="宋体" w:hAnsi="宋体" w:cstheme="minorBidi"/>
          <w:b w:val="0"/>
          <w:bCs w:val="0"/>
          <w:sz w:val="21"/>
          <w:szCs w:val="22"/>
        </w:rPr>
        <w:fldChar w:fldCharType="end"/>
      </w:r>
    </w:p>
    <w:p w:rsidR="00CA6B31" w:rsidRPr="003F0B0C" w:rsidRDefault="00CA6B31" w:rsidP="00CA6B31">
      <w:pPr>
        <w:widowControl/>
        <w:wordWrap w:val="0"/>
        <w:ind w:left="-240"/>
        <w:jc w:val="left"/>
        <w:rPr>
          <w:rFonts w:ascii="宋体" w:eastAsia="宋体" w:hAnsi="宋体"/>
        </w:rPr>
      </w:pPr>
      <w:r w:rsidRPr="003F0B0C">
        <w:rPr>
          <w:rFonts w:ascii="宋体" w:eastAsia="宋体" w:hAnsi="宋体" w:hint="eastAsia"/>
        </w:rPr>
        <w:t>【题意】n</w:t>
      </w:r>
      <w:r w:rsidRPr="003F0B0C">
        <w:rPr>
          <w:rFonts w:ascii="宋体" w:eastAsia="宋体" w:hAnsi="宋体"/>
        </w:rPr>
        <w:t>*n</w:t>
      </w:r>
      <w:r w:rsidRPr="003F0B0C">
        <w:rPr>
          <w:rFonts w:ascii="宋体" w:eastAsia="宋体" w:hAnsi="宋体" w:hint="eastAsia"/>
        </w:rPr>
        <w:t>的棋盘，用c种颜色染色，（旋转、反射算一种），问有多少种不同棋盘。</w:t>
      </w:r>
    </w:p>
    <w:p w:rsidR="00CA6B31" w:rsidRPr="003F0B0C" w:rsidRDefault="00CA6B31" w:rsidP="00CA6B31">
      <w:pPr>
        <w:widowControl/>
        <w:wordWrap w:val="0"/>
        <w:ind w:left="-240"/>
        <w:jc w:val="left"/>
        <w:rPr>
          <w:rFonts w:ascii="宋体" w:eastAsia="宋体" w:hAnsi="宋体"/>
        </w:rPr>
      </w:pPr>
      <w:r w:rsidRPr="003F0B0C">
        <w:rPr>
          <w:rFonts w:ascii="宋体" w:eastAsia="宋体" w:hAnsi="宋体" w:hint="eastAsia"/>
        </w:rPr>
        <w:t>数据规模 n</w:t>
      </w:r>
      <w:r w:rsidRPr="003F0B0C">
        <w:rPr>
          <w:rFonts w:ascii="宋体" w:eastAsia="宋体" w:hAnsi="宋体"/>
        </w:rPr>
        <w:t>,c&lt;31</w:t>
      </w:r>
    </w:p>
    <w:p w:rsidR="00CA6B31" w:rsidRPr="003F0B0C" w:rsidRDefault="00CA6B31" w:rsidP="00CA6B31">
      <w:pPr>
        <w:widowControl/>
        <w:wordWrap w:val="0"/>
        <w:ind w:left="-240"/>
        <w:jc w:val="left"/>
        <w:rPr>
          <w:rFonts w:ascii="宋体" w:eastAsia="宋体" w:hAnsi="宋体"/>
        </w:rPr>
      </w:pPr>
      <w:r w:rsidRPr="003F0B0C">
        <w:rPr>
          <w:rFonts w:ascii="宋体" w:eastAsia="宋体" w:hAnsi="宋体" w:hint="eastAsia"/>
        </w:rPr>
        <w:t>【题解】</w:t>
      </w:r>
    </w:p>
    <w:p w:rsidR="00CA6B31" w:rsidRPr="003F0B0C" w:rsidRDefault="00CA6B31" w:rsidP="00CA6B31">
      <w:pPr>
        <w:widowControl/>
        <w:wordWrap w:val="0"/>
        <w:ind w:left="-240"/>
        <w:jc w:val="left"/>
        <w:rPr>
          <w:rFonts w:ascii="宋体" w:eastAsia="宋体" w:hAnsi="宋体"/>
        </w:rPr>
      </w:pPr>
      <w:r w:rsidRPr="003F0B0C">
        <w:rPr>
          <w:rFonts w:ascii="宋体" w:eastAsia="宋体" w:hAnsi="宋体" w:hint="eastAsia"/>
        </w:rPr>
        <w:t>【代码】</w:t>
      </w:r>
    </w:p>
    <w:p w:rsidR="00A723FF" w:rsidRPr="003F0B0C" w:rsidRDefault="00BA29B5" w:rsidP="00B91FF9">
      <w:pPr>
        <w:pStyle w:val="2"/>
        <w:rPr>
          <w:rFonts w:ascii="宋体" w:eastAsia="宋体" w:hAnsi="宋体" w:cs="Arial"/>
          <w:color w:val="333333"/>
          <w:sz w:val="36"/>
          <w:szCs w:val="36"/>
        </w:rPr>
      </w:pPr>
      <w:bookmarkStart w:id="202" w:name="_Toc521431895"/>
      <w:r w:rsidRPr="003F0B0C">
        <w:rPr>
          <w:rFonts w:ascii="宋体" w:eastAsia="宋体" w:hAnsi="宋体" w:cs="Arial" w:hint="eastAsia"/>
          <w:color w:val="333333"/>
          <w:sz w:val="36"/>
          <w:szCs w:val="36"/>
        </w:rPr>
        <w:t>计算几何</w:t>
      </w:r>
      <w:bookmarkEnd w:id="202"/>
    </w:p>
    <w:p w:rsidR="006642EF" w:rsidRPr="003F0B0C" w:rsidRDefault="000D10AC" w:rsidP="006642EF">
      <w:pPr>
        <w:rPr>
          <w:rFonts w:ascii="宋体" w:eastAsia="宋体" w:hAnsi="宋体"/>
        </w:rPr>
      </w:pPr>
      <w:hyperlink r:id="rId147" w:history="1">
        <w:r w:rsidR="006642EF" w:rsidRPr="003F0B0C">
          <w:rPr>
            <w:rStyle w:val="a3"/>
            <w:rFonts w:ascii="宋体" w:eastAsia="宋体" w:hAnsi="宋体"/>
          </w:rPr>
          <w:t>http://dev.gameres.com/Program/Abstract/Geometry.htm#</w:t>
        </w:r>
      </w:hyperlink>
    </w:p>
    <w:p w:rsidR="00B91FF9" w:rsidRPr="003F0B0C" w:rsidRDefault="00A723FF" w:rsidP="00A723FF">
      <w:pPr>
        <w:pStyle w:val="3"/>
        <w:rPr>
          <w:rFonts w:ascii="宋体" w:eastAsia="宋体" w:hAnsi="宋体" w:cs="Arial"/>
          <w:color w:val="333333"/>
          <w:sz w:val="36"/>
          <w:szCs w:val="36"/>
        </w:rPr>
      </w:pPr>
      <w:bookmarkStart w:id="203" w:name="_Toc521431896"/>
      <w:r w:rsidRPr="003F0B0C">
        <w:rPr>
          <w:rFonts w:ascii="宋体" w:eastAsia="宋体" w:hAnsi="宋体" w:cs="Arial"/>
          <w:color w:val="333333"/>
          <w:sz w:val="36"/>
          <w:szCs w:val="36"/>
        </w:rPr>
        <w:t>点到线段的最短距离——矢量法</w:t>
      </w:r>
      <w:bookmarkEnd w:id="203"/>
    </w:p>
    <w:p w:rsidR="00A22F3D" w:rsidRPr="003F0B0C" w:rsidRDefault="00A22F3D" w:rsidP="00E40EEF">
      <w:pPr>
        <w:rPr>
          <w:rFonts w:ascii="宋体" w:eastAsia="宋体" w:hAnsi="宋体"/>
        </w:rPr>
      </w:pPr>
      <w:r w:rsidRPr="003F0B0C">
        <w:rPr>
          <w:rFonts w:ascii="宋体" w:eastAsia="宋体" w:hAnsi="宋体"/>
          <w:noProof/>
        </w:rPr>
        <w:drawing>
          <wp:inline distT="0" distB="0" distL="0" distR="0" wp14:anchorId="0371C913" wp14:editId="3F3B8431">
            <wp:extent cx="5274310" cy="2690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2690495"/>
                    </a:xfrm>
                    <a:prstGeom prst="rect">
                      <a:avLst/>
                    </a:prstGeom>
                  </pic:spPr>
                </pic:pic>
              </a:graphicData>
            </a:graphic>
          </wp:inline>
        </w:drawing>
      </w:r>
    </w:p>
    <w:p w:rsidR="00E40EEF" w:rsidRPr="003F0B0C" w:rsidRDefault="00E40EEF" w:rsidP="00E40EEF">
      <w:pPr>
        <w:rPr>
          <w:rFonts w:ascii="宋体" w:eastAsia="宋体" w:hAnsi="宋体"/>
        </w:rPr>
      </w:pPr>
      <w:r w:rsidRPr="003F0B0C">
        <w:rPr>
          <w:rFonts w:ascii="宋体" w:eastAsia="宋体" w:hAnsi="宋体"/>
        </w:rPr>
        <w:t>const double eps=1e-6;</w:t>
      </w:r>
    </w:p>
    <w:p w:rsidR="00E40EEF" w:rsidRPr="003F0B0C" w:rsidRDefault="00E40EEF" w:rsidP="00E40EEF">
      <w:pPr>
        <w:rPr>
          <w:rFonts w:ascii="宋体" w:eastAsia="宋体" w:hAnsi="宋体"/>
        </w:rPr>
      </w:pPr>
      <w:r w:rsidRPr="003F0B0C">
        <w:rPr>
          <w:rFonts w:ascii="宋体" w:eastAsia="宋体" w:hAnsi="宋体"/>
        </w:rPr>
        <w:t>int fcmp(double x){</w:t>
      </w:r>
    </w:p>
    <w:p w:rsidR="00E40EEF" w:rsidRPr="003F0B0C" w:rsidRDefault="00E40EEF" w:rsidP="00E40EEF">
      <w:pPr>
        <w:rPr>
          <w:rFonts w:ascii="宋体" w:eastAsia="宋体" w:hAnsi="宋体"/>
        </w:rPr>
      </w:pPr>
      <w:r w:rsidRPr="003F0B0C">
        <w:rPr>
          <w:rFonts w:ascii="宋体" w:eastAsia="宋体" w:hAnsi="宋体"/>
        </w:rPr>
        <w:t xml:space="preserve">    if (fabs(x)&lt;=eps) return 0;</w:t>
      </w:r>
    </w:p>
    <w:p w:rsidR="00E40EEF" w:rsidRPr="003F0B0C" w:rsidRDefault="00E40EEF" w:rsidP="00E40EEF">
      <w:pPr>
        <w:rPr>
          <w:rFonts w:ascii="宋体" w:eastAsia="宋体" w:hAnsi="宋体"/>
        </w:rPr>
      </w:pPr>
      <w:r w:rsidRPr="003F0B0C">
        <w:rPr>
          <w:rFonts w:ascii="宋体" w:eastAsia="宋体" w:hAnsi="宋体"/>
        </w:rPr>
        <w:t xml:space="preserve">    return x&lt;0?-1:1;</w:t>
      </w:r>
    </w:p>
    <w:p w:rsidR="00E40EEF" w:rsidRPr="003F0B0C" w:rsidRDefault="00E40EEF" w:rsidP="00E40EEF">
      <w:pPr>
        <w:rPr>
          <w:rFonts w:ascii="宋体" w:eastAsia="宋体" w:hAnsi="宋体"/>
        </w:rPr>
      </w:pPr>
      <w:r w:rsidRPr="003F0B0C">
        <w:rPr>
          <w:rFonts w:ascii="宋体" w:eastAsia="宋体" w:hAnsi="宋体"/>
        </w:rPr>
        <w:t>}</w:t>
      </w:r>
    </w:p>
    <w:p w:rsidR="00E40EEF" w:rsidRPr="003F0B0C" w:rsidRDefault="00E40EEF" w:rsidP="00E40EEF">
      <w:pPr>
        <w:rPr>
          <w:rFonts w:ascii="宋体" w:eastAsia="宋体" w:hAnsi="宋体"/>
        </w:rPr>
      </w:pPr>
    </w:p>
    <w:p w:rsidR="00E40EEF" w:rsidRPr="003F0B0C" w:rsidRDefault="00E40EEF" w:rsidP="00E40EEF">
      <w:pPr>
        <w:rPr>
          <w:rFonts w:ascii="宋体" w:eastAsia="宋体" w:hAnsi="宋体"/>
        </w:rPr>
      </w:pPr>
      <w:r w:rsidRPr="003F0B0C">
        <w:rPr>
          <w:rFonts w:ascii="宋体" w:eastAsia="宋体" w:hAnsi="宋体"/>
        </w:rPr>
        <w:t>double PointToSegDist(double px, double py, double xa, double ya, double xb, double yb){</w:t>
      </w:r>
    </w:p>
    <w:p w:rsidR="00E40EEF" w:rsidRPr="003F0B0C" w:rsidRDefault="00E40EEF" w:rsidP="00E40EEF">
      <w:pPr>
        <w:rPr>
          <w:rFonts w:ascii="宋体" w:eastAsia="宋体" w:hAnsi="宋体"/>
        </w:rPr>
      </w:pPr>
      <w:r w:rsidRPr="003F0B0C">
        <w:rPr>
          <w:rFonts w:ascii="宋体" w:eastAsia="宋体" w:hAnsi="宋体"/>
        </w:rPr>
        <w:t xml:space="preserve">    double AP_AB=(px-xa)*(xb-xa)+(py-ya)*(yb-ya);</w:t>
      </w:r>
    </w:p>
    <w:p w:rsidR="00E40EEF" w:rsidRPr="003F0B0C" w:rsidRDefault="00E40EEF" w:rsidP="00E40EEF">
      <w:pPr>
        <w:rPr>
          <w:rFonts w:ascii="宋体" w:eastAsia="宋体" w:hAnsi="宋体"/>
        </w:rPr>
      </w:pPr>
      <w:r w:rsidRPr="003F0B0C">
        <w:rPr>
          <w:rFonts w:ascii="宋体" w:eastAsia="宋体" w:hAnsi="宋体"/>
        </w:rPr>
        <w:t xml:space="preserve">    double AB_AB=(xb-xa)*(xb-xa)+(yb-ya)*(yb-ya);</w:t>
      </w:r>
    </w:p>
    <w:p w:rsidR="00E40EEF" w:rsidRPr="003F0B0C" w:rsidRDefault="00E40EEF" w:rsidP="00E40EEF">
      <w:pPr>
        <w:rPr>
          <w:rFonts w:ascii="宋体" w:eastAsia="宋体" w:hAnsi="宋体"/>
        </w:rPr>
      </w:pPr>
      <w:r w:rsidRPr="003F0B0C">
        <w:rPr>
          <w:rFonts w:ascii="宋体" w:eastAsia="宋体" w:hAnsi="宋体"/>
        </w:rPr>
        <w:t xml:space="preserve">    double AB=sqrt(AB_AB);</w:t>
      </w:r>
    </w:p>
    <w:p w:rsidR="00E40EEF" w:rsidRPr="003F0B0C" w:rsidRDefault="00E40EEF" w:rsidP="00E40EEF">
      <w:pPr>
        <w:rPr>
          <w:rFonts w:ascii="宋体" w:eastAsia="宋体" w:hAnsi="宋体"/>
        </w:rPr>
      </w:pPr>
      <w:r w:rsidRPr="003F0B0C">
        <w:rPr>
          <w:rFonts w:ascii="宋体" w:eastAsia="宋体" w:hAnsi="宋体"/>
        </w:rPr>
        <w:t xml:space="preserve">    double k=AP_AB/AB_AB;</w:t>
      </w:r>
    </w:p>
    <w:p w:rsidR="00E40EEF" w:rsidRPr="003F0B0C" w:rsidRDefault="00E40EEF" w:rsidP="00E40EEF">
      <w:pPr>
        <w:rPr>
          <w:rFonts w:ascii="宋体" w:eastAsia="宋体" w:hAnsi="宋体"/>
        </w:rPr>
      </w:pPr>
      <w:r w:rsidRPr="003F0B0C">
        <w:rPr>
          <w:rFonts w:ascii="宋体" w:eastAsia="宋体" w:hAnsi="宋体"/>
        </w:rPr>
        <w:t xml:space="preserve">    double AP_AP=(px-xa)*(px-xa)+(py-ya)*(py-ya);</w:t>
      </w:r>
    </w:p>
    <w:p w:rsidR="00E40EEF" w:rsidRPr="003F0B0C" w:rsidRDefault="00E40EEF" w:rsidP="00E40EEF">
      <w:pPr>
        <w:rPr>
          <w:rFonts w:ascii="宋体" w:eastAsia="宋体" w:hAnsi="宋体"/>
        </w:rPr>
      </w:pPr>
      <w:r w:rsidRPr="003F0B0C">
        <w:rPr>
          <w:rFonts w:ascii="宋体" w:eastAsia="宋体" w:hAnsi="宋体"/>
        </w:rPr>
        <w:lastRenderedPageBreak/>
        <w:t xml:space="preserve">    double AP=sqrt(AP_AP);</w:t>
      </w:r>
    </w:p>
    <w:p w:rsidR="00E40EEF" w:rsidRPr="003F0B0C" w:rsidRDefault="00E40EEF" w:rsidP="00E40EEF">
      <w:pPr>
        <w:rPr>
          <w:rFonts w:ascii="宋体" w:eastAsia="宋体" w:hAnsi="宋体"/>
        </w:rPr>
      </w:pPr>
      <w:r w:rsidRPr="003F0B0C">
        <w:rPr>
          <w:rFonts w:ascii="宋体" w:eastAsia="宋体" w:hAnsi="宋体"/>
        </w:rPr>
        <w:t xml:space="preserve">    double BP_BP=(px-xb)*(px-xb)+(py-yb)*(py-yb);</w:t>
      </w:r>
    </w:p>
    <w:p w:rsidR="00E40EEF" w:rsidRPr="003F0B0C" w:rsidRDefault="00E40EEF" w:rsidP="00E40EEF">
      <w:pPr>
        <w:rPr>
          <w:rFonts w:ascii="宋体" w:eastAsia="宋体" w:hAnsi="宋体"/>
        </w:rPr>
      </w:pPr>
      <w:r w:rsidRPr="003F0B0C">
        <w:rPr>
          <w:rFonts w:ascii="宋体" w:eastAsia="宋体" w:hAnsi="宋体"/>
        </w:rPr>
        <w:t xml:space="preserve">    double BP=sqrt(BP_BP);</w:t>
      </w:r>
    </w:p>
    <w:p w:rsidR="00E40EEF" w:rsidRPr="003F0B0C" w:rsidRDefault="00E40EEF" w:rsidP="00E40EEF">
      <w:pPr>
        <w:rPr>
          <w:rFonts w:ascii="宋体" w:eastAsia="宋体" w:hAnsi="宋体"/>
        </w:rPr>
      </w:pPr>
      <w:r w:rsidRPr="003F0B0C">
        <w:rPr>
          <w:rFonts w:ascii="宋体" w:eastAsia="宋体" w:hAnsi="宋体"/>
        </w:rPr>
        <w:t xml:space="preserve">    if (fcmp(k)&lt;0){</w:t>
      </w:r>
    </w:p>
    <w:p w:rsidR="00E40EEF" w:rsidRPr="003F0B0C" w:rsidRDefault="00E40EEF" w:rsidP="00E40EEF">
      <w:pPr>
        <w:rPr>
          <w:rFonts w:ascii="宋体" w:eastAsia="宋体" w:hAnsi="宋体"/>
        </w:rPr>
      </w:pPr>
      <w:r w:rsidRPr="003F0B0C">
        <w:rPr>
          <w:rFonts w:ascii="宋体" w:eastAsia="宋体" w:hAnsi="宋体"/>
        </w:rPr>
        <w:t xml:space="preserve">        return AP;</w:t>
      </w:r>
    </w:p>
    <w:p w:rsidR="00E40EEF" w:rsidRPr="003F0B0C" w:rsidRDefault="00E40EEF" w:rsidP="00E40EEF">
      <w:pPr>
        <w:rPr>
          <w:rFonts w:ascii="宋体" w:eastAsia="宋体" w:hAnsi="宋体"/>
        </w:rPr>
      </w:pPr>
      <w:r w:rsidRPr="003F0B0C">
        <w:rPr>
          <w:rFonts w:ascii="宋体" w:eastAsia="宋体" w:hAnsi="宋体"/>
        </w:rPr>
        <w:t xml:space="preserve">    }else if (fcmp(k-1)&lt;=0){</w:t>
      </w:r>
    </w:p>
    <w:p w:rsidR="00E40EEF" w:rsidRPr="003F0B0C" w:rsidRDefault="00E40EEF" w:rsidP="00E40EEF">
      <w:pPr>
        <w:rPr>
          <w:rFonts w:ascii="宋体" w:eastAsia="宋体" w:hAnsi="宋体"/>
        </w:rPr>
      </w:pPr>
      <w:r w:rsidRPr="003F0B0C">
        <w:rPr>
          <w:rFonts w:ascii="宋体" w:eastAsia="宋体" w:hAnsi="宋体"/>
        </w:rPr>
        <w:t xml:space="preserve">        double d=sqrt(AP_AP-(AP_AB/AB)*(AP_AB/AB));</w:t>
      </w:r>
    </w:p>
    <w:p w:rsidR="00E40EEF" w:rsidRPr="003F0B0C" w:rsidRDefault="00E40EEF" w:rsidP="00E40EEF">
      <w:pPr>
        <w:rPr>
          <w:rFonts w:ascii="宋体" w:eastAsia="宋体" w:hAnsi="宋体"/>
        </w:rPr>
      </w:pPr>
      <w:r w:rsidRPr="003F0B0C">
        <w:rPr>
          <w:rFonts w:ascii="宋体" w:eastAsia="宋体" w:hAnsi="宋体"/>
        </w:rPr>
        <w:t xml:space="preserve">        return d;</w:t>
      </w:r>
    </w:p>
    <w:p w:rsidR="00E40EEF" w:rsidRPr="003F0B0C" w:rsidRDefault="00E40EEF" w:rsidP="00E40EEF">
      <w:pPr>
        <w:rPr>
          <w:rFonts w:ascii="宋体" w:eastAsia="宋体" w:hAnsi="宋体"/>
        </w:rPr>
      </w:pPr>
      <w:r w:rsidRPr="003F0B0C">
        <w:rPr>
          <w:rFonts w:ascii="宋体" w:eastAsia="宋体" w:hAnsi="宋体"/>
        </w:rPr>
        <w:t xml:space="preserve">    }else{</w:t>
      </w:r>
    </w:p>
    <w:p w:rsidR="00E40EEF" w:rsidRPr="003F0B0C" w:rsidRDefault="00E40EEF" w:rsidP="00E40EEF">
      <w:pPr>
        <w:rPr>
          <w:rFonts w:ascii="宋体" w:eastAsia="宋体" w:hAnsi="宋体"/>
        </w:rPr>
      </w:pPr>
      <w:r w:rsidRPr="003F0B0C">
        <w:rPr>
          <w:rFonts w:ascii="宋体" w:eastAsia="宋体" w:hAnsi="宋体"/>
        </w:rPr>
        <w:t xml:space="preserve">        return BP;</w:t>
      </w:r>
    </w:p>
    <w:p w:rsidR="00E40EEF" w:rsidRPr="003F0B0C" w:rsidRDefault="00E40EEF" w:rsidP="00E40EEF">
      <w:pPr>
        <w:rPr>
          <w:rFonts w:ascii="宋体" w:eastAsia="宋体" w:hAnsi="宋体"/>
        </w:rPr>
      </w:pPr>
      <w:r w:rsidRPr="003F0B0C">
        <w:rPr>
          <w:rFonts w:ascii="宋体" w:eastAsia="宋体" w:hAnsi="宋体"/>
        </w:rPr>
        <w:t xml:space="preserve">    }</w:t>
      </w:r>
    </w:p>
    <w:p w:rsidR="00B91FF9" w:rsidRPr="003F0B0C" w:rsidRDefault="00E40EEF" w:rsidP="00E40EEF">
      <w:pPr>
        <w:rPr>
          <w:rFonts w:ascii="宋体" w:eastAsia="宋体" w:hAnsi="宋体"/>
        </w:rPr>
      </w:pPr>
      <w:r w:rsidRPr="003F0B0C">
        <w:rPr>
          <w:rFonts w:ascii="宋体" w:eastAsia="宋体" w:hAnsi="宋体"/>
        </w:rPr>
        <w:t>}</w:t>
      </w:r>
    </w:p>
    <w:p w:rsidR="00933C1D" w:rsidRPr="003F0B0C" w:rsidRDefault="00933C1D" w:rsidP="00A723FF">
      <w:pPr>
        <w:pStyle w:val="4"/>
        <w:rPr>
          <w:rFonts w:ascii="宋体" w:eastAsia="宋体" w:hAnsi="宋体"/>
          <w:b w:val="0"/>
        </w:rPr>
      </w:pPr>
      <w:r w:rsidRPr="003F0B0C">
        <w:rPr>
          <w:rFonts w:ascii="宋体" w:eastAsia="宋体" w:hAnsi="宋体" w:hint="eastAsia"/>
          <w:b w:val="0"/>
        </w:rPr>
        <w:t>√-51nod-</w:t>
      </w:r>
      <w:r w:rsidRPr="003F0B0C">
        <w:rPr>
          <w:rFonts w:ascii="宋体" w:eastAsia="宋体" w:hAnsi="宋体"/>
          <w:b w:val="0"/>
        </w:rPr>
        <w:t>1298-</w:t>
      </w:r>
      <w:r w:rsidRPr="003F0B0C">
        <w:rPr>
          <w:rFonts w:ascii="宋体" w:eastAsia="宋体" w:hAnsi="宋体" w:hint="eastAsia"/>
          <w:b w:val="0"/>
        </w:rPr>
        <w:t>圆与三角形</w:t>
      </w:r>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√-51nod-</w:instrText>
      </w:r>
      <w:r w:rsidR="00C478A5" w:rsidRPr="003F0B0C">
        <w:rPr>
          <w:rFonts w:ascii="宋体" w:eastAsia="宋体" w:hAnsi="宋体"/>
          <w:b w:val="0"/>
        </w:rPr>
        <w:instrText>1298-</w:instrText>
      </w:r>
      <w:r w:rsidR="00C478A5" w:rsidRPr="003F0B0C">
        <w:rPr>
          <w:rFonts w:ascii="宋体" w:eastAsia="宋体" w:hAnsi="宋体" w:hint="eastAsia"/>
          <w:b w:val="0"/>
        </w:rPr>
        <w:instrText>圆与三角形</w:instrText>
      </w:r>
      <w:r w:rsidR="00C478A5" w:rsidRPr="003F0B0C">
        <w:rPr>
          <w:rFonts w:ascii="宋体" w:eastAsia="宋体" w:hAnsi="宋体"/>
          <w:b w:val="0"/>
        </w:rPr>
        <w:instrText>:</w:instrText>
      </w:r>
      <w:r w:rsidR="00C478A5" w:rsidRPr="003F0B0C">
        <w:rPr>
          <w:rFonts w:ascii="宋体" w:eastAsia="宋体" w:hAnsi="宋体"/>
        </w:rPr>
        <w:instrText xml:space="preserve">1298" \y "51nod:1298" </w:instrText>
      </w:r>
      <w:r w:rsidR="00C478A5" w:rsidRPr="003F0B0C">
        <w:rPr>
          <w:rFonts w:ascii="宋体" w:eastAsia="宋体" w:hAnsi="宋体"/>
          <w:b w:val="0"/>
        </w:rPr>
        <w:fldChar w:fldCharType="end"/>
      </w:r>
    </w:p>
    <w:p w:rsidR="00933C1D" w:rsidRPr="003F0B0C" w:rsidRDefault="00933C1D" w:rsidP="00933C1D">
      <w:pPr>
        <w:rPr>
          <w:rFonts w:ascii="宋体" w:eastAsia="宋体" w:hAnsi="宋体"/>
        </w:rPr>
      </w:pPr>
      <w:r w:rsidRPr="003F0B0C">
        <w:rPr>
          <w:rFonts w:ascii="宋体" w:eastAsia="宋体" w:hAnsi="宋体" w:hint="eastAsia"/>
        </w:rPr>
        <w:t>【题干】</w:t>
      </w:r>
    </w:p>
    <w:p w:rsidR="00933C1D" w:rsidRPr="003F0B0C" w:rsidRDefault="00933C1D" w:rsidP="00933C1D">
      <w:pPr>
        <w:rPr>
          <w:rFonts w:ascii="宋体" w:eastAsia="宋体" w:hAnsi="宋体"/>
        </w:rPr>
      </w:pPr>
      <w:r w:rsidRPr="003F0B0C">
        <w:rPr>
          <w:rFonts w:ascii="宋体" w:eastAsia="宋体" w:hAnsi="宋体"/>
        </w:rPr>
        <w:t>给出圆的圆心和半径，以及三角形的三个顶点，问圆同三角形是否相交。相交输出"Yes"，否则输出"No"。（三角形的面积大于0）。</w:t>
      </w:r>
    </w:p>
    <w:p w:rsidR="00933C1D" w:rsidRPr="003F0B0C" w:rsidRDefault="00933C1D" w:rsidP="00933C1D">
      <w:pPr>
        <w:rPr>
          <w:rFonts w:ascii="宋体" w:eastAsia="宋体" w:hAnsi="宋体"/>
        </w:rPr>
      </w:pPr>
      <w:r w:rsidRPr="003F0B0C">
        <w:rPr>
          <w:rFonts w:ascii="宋体" w:eastAsia="宋体" w:hAnsi="宋体" w:hint="eastAsia"/>
        </w:rPr>
        <w:t>【题解】</w:t>
      </w:r>
    </w:p>
    <w:p w:rsidR="00933C1D" w:rsidRPr="003F0B0C" w:rsidRDefault="00933C1D" w:rsidP="00933C1D">
      <w:pPr>
        <w:rPr>
          <w:rFonts w:ascii="宋体" w:eastAsia="宋体" w:hAnsi="宋体"/>
        </w:rPr>
      </w:pPr>
      <w:r w:rsidRPr="003F0B0C">
        <w:rPr>
          <w:rFonts w:ascii="宋体" w:eastAsia="宋体" w:hAnsi="宋体" w:hint="eastAsia"/>
        </w:rPr>
        <w:t>圆与三角形是否相交转换为圆与三角形的每一条边是否相交，圆与一条线段相交的条件是圆心到线段的距离小于等于半径且线段的端点至少有一个在圆外（含边）</w:t>
      </w:r>
    </w:p>
    <w:p w:rsidR="00933C1D" w:rsidRPr="003F0B0C" w:rsidRDefault="00933C1D" w:rsidP="00933C1D">
      <w:pPr>
        <w:rPr>
          <w:rFonts w:ascii="宋体" w:eastAsia="宋体" w:hAnsi="宋体"/>
        </w:rPr>
      </w:pPr>
      <w:r w:rsidRPr="003F0B0C">
        <w:rPr>
          <w:rFonts w:ascii="宋体" w:eastAsia="宋体" w:hAnsi="宋体" w:hint="eastAsia"/>
        </w:rPr>
        <w:t>【代码】</w:t>
      </w:r>
    </w:p>
    <w:p w:rsidR="00933C1D" w:rsidRPr="003F0B0C" w:rsidRDefault="00933C1D" w:rsidP="00933C1D">
      <w:pPr>
        <w:rPr>
          <w:rFonts w:ascii="宋体" w:eastAsia="宋体" w:hAnsi="宋体"/>
        </w:rPr>
      </w:pPr>
      <w:r w:rsidRPr="003F0B0C">
        <w:rPr>
          <w:rFonts w:ascii="宋体" w:eastAsia="宋体" w:hAnsi="宋体"/>
        </w:rPr>
        <w:t>#include &lt;bits/stdc++.h&gt;</w:t>
      </w:r>
    </w:p>
    <w:p w:rsidR="00933C1D" w:rsidRPr="003F0B0C" w:rsidRDefault="00933C1D" w:rsidP="00933C1D">
      <w:pPr>
        <w:rPr>
          <w:rFonts w:ascii="宋体" w:eastAsia="宋体" w:hAnsi="宋体"/>
        </w:rPr>
      </w:pPr>
      <w:r w:rsidRPr="003F0B0C">
        <w:rPr>
          <w:rFonts w:ascii="宋体" w:eastAsia="宋体" w:hAnsi="宋体"/>
        </w:rPr>
        <w:t>using namespace std;</w:t>
      </w:r>
    </w:p>
    <w:p w:rsidR="00933C1D" w:rsidRPr="003F0B0C" w:rsidRDefault="00933C1D" w:rsidP="00933C1D">
      <w:pPr>
        <w:rPr>
          <w:rFonts w:ascii="宋体" w:eastAsia="宋体" w:hAnsi="宋体"/>
        </w:rPr>
      </w:pPr>
    </w:p>
    <w:p w:rsidR="00933C1D" w:rsidRPr="003F0B0C" w:rsidRDefault="00933C1D" w:rsidP="00933C1D">
      <w:pPr>
        <w:rPr>
          <w:rFonts w:ascii="宋体" w:eastAsia="宋体" w:hAnsi="宋体"/>
        </w:rPr>
      </w:pPr>
      <w:r w:rsidRPr="003F0B0C">
        <w:rPr>
          <w:rFonts w:ascii="宋体" w:eastAsia="宋体" w:hAnsi="宋体"/>
        </w:rPr>
        <w:t>const double eps=1e-6;</w:t>
      </w:r>
    </w:p>
    <w:p w:rsidR="00933C1D" w:rsidRPr="003F0B0C" w:rsidRDefault="00933C1D" w:rsidP="00933C1D">
      <w:pPr>
        <w:rPr>
          <w:rFonts w:ascii="宋体" w:eastAsia="宋体" w:hAnsi="宋体"/>
        </w:rPr>
      </w:pPr>
      <w:r w:rsidRPr="003F0B0C">
        <w:rPr>
          <w:rFonts w:ascii="宋体" w:eastAsia="宋体" w:hAnsi="宋体"/>
        </w:rPr>
        <w:t>int fcmp(double x){</w:t>
      </w:r>
    </w:p>
    <w:p w:rsidR="00933C1D" w:rsidRPr="003F0B0C" w:rsidRDefault="00933C1D" w:rsidP="00933C1D">
      <w:pPr>
        <w:rPr>
          <w:rFonts w:ascii="宋体" w:eastAsia="宋体" w:hAnsi="宋体"/>
        </w:rPr>
      </w:pPr>
      <w:r w:rsidRPr="003F0B0C">
        <w:rPr>
          <w:rFonts w:ascii="宋体" w:eastAsia="宋体" w:hAnsi="宋体"/>
        </w:rPr>
        <w:t xml:space="preserve">    if (fabs(x)&lt;=eps) return 0;</w:t>
      </w:r>
    </w:p>
    <w:p w:rsidR="00933C1D" w:rsidRPr="003F0B0C" w:rsidRDefault="00933C1D" w:rsidP="00933C1D">
      <w:pPr>
        <w:rPr>
          <w:rFonts w:ascii="宋体" w:eastAsia="宋体" w:hAnsi="宋体"/>
        </w:rPr>
      </w:pPr>
      <w:r w:rsidRPr="003F0B0C">
        <w:rPr>
          <w:rFonts w:ascii="宋体" w:eastAsia="宋体" w:hAnsi="宋体"/>
        </w:rPr>
        <w:t xml:space="preserve">    return x&lt;0?-1:1;</w:t>
      </w:r>
    </w:p>
    <w:p w:rsidR="00933C1D" w:rsidRPr="003F0B0C" w:rsidRDefault="00933C1D" w:rsidP="00933C1D">
      <w:pPr>
        <w:rPr>
          <w:rFonts w:ascii="宋体" w:eastAsia="宋体" w:hAnsi="宋体"/>
        </w:rPr>
      </w:pPr>
      <w:r w:rsidRPr="003F0B0C">
        <w:rPr>
          <w:rFonts w:ascii="宋体" w:eastAsia="宋体" w:hAnsi="宋体"/>
        </w:rPr>
        <w:t>}</w:t>
      </w:r>
    </w:p>
    <w:p w:rsidR="00933C1D" w:rsidRPr="003F0B0C" w:rsidRDefault="00933C1D" w:rsidP="00933C1D">
      <w:pPr>
        <w:rPr>
          <w:rFonts w:ascii="宋体" w:eastAsia="宋体" w:hAnsi="宋体"/>
        </w:rPr>
      </w:pPr>
    </w:p>
    <w:p w:rsidR="00933C1D" w:rsidRPr="003F0B0C" w:rsidRDefault="00933C1D" w:rsidP="00933C1D">
      <w:pPr>
        <w:rPr>
          <w:rFonts w:ascii="宋体" w:eastAsia="宋体" w:hAnsi="宋体"/>
        </w:rPr>
      </w:pPr>
      <w:r w:rsidRPr="003F0B0C">
        <w:rPr>
          <w:rFonts w:ascii="宋体" w:eastAsia="宋体" w:hAnsi="宋体"/>
        </w:rPr>
        <w:t>double PointToSegDist(double px, double py, double xa, double ya, double xb, double yb){</w:t>
      </w:r>
    </w:p>
    <w:p w:rsidR="00933C1D" w:rsidRPr="003F0B0C" w:rsidRDefault="00933C1D" w:rsidP="00933C1D">
      <w:pPr>
        <w:rPr>
          <w:rFonts w:ascii="宋体" w:eastAsia="宋体" w:hAnsi="宋体"/>
        </w:rPr>
      </w:pPr>
      <w:r w:rsidRPr="003F0B0C">
        <w:rPr>
          <w:rFonts w:ascii="宋体" w:eastAsia="宋体" w:hAnsi="宋体"/>
        </w:rPr>
        <w:t xml:space="preserve">    double AP_AB=(px-xa)*(xb-xa)+(py-ya)*(yb-ya);</w:t>
      </w:r>
    </w:p>
    <w:p w:rsidR="00933C1D" w:rsidRPr="003F0B0C" w:rsidRDefault="00933C1D" w:rsidP="00933C1D">
      <w:pPr>
        <w:rPr>
          <w:rFonts w:ascii="宋体" w:eastAsia="宋体" w:hAnsi="宋体"/>
        </w:rPr>
      </w:pPr>
      <w:r w:rsidRPr="003F0B0C">
        <w:rPr>
          <w:rFonts w:ascii="宋体" w:eastAsia="宋体" w:hAnsi="宋体"/>
        </w:rPr>
        <w:t xml:space="preserve">    double AB_AB=(xb-xa)*(xb-xa)+(yb-ya)*(yb-ya);</w:t>
      </w:r>
    </w:p>
    <w:p w:rsidR="00933C1D" w:rsidRPr="003F0B0C" w:rsidRDefault="00933C1D" w:rsidP="00933C1D">
      <w:pPr>
        <w:rPr>
          <w:rFonts w:ascii="宋体" w:eastAsia="宋体" w:hAnsi="宋体"/>
        </w:rPr>
      </w:pPr>
      <w:r w:rsidRPr="003F0B0C">
        <w:rPr>
          <w:rFonts w:ascii="宋体" w:eastAsia="宋体" w:hAnsi="宋体"/>
        </w:rPr>
        <w:t xml:space="preserve">    double AB=sqrt(AB_AB);</w:t>
      </w:r>
    </w:p>
    <w:p w:rsidR="00933C1D" w:rsidRPr="003F0B0C" w:rsidRDefault="00933C1D" w:rsidP="00933C1D">
      <w:pPr>
        <w:rPr>
          <w:rFonts w:ascii="宋体" w:eastAsia="宋体" w:hAnsi="宋体"/>
        </w:rPr>
      </w:pPr>
      <w:r w:rsidRPr="003F0B0C">
        <w:rPr>
          <w:rFonts w:ascii="宋体" w:eastAsia="宋体" w:hAnsi="宋体"/>
        </w:rPr>
        <w:t xml:space="preserve">    double k=AP_AB/AB_AB;</w:t>
      </w:r>
    </w:p>
    <w:p w:rsidR="00933C1D" w:rsidRPr="003F0B0C" w:rsidRDefault="00933C1D" w:rsidP="00933C1D">
      <w:pPr>
        <w:rPr>
          <w:rFonts w:ascii="宋体" w:eastAsia="宋体" w:hAnsi="宋体"/>
        </w:rPr>
      </w:pPr>
      <w:r w:rsidRPr="003F0B0C">
        <w:rPr>
          <w:rFonts w:ascii="宋体" w:eastAsia="宋体" w:hAnsi="宋体"/>
        </w:rPr>
        <w:t xml:space="preserve">    double AP_AP=(px-xa)*(px-xa)+(py-ya)*(py-ya);</w:t>
      </w:r>
    </w:p>
    <w:p w:rsidR="00933C1D" w:rsidRPr="003F0B0C" w:rsidRDefault="00933C1D" w:rsidP="00933C1D">
      <w:pPr>
        <w:rPr>
          <w:rFonts w:ascii="宋体" w:eastAsia="宋体" w:hAnsi="宋体"/>
        </w:rPr>
      </w:pPr>
      <w:r w:rsidRPr="003F0B0C">
        <w:rPr>
          <w:rFonts w:ascii="宋体" w:eastAsia="宋体" w:hAnsi="宋体"/>
        </w:rPr>
        <w:t xml:space="preserve">    double AP=sqrt(AP_AP);</w:t>
      </w:r>
    </w:p>
    <w:p w:rsidR="00933C1D" w:rsidRPr="003F0B0C" w:rsidRDefault="00933C1D" w:rsidP="00933C1D">
      <w:pPr>
        <w:rPr>
          <w:rFonts w:ascii="宋体" w:eastAsia="宋体" w:hAnsi="宋体"/>
        </w:rPr>
      </w:pPr>
      <w:r w:rsidRPr="003F0B0C">
        <w:rPr>
          <w:rFonts w:ascii="宋体" w:eastAsia="宋体" w:hAnsi="宋体"/>
        </w:rPr>
        <w:t xml:space="preserve">    double BP_BP=(px-xb)*(px-xb)+(py-yb)*(py-yb);</w:t>
      </w:r>
    </w:p>
    <w:p w:rsidR="00933C1D" w:rsidRPr="003F0B0C" w:rsidRDefault="00933C1D" w:rsidP="00933C1D">
      <w:pPr>
        <w:rPr>
          <w:rFonts w:ascii="宋体" w:eastAsia="宋体" w:hAnsi="宋体"/>
        </w:rPr>
      </w:pPr>
      <w:r w:rsidRPr="003F0B0C">
        <w:rPr>
          <w:rFonts w:ascii="宋体" w:eastAsia="宋体" w:hAnsi="宋体"/>
        </w:rPr>
        <w:t xml:space="preserve">    double BP=sqrt(BP_BP);</w:t>
      </w:r>
    </w:p>
    <w:p w:rsidR="00933C1D" w:rsidRPr="003F0B0C" w:rsidRDefault="00933C1D" w:rsidP="00933C1D">
      <w:pPr>
        <w:rPr>
          <w:rFonts w:ascii="宋体" w:eastAsia="宋体" w:hAnsi="宋体"/>
        </w:rPr>
      </w:pPr>
      <w:r w:rsidRPr="003F0B0C">
        <w:rPr>
          <w:rFonts w:ascii="宋体" w:eastAsia="宋体" w:hAnsi="宋体"/>
        </w:rPr>
        <w:t xml:space="preserve">    if (fcmp(k)&lt;0){</w:t>
      </w:r>
    </w:p>
    <w:p w:rsidR="00933C1D" w:rsidRPr="003F0B0C" w:rsidRDefault="00933C1D" w:rsidP="00933C1D">
      <w:pPr>
        <w:rPr>
          <w:rFonts w:ascii="宋体" w:eastAsia="宋体" w:hAnsi="宋体"/>
        </w:rPr>
      </w:pPr>
      <w:r w:rsidRPr="003F0B0C">
        <w:rPr>
          <w:rFonts w:ascii="宋体" w:eastAsia="宋体" w:hAnsi="宋体"/>
        </w:rPr>
        <w:t xml:space="preserve">        return AP;</w:t>
      </w:r>
    </w:p>
    <w:p w:rsidR="00933C1D" w:rsidRPr="003F0B0C" w:rsidRDefault="00933C1D" w:rsidP="00933C1D">
      <w:pPr>
        <w:rPr>
          <w:rFonts w:ascii="宋体" w:eastAsia="宋体" w:hAnsi="宋体"/>
        </w:rPr>
      </w:pPr>
      <w:r w:rsidRPr="003F0B0C">
        <w:rPr>
          <w:rFonts w:ascii="宋体" w:eastAsia="宋体" w:hAnsi="宋体"/>
        </w:rPr>
        <w:lastRenderedPageBreak/>
        <w:t xml:space="preserve">    }else if (fcmp(k-1)&lt;=0){</w:t>
      </w:r>
    </w:p>
    <w:p w:rsidR="00933C1D" w:rsidRPr="003F0B0C" w:rsidRDefault="00933C1D" w:rsidP="00933C1D">
      <w:pPr>
        <w:rPr>
          <w:rFonts w:ascii="宋体" w:eastAsia="宋体" w:hAnsi="宋体"/>
        </w:rPr>
      </w:pPr>
      <w:r w:rsidRPr="003F0B0C">
        <w:rPr>
          <w:rFonts w:ascii="宋体" w:eastAsia="宋体" w:hAnsi="宋体"/>
        </w:rPr>
        <w:t xml:space="preserve">        double d=sqrt(AP_AP-(AP_AB/AB)*(AP_AB/AB));</w:t>
      </w:r>
    </w:p>
    <w:p w:rsidR="00933C1D" w:rsidRPr="003F0B0C" w:rsidRDefault="00933C1D" w:rsidP="00933C1D">
      <w:pPr>
        <w:rPr>
          <w:rFonts w:ascii="宋体" w:eastAsia="宋体" w:hAnsi="宋体"/>
        </w:rPr>
      </w:pPr>
      <w:r w:rsidRPr="003F0B0C">
        <w:rPr>
          <w:rFonts w:ascii="宋体" w:eastAsia="宋体" w:hAnsi="宋体"/>
        </w:rPr>
        <w:t xml:space="preserve">        return d;</w:t>
      </w:r>
    </w:p>
    <w:p w:rsidR="00933C1D" w:rsidRPr="003F0B0C" w:rsidRDefault="00933C1D" w:rsidP="00933C1D">
      <w:pPr>
        <w:rPr>
          <w:rFonts w:ascii="宋体" w:eastAsia="宋体" w:hAnsi="宋体"/>
        </w:rPr>
      </w:pPr>
      <w:r w:rsidRPr="003F0B0C">
        <w:rPr>
          <w:rFonts w:ascii="宋体" w:eastAsia="宋体" w:hAnsi="宋体"/>
        </w:rPr>
        <w:t xml:space="preserve">    }else{</w:t>
      </w:r>
    </w:p>
    <w:p w:rsidR="00933C1D" w:rsidRPr="003F0B0C" w:rsidRDefault="00933C1D" w:rsidP="00933C1D">
      <w:pPr>
        <w:rPr>
          <w:rFonts w:ascii="宋体" w:eastAsia="宋体" w:hAnsi="宋体"/>
        </w:rPr>
      </w:pPr>
      <w:r w:rsidRPr="003F0B0C">
        <w:rPr>
          <w:rFonts w:ascii="宋体" w:eastAsia="宋体" w:hAnsi="宋体"/>
        </w:rPr>
        <w:t xml:space="preserve">        return BP;</w:t>
      </w:r>
    </w:p>
    <w:p w:rsidR="00933C1D" w:rsidRPr="003F0B0C" w:rsidRDefault="00933C1D" w:rsidP="00933C1D">
      <w:pPr>
        <w:rPr>
          <w:rFonts w:ascii="宋体" w:eastAsia="宋体" w:hAnsi="宋体"/>
        </w:rPr>
      </w:pPr>
      <w:r w:rsidRPr="003F0B0C">
        <w:rPr>
          <w:rFonts w:ascii="宋体" w:eastAsia="宋体" w:hAnsi="宋体"/>
        </w:rPr>
        <w:t xml:space="preserve">    }</w:t>
      </w:r>
    </w:p>
    <w:p w:rsidR="00933C1D" w:rsidRPr="003F0B0C" w:rsidRDefault="00933C1D" w:rsidP="00933C1D">
      <w:pPr>
        <w:rPr>
          <w:rFonts w:ascii="宋体" w:eastAsia="宋体" w:hAnsi="宋体"/>
        </w:rPr>
      </w:pPr>
      <w:r w:rsidRPr="003F0B0C">
        <w:rPr>
          <w:rFonts w:ascii="宋体" w:eastAsia="宋体" w:hAnsi="宋体"/>
        </w:rPr>
        <w:t>}</w:t>
      </w:r>
    </w:p>
    <w:p w:rsidR="00933C1D" w:rsidRPr="003F0B0C" w:rsidRDefault="00933C1D" w:rsidP="00933C1D">
      <w:pPr>
        <w:rPr>
          <w:rFonts w:ascii="宋体" w:eastAsia="宋体" w:hAnsi="宋体"/>
        </w:rPr>
      </w:pPr>
    </w:p>
    <w:p w:rsidR="00933C1D" w:rsidRPr="003F0B0C" w:rsidRDefault="00933C1D" w:rsidP="00933C1D">
      <w:pPr>
        <w:rPr>
          <w:rFonts w:ascii="宋体" w:eastAsia="宋体" w:hAnsi="宋体"/>
        </w:rPr>
      </w:pPr>
      <w:r w:rsidRPr="003F0B0C">
        <w:rPr>
          <w:rFonts w:ascii="宋体" w:eastAsia="宋体" w:hAnsi="宋体"/>
        </w:rPr>
        <w:t>bool in_circle(double cx,double cy,double cr,double x,double y){</w:t>
      </w:r>
    </w:p>
    <w:p w:rsidR="00933C1D" w:rsidRPr="003F0B0C" w:rsidRDefault="00933C1D" w:rsidP="00933C1D">
      <w:pPr>
        <w:rPr>
          <w:rFonts w:ascii="宋体" w:eastAsia="宋体" w:hAnsi="宋体"/>
        </w:rPr>
      </w:pPr>
      <w:r w:rsidRPr="003F0B0C">
        <w:rPr>
          <w:rFonts w:ascii="宋体" w:eastAsia="宋体" w:hAnsi="宋体"/>
        </w:rPr>
        <w:t xml:space="preserve">    return fcmp((cx-x)*(cx-x)+(cy-y)*(cy-y)-cr*cr)&lt;=0;</w:t>
      </w:r>
    </w:p>
    <w:p w:rsidR="00933C1D" w:rsidRPr="003F0B0C" w:rsidRDefault="00933C1D" w:rsidP="00933C1D">
      <w:pPr>
        <w:rPr>
          <w:rFonts w:ascii="宋体" w:eastAsia="宋体" w:hAnsi="宋体"/>
        </w:rPr>
      </w:pPr>
      <w:r w:rsidRPr="003F0B0C">
        <w:rPr>
          <w:rFonts w:ascii="宋体" w:eastAsia="宋体" w:hAnsi="宋体"/>
        </w:rPr>
        <w:t>}</w:t>
      </w:r>
    </w:p>
    <w:p w:rsidR="00933C1D" w:rsidRPr="003F0B0C" w:rsidRDefault="00933C1D" w:rsidP="00933C1D">
      <w:pPr>
        <w:rPr>
          <w:rFonts w:ascii="宋体" w:eastAsia="宋体" w:hAnsi="宋体"/>
        </w:rPr>
      </w:pPr>
    </w:p>
    <w:p w:rsidR="00933C1D" w:rsidRPr="003F0B0C" w:rsidRDefault="00933C1D" w:rsidP="00933C1D">
      <w:pPr>
        <w:rPr>
          <w:rFonts w:ascii="宋体" w:eastAsia="宋体" w:hAnsi="宋体"/>
        </w:rPr>
      </w:pPr>
      <w:r w:rsidRPr="003F0B0C">
        <w:rPr>
          <w:rFonts w:ascii="宋体" w:eastAsia="宋体" w:hAnsi="宋体"/>
        </w:rPr>
        <w:t>bool is_intersect(double cx,double cy,double cr,double x1,double y1,double x2,double y2){</w:t>
      </w:r>
    </w:p>
    <w:p w:rsidR="00933C1D" w:rsidRPr="003F0B0C" w:rsidRDefault="00933C1D" w:rsidP="00933C1D">
      <w:pPr>
        <w:rPr>
          <w:rFonts w:ascii="宋体" w:eastAsia="宋体" w:hAnsi="宋体"/>
        </w:rPr>
      </w:pPr>
      <w:r w:rsidRPr="003F0B0C">
        <w:rPr>
          <w:rFonts w:ascii="宋体" w:eastAsia="宋体" w:hAnsi="宋体"/>
        </w:rPr>
        <w:t xml:space="preserve">    return fcmp(PointToSegDist(cx,cy,x1,y1,x2,y2)-cr)&lt;=0&amp;&amp;(!in_circle(cx,cy,cr,x1,y1)||!in_circle(cx,cy,cr,x2,y2));</w:t>
      </w:r>
    </w:p>
    <w:p w:rsidR="00933C1D" w:rsidRPr="003F0B0C" w:rsidRDefault="00933C1D" w:rsidP="00933C1D">
      <w:pPr>
        <w:rPr>
          <w:rFonts w:ascii="宋体" w:eastAsia="宋体" w:hAnsi="宋体"/>
        </w:rPr>
      </w:pPr>
      <w:r w:rsidRPr="003F0B0C">
        <w:rPr>
          <w:rFonts w:ascii="宋体" w:eastAsia="宋体" w:hAnsi="宋体"/>
        </w:rPr>
        <w:t>}</w:t>
      </w:r>
    </w:p>
    <w:p w:rsidR="00933C1D" w:rsidRPr="003F0B0C" w:rsidRDefault="00933C1D" w:rsidP="00933C1D">
      <w:pPr>
        <w:rPr>
          <w:rFonts w:ascii="宋体" w:eastAsia="宋体" w:hAnsi="宋体"/>
        </w:rPr>
      </w:pPr>
    </w:p>
    <w:p w:rsidR="00933C1D" w:rsidRPr="003F0B0C" w:rsidRDefault="00933C1D" w:rsidP="00933C1D">
      <w:pPr>
        <w:rPr>
          <w:rFonts w:ascii="宋体" w:eastAsia="宋体" w:hAnsi="宋体"/>
        </w:rPr>
      </w:pPr>
      <w:r w:rsidRPr="003F0B0C">
        <w:rPr>
          <w:rFonts w:ascii="宋体" w:eastAsia="宋体" w:hAnsi="宋体"/>
        </w:rPr>
        <w:t>int main()</w:t>
      </w:r>
    </w:p>
    <w:p w:rsidR="00933C1D" w:rsidRPr="003F0B0C" w:rsidRDefault="00933C1D" w:rsidP="00933C1D">
      <w:pPr>
        <w:rPr>
          <w:rFonts w:ascii="宋体" w:eastAsia="宋体" w:hAnsi="宋体"/>
        </w:rPr>
      </w:pPr>
      <w:r w:rsidRPr="003F0B0C">
        <w:rPr>
          <w:rFonts w:ascii="宋体" w:eastAsia="宋体" w:hAnsi="宋体"/>
        </w:rPr>
        <w:t>{</w:t>
      </w:r>
    </w:p>
    <w:p w:rsidR="00933C1D" w:rsidRPr="003F0B0C" w:rsidRDefault="00933C1D" w:rsidP="00933C1D">
      <w:pPr>
        <w:rPr>
          <w:rFonts w:ascii="宋体" w:eastAsia="宋体" w:hAnsi="宋体"/>
        </w:rPr>
      </w:pPr>
      <w:r w:rsidRPr="003F0B0C">
        <w:rPr>
          <w:rFonts w:ascii="宋体" w:eastAsia="宋体" w:hAnsi="宋体"/>
        </w:rPr>
        <w:t xml:space="preserve">    int t;</w:t>
      </w:r>
    </w:p>
    <w:p w:rsidR="00933C1D" w:rsidRPr="003F0B0C" w:rsidRDefault="00933C1D" w:rsidP="00933C1D">
      <w:pPr>
        <w:rPr>
          <w:rFonts w:ascii="宋体" w:eastAsia="宋体" w:hAnsi="宋体"/>
        </w:rPr>
      </w:pPr>
      <w:r w:rsidRPr="003F0B0C">
        <w:rPr>
          <w:rFonts w:ascii="宋体" w:eastAsia="宋体" w:hAnsi="宋体"/>
        </w:rPr>
        <w:t xml:space="preserve">    cin&gt;&gt;t;</w:t>
      </w:r>
    </w:p>
    <w:p w:rsidR="00933C1D" w:rsidRPr="003F0B0C" w:rsidRDefault="00933C1D" w:rsidP="00933C1D">
      <w:pPr>
        <w:rPr>
          <w:rFonts w:ascii="宋体" w:eastAsia="宋体" w:hAnsi="宋体"/>
        </w:rPr>
      </w:pPr>
      <w:r w:rsidRPr="003F0B0C">
        <w:rPr>
          <w:rFonts w:ascii="宋体" w:eastAsia="宋体" w:hAnsi="宋体"/>
        </w:rPr>
        <w:t xml:space="preserve">    while (t--){</w:t>
      </w:r>
    </w:p>
    <w:p w:rsidR="00933C1D" w:rsidRPr="003F0B0C" w:rsidRDefault="00933C1D" w:rsidP="00933C1D">
      <w:pPr>
        <w:rPr>
          <w:rFonts w:ascii="宋体" w:eastAsia="宋体" w:hAnsi="宋体"/>
        </w:rPr>
      </w:pPr>
      <w:r w:rsidRPr="003F0B0C">
        <w:rPr>
          <w:rFonts w:ascii="宋体" w:eastAsia="宋体" w:hAnsi="宋体"/>
        </w:rPr>
        <w:t xml:space="preserve">        bool ans=false;</w:t>
      </w:r>
    </w:p>
    <w:p w:rsidR="00933C1D" w:rsidRPr="003F0B0C" w:rsidRDefault="00933C1D" w:rsidP="00933C1D">
      <w:pPr>
        <w:rPr>
          <w:rFonts w:ascii="宋体" w:eastAsia="宋体" w:hAnsi="宋体"/>
        </w:rPr>
      </w:pPr>
      <w:r w:rsidRPr="003F0B0C">
        <w:rPr>
          <w:rFonts w:ascii="宋体" w:eastAsia="宋体" w:hAnsi="宋体"/>
        </w:rPr>
        <w:t xml:space="preserve">        int cx,cy,cr,x[3],y[3];</w:t>
      </w:r>
    </w:p>
    <w:p w:rsidR="00933C1D" w:rsidRPr="003F0B0C" w:rsidRDefault="00933C1D" w:rsidP="00933C1D">
      <w:pPr>
        <w:rPr>
          <w:rFonts w:ascii="宋体" w:eastAsia="宋体" w:hAnsi="宋体"/>
        </w:rPr>
      </w:pPr>
      <w:r w:rsidRPr="003F0B0C">
        <w:rPr>
          <w:rFonts w:ascii="宋体" w:eastAsia="宋体" w:hAnsi="宋体"/>
        </w:rPr>
        <w:t xml:space="preserve">        cin&gt;&gt;cx&gt;&gt;cy&gt;&gt;cr;</w:t>
      </w:r>
    </w:p>
    <w:p w:rsidR="00933C1D" w:rsidRPr="003F0B0C" w:rsidRDefault="00933C1D" w:rsidP="00933C1D">
      <w:pPr>
        <w:rPr>
          <w:rFonts w:ascii="宋体" w:eastAsia="宋体" w:hAnsi="宋体"/>
        </w:rPr>
      </w:pPr>
      <w:r w:rsidRPr="003F0B0C">
        <w:rPr>
          <w:rFonts w:ascii="宋体" w:eastAsia="宋体" w:hAnsi="宋体"/>
        </w:rPr>
        <w:t xml:space="preserve">        for (int i=0;i&lt;3;i++) cin&gt;&gt;x[i]&gt;&gt;y[i];</w:t>
      </w:r>
    </w:p>
    <w:p w:rsidR="00933C1D" w:rsidRPr="003F0B0C" w:rsidRDefault="00933C1D" w:rsidP="00933C1D">
      <w:pPr>
        <w:rPr>
          <w:rFonts w:ascii="宋体" w:eastAsia="宋体" w:hAnsi="宋体"/>
        </w:rPr>
      </w:pPr>
      <w:r w:rsidRPr="003F0B0C">
        <w:rPr>
          <w:rFonts w:ascii="宋体" w:eastAsia="宋体" w:hAnsi="宋体"/>
        </w:rPr>
        <w:t xml:space="preserve">        for (int i=0;i&lt;2;i++){</w:t>
      </w:r>
    </w:p>
    <w:p w:rsidR="00933C1D" w:rsidRPr="003F0B0C" w:rsidRDefault="00933C1D" w:rsidP="00933C1D">
      <w:pPr>
        <w:rPr>
          <w:rFonts w:ascii="宋体" w:eastAsia="宋体" w:hAnsi="宋体"/>
        </w:rPr>
      </w:pPr>
      <w:r w:rsidRPr="003F0B0C">
        <w:rPr>
          <w:rFonts w:ascii="宋体" w:eastAsia="宋体" w:hAnsi="宋体"/>
        </w:rPr>
        <w:t xml:space="preserve">            for (int j=i+1;j&lt;3;j++){</w:t>
      </w:r>
    </w:p>
    <w:p w:rsidR="00933C1D" w:rsidRPr="003F0B0C" w:rsidRDefault="00933C1D" w:rsidP="00933C1D">
      <w:pPr>
        <w:rPr>
          <w:rFonts w:ascii="宋体" w:eastAsia="宋体" w:hAnsi="宋体"/>
        </w:rPr>
      </w:pPr>
      <w:r w:rsidRPr="003F0B0C">
        <w:rPr>
          <w:rFonts w:ascii="宋体" w:eastAsia="宋体" w:hAnsi="宋体"/>
        </w:rPr>
        <w:t xml:space="preserve">                if (is_intersect(cx,cy,cr,x[i],y[i],x[j],y[j])){</w:t>
      </w:r>
    </w:p>
    <w:p w:rsidR="00933C1D" w:rsidRPr="003F0B0C" w:rsidRDefault="00933C1D" w:rsidP="00933C1D">
      <w:pPr>
        <w:rPr>
          <w:rFonts w:ascii="宋体" w:eastAsia="宋体" w:hAnsi="宋体"/>
        </w:rPr>
      </w:pPr>
      <w:r w:rsidRPr="003F0B0C">
        <w:rPr>
          <w:rFonts w:ascii="宋体" w:eastAsia="宋体" w:hAnsi="宋体"/>
        </w:rPr>
        <w:t xml:space="preserve">                    ans=true;</w:t>
      </w:r>
    </w:p>
    <w:p w:rsidR="00933C1D" w:rsidRPr="003F0B0C" w:rsidRDefault="00933C1D" w:rsidP="00933C1D">
      <w:pPr>
        <w:rPr>
          <w:rFonts w:ascii="宋体" w:eastAsia="宋体" w:hAnsi="宋体"/>
        </w:rPr>
      </w:pPr>
      <w:r w:rsidRPr="003F0B0C">
        <w:rPr>
          <w:rFonts w:ascii="宋体" w:eastAsia="宋体" w:hAnsi="宋体"/>
        </w:rPr>
        <w:t xml:space="preserve">                    break;</w:t>
      </w:r>
    </w:p>
    <w:p w:rsidR="00933C1D" w:rsidRPr="003F0B0C" w:rsidRDefault="00933C1D" w:rsidP="00933C1D">
      <w:pPr>
        <w:rPr>
          <w:rFonts w:ascii="宋体" w:eastAsia="宋体" w:hAnsi="宋体"/>
        </w:rPr>
      </w:pPr>
      <w:r w:rsidRPr="003F0B0C">
        <w:rPr>
          <w:rFonts w:ascii="宋体" w:eastAsia="宋体" w:hAnsi="宋体"/>
        </w:rPr>
        <w:t xml:space="preserve">                }</w:t>
      </w:r>
    </w:p>
    <w:p w:rsidR="00933C1D" w:rsidRPr="003F0B0C" w:rsidRDefault="00933C1D" w:rsidP="00933C1D">
      <w:pPr>
        <w:rPr>
          <w:rFonts w:ascii="宋体" w:eastAsia="宋体" w:hAnsi="宋体"/>
        </w:rPr>
      </w:pPr>
      <w:r w:rsidRPr="003F0B0C">
        <w:rPr>
          <w:rFonts w:ascii="宋体" w:eastAsia="宋体" w:hAnsi="宋体"/>
        </w:rPr>
        <w:t xml:space="preserve">            }</w:t>
      </w:r>
    </w:p>
    <w:p w:rsidR="00933C1D" w:rsidRPr="003F0B0C" w:rsidRDefault="00933C1D" w:rsidP="00933C1D">
      <w:pPr>
        <w:rPr>
          <w:rFonts w:ascii="宋体" w:eastAsia="宋体" w:hAnsi="宋体"/>
        </w:rPr>
      </w:pPr>
      <w:r w:rsidRPr="003F0B0C">
        <w:rPr>
          <w:rFonts w:ascii="宋体" w:eastAsia="宋体" w:hAnsi="宋体"/>
        </w:rPr>
        <w:t xml:space="preserve">            if (ans) break;</w:t>
      </w:r>
    </w:p>
    <w:p w:rsidR="00933C1D" w:rsidRPr="003F0B0C" w:rsidRDefault="00933C1D" w:rsidP="00933C1D">
      <w:pPr>
        <w:rPr>
          <w:rFonts w:ascii="宋体" w:eastAsia="宋体" w:hAnsi="宋体"/>
        </w:rPr>
      </w:pPr>
      <w:r w:rsidRPr="003F0B0C">
        <w:rPr>
          <w:rFonts w:ascii="宋体" w:eastAsia="宋体" w:hAnsi="宋体"/>
        </w:rPr>
        <w:t xml:space="preserve">        }</w:t>
      </w:r>
    </w:p>
    <w:p w:rsidR="00933C1D" w:rsidRPr="003F0B0C" w:rsidRDefault="00933C1D" w:rsidP="00933C1D">
      <w:pPr>
        <w:rPr>
          <w:rFonts w:ascii="宋体" w:eastAsia="宋体" w:hAnsi="宋体"/>
        </w:rPr>
      </w:pPr>
      <w:r w:rsidRPr="003F0B0C">
        <w:rPr>
          <w:rFonts w:ascii="宋体" w:eastAsia="宋体" w:hAnsi="宋体"/>
        </w:rPr>
        <w:t xml:space="preserve">        if (ans) cout&lt;&lt;"Yes"&lt;&lt;endl;else cout&lt;&lt;"No"&lt;&lt;endl;</w:t>
      </w:r>
    </w:p>
    <w:p w:rsidR="00933C1D" w:rsidRPr="003F0B0C" w:rsidRDefault="00933C1D" w:rsidP="00933C1D">
      <w:pPr>
        <w:rPr>
          <w:rFonts w:ascii="宋体" w:eastAsia="宋体" w:hAnsi="宋体"/>
        </w:rPr>
      </w:pPr>
      <w:r w:rsidRPr="003F0B0C">
        <w:rPr>
          <w:rFonts w:ascii="宋体" w:eastAsia="宋体" w:hAnsi="宋体"/>
        </w:rPr>
        <w:t xml:space="preserve">    }</w:t>
      </w:r>
    </w:p>
    <w:p w:rsidR="00933C1D" w:rsidRPr="003F0B0C" w:rsidRDefault="00933C1D" w:rsidP="00933C1D">
      <w:pPr>
        <w:rPr>
          <w:rFonts w:ascii="宋体" w:eastAsia="宋体" w:hAnsi="宋体"/>
        </w:rPr>
      </w:pPr>
      <w:r w:rsidRPr="003F0B0C">
        <w:rPr>
          <w:rFonts w:ascii="宋体" w:eastAsia="宋体" w:hAnsi="宋体"/>
        </w:rPr>
        <w:t xml:space="preserve">    return 0;</w:t>
      </w:r>
    </w:p>
    <w:p w:rsidR="00933C1D" w:rsidRPr="003F0B0C" w:rsidRDefault="00933C1D" w:rsidP="00933C1D">
      <w:pPr>
        <w:rPr>
          <w:rFonts w:ascii="宋体" w:eastAsia="宋体" w:hAnsi="宋体"/>
        </w:rPr>
      </w:pPr>
      <w:r w:rsidRPr="003F0B0C">
        <w:rPr>
          <w:rFonts w:ascii="宋体" w:eastAsia="宋体" w:hAnsi="宋体"/>
        </w:rPr>
        <w:t>}</w:t>
      </w:r>
    </w:p>
    <w:p w:rsidR="00933C1D" w:rsidRPr="003F0B0C" w:rsidRDefault="00933C1D" w:rsidP="00E40EEF">
      <w:pPr>
        <w:rPr>
          <w:rFonts w:ascii="宋体" w:eastAsia="宋体" w:hAnsi="宋体"/>
        </w:rPr>
      </w:pPr>
    </w:p>
    <w:p w:rsidR="00584DF2" w:rsidRPr="003F0B0C" w:rsidRDefault="00584DF2" w:rsidP="00A723FF">
      <w:pPr>
        <w:pStyle w:val="3"/>
        <w:rPr>
          <w:rFonts w:ascii="宋体" w:eastAsia="宋体" w:hAnsi="宋体"/>
          <w:b w:val="0"/>
        </w:rPr>
      </w:pPr>
      <w:bookmarkStart w:id="204" w:name="_Toc521431897"/>
      <w:r w:rsidRPr="003F0B0C">
        <w:rPr>
          <w:rFonts w:ascii="宋体" w:eastAsia="宋体" w:hAnsi="宋体" w:hint="eastAsia"/>
          <w:b w:val="0"/>
        </w:rPr>
        <w:lastRenderedPageBreak/>
        <w:t>四点共面</w:t>
      </w:r>
      <w:bookmarkEnd w:id="204"/>
    </w:p>
    <w:p w:rsidR="00990B07" w:rsidRPr="003F0B0C" w:rsidRDefault="00990B07" w:rsidP="00A723FF">
      <w:pPr>
        <w:pStyle w:val="4"/>
        <w:rPr>
          <w:rFonts w:ascii="宋体" w:eastAsia="宋体" w:hAnsi="宋体"/>
          <w:b w:val="0"/>
        </w:rPr>
      </w:pPr>
      <w:r w:rsidRPr="003F0B0C">
        <w:rPr>
          <w:rFonts w:ascii="宋体" w:eastAsia="宋体" w:hAnsi="宋体" w:hint="eastAsia"/>
          <w:b w:val="0"/>
        </w:rPr>
        <w:t>√-51</w:t>
      </w:r>
      <w:r w:rsidRPr="003F0B0C">
        <w:rPr>
          <w:rFonts w:ascii="宋体" w:eastAsia="宋体" w:hAnsi="宋体"/>
          <w:b w:val="0"/>
        </w:rPr>
        <w:t>nod</w:t>
      </w:r>
      <w:r w:rsidRPr="003F0B0C">
        <w:rPr>
          <w:rFonts w:ascii="宋体" w:eastAsia="宋体" w:hAnsi="宋体" w:hint="eastAsia"/>
          <w:b w:val="0"/>
        </w:rPr>
        <w:t>-</w:t>
      </w:r>
      <w:r w:rsidRPr="003F0B0C">
        <w:rPr>
          <w:rFonts w:ascii="宋体" w:eastAsia="宋体" w:hAnsi="宋体"/>
          <w:b w:val="0"/>
        </w:rPr>
        <w:t>1265</w:t>
      </w:r>
      <w:r w:rsidRPr="003F0B0C">
        <w:rPr>
          <w:rFonts w:ascii="宋体" w:eastAsia="宋体" w:hAnsi="宋体" w:hint="eastAsia"/>
          <w:b w:val="0"/>
        </w:rPr>
        <w:t>-四点共面</w:t>
      </w:r>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√-51</w:instrText>
      </w:r>
      <w:r w:rsidR="00C478A5" w:rsidRPr="003F0B0C">
        <w:rPr>
          <w:rFonts w:ascii="宋体" w:eastAsia="宋体" w:hAnsi="宋体"/>
          <w:b w:val="0"/>
        </w:rPr>
        <w:instrText>nod</w:instrText>
      </w:r>
      <w:r w:rsidR="00C478A5" w:rsidRPr="003F0B0C">
        <w:rPr>
          <w:rFonts w:ascii="宋体" w:eastAsia="宋体" w:hAnsi="宋体" w:hint="eastAsia"/>
          <w:b w:val="0"/>
        </w:rPr>
        <w:instrText>-</w:instrText>
      </w:r>
      <w:r w:rsidR="00C478A5" w:rsidRPr="003F0B0C">
        <w:rPr>
          <w:rFonts w:ascii="宋体" w:eastAsia="宋体" w:hAnsi="宋体"/>
          <w:b w:val="0"/>
        </w:rPr>
        <w:instrText>1265</w:instrText>
      </w:r>
      <w:r w:rsidR="00C478A5" w:rsidRPr="003F0B0C">
        <w:rPr>
          <w:rFonts w:ascii="宋体" w:eastAsia="宋体" w:hAnsi="宋体" w:hint="eastAsia"/>
          <w:b w:val="0"/>
        </w:rPr>
        <w:instrText>-四点共面</w:instrText>
      </w:r>
      <w:r w:rsidR="00C478A5" w:rsidRPr="003F0B0C">
        <w:rPr>
          <w:rFonts w:ascii="宋体" w:eastAsia="宋体" w:hAnsi="宋体"/>
        </w:rPr>
        <w:instrText xml:space="preserve">:1265" \y "51nod:1265" </w:instrText>
      </w:r>
      <w:r w:rsidR="00C478A5" w:rsidRPr="003F0B0C">
        <w:rPr>
          <w:rFonts w:ascii="宋体" w:eastAsia="宋体" w:hAnsi="宋体"/>
          <w:b w:val="0"/>
        </w:rPr>
        <w:fldChar w:fldCharType="end"/>
      </w:r>
    </w:p>
    <w:p w:rsidR="00990B07" w:rsidRPr="003F0B0C" w:rsidRDefault="00990B07" w:rsidP="00073603">
      <w:pPr>
        <w:rPr>
          <w:rFonts w:ascii="宋体" w:eastAsia="宋体" w:hAnsi="宋体"/>
        </w:rPr>
      </w:pPr>
      <w:r w:rsidRPr="003F0B0C">
        <w:rPr>
          <w:rFonts w:ascii="宋体" w:eastAsia="宋体" w:hAnsi="宋体" w:hint="eastAsia"/>
        </w:rPr>
        <w:t>【题意】输入4个点判断是否在同一平面</w:t>
      </w:r>
    </w:p>
    <w:p w:rsidR="00990B07" w:rsidRPr="003F0B0C" w:rsidRDefault="00990B07" w:rsidP="00073603">
      <w:pPr>
        <w:rPr>
          <w:rFonts w:ascii="宋体" w:eastAsia="宋体" w:hAnsi="宋体"/>
        </w:rPr>
      </w:pPr>
      <w:r w:rsidRPr="003F0B0C">
        <w:rPr>
          <w:rFonts w:ascii="宋体" w:eastAsia="宋体" w:hAnsi="宋体" w:hint="eastAsia"/>
        </w:rPr>
        <w:t>【题解】使用如下公式进行判断</w:t>
      </w:r>
    </w:p>
    <w:p w:rsidR="00990B07" w:rsidRPr="003F0B0C" w:rsidRDefault="00292534" w:rsidP="00073603">
      <w:pPr>
        <w:rPr>
          <w:rFonts w:ascii="宋体" w:eastAsia="宋体" w:hAnsi="宋体"/>
        </w:rPr>
      </w:pPr>
      <w:r w:rsidRPr="003F0B0C">
        <w:rPr>
          <w:rFonts w:ascii="宋体" w:eastAsia="宋体" w:hAnsi="宋体"/>
          <w:position w:val="-68"/>
        </w:rPr>
        <w:object w:dxaOrig="3180" w:dyaOrig="1480">
          <v:shape id="_x0000_i1065" type="#_x0000_t75" style="width:159pt;height:74.25pt" o:ole="">
            <v:imagedata r:id="rId149" o:title=""/>
          </v:shape>
          <o:OLEObject Type="Embed" ProgID="Equation.DSMT4" ShapeID="_x0000_i1065" DrawAspect="Content" ObjectID="_1595176183" r:id="rId150"/>
        </w:object>
      </w:r>
    </w:p>
    <w:p w:rsidR="00990B07" w:rsidRPr="003F0B0C" w:rsidRDefault="00990B07" w:rsidP="00073603">
      <w:pPr>
        <w:rPr>
          <w:rFonts w:ascii="宋体" w:eastAsia="宋体" w:hAnsi="宋体"/>
        </w:rPr>
      </w:pPr>
      <w:r w:rsidRPr="003F0B0C">
        <w:rPr>
          <w:rFonts w:ascii="宋体" w:eastAsia="宋体" w:hAnsi="宋体" w:hint="eastAsia"/>
        </w:rPr>
        <w:t>【代码】</w:t>
      </w:r>
    </w:p>
    <w:p w:rsidR="00990B07" w:rsidRPr="003F0B0C" w:rsidRDefault="00990B07" w:rsidP="00990B07">
      <w:pPr>
        <w:rPr>
          <w:rFonts w:ascii="宋体" w:eastAsia="宋体" w:hAnsi="宋体"/>
        </w:rPr>
      </w:pPr>
      <w:r w:rsidRPr="003F0B0C">
        <w:rPr>
          <w:rFonts w:ascii="宋体" w:eastAsia="宋体" w:hAnsi="宋体"/>
        </w:rPr>
        <w:t>#include &lt;bits/stdc++.h&gt;</w:t>
      </w:r>
    </w:p>
    <w:p w:rsidR="00990B07" w:rsidRPr="003F0B0C" w:rsidRDefault="00990B07" w:rsidP="00990B07">
      <w:pPr>
        <w:rPr>
          <w:rFonts w:ascii="宋体" w:eastAsia="宋体" w:hAnsi="宋体"/>
        </w:rPr>
      </w:pPr>
    </w:p>
    <w:p w:rsidR="00990B07" w:rsidRPr="003F0B0C" w:rsidRDefault="00990B07" w:rsidP="00990B07">
      <w:pPr>
        <w:rPr>
          <w:rFonts w:ascii="宋体" w:eastAsia="宋体" w:hAnsi="宋体"/>
        </w:rPr>
      </w:pPr>
      <w:r w:rsidRPr="003F0B0C">
        <w:rPr>
          <w:rFonts w:ascii="宋体" w:eastAsia="宋体" w:hAnsi="宋体"/>
        </w:rPr>
        <w:t>using namespace std;</w:t>
      </w:r>
    </w:p>
    <w:p w:rsidR="00990B07" w:rsidRPr="003F0B0C" w:rsidRDefault="00990B07" w:rsidP="00990B07">
      <w:pPr>
        <w:rPr>
          <w:rFonts w:ascii="宋体" w:eastAsia="宋体" w:hAnsi="宋体"/>
        </w:rPr>
      </w:pPr>
    </w:p>
    <w:p w:rsidR="00990B07" w:rsidRPr="003F0B0C" w:rsidRDefault="00990B07" w:rsidP="00990B07">
      <w:pPr>
        <w:rPr>
          <w:rFonts w:ascii="宋体" w:eastAsia="宋体" w:hAnsi="宋体"/>
        </w:rPr>
      </w:pPr>
      <w:r w:rsidRPr="003F0B0C">
        <w:rPr>
          <w:rFonts w:ascii="宋体" w:eastAsia="宋体" w:hAnsi="宋体"/>
        </w:rPr>
        <w:t>const double eps=1e-6;</w:t>
      </w:r>
    </w:p>
    <w:p w:rsidR="00990B07" w:rsidRPr="003F0B0C" w:rsidRDefault="00990B07" w:rsidP="00990B07">
      <w:pPr>
        <w:rPr>
          <w:rFonts w:ascii="宋体" w:eastAsia="宋体" w:hAnsi="宋体"/>
        </w:rPr>
      </w:pPr>
      <w:r w:rsidRPr="003F0B0C">
        <w:rPr>
          <w:rFonts w:ascii="宋体" w:eastAsia="宋体" w:hAnsi="宋体"/>
        </w:rPr>
        <w:t>int fcmp(double x){</w:t>
      </w:r>
    </w:p>
    <w:p w:rsidR="00990B07" w:rsidRPr="003F0B0C" w:rsidRDefault="00990B07" w:rsidP="00990B07">
      <w:pPr>
        <w:rPr>
          <w:rFonts w:ascii="宋体" w:eastAsia="宋体" w:hAnsi="宋体"/>
        </w:rPr>
      </w:pPr>
      <w:r w:rsidRPr="003F0B0C">
        <w:rPr>
          <w:rFonts w:ascii="宋体" w:eastAsia="宋体" w:hAnsi="宋体"/>
        </w:rPr>
        <w:t xml:space="preserve">    if (fabs(x)&lt;eps) return 0;</w:t>
      </w:r>
    </w:p>
    <w:p w:rsidR="00990B07" w:rsidRPr="003F0B0C" w:rsidRDefault="00990B07" w:rsidP="00990B07">
      <w:pPr>
        <w:rPr>
          <w:rFonts w:ascii="宋体" w:eastAsia="宋体" w:hAnsi="宋体"/>
        </w:rPr>
      </w:pPr>
      <w:r w:rsidRPr="003F0B0C">
        <w:rPr>
          <w:rFonts w:ascii="宋体" w:eastAsia="宋体" w:hAnsi="宋体"/>
        </w:rPr>
        <w:t xml:space="preserve">    return x&lt;0?-1:1;</w:t>
      </w:r>
    </w:p>
    <w:p w:rsidR="00990B07" w:rsidRPr="003F0B0C" w:rsidRDefault="00990B07" w:rsidP="00990B07">
      <w:pPr>
        <w:rPr>
          <w:rFonts w:ascii="宋体" w:eastAsia="宋体" w:hAnsi="宋体"/>
        </w:rPr>
      </w:pPr>
      <w:r w:rsidRPr="003F0B0C">
        <w:rPr>
          <w:rFonts w:ascii="宋体" w:eastAsia="宋体" w:hAnsi="宋体"/>
        </w:rPr>
        <w:t>}</w:t>
      </w:r>
    </w:p>
    <w:p w:rsidR="00990B07" w:rsidRPr="003F0B0C" w:rsidRDefault="00990B07" w:rsidP="00990B07">
      <w:pPr>
        <w:rPr>
          <w:rFonts w:ascii="宋体" w:eastAsia="宋体" w:hAnsi="宋体"/>
        </w:rPr>
      </w:pPr>
    </w:p>
    <w:p w:rsidR="00990B07" w:rsidRPr="003F0B0C" w:rsidRDefault="00990B07" w:rsidP="00990B07">
      <w:pPr>
        <w:rPr>
          <w:rFonts w:ascii="宋体" w:eastAsia="宋体" w:hAnsi="宋体"/>
        </w:rPr>
      </w:pPr>
      <w:r w:rsidRPr="003F0B0C">
        <w:rPr>
          <w:rFonts w:ascii="宋体" w:eastAsia="宋体" w:hAnsi="宋体"/>
        </w:rPr>
        <w:t>double matrix(double x11,double x12,double x13,double x21,double x22,double x23,double x31,double x32,double x33){</w:t>
      </w:r>
    </w:p>
    <w:p w:rsidR="00990B07" w:rsidRPr="003F0B0C" w:rsidRDefault="00990B07" w:rsidP="00990B07">
      <w:pPr>
        <w:rPr>
          <w:rFonts w:ascii="宋体" w:eastAsia="宋体" w:hAnsi="宋体"/>
        </w:rPr>
      </w:pPr>
      <w:r w:rsidRPr="003F0B0C">
        <w:rPr>
          <w:rFonts w:ascii="宋体" w:eastAsia="宋体" w:hAnsi="宋体"/>
        </w:rPr>
        <w:t xml:space="preserve">    return x11*x22*x33+x21*x32*x13+x31*x12*x23-x31*x22*x13-x11*x32*x23-x21*x12*x33;</w:t>
      </w:r>
    </w:p>
    <w:p w:rsidR="00990B07" w:rsidRPr="003F0B0C" w:rsidRDefault="00990B07" w:rsidP="00990B07">
      <w:pPr>
        <w:rPr>
          <w:rFonts w:ascii="宋体" w:eastAsia="宋体" w:hAnsi="宋体"/>
        </w:rPr>
      </w:pPr>
      <w:r w:rsidRPr="003F0B0C">
        <w:rPr>
          <w:rFonts w:ascii="宋体" w:eastAsia="宋体" w:hAnsi="宋体"/>
        </w:rPr>
        <w:t>}</w:t>
      </w:r>
    </w:p>
    <w:p w:rsidR="00990B07" w:rsidRPr="003F0B0C" w:rsidRDefault="00990B07" w:rsidP="00990B07">
      <w:pPr>
        <w:rPr>
          <w:rFonts w:ascii="宋体" w:eastAsia="宋体" w:hAnsi="宋体"/>
        </w:rPr>
      </w:pPr>
    </w:p>
    <w:p w:rsidR="00990B07" w:rsidRPr="003F0B0C" w:rsidRDefault="00990B07" w:rsidP="00990B07">
      <w:pPr>
        <w:rPr>
          <w:rFonts w:ascii="宋体" w:eastAsia="宋体" w:hAnsi="宋体"/>
        </w:rPr>
      </w:pPr>
      <w:r w:rsidRPr="003F0B0C">
        <w:rPr>
          <w:rFonts w:ascii="宋体" w:eastAsia="宋体" w:hAnsi="宋体"/>
        </w:rPr>
        <w:t>int main()</w:t>
      </w:r>
    </w:p>
    <w:p w:rsidR="00990B07" w:rsidRPr="003F0B0C" w:rsidRDefault="00990B07" w:rsidP="00990B07">
      <w:pPr>
        <w:rPr>
          <w:rFonts w:ascii="宋体" w:eastAsia="宋体" w:hAnsi="宋体"/>
        </w:rPr>
      </w:pPr>
      <w:r w:rsidRPr="003F0B0C">
        <w:rPr>
          <w:rFonts w:ascii="宋体" w:eastAsia="宋体" w:hAnsi="宋体"/>
        </w:rPr>
        <w:t>{</w:t>
      </w:r>
    </w:p>
    <w:p w:rsidR="00990B07" w:rsidRPr="003F0B0C" w:rsidRDefault="00990B07" w:rsidP="00990B07">
      <w:pPr>
        <w:rPr>
          <w:rFonts w:ascii="宋体" w:eastAsia="宋体" w:hAnsi="宋体"/>
        </w:rPr>
      </w:pPr>
      <w:r w:rsidRPr="003F0B0C">
        <w:rPr>
          <w:rFonts w:ascii="宋体" w:eastAsia="宋体" w:hAnsi="宋体"/>
        </w:rPr>
        <w:t xml:space="preserve">    int t;</w:t>
      </w:r>
    </w:p>
    <w:p w:rsidR="00990B07" w:rsidRPr="003F0B0C" w:rsidRDefault="00990B07" w:rsidP="00990B07">
      <w:pPr>
        <w:rPr>
          <w:rFonts w:ascii="宋体" w:eastAsia="宋体" w:hAnsi="宋体"/>
        </w:rPr>
      </w:pPr>
      <w:r w:rsidRPr="003F0B0C">
        <w:rPr>
          <w:rFonts w:ascii="宋体" w:eastAsia="宋体" w:hAnsi="宋体"/>
        </w:rPr>
        <w:t xml:space="preserve">    cin&gt;&gt;t;</w:t>
      </w:r>
    </w:p>
    <w:p w:rsidR="00990B07" w:rsidRPr="003F0B0C" w:rsidRDefault="00990B07" w:rsidP="00990B07">
      <w:pPr>
        <w:rPr>
          <w:rFonts w:ascii="宋体" w:eastAsia="宋体" w:hAnsi="宋体"/>
        </w:rPr>
      </w:pPr>
      <w:r w:rsidRPr="003F0B0C">
        <w:rPr>
          <w:rFonts w:ascii="宋体" w:eastAsia="宋体" w:hAnsi="宋体"/>
        </w:rPr>
        <w:t xml:space="preserve">    while (t--){</w:t>
      </w:r>
    </w:p>
    <w:p w:rsidR="00990B07" w:rsidRPr="003F0B0C" w:rsidRDefault="00990B07" w:rsidP="00990B07">
      <w:pPr>
        <w:rPr>
          <w:rFonts w:ascii="宋体" w:eastAsia="宋体" w:hAnsi="宋体"/>
        </w:rPr>
      </w:pPr>
      <w:r w:rsidRPr="003F0B0C">
        <w:rPr>
          <w:rFonts w:ascii="宋体" w:eastAsia="宋体" w:hAnsi="宋体"/>
        </w:rPr>
        <w:t xml:space="preserve">        double x[4],y[4],z[4];</w:t>
      </w:r>
    </w:p>
    <w:p w:rsidR="00990B07" w:rsidRPr="003F0B0C" w:rsidRDefault="00990B07" w:rsidP="00990B07">
      <w:pPr>
        <w:rPr>
          <w:rFonts w:ascii="宋体" w:eastAsia="宋体" w:hAnsi="宋体"/>
        </w:rPr>
      </w:pPr>
      <w:r w:rsidRPr="003F0B0C">
        <w:rPr>
          <w:rFonts w:ascii="宋体" w:eastAsia="宋体" w:hAnsi="宋体"/>
        </w:rPr>
        <w:t xml:space="preserve">        for (int i=0;i&lt;4;i++) cin&gt;&gt;x[i]&gt;&gt;y[i]&gt;&gt;z[i];</w:t>
      </w:r>
    </w:p>
    <w:p w:rsidR="00990B07" w:rsidRPr="003F0B0C" w:rsidRDefault="00990B07" w:rsidP="00990B07">
      <w:pPr>
        <w:rPr>
          <w:rFonts w:ascii="宋体" w:eastAsia="宋体" w:hAnsi="宋体"/>
        </w:rPr>
      </w:pPr>
      <w:r w:rsidRPr="003F0B0C">
        <w:rPr>
          <w:rFonts w:ascii="宋体" w:eastAsia="宋体" w:hAnsi="宋体"/>
        </w:rPr>
        <w:t xml:space="preserve">        double s=-matrix(x[1],y[1],z[1],x[2],y[2],z[2],x[3],y[3],z[3])</w:t>
      </w:r>
    </w:p>
    <w:p w:rsidR="00990B07" w:rsidRPr="003F0B0C" w:rsidRDefault="00990B07" w:rsidP="00990B07">
      <w:pPr>
        <w:rPr>
          <w:rFonts w:ascii="宋体" w:eastAsia="宋体" w:hAnsi="宋体"/>
        </w:rPr>
      </w:pPr>
      <w:r w:rsidRPr="003F0B0C">
        <w:rPr>
          <w:rFonts w:ascii="宋体" w:eastAsia="宋体" w:hAnsi="宋体"/>
        </w:rPr>
        <w:t xml:space="preserve">                 +matrix(x[0],y[0],z[0],x[2],y[2],z[2],x[3],y[3],z[3])</w:t>
      </w:r>
    </w:p>
    <w:p w:rsidR="00990B07" w:rsidRPr="003F0B0C" w:rsidRDefault="00990B07" w:rsidP="00990B07">
      <w:pPr>
        <w:rPr>
          <w:rFonts w:ascii="宋体" w:eastAsia="宋体" w:hAnsi="宋体"/>
        </w:rPr>
      </w:pPr>
      <w:r w:rsidRPr="003F0B0C">
        <w:rPr>
          <w:rFonts w:ascii="宋体" w:eastAsia="宋体" w:hAnsi="宋体"/>
        </w:rPr>
        <w:t xml:space="preserve">                 -matrix(x[0],y[0],z[0],x[1],y[1],z[1],x[3],y[3],z[3])</w:t>
      </w:r>
    </w:p>
    <w:p w:rsidR="00990B07" w:rsidRPr="003F0B0C" w:rsidRDefault="00990B07" w:rsidP="00990B07">
      <w:pPr>
        <w:rPr>
          <w:rFonts w:ascii="宋体" w:eastAsia="宋体" w:hAnsi="宋体"/>
        </w:rPr>
      </w:pPr>
      <w:r w:rsidRPr="003F0B0C">
        <w:rPr>
          <w:rFonts w:ascii="宋体" w:eastAsia="宋体" w:hAnsi="宋体"/>
        </w:rPr>
        <w:t xml:space="preserve">                 +matrix(x[0],y[0],z[0],x[1],y[1],z[1],x[2],y[2],z[2]);</w:t>
      </w:r>
    </w:p>
    <w:p w:rsidR="00990B07" w:rsidRPr="003F0B0C" w:rsidRDefault="00990B07" w:rsidP="00990B07">
      <w:pPr>
        <w:rPr>
          <w:rFonts w:ascii="宋体" w:eastAsia="宋体" w:hAnsi="宋体"/>
        </w:rPr>
      </w:pPr>
      <w:r w:rsidRPr="003F0B0C">
        <w:rPr>
          <w:rFonts w:ascii="宋体" w:eastAsia="宋体" w:hAnsi="宋体"/>
        </w:rPr>
        <w:t xml:space="preserve">        if (fcmp(s)==0) cout&lt;&lt;"Yes"&lt;&lt;endl;else cout&lt;&lt;"No"&lt;&lt;endl;</w:t>
      </w:r>
    </w:p>
    <w:p w:rsidR="00990B07" w:rsidRPr="003F0B0C" w:rsidRDefault="00990B07" w:rsidP="00990B07">
      <w:pPr>
        <w:rPr>
          <w:rFonts w:ascii="宋体" w:eastAsia="宋体" w:hAnsi="宋体"/>
        </w:rPr>
      </w:pPr>
      <w:r w:rsidRPr="003F0B0C">
        <w:rPr>
          <w:rFonts w:ascii="宋体" w:eastAsia="宋体" w:hAnsi="宋体"/>
        </w:rPr>
        <w:t xml:space="preserve">    }</w:t>
      </w:r>
    </w:p>
    <w:p w:rsidR="00990B07" w:rsidRPr="003F0B0C" w:rsidRDefault="00990B07" w:rsidP="00990B07">
      <w:pPr>
        <w:rPr>
          <w:rFonts w:ascii="宋体" w:eastAsia="宋体" w:hAnsi="宋体"/>
        </w:rPr>
      </w:pPr>
      <w:r w:rsidRPr="003F0B0C">
        <w:rPr>
          <w:rFonts w:ascii="宋体" w:eastAsia="宋体" w:hAnsi="宋体"/>
        </w:rPr>
        <w:t xml:space="preserve">    return 0;</w:t>
      </w:r>
    </w:p>
    <w:p w:rsidR="00990B07" w:rsidRPr="003F0B0C" w:rsidRDefault="00990B07" w:rsidP="00990B07">
      <w:pPr>
        <w:rPr>
          <w:rFonts w:ascii="宋体" w:eastAsia="宋体" w:hAnsi="宋体"/>
        </w:rPr>
      </w:pPr>
      <w:r w:rsidRPr="003F0B0C">
        <w:rPr>
          <w:rFonts w:ascii="宋体" w:eastAsia="宋体" w:hAnsi="宋体"/>
        </w:rPr>
        <w:lastRenderedPageBreak/>
        <w:t>}</w:t>
      </w:r>
    </w:p>
    <w:p w:rsidR="004761C9" w:rsidRPr="003F0B0C" w:rsidRDefault="004761C9" w:rsidP="00E90941">
      <w:pPr>
        <w:pStyle w:val="3"/>
        <w:rPr>
          <w:rFonts w:ascii="宋体" w:eastAsia="宋体" w:hAnsi="宋体"/>
          <w:b w:val="0"/>
        </w:rPr>
      </w:pPr>
      <w:bookmarkStart w:id="205" w:name="_Toc521431898"/>
      <w:r w:rsidRPr="003F0B0C">
        <w:rPr>
          <w:rFonts w:ascii="宋体" w:eastAsia="宋体" w:hAnsi="宋体" w:hint="eastAsia"/>
          <w:b w:val="0"/>
        </w:rPr>
        <w:t>线段相交</w:t>
      </w:r>
      <w:bookmarkEnd w:id="205"/>
    </w:p>
    <w:p w:rsidR="004761C9" w:rsidRPr="003F0B0C" w:rsidRDefault="004761C9" w:rsidP="00B26D9F">
      <w:pPr>
        <w:pStyle w:val="4"/>
        <w:rPr>
          <w:rFonts w:ascii="宋体" w:eastAsia="宋体" w:hAnsi="宋体"/>
          <w:b w:val="0"/>
        </w:rPr>
      </w:pPr>
      <w:r w:rsidRPr="003F0B0C">
        <w:rPr>
          <w:rFonts w:ascii="宋体" w:eastAsia="宋体" w:hAnsi="宋体" w:hint="eastAsia"/>
          <w:b w:val="0"/>
        </w:rPr>
        <w:t>√</w:t>
      </w:r>
      <w:r w:rsidR="00807260" w:rsidRPr="003F0B0C">
        <w:rPr>
          <w:rFonts w:ascii="宋体" w:eastAsia="宋体" w:hAnsi="宋体" w:hint="eastAsia"/>
          <w:b w:val="0"/>
        </w:rPr>
        <w:t>（模板）</w:t>
      </w:r>
      <w:r w:rsidRPr="003F0B0C">
        <w:rPr>
          <w:rFonts w:ascii="宋体" w:eastAsia="宋体" w:hAnsi="宋体" w:hint="eastAsia"/>
          <w:b w:val="0"/>
        </w:rPr>
        <w:t>-</w:t>
      </w:r>
      <w:r w:rsidRPr="003F0B0C">
        <w:rPr>
          <w:rFonts w:ascii="宋体" w:eastAsia="宋体" w:hAnsi="宋体"/>
          <w:b w:val="0"/>
        </w:rPr>
        <w:t>51nod</w:t>
      </w:r>
      <w:r w:rsidRPr="003F0B0C">
        <w:rPr>
          <w:rFonts w:ascii="宋体" w:eastAsia="宋体" w:hAnsi="宋体" w:hint="eastAsia"/>
          <w:b w:val="0"/>
        </w:rPr>
        <w:t>-</w:t>
      </w:r>
      <w:r w:rsidRPr="003F0B0C">
        <w:rPr>
          <w:rFonts w:ascii="宋体" w:eastAsia="宋体" w:hAnsi="宋体"/>
          <w:b w:val="0"/>
        </w:rPr>
        <w:t>1264</w:t>
      </w:r>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√（模板）-</w:instrText>
      </w:r>
      <w:r w:rsidR="00C478A5" w:rsidRPr="003F0B0C">
        <w:rPr>
          <w:rFonts w:ascii="宋体" w:eastAsia="宋体" w:hAnsi="宋体"/>
          <w:b w:val="0"/>
        </w:rPr>
        <w:instrText>51nod</w:instrText>
      </w:r>
      <w:r w:rsidR="00C478A5" w:rsidRPr="003F0B0C">
        <w:rPr>
          <w:rFonts w:ascii="宋体" w:eastAsia="宋体" w:hAnsi="宋体" w:hint="eastAsia"/>
          <w:b w:val="0"/>
        </w:rPr>
        <w:instrText>-</w:instrText>
      </w:r>
      <w:r w:rsidR="00C478A5" w:rsidRPr="003F0B0C">
        <w:rPr>
          <w:rFonts w:ascii="宋体" w:eastAsia="宋体" w:hAnsi="宋体"/>
          <w:b w:val="0"/>
        </w:rPr>
        <w:instrText>1264</w:instrText>
      </w:r>
      <w:r w:rsidR="00C478A5" w:rsidRPr="003F0B0C">
        <w:rPr>
          <w:rFonts w:ascii="宋体" w:eastAsia="宋体" w:hAnsi="宋体"/>
        </w:rPr>
        <w:instrText>:</w:instrText>
      </w:r>
      <w:r w:rsidR="00C478A5" w:rsidRPr="003F0B0C">
        <w:rPr>
          <w:rFonts w:ascii="宋体" w:eastAsia="宋体" w:hAnsi="宋体" w:hint="eastAsia"/>
        </w:rPr>
        <w:instrText>1</w:instrText>
      </w:r>
      <w:r w:rsidR="00C478A5" w:rsidRPr="003F0B0C">
        <w:rPr>
          <w:rFonts w:ascii="宋体" w:eastAsia="宋体" w:hAnsi="宋体"/>
        </w:rPr>
        <w:instrText xml:space="preserve">264" \y "51nod:1264" </w:instrText>
      </w:r>
      <w:r w:rsidR="00C478A5" w:rsidRPr="003F0B0C">
        <w:rPr>
          <w:rFonts w:ascii="宋体" w:eastAsia="宋体" w:hAnsi="宋体"/>
          <w:b w:val="0"/>
        </w:rPr>
        <w:fldChar w:fldCharType="end"/>
      </w:r>
    </w:p>
    <w:p w:rsidR="004761C9" w:rsidRPr="003F0B0C" w:rsidRDefault="004761C9" w:rsidP="00990B07">
      <w:pPr>
        <w:rPr>
          <w:rFonts w:ascii="宋体" w:eastAsia="宋体" w:hAnsi="宋体"/>
        </w:rPr>
      </w:pPr>
      <w:r w:rsidRPr="003F0B0C">
        <w:rPr>
          <w:rFonts w:ascii="宋体" w:eastAsia="宋体" w:hAnsi="宋体" w:hint="eastAsia"/>
        </w:rPr>
        <w:t>【</w:t>
      </w:r>
      <w:r w:rsidR="00807260" w:rsidRPr="003F0B0C">
        <w:rPr>
          <w:rFonts w:ascii="宋体" w:eastAsia="宋体" w:hAnsi="宋体" w:hint="eastAsia"/>
        </w:rPr>
        <w:t>题意</w:t>
      </w:r>
      <w:r w:rsidRPr="003F0B0C">
        <w:rPr>
          <w:rFonts w:ascii="宋体" w:eastAsia="宋体" w:hAnsi="宋体" w:hint="eastAsia"/>
        </w:rPr>
        <w:t>】</w:t>
      </w:r>
      <w:r w:rsidR="00807260" w:rsidRPr="003F0B0C">
        <w:rPr>
          <w:rFonts w:ascii="宋体" w:eastAsia="宋体" w:hAnsi="宋体" w:hint="eastAsia"/>
        </w:rPr>
        <w:t>输入2个线段的4个端点，判断是否相交</w:t>
      </w:r>
    </w:p>
    <w:p w:rsidR="00807260" w:rsidRPr="003F0B0C" w:rsidRDefault="00807260" w:rsidP="00990B07">
      <w:pPr>
        <w:rPr>
          <w:rFonts w:ascii="宋体" w:eastAsia="宋体" w:hAnsi="宋体"/>
        </w:rPr>
      </w:pPr>
      <w:r w:rsidRPr="003F0B0C">
        <w:rPr>
          <w:rFonts w:ascii="宋体" w:eastAsia="宋体" w:hAnsi="宋体" w:hint="eastAsia"/>
        </w:rPr>
        <w:t>【题解】直接使用浙大计算几何模板（</w:t>
      </w:r>
      <w:r w:rsidR="00E56B56" w:rsidRPr="003F0B0C">
        <w:rPr>
          <w:rFonts w:ascii="宋体" w:eastAsia="宋体" w:hAnsi="宋体" w:hint="eastAsia"/>
        </w:rPr>
        <w:t>1.5</w:t>
      </w:r>
      <w:r w:rsidRPr="003F0B0C">
        <w:rPr>
          <w:rFonts w:ascii="宋体" w:eastAsia="宋体" w:hAnsi="宋体" w:hint="eastAsia"/>
        </w:rPr>
        <w:t>浮点数）</w:t>
      </w:r>
      <w:r w:rsidR="003A19E6" w:rsidRPr="003F0B0C">
        <w:rPr>
          <w:rFonts w:ascii="宋体" w:eastAsia="宋体" w:hAnsi="宋体" w:hint="eastAsia"/>
        </w:rPr>
        <w:t>，注意该模板使用时不能加using namespace std;</w:t>
      </w:r>
    </w:p>
    <w:p w:rsidR="00457C16" w:rsidRPr="003F0B0C" w:rsidRDefault="00457C16" w:rsidP="00457C16">
      <w:pPr>
        <w:pStyle w:val="3"/>
        <w:rPr>
          <w:rFonts w:ascii="宋体" w:eastAsia="宋体" w:hAnsi="宋体"/>
          <w:b w:val="0"/>
        </w:rPr>
      </w:pPr>
      <w:bookmarkStart w:id="206" w:name="_Toc521431899"/>
      <w:r w:rsidRPr="003F0B0C">
        <w:rPr>
          <w:rFonts w:ascii="宋体" w:eastAsia="宋体" w:hAnsi="宋体" w:hint="eastAsia"/>
          <w:b w:val="0"/>
        </w:rPr>
        <w:t>简单多边形与圆面积交</w:t>
      </w:r>
      <w:bookmarkEnd w:id="206"/>
    </w:p>
    <w:p w:rsidR="00457C16" w:rsidRPr="003F0B0C" w:rsidRDefault="00457C16" w:rsidP="00457C16">
      <w:pPr>
        <w:pStyle w:val="4"/>
        <w:rPr>
          <w:rFonts w:ascii="宋体" w:eastAsia="宋体" w:hAnsi="宋体"/>
          <w:b w:val="0"/>
        </w:rPr>
      </w:pPr>
      <w:r w:rsidRPr="003F0B0C">
        <w:rPr>
          <w:rFonts w:ascii="宋体" w:eastAsia="宋体" w:hAnsi="宋体" w:hint="eastAsia"/>
          <w:b w:val="0"/>
        </w:rPr>
        <w:t>√-牛客网</w:t>
      </w:r>
      <w:r w:rsidRPr="003F0B0C">
        <w:rPr>
          <w:rFonts w:ascii="宋体" w:eastAsia="宋体" w:hAnsi="宋体"/>
          <w:b w:val="0"/>
        </w:rPr>
        <w:t>2018</w:t>
      </w:r>
      <w:r w:rsidRPr="003F0B0C">
        <w:rPr>
          <w:rFonts w:ascii="宋体" w:eastAsia="宋体" w:hAnsi="宋体" w:hint="eastAsia"/>
          <w:b w:val="0"/>
        </w:rPr>
        <w:t>暑期多校第3场-</w:t>
      </w:r>
      <w:r w:rsidRPr="003F0B0C">
        <w:rPr>
          <w:rFonts w:ascii="宋体" w:eastAsia="宋体" w:hAnsi="宋体"/>
          <w:b w:val="0"/>
        </w:rPr>
        <w:t>J</w:t>
      </w:r>
      <w:r w:rsidRPr="003F0B0C">
        <w:rPr>
          <w:rFonts w:ascii="宋体" w:eastAsia="宋体" w:hAnsi="宋体" w:hint="eastAsia"/>
          <w:b w:val="0"/>
        </w:rPr>
        <w:t>（简单多边形</w:t>
      </w:r>
      <w:r w:rsidRPr="003F0B0C">
        <w:rPr>
          <w:rFonts w:ascii="宋体" w:eastAsia="宋体" w:hAnsi="宋体"/>
          <w:b w:val="0"/>
        </w:rPr>
        <w:t>与圆面积交</w:t>
      </w:r>
      <w:r w:rsidRPr="003F0B0C">
        <w:rPr>
          <w:rFonts w:ascii="宋体" w:eastAsia="宋体" w:hAnsi="宋体" w:hint="eastAsia"/>
          <w:b w:val="0"/>
        </w:rPr>
        <w:t>）</w:t>
      </w:r>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√-牛客网</w:instrText>
      </w:r>
      <w:r w:rsidRPr="003F0B0C">
        <w:rPr>
          <w:rFonts w:ascii="宋体" w:eastAsia="宋体" w:hAnsi="宋体"/>
          <w:b w:val="0"/>
        </w:rPr>
        <w:instrText>2018</w:instrText>
      </w:r>
      <w:r w:rsidRPr="003F0B0C">
        <w:rPr>
          <w:rFonts w:ascii="宋体" w:eastAsia="宋体" w:hAnsi="宋体" w:hint="eastAsia"/>
          <w:b w:val="0"/>
        </w:rPr>
        <w:instrText>暑期多校第3场-</w:instrText>
      </w:r>
      <w:r w:rsidRPr="003F0B0C">
        <w:rPr>
          <w:rFonts w:ascii="宋体" w:eastAsia="宋体" w:hAnsi="宋体"/>
          <w:b w:val="0"/>
        </w:rPr>
        <w:instrText>J</w:instrText>
      </w:r>
      <w:r w:rsidRPr="003F0B0C">
        <w:rPr>
          <w:rFonts w:ascii="宋体" w:eastAsia="宋体" w:hAnsi="宋体" w:hint="eastAsia"/>
          <w:b w:val="0"/>
        </w:rPr>
        <w:instrText>（简单多边形</w:instrText>
      </w:r>
      <w:r w:rsidRPr="003F0B0C">
        <w:rPr>
          <w:rFonts w:ascii="宋体" w:eastAsia="宋体" w:hAnsi="宋体"/>
          <w:b w:val="0"/>
        </w:rPr>
        <w:instrText>与圆面积交</w:instrText>
      </w:r>
      <w:r w:rsidRPr="003F0B0C">
        <w:rPr>
          <w:rFonts w:ascii="宋体" w:eastAsia="宋体" w:hAnsi="宋体" w:hint="eastAsia"/>
          <w:b w:val="0"/>
        </w:rPr>
        <w:instrText>）</w:instrText>
      </w:r>
      <w:r w:rsidRPr="003F0B0C">
        <w:rPr>
          <w:rFonts w:ascii="宋体" w:eastAsia="宋体" w:hAnsi="宋体"/>
        </w:rPr>
        <w:instrText xml:space="preserve">" \y "牛客网" </w:instrText>
      </w:r>
      <w:r w:rsidRPr="003F0B0C">
        <w:rPr>
          <w:rFonts w:ascii="宋体" w:eastAsia="宋体" w:hAnsi="宋体"/>
          <w:b w:val="0"/>
        </w:rPr>
        <w:fldChar w:fldCharType="end"/>
      </w:r>
    </w:p>
    <w:p w:rsidR="00457C16" w:rsidRPr="003F0B0C" w:rsidRDefault="00457C16" w:rsidP="00990B07">
      <w:pPr>
        <w:rPr>
          <w:rFonts w:ascii="宋体" w:eastAsia="宋体" w:hAnsi="宋体"/>
        </w:rPr>
      </w:pPr>
      <w:r w:rsidRPr="003F0B0C">
        <w:rPr>
          <w:rFonts w:ascii="宋体" w:eastAsia="宋体" w:hAnsi="宋体" w:hint="eastAsia"/>
        </w:rPr>
        <w:t>【题意】给定简单多边形（定点顺时针或逆时针给出），给定圆心，要求圆的和简单多边形的面积交为给定值，输出圆的半径,坐标绝对值1000以内,n最多300</w:t>
      </w:r>
    </w:p>
    <w:p w:rsidR="00457C16" w:rsidRPr="003F0B0C" w:rsidRDefault="00457C16" w:rsidP="00990B07">
      <w:pPr>
        <w:rPr>
          <w:rFonts w:ascii="宋体" w:eastAsia="宋体" w:hAnsi="宋体"/>
        </w:rPr>
      </w:pPr>
      <w:r w:rsidRPr="003F0B0C">
        <w:rPr>
          <w:rFonts w:ascii="宋体" w:eastAsia="宋体" w:hAnsi="宋体" w:hint="eastAsia"/>
        </w:rPr>
        <w:t>【题解】使用模板简单多边形与圆面积交和凸多边形面积，这里二分半径r即可（最小0，最大3000）</w:t>
      </w:r>
    </w:p>
    <w:p w:rsidR="00457C16" w:rsidRPr="003F0B0C" w:rsidRDefault="00457C16" w:rsidP="00990B07">
      <w:pPr>
        <w:rPr>
          <w:rFonts w:ascii="宋体" w:eastAsia="宋体" w:hAnsi="宋体"/>
        </w:rPr>
      </w:pPr>
      <w:r w:rsidRPr="003F0B0C">
        <w:rPr>
          <w:rFonts w:ascii="宋体" w:eastAsia="宋体" w:hAnsi="宋体" w:hint="eastAsia"/>
        </w:rPr>
        <w:t>【代码】</w:t>
      </w:r>
    </w:p>
    <w:p w:rsidR="00457C16" w:rsidRPr="003F0B0C" w:rsidRDefault="00457C16" w:rsidP="00457C16">
      <w:pPr>
        <w:rPr>
          <w:rFonts w:ascii="宋体" w:eastAsia="宋体" w:hAnsi="宋体"/>
        </w:rPr>
      </w:pPr>
      <w:r w:rsidRPr="003F0B0C">
        <w:rPr>
          <w:rFonts w:ascii="宋体" w:eastAsia="宋体" w:hAnsi="宋体"/>
        </w:rPr>
        <w:t>#include&lt;bits/stdc++.h&gt;</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using namespace std;</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const double eps = 1e-12 ;</w:t>
      </w:r>
    </w:p>
    <w:p w:rsidR="00457C16" w:rsidRPr="003F0B0C" w:rsidRDefault="00457C16" w:rsidP="00457C16">
      <w:pPr>
        <w:rPr>
          <w:rFonts w:ascii="宋体" w:eastAsia="宋体" w:hAnsi="宋体"/>
        </w:rPr>
      </w:pPr>
      <w:r w:rsidRPr="003F0B0C">
        <w:rPr>
          <w:rFonts w:ascii="宋体" w:eastAsia="宋体" w:hAnsi="宋体"/>
        </w:rPr>
        <w:t>const double PI = acos( -1.0 ) ;</w:t>
      </w:r>
    </w:p>
    <w:p w:rsidR="00457C16" w:rsidRPr="003F0B0C" w:rsidRDefault="00457C16" w:rsidP="00457C16">
      <w:pPr>
        <w:rPr>
          <w:rFonts w:ascii="宋体" w:eastAsia="宋体" w:hAnsi="宋体"/>
        </w:rPr>
      </w:pPr>
      <w:r w:rsidRPr="003F0B0C">
        <w:rPr>
          <w:rFonts w:ascii="宋体" w:eastAsia="宋体" w:hAnsi="宋体"/>
        </w:rPr>
        <w:t>inline double sqr( double x ){ return x * x ; }</w:t>
      </w:r>
    </w:p>
    <w:p w:rsidR="00457C16" w:rsidRPr="003F0B0C" w:rsidRDefault="00457C16" w:rsidP="00457C16">
      <w:pPr>
        <w:rPr>
          <w:rFonts w:ascii="宋体" w:eastAsia="宋体" w:hAnsi="宋体"/>
        </w:rPr>
      </w:pPr>
      <w:r w:rsidRPr="003F0B0C">
        <w:rPr>
          <w:rFonts w:ascii="宋体" w:eastAsia="宋体" w:hAnsi="宋体"/>
        </w:rPr>
        <w:t>inline int sgn( double x ){</w:t>
      </w:r>
    </w:p>
    <w:p w:rsidR="00457C16" w:rsidRPr="003F0B0C" w:rsidRDefault="00457C16" w:rsidP="00457C16">
      <w:pPr>
        <w:rPr>
          <w:rFonts w:ascii="宋体" w:eastAsia="宋体" w:hAnsi="宋体"/>
        </w:rPr>
      </w:pPr>
      <w:r w:rsidRPr="003F0B0C">
        <w:rPr>
          <w:rFonts w:ascii="宋体" w:eastAsia="宋体" w:hAnsi="宋体"/>
        </w:rPr>
        <w:t xml:space="preserve">    if ( fabs(x) &lt; eps ) return 0 ;</w:t>
      </w:r>
    </w:p>
    <w:p w:rsidR="00457C16" w:rsidRPr="003F0B0C" w:rsidRDefault="00457C16" w:rsidP="00457C16">
      <w:pPr>
        <w:rPr>
          <w:rFonts w:ascii="宋体" w:eastAsia="宋体" w:hAnsi="宋体"/>
        </w:rPr>
      </w:pPr>
      <w:r w:rsidRPr="003F0B0C">
        <w:rPr>
          <w:rFonts w:ascii="宋体" w:eastAsia="宋体" w:hAnsi="宋体"/>
        </w:rPr>
        <w:t xml:space="preserve">    return x &gt; 0? 1 : -1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struct Point{</w:t>
      </w:r>
    </w:p>
    <w:p w:rsidR="00457C16" w:rsidRPr="003F0B0C" w:rsidRDefault="00457C16" w:rsidP="00457C16">
      <w:pPr>
        <w:rPr>
          <w:rFonts w:ascii="宋体" w:eastAsia="宋体" w:hAnsi="宋体"/>
        </w:rPr>
      </w:pPr>
      <w:r w:rsidRPr="003F0B0C">
        <w:rPr>
          <w:rFonts w:ascii="宋体" w:eastAsia="宋体" w:hAnsi="宋体"/>
        </w:rPr>
        <w:t xml:space="preserve">    double x , y ;</w:t>
      </w:r>
    </w:p>
    <w:p w:rsidR="00457C16" w:rsidRPr="003F0B0C" w:rsidRDefault="00457C16" w:rsidP="00457C16">
      <w:pPr>
        <w:rPr>
          <w:rFonts w:ascii="宋体" w:eastAsia="宋体" w:hAnsi="宋体"/>
        </w:rPr>
      </w:pPr>
      <w:r w:rsidRPr="003F0B0C">
        <w:rPr>
          <w:rFonts w:ascii="宋体" w:eastAsia="宋体" w:hAnsi="宋体"/>
        </w:rPr>
        <w:t xml:space="preserve">    Point(){}</w:t>
      </w:r>
    </w:p>
    <w:p w:rsidR="00457C16" w:rsidRPr="003F0B0C" w:rsidRDefault="00457C16" w:rsidP="00457C16">
      <w:pPr>
        <w:rPr>
          <w:rFonts w:ascii="宋体" w:eastAsia="宋体" w:hAnsi="宋体"/>
        </w:rPr>
      </w:pPr>
      <w:r w:rsidRPr="003F0B0C">
        <w:rPr>
          <w:rFonts w:ascii="宋体" w:eastAsia="宋体" w:hAnsi="宋体"/>
        </w:rPr>
        <w:t xml:space="preserve">    Point( double _x , double _y ): x(_x) , y(_y) {}</w:t>
      </w:r>
    </w:p>
    <w:p w:rsidR="00457C16" w:rsidRPr="003F0B0C" w:rsidRDefault="00457C16" w:rsidP="00457C16">
      <w:pPr>
        <w:rPr>
          <w:rFonts w:ascii="宋体" w:eastAsia="宋体" w:hAnsi="宋体"/>
        </w:rPr>
      </w:pPr>
      <w:r w:rsidRPr="003F0B0C">
        <w:rPr>
          <w:rFonts w:ascii="宋体" w:eastAsia="宋体" w:hAnsi="宋体"/>
        </w:rPr>
        <w:t xml:space="preserve">    void input() { scanf( "%lf%lf" ,&amp;x ,&amp;y ); }</w:t>
      </w:r>
    </w:p>
    <w:p w:rsidR="00457C16" w:rsidRPr="003F0B0C" w:rsidRDefault="00457C16" w:rsidP="00457C16">
      <w:pPr>
        <w:rPr>
          <w:rFonts w:ascii="宋体" w:eastAsia="宋体" w:hAnsi="宋体"/>
        </w:rPr>
      </w:pPr>
      <w:r w:rsidRPr="003F0B0C">
        <w:rPr>
          <w:rFonts w:ascii="宋体" w:eastAsia="宋体" w:hAnsi="宋体"/>
        </w:rPr>
        <w:t xml:space="preserve">    double norm() { return sqrt( sqr(x) + sqr(y) ); }</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 xml:space="preserve">    friend Point operator + ( const Point &amp;a , const Point &amp;b ) { return Point( a.x + b.x , a.y + b.y ) ; }</w:t>
      </w:r>
    </w:p>
    <w:p w:rsidR="00457C16" w:rsidRPr="003F0B0C" w:rsidRDefault="00457C16" w:rsidP="00457C16">
      <w:pPr>
        <w:rPr>
          <w:rFonts w:ascii="宋体" w:eastAsia="宋体" w:hAnsi="宋体"/>
        </w:rPr>
      </w:pPr>
      <w:r w:rsidRPr="003F0B0C">
        <w:rPr>
          <w:rFonts w:ascii="宋体" w:eastAsia="宋体" w:hAnsi="宋体"/>
        </w:rPr>
        <w:t xml:space="preserve">    friend Point operator - ( const Point &amp;a , const Point &amp;b ) { return Point( a.x </w:t>
      </w:r>
      <w:r w:rsidRPr="003F0B0C">
        <w:rPr>
          <w:rFonts w:ascii="宋体" w:eastAsia="宋体" w:hAnsi="宋体"/>
        </w:rPr>
        <w:lastRenderedPageBreak/>
        <w:t>- b.x , a.y - b.y ) ; }</w:t>
      </w:r>
    </w:p>
    <w:p w:rsidR="00457C16" w:rsidRPr="003F0B0C" w:rsidRDefault="00457C16" w:rsidP="00457C16">
      <w:pPr>
        <w:rPr>
          <w:rFonts w:ascii="宋体" w:eastAsia="宋体" w:hAnsi="宋体"/>
        </w:rPr>
      </w:pPr>
      <w:r w:rsidRPr="003F0B0C">
        <w:rPr>
          <w:rFonts w:ascii="宋体" w:eastAsia="宋体" w:hAnsi="宋体"/>
        </w:rPr>
        <w:t xml:space="preserve">    friend Point operator * ( const Point &amp;a , const double &amp;b ) { return Point( a.x * b , a.y * b ) ; }</w:t>
      </w:r>
    </w:p>
    <w:p w:rsidR="00457C16" w:rsidRPr="003F0B0C" w:rsidRDefault="00457C16" w:rsidP="00457C16">
      <w:pPr>
        <w:rPr>
          <w:rFonts w:ascii="宋体" w:eastAsia="宋体" w:hAnsi="宋体"/>
        </w:rPr>
      </w:pPr>
      <w:r w:rsidRPr="003F0B0C">
        <w:rPr>
          <w:rFonts w:ascii="宋体" w:eastAsia="宋体" w:hAnsi="宋体"/>
        </w:rPr>
        <w:t xml:space="preserve">    friend Point operator * ( const double &amp;a , const Point &amp;b ) { return Point( b.x * a , b.y * a ) ; }</w:t>
      </w:r>
    </w:p>
    <w:p w:rsidR="00457C16" w:rsidRPr="003F0B0C" w:rsidRDefault="00457C16" w:rsidP="00457C16">
      <w:pPr>
        <w:rPr>
          <w:rFonts w:ascii="宋体" w:eastAsia="宋体" w:hAnsi="宋体"/>
        </w:rPr>
      </w:pPr>
      <w:r w:rsidRPr="003F0B0C">
        <w:rPr>
          <w:rFonts w:ascii="宋体" w:eastAsia="宋体" w:hAnsi="宋体"/>
        </w:rPr>
        <w:t xml:space="preserve">    friend Point operator / ( const Point &amp;a , const double &amp;b ) { return Point( a.x / b , a.y / b ) ; }</w:t>
      </w:r>
    </w:p>
    <w:p w:rsidR="00457C16" w:rsidRPr="003F0B0C" w:rsidRDefault="00457C16" w:rsidP="00457C16">
      <w:pPr>
        <w:rPr>
          <w:rFonts w:ascii="宋体" w:eastAsia="宋体" w:hAnsi="宋体"/>
        </w:rPr>
      </w:pPr>
      <w:r w:rsidRPr="003F0B0C">
        <w:rPr>
          <w:rFonts w:ascii="宋体" w:eastAsia="宋体" w:hAnsi="宋体"/>
        </w:rPr>
        <w:t xml:space="preserve">    friend bool operator == ( const Point &amp;a , const Point &amp;b ) { return sgn( a.x - b.x ) == 0 &amp;&amp; sgn( a.y - b.y ) == 0 ; }</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 xml:space="preserve">    bool operator &lt; ( const Point &amp;a )const{</w:t>
      </w:r>
    </w:p>
    <w:p w:rsidR="00457C16" w:rsidRPr="003F0B0C" w:rsidRDefault="00457C16" w:rsidP="00457C16">
      <w:pPr>
        <w:rPr>
          <w:rFonts w:ascii="宋体" w:eastAsia="宋体" w:hAnsi="宋体"/>
        </w:rPr>
      </w:pPr>
      <w:r w:rsidRPr="003F0B0C">
        <w:rPr>
          <w:rFonts w:ascii="宋体" w:eastAsia="宋体" w:hAnsi="宋体"/>
        </w:rPr>
        <w:t xml:space="preserve">        return ( sgn( x - a.x ) &lt; 0 ) || ( sgn( x - a.x ) == 0 &amp;&amp; sgn( y - a.y ) &lt; 0 )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double dot( Point a , Point b ) { return a.x * b.x + a.y * b.y ; }</w:t>
      </w:r>
    </w:p>
    <w:p w:rsidR="00457C16" w:rsidRPr="003F0B0C" w:rsidRDefault="00457C16" w:rsidP="00457C16">
      <w:pPr>
        <w:rPr>
          <w:rFonts w:ascii="宋体" w:eastAsia="宋体" w:hAnsi="宋体"/>
        </w:rPr>
      </w:pPr>
      <w:r w:rsidRPr="003F0B0C">
        <w:rPr>
          <w:rFonts w:ascii="宋体" w:eastAsia="宋体" w:hAnsi="宋体"/>
        </w:rPr>
        <w:t>double det( Point a , Point b ) { return a.x * b.y - a.y * b.x ; }</w:t>
      </w:r>
    </w:p>
    <w:p w:rsidR="00457C16" w:rsidRPr="003F0B0C" w:rsidRDefault="00457C16" w:rsidP="00457C16">
      <w:pPr>
        <w:rPr>
          <w:rFonts w:ascii="宋体" w:eastAsia="宋体" w:hAnsi="宋体"/>
        </w:rPr>
      </w:pPr>
      <w:r w:rsidRPr="003F0B0C">
        <w:rPr>
          <w:rFonts w:ascii="宋体" w:eastAsia="宋体" w:hAnsi="宋体"/>
        </w:rPr>
        <w:t>double dist( Point a , Point b ) { return ( a - b ).norm() ; }</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int n ;</w:t>
      </w:r>
    </w:p>
    <w:p w:rsidR="00457C16" w:rsidRPr="003F0B0C" w:rsidRDefault="00457C16" w:rsidP="00457C16">
      <w:pPr>
        <w:rPr>
          <w:rFonts w:ascii="宋体" w:eastAsia="宋体" w:hAnsi="宋体"/>
        </w:rPr>
      </w:pPr>
      <w:r w:rsidRPr="003F0B0C">
        <w:rPr>
          <w:rFonts w:ascii="宋体" w:eastAsia="宋体" w:hAnsi="宋体"/>
        </w:rPr>
        <w:t>double k ;</w:t>
      </w:r>
    </w:p>
    <w:p w:rsidR="00457C16" w:rsidRPr="003F0B0C" w:rsidRDefault="00457C16" w:rsidP="00457C16">
      <w:pPr>
        <w:rPr>
          <w:rFonts w:ascii="宋体" w:eastAsia="宋体" w:hAnsi="宋体"/>
        </w:rPr>
      </w:pPr>
      <w:r w:rsidRPr="003F0B0C">
        <w:rPr>
          <w:rFonts w:ascii="宋体" w:eastAsia="宋体" w:hAnsi="宋体"/>
        </w:rPr>
        <w:t>Point A,B ;</w:t>
      </w:r>
    </w:p>
    <w:p w:rsidR="00457C16" w:rsidRPr="003F0B0C" w:rsidRDefault="00457C16" w:rsidP="00457C16">
      <w:pPr>
        <w:rPr>
          <w:rFonts w:ascii="宋体" w:eastAsia="宋体" w:hAnsi="宋体"/>
        </w:rPr>
      </w:pPr>
      <w:r w:rsidRPr="003F0B0C">
        <w:rPr>
          <w:rFonts w:ascii="宋体" w:eastAsia="宋体" w:hAnsi="宋体"/>
        </w:rPr>
        <w:t>Point p[505] ;</w:t>
      </w:r>
    </w:p>
    <w:p w:rsidR="00457C16" w:rsidRPr="003F0B0C" w:rsidRDefault="00457C16" w:rsidP="00457C16">
      <w:pPr>
        <w:rPr>
          <w:rFonts w:ascii="宋体" w:eastAsia="宋体" w:hAnsi="宋体"/>
        </w:rPr>
      </w:pPr>
      <w:r w:rsidRPr="003F0B0C">
        <w:rPr>
          <w:rFonts w:ascii="宋体" w:eastAsia="宋体" w:hAnsi="宋体"/>
        </w:rPr>
        <w:t>Point o ;</w:t>
      </w:r>
    </w:p>
    <w:p w:rsidR="00457C16" w:rsidRPr="003F0B0C" w:rsidRDefault="00457C16" w:rsidP="00457C16">
      <w:pPr>
        <w:rPr>
          <w:rFonts w:ascii="宋体" w:eastAsia="宋体" w:hAnsi="宋体"/>
        </w:rPr>
      </w:pPr>
      <w:r w:rsidRPr="003F0B0C">
        <w:rPr>
          <w:rFonts w:ascii="宋体" w:eastAsia="宋体" w:hAnsi="宋体"/>
        </w:rPr>
        <w:t>double r ;</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int CircleInterLine( Point a, Point b, Point o, double r, Point *p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 xml:space="preserve">    Point p1 = a - o ;</w:t>
      </w:r>
    </w:p>
    <w:p w:rsidR="00457C16" w:rsidRPr="003F0B0C" w:rsidRDefault="00457C16" w:rsidP="00457C16">
      <w:pPr>
        <w:rPr>
          <w:rFonts w:ascii="宋体" w:eastAsia="宋体" w:hAnsi="宋体"/>
        </w:rPr>
      </w:pPr>
      <w:r w:rsidRPr="003F0B0C">
        <w:rPr>
          <w:rFonts w:ascii="宋体" w:eastAsia="宋体" w:hAnsi="宋体"/>
        </w:rPr>
        <w:t xml:space="preserve">    Point d = b - a ;</w:t>
      </w:r>
    </w:p>
    <w:p w:rsidR="00457C16" w:rsidRPr="003F0B0C" w:rsidRDefault="00457C16" w:rsidP="00457C16">
      <w:pPr>
        <w:rPr>
          <w:rFonts w:ascii="宋体" w:eastAsia="宋体" w:hAnsi="宋体"/>
        </w:rPr>
      </w:pPr>
      <w:r w:rsidRPr="003F0B0C">
        <w:rPr>
          <w:rFonts w:ascii="宋体" w:eastAsia="宋体" w:hAnsi="宋体"/>
        </w:rPr>
        <w:t xml:space="preserve">    double A = dot( d, d ) ;</w:t>
      </w:r>
    </w:p>
    <w:p w:rsidR="00457C16" w:rsidRPr="003F0B0C" w:rsidRDefault="00457C16" w:rsidP="00457C16">
      <w:pPr>
        <w:rPr>
          <w:rFonts w:ascii="宋体" w:eastAsia="宋体" w:hAnsi="宋体"/>
        </w:rPr>
      </w:pPr>
      <w:r w:rsidRPr="003F0B0C">
        <w:rPr>
          <w:rFonts w:ascii="宋体" w:eastAsia="宋体" w:hAnsi="宋体"/>
        </w:rPr>
        <w:t xml:space="preserve">    double B = 2 * dot( d, p1 ) ;</w:t>
      </w:r>
    </w:p>
    <w:p w:rsidR="00457C16" w:rsidRPr="003F0B0C" w:rsidRDefault="00457C16" w:rsidP="00457C16">
      <w:pPr>
        <w:rPr>
          <w:rFonts w:ascii="宋体" w:eastAsia="宋体" w:hAnsi="宋体"/>
        </w:rPr>
      </w:pPr>
      <w:r w:rsidRPr="003F0B0C">
        <w:rPr>
          <w:rFonts w:ascii="宋体" w:eastAsia="宋体" w:hAnsi="宋体"/>
        </w:rPr>
        <w:t xml:space="preserve">    double C = dot( p1, p1 ) - sqr(r) ;</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 xml:space="preserve">    double delta = sqr(B) - 4*A*C ;</w:t>
      </w:r>
    </w:p>
    <w:p w:rsidR="00457C16" w:rsidRPr="003F0B0C" w:rsidRDefault="00457C16" w:rsidP="00457C16">
      <w:pPr>
        <w:rPr>
          <w:rFonts w:ascii="宋体" w:eastAsia="宋体" w:hAnsi="宋体"/>
        </w:rPr>
      </w:pPr>
      <w:r w:rsidRPr="003F0B0C">
        <w:rPr>
          <w:rFonts w:ascii="宋体" w:eastAsia="宋体" w:hAnsi="宋体"/>
        </w:rPr>
        <w:t xml:space="preserve">    if ( sgn(delta) &lt; 0 ) return 0 ;//相离</w:t>
      </w:r>
    </w:p>
    <w:p w:rsidR="00457C16" w:rsidRPr="003F0B0C" w:rsidRDefault="00457C16" w:rsidP="00457C16">
      <w:pPr>
        <w:rPr>
          <w:rFonts w:ascii="宋体" w:eastAsia="宋体" w:hAnsi="宋体"/>
        </w:rPr>
      </w:pPr>
      <w:r w:rsidRPr="003F0B0C">
        <w:rPr>
          <w:rFonts w:ascii="宋体" w:eastAsia="宋体" w:hAnsi="宋体"/>
        </w:rPr>
        <w:t xml:space="preserve">    if ( sgn(delta) == 0 ) { //相切</w:t>
      </w:r>
    </w:p>
    <w:p w:rsidR="00457C16" w:rsidRPr="003F0B0C" w:rsidRDefault="00457C16" w:rsidP="00457C16">
      <w:pPr>
        <w:rPr>
          <w:rFonts w:ascii="宋体" w:eastAsia="宋体" w:hAnsi="宋体"/>
        </w:rPr>
      </w:pPr>
      <w:r w:rsidRPr="003F0B0C">
        <w:rPr>
          <w:rFonts w:ascii="宋体" w:eastAsia="宋体" w:hAnsi="宋体"/>
        </w:rPr>
        <w:t xml:space="preserve">        double t = -B / (2*A) ; // 0 &lt;= t &lt;= 1说明交点在线段上</w:t>
      </w:r>
    </w:p>
    <w:p w:rsidR="00457C16" w:rsidRPr="003F0B0C" w:rsidRDefault="00457C16" w:rsidP="00457C16">
      <w:pPr>
        <w:rPr>
          <w:rFonts w:ascii="宋体" w:eastAsia="宋体" w:hAnsi="宋体"/>
        </w:rPr>
      </w:pPr>
      <w:r w:rsidRPr="003F0B0C">
        <w:rPr>
          <w:rFonts w:ascii="宋体" w:eastAsia="宋体" w:hAnsi="宋体"/>
        </w:rPr>
        <w:t xml:space="preserve">        if ( sgn( t - 1 ) &lt;= 0 &amp;&amp; sgn( t ) &gt;= 0 ) {</w:t>
      </w:r>
    </w:p>
    <w:p w:rsidR="00457C16" w:rsidRPr="003F0B0C" w:rsidRDefault="00457C16" w:rsidP="00457C16">
      <w:pPr>
        <w:rPr>
          <w:rFonts w:ascii="宋体" w:eastAsia="宋体" w:hAnsi="宋体"/>
        </w:rPr>
      </w:pPr>
      <w:r w:rsidRPr="003F0B0C">
        <w:rPr>
          <w:rFonts w:ascii="宋体" w:eastAsia="宋体" w:hAnsi="宋体"/>
        </w:rPr>
        <w:t xml:space="preserve">            p[0] = a + t * d ;</w:t>
      </w:r>
    </w:p>
    <w:p w:rsidR="00457C16" w:rsidRPr="003F0B0C" w:rsidRDefault="00457C16" w:rsidP="00457C16">
      <w:pPr>
        <w:rPr>
          <w:rFonts w:ascii="宋体" w:eastAsia="宋体" w:hAnsi="宋体"/>
        </w:rPr>
      </w:pPr>
      <w:r w:rsidRPr="003F0B0C">
        <w:rPr>
          <w:rFonts w:ascii="宋体" w:eastAsia="宋体" w:hAnsi="宋体"/>
        </w:rPr>
        <w:t xml:space="preserve">            return 1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lastRenderedPageBreak/>
        <w:t xml:space="preserve">    if ( sgn(delta) &gt; 0 ) { //相交</w:t>
      </w:r>
    </w:p>
    <w:p w:rsidR="00457C16" w:rsidRPr="003F0B0C" w:rsidRDefault="00457C16" w:rsidP="00457C16">
      <w:pPr>
        <w:rPr>
          <w:rFonts w:ascii="宋体" w:eastAsia="宋体" w:hAnsi="宋体"/>
        </w:rPr>
      </w:pPr>
      <w:r w:rsidRPr="003F0B0C">
        <w:rPr>
          <w:rFonts w:ascii="宋体" w:eastAsia="宋体" w:hAnsi="宋体"/>
        </w:rPr>
        <w:t xml:space="preserve">        double t1 = ( -B - sqrt(delta) ) / (2*A) ;</w:t>
      </w:r>
    </w:p>
    <w:p w:rsidR="00457C16" w:rsidRPr="003F0B0C" w:rsidRDefault="00457C16" w:rsidP="00457C16">
      <w:pPr>
        <w:rPr>
          <w:rFonts w:ascii="宋体" w:eastAsia="宋体" w:hAnsi="宋体"/>
        </w:rPr>
      </w:pPr>
      <w:r w:rsidRPr="003F0B0C">
        <w:rPr>
          <w:rFonts w:ascii="宋体" w:eastAsia="宋体" w:hAnsi="宋体"/>
        </w:rPr>
        <w:t xml:space="preserve">        double t2 = ( -B + sqrt(delta) ) / (2*A) ; //0 &lt;= t1, t2 &lt;= 1说明交点在线段上</w:t>
      </w:r>
    </w:p>
    <w:p w:rsidR="00457C16" w:rsidRPr="003F0B0C" w:rsidRDefault="00457C16" w:rsidP="00457C16">
      <w:pPr>
        <w:rPr>
          <w:rFonts w:ascii="宋体" w:eastAsia="宋体" w:hAnsi="宋体"/>
        </w:rPr>
      </w:pPr>
      <w:r w:rsidRPr="003F0B0C">
        <w:rPr>
          <w:rFonts w:ascii="宋体" w:eastAsia="宋体" w:hAnsi="宋体"/>
        </w:rPr>
        <w:t xml:space="preserve">        int k = 0 ;</w:t>
      </w:r>
    </w:p>
    <w:p w:rsidR="00457C16" w:rsidRPr="003F0B0C" w:rsidRDefault="00457C16" w:rsidP="00457C16">
      <w:pPr>
        <w:rPr>
          <w:rFonts w:ascii="宋体" w:eastAsia="宋体" w:hAnsi="宋体"/>
        </w:rPr>
      </w:pPr>
      <w:r w:rsidRPr="003F0B0C">
        <w:rPr>
          <w:rFonts w:ascii="宋体" w:eastAsia="宋体" w:hAnsi="宋体"/>
        </w:rPr>
        <w:t xml:space="preserve">        if ( sgn( t1 - 1 ) &lt;= 0 &amp;&amp; sgn( t1 ) &gt;= 0 )</w:t>
      </w:r>
    </w:p>
    <w:p w:rsidR="00457C16" w:rsidRPr="003F0B0C" w:rsidRDefault="00457C16" w:rsidP="00457C16">
      <w:pPr>
        <w:rPr>
          <w:rFonts w:ascii="宋体" w:eastAsia="宋体" w:hAnsi="宋体"/>
        </w:rPr>
      </w:pPr>
      <w:r w:rsidRPr="003F0B0C">
        <w:rPr>
          <w:rFonts w:ascii="宋体" w:eastAsia="宋体" w:hAnsi="宋体"/>
        </w:rPr>
        <w:t xml:space="preserve">            p[k++] = a + t1 * d ;</w:t>
      </w:r>
    </w:p>
    <w:p w:rsidR="00457C16" w:rsidRPr="003F0B0C" w:rsidRDefault="00457C16" w:rsidP="00457C16">
      <w:pPr>
        <w:rPr>
          <w:rFonts w:ascii="宋体" w:eastAsia="宋体" w:hAnsi="宋体"/>
        </w:rPr>
      </w:pPr>
      <w:r w:rsidRPr="003F0B0C">
        <w:rPr>
          <w:rFonts w:ascii="宋体" w:eastAsia="宋体" w:hAnsi="宋体"/>
        </w:rPr>
        <w:t xml:space="preserve">        if ( sgn( t2 - 1 ) &lt;= 0 &amp;&amp; sgn( t2 ) &gt;= 0 )</w:t>
      </w:r>
    </w:p>
    <w:p w:rsidR="00457C16" w:rsidRPr="003F0B0C" w:rsidRDefault="00457C16" w:rsidP="00457C16">
      <w:pPr>
        <w:rPr>
          <w:rFonts w:ascii="宋体" w:eastAsia="宋体" w:hAnsi="宋体"/>
        </w:rPr>
      </w:pPr>
      <w:r w:rsidRPr="003F0B0C">
        <w:rPr>
          <w:rFonts w:ascii="宋体" w:eastAsia="宋体" w:hAnsi="宋体"/>
        </w:rPr>
        <w:t xml:space="preserve">            p[k++] = a + t2 * d ;</w:t>
      </w:r>
    </w:p>
    <w:p w:rsidR="00457C16" w:rsidRPr="003F0B0C" w:rsidRDefault="00457C16" w:rsidP="00457C16">
      <w:pPr>
        <w:rPr>
          <w:rFonts w:ascii="宋体" w:eastAsia="宋体" w:hAnsi="宋体"/>
        </w:rPr>
      </w:pPr>
      <w:r w:rsidRPr="003F0B0C">
        <w:rPr>
          <w:rFonts w:ascii="宋体" w:eastAsia="宋体" w:hAnsi="宋体"/>
        </w:rPr>
        <w:t xml:space="preserve">        return k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return 0;</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double Triangle_area( Point a, Point b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 xml:space="preserve">    return fabs( det( a , b ) ) / 2.0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double Sector_area( Point a, Point b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 xml:space="preserve">    double ang = atan2( a.y , a.x ) - atan2( b.y, b.x  ) ;</w:t>
      </w:r>
    </w:p>
    <w:p w:rsidR="00457C16" w:rsidRPr="003F0B0C" w:rsidRDefault="00457C16" w:rsidP="00457C16">
      <w:pPr>
        <w:rPr>
          <w:rFonts w:ascii="宋体" w:eastAsia="宋体" w:hAnsi="宋体"/>
        </w:rPr>
      </w:pPr>
      <w:r w:rsidRPr="003F0B0C">
        <w:rPr>
          <w:rFonts w:ascii="宋体" w:eastAsia="宋体" w:hAnsi="宋体"/>
        </w:rPr>
        <w:t xml:space="preserve">    while ( ang &lt;= 0 ) ang += 2 * PI ;</w:t>
      </w:r>
    </w:p>
    <w:p w:rsidR="00457C16" w:rsidRPr="003F0B0C" w:rsidRDefault="00457C16" w:rsidP="00457C16">
      <w:pPr>
        <w:rPr>
          <w:rFonts w:ascii="宋体" w:eastAsia="宋体" w:hAnsi="宋体"/>
        </w:rPr>
      </w:pPr>
      <w:r w:rsidRPr="003F0B0C">
        <w:rPr>
          <w:rFonts w:ascii="宋体" w:eastAsia="宋体" w:hAnsi="宋体"/>
        </w:rPr>
        <w:t xml:space="preserve">    while ( ang &gt; 2 * PI ) ang -= 2 * PI ;</w:t>
      </w:r>
    </w:p>
    <w:p w:rsidR="00457C16" w:rsidRPr="003F0B0C" w:rsidRDefault="00457C16" w:rsidP="00457C16">
      <w:pPr>
        <w:rPr>
          <w:rFonts w:ascii="宋体" w:eastAsia="宋体" w:hAnsi="宋体"/>
        </w:rPr>
      </w:pPr>
      <w:r w:rsidRPr="003F0B0C">
        <w:rPr>
          <w:rFonts w:ascii="宋体" w:eastAsia="宋体" w:hAnsi="宋体"/>
        </w:rPr>
        <w:t xml:space="preserve">    ang = min( ang, 2*PI - ang ) ;</w:t>
      </w:r>
    </w:p>
    <w:p w:rsidR="00457C16" w:rsidRPr="003F0B0C" w:rsidRDefault="00457C16" w:rsidP="00457C16">
      <w:pPr>
        <w:rPr>
          <w:rFonts w:ascii="宋体" w:eastAsia="宋体" w:hAnsi="宋体"/>
        </w:rPr>
      </w:pPr>
      <w:r w:rsidRPr="003F0B0C">
        <w:rPr>
          <w:rFonts w:ascii="宋体" w:eastAsia="宋体" w:hAnsi="宋体"/>
        </w:rPr>
        <w:t xml:space="preserve">    return sqr(r) * ang/2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double calc( Point a , Point b , double r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 xml:space="preserve">    Point pi[2] ;</w:t>
      </w:r>
    </w:p>
    <w:p w:rsidR="00457C16" w:rsidRPr="003F0B0C" w:rsidRDefault="00457C16" w:rsidP="00457C16">
      <w:pPr>
        <w:rPr>
          <w:rFonts w:ascii="宋体" w:eastAsia="宋体" w:hAnsi="宋体"/>
        </w:rPr>
      </w:pPr>
      <w:r w:rsidRPr="003F0B0C">
        <w:rPr>
          <w:rFonts w:ascii="宋体" w:eastAsia="宋体" w:hAnsi="宋体"/>
        </w:rPr>
        <w:t xml:space="preserve">    if ( sgn( a.norm() - r ) &lt; 0 ) {</w:t>
      </w:r>
    </w:p>
    <w:p w:rsidR="00457C16" w:rsidRPr="003F0B0C" w:rsidRDefault="00457C16" w:rsidP="00457C16">
      <w:pPr>
        <w:rPr>
          <w:rFonts w:ascii="宋体" w:eastAsia="宋体" w:hAnsi="宋体"/>
        </w:rPr>
      </w:pPr>
      <w:r w:rsidRPr="003F0B0C">
        <w:rPr>
          <w:rFonts w:ascii="宋体" w:eastAsia="宋体" w:hAnsi="宋体"/>
        </w:rPr>
        <w:t xml:space="preserve">        if ( sgn( b.norm() - r ) &lt; 0 ) {</w:t>
      </w:r>
    </w:p>
    <w:p w:rsidR="00457C16" w:rsidRPr="003F0B0C" w:rsidRDefault="00457C16" w:rsidP="00457C16">
      <w:pPr>
        <w:rPr>
          <w:rFonts w:ascii="宋体" w:eastAsia="宋体" w:hAnsi="宋体"/>
        </w:rPr>
      </w:pPr>
      <w:r w:rsidRPr="003F0B0C">
        <w:rPr>
          <w:rFonts w:ascii="宋体" w:eastAsia="宋体" w:hAnsi="宋体"/>
        </w:rPr>
        <w:t xml:space="preserve">            return Triangle_area( a, b )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else {</w:t>
      </w:r>
    </w:p>
    <w:p w:rsidR="00457C16" w:rsidRPr="003F0B0C" w:rsidRDefault="00457C16" w:rsidP="00457C16">
      <w:pPr>
        <w:rPr>
          <w:rFonts w:ascii="宋体" w:eastAsia="宋体" w:hAnsi="宋体"/>
        </w:rPr>
      </w:pPr>
      <w:r w:rsidRPr="003F0B0C">
        <w:rPr>
          <w:rFonts w:ascii="宋体" w:eastAsia="宋体" w:hAnsi="宋体"/>
        </w:rPr>
        <w:t xml:space="preserve">            CircleInterLine( a, b, Point(0,0), r, pi) ;</w:t>
      </w:r>
    </w:p>
    <w:p w:rsidR="00457C16" w:rsidRPr="003F0B0C" w:rsidRDefault="00457C16" w:rsidP="00457C16">
      <w:pPr>
        <w:rPr>
          <w:rFonts w:ascii="宋体" w:eastAsia="宋体" w:hAnsi="宋体"/>
        </w:rPr>
      </w:pPr>
      <w:r w:rsidRPr="003F0B0C">
        <w:rPr>
          <w:rFonts w:ascii="宋体" w:eastAsia="宋体" w:hAnsi="宋体"/>
        </w:rPr>
        <w:t xml:space="preserve">            return Sector_area( b, pi[0] ) + Triangle_area( a, pi[0] )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else {</w:t>
      </w:r>
    </w:p>
    <w:p w:rsidR="00457C16" w:rsidRPr="003F0B0C" w:rsidRDefault="00457C16" w:rsidP="00457C16">
      <w:pPr>
        <w:rPr>
          <w:rFonts w:ascii="宋体" w:eastAsia="宋体" w:hAnsi="宋体"/>
        </w:rPr>
      </w:pPr>
      <w:r w:rsidRPr="003F0B0C">
        <w:rPr>
          <w:rFonts w:ascii="宋体" w:eastAsia="宋体" w:hAnsi="宋体"/>
        </w:rPr>
        <w:t xml:space="preserve">        int cnt = CircleInterLine( a, b, Point(0,0), r, pi ) ;</w:t>
      </w:r>
    </w:p>
    <w:p w:rsidR="00457C16" w:rsidRPr="003F0B0C" w:rsidRDefault="00457C16" w:rsidP="00457C16">
      <w:pPr>
        <w:rPr>
          <w:rFonts w:ascii="宋体" w:eastAsia="宋体" w:hAnsi="宋体"/>
        </w:rPr>
      </w:pPr>
      <w:r w:rsidRPr="003F0B0C">
        <w:rPr>
          <w:rFonts w:ascii="宋体" w:eastAsia="宋体" w:hAnsi="宋体"/>
        </w:rPr>
        <w:t xml:space="preserve">        if ( sgn( b.norm() - r ) &lt; 0 ) {</w:t>
      </w:r>
    </w:p>
    <w:p w:rsidR="00457C16" w:rsidRPr="003F0B0C" w:rsidRDefault="00457C16" w:rsidP="00457C16">
      <w:pPr>
        <w:rPr>
          <w:rFonts w:ascii="宋体" w:eastAsia="宋体" w:hAnsi="宋体"/>
        </w:rPr>
      </w:pPr>
      <w:r w:rsidRPr="003F0B0C">
        <w:rPr>
          <w:rFonts w:ascii="宋体" w:eastAsia="宋体" w:hAnsi="宋体"/>
        </w:rPr>
        <w:t xml:space="preserve">            return Sector_area( a, pi[0] ) + Triangle_area( b, pi[0] )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else {</w:t>
      </w:r>
    </w:p>
    <w:p w:rsidR="00457C16" w:rsidRPr="003F0B0C" w:rsidRDefault="00457C16" w:rsidP="00457C16">
      <w:pPr>
        <w:rPr>
          <w:rFonts w:ascii="宋体" w:eastAsia="宋体" w:hAnsi="宋体"/>
        </w:rPr>
      </w:pPr>
      <w:r w:rsidRPr="003F0B0C">
        <w:rPr>
          <w:rFonts w:ascii="宋体" w:eastAsia="宋体" w:hAnsi="宋体"/>
        </w:rPr>
        <w:t xml:space="preserve">            if ( cnt == 2 )</w:t>
      </w:r>
    </w:p>
    <w:p w:rsidR="00457C16" w:rsidRPr="003F0B0C" w:rsidRDefault="00457C16" w:rsidP="00457C16">
      <w:pPr>
        <w:rPr>
          <w:rFonts w:ascii="宋体" w:eastAsia="宋体" w:hAnsi="宋体"/>
        </w:rPr>
      </w:pPr>
      <w:r w:rsidRPr="003F0B0C">
        <w:rPr>
          <w:rFonts w:ascii="宋体" w:eastAsia="宋体" w:hAnsi="宋体"/>
        </w:rPr>
        <w:lastRenderedPageBreak/>
        <w:t xml:space="preserve">                return Sector_area( a, pi[0] ) + Sector_area( b, pi[1] ) + Triangle_area( pi[0], pi[1] ) ;</w:t>
      </w:r>
    </w:p>
    <w:p w:rsidR="00457C16" w:rsidRPr="003F0B0C" w:rsidRDefault="00457C16" w:rsidP="00457C16">
      <w:pPr>
        <w:rPr>
          <w:rFonts w:ascii="宋体" w:eastAsia="宋体" w:hAnsi="宋体"/>
        </w:rPr>
      </w:pPr>
      <w:r w:rsidRPr="003F0B0C">
        <w:rPr>
          <w:rFonts w:ascii="宋体" w:eastAsia="宋体" w:hAnsi="宋体"/>
        </w:rPr>
        <w:t xml:space="preserve">            else</w:t>
      </w:r>
    </w:p>
    <w:p w:rsidR="00457C16" w:rsidRPr="003F0B0C" w:rsidRDefault="00457C16" w:rsidP="00457C16">
      <w:pPr>
        <w:rPr>
          <w:rFonts w:ascii="宋体" w:eastAsia="宋体" w:hAnsi="宋体"/>
        </w:rPr>
      </w:pPr>
      <w:r w:rsidRPr="003F0B0C">
        <w:rPr>
          <w:rFonts w:ascii="宋体" w:eastAsia="宋体" w:hAnsi="宋体"/>
        </w:rPr>
        <w:t xml:space="preserve">                return Sector_area( a, b )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double area_CircleAndPolygon( Point *p , int n , Point o , double r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 xml:space="preserve">    double res = 0 ;</w:t>
      </w:r>
    </w:p>
    <w:p w:rsidR="00457C16" w:rsidRPr="003F0B0C" w:rsidRDefault="00457C16" w:rsidP="00457C16">
      <w:pPr>
        <w:rPr>
          <w:rFonts w:ascii="宋体" w:eastAsia="宋体" w:hAnsi="宋体"/>
        </w:rPr>
      </w:pPr>
      <w:r w:rsidRPr="003F0B0C">
        <w:rPr>
          <w:rFonts w:ascii="宋体" w:eastAsia="宋体" w:hAnsi="宋体"/>
        </w:rPr>
        <w:t xml:space="preserve">    p[n] = p[0] ;</w:t>
      </w:r>
    </w:p>
    <w:p w:rsidR="00457C16" w:rsidRPr="003F0B0C" w:rsidRDefault="00457C16" w:rsidP="00457C16">
      <w:pPr>
        <w:rPr>
          <w:rFonts w:ascii="宋体" w:eastAsia="宋体" w:hAnsi="宋体"/>
        </w:rPr>
      </w:pPr>
      <w:r w:rsidRPr="003F0B0C">
        <w:rPr>
          <w:rFonts w:ascii="宋体" w:eastAsia="宋体" w:hAnsi="宋体"/>
        </w:rPr>
        <w:t xml:space="preserve">    for ( int i = 0 ; i &lt; n ; i++ ) {</w:t>
      </w:r>
    </w:p>
    <w:p w:rsidR="00457C16" w:rsidRPr="003F0B0C" w:rsidRDefault="00457C16" w:rsidP="00457C16">
      <w:pPr>
        <w:rPr>
          <w:rFonts w:ascii="宋体" w:eastAsia="宋体" w:hAnsi="宋体"/>
        </w:rPr>
      </w:pPr>
      <w:r w:rsidRPr="003F0B0C">
        <w:rPr>
          <w:rFonts w:ascii="宋体" w:eastAsia="宋体" w:hAnsi="宋体"/>
        </w:rPr>
        <w:t xml:space="preserve">        int tmp = sgn( det( p[i] - o , p[i+1] - o ) ) ;</w:t>
      </w:r>
    </w:p>
    <w:p w:rsidR="00457C16" w:rsidRPr="003F0B0C" w:rsidRDefault="00457C16" w:rsidP="00457C16">
      <w:pPr>
        <w:rPr>
          <w:rFonts w:ascii="宋体" w:eastAsia="宋体" w:hAnsi="宋体"/>
        </w:rPr>
      </w:pPr>
      <w:r w:rsidRPr="003F0B0C">
        <w:rPr>
          <w:rFonts w:ascii="宋体" w:eastAsia="宋体" w:hAnsi="宋体"/>
        </w:rPr>
        <w:t xml:space="preserve">        if ( tmp )</w:t>
      </w:r>
    </w:p>
    <w:p w:rsidR="00457C16" w:rsidRPr="003F0B0C" w:rsidRDefault="00457C16" w:rsidP="00457C16">
      <w:pPr>
        <w:rPr>
          <w:rFonts w:ascii="宋体" w:eastAsia="宋体" w:hAnsi="宋体"/>
        </w:rPr>
      </w:pPr>
      <w:r w:rsidRPr="003F0B0C">
        <w:rPr>
          <w:rFonts w:ascii="宋体" w:eastAsia="宋体" w:hAnsi="宋体"/>
        </w:rPr>
        <w:t xml:space="preserve">            res += tmp * calc( p[i] - o , p[i+1] - o , r )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return fabs( res ) ;</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double area_polygon(int n,Point* p){</w:t>
      </w:r>
    </w:p>
    <w:p w:rsidR="00457C16" w:rsidRPr="003F0B0C" w:rsidRDefault="00457C16" w:rsidP="00457C16">
      <w:pPr>
        <w:rPr>
          <w:rFonts w:ascii="宋体" w:eastAsia="宋体" w:hAnsi="宋体"/>
        </w:rPr>
      </w:pPr>
      <w:r w:rsidRPr="003F0B0C">
        <w:rPr>
          <w:rFonts w:ascii="宋体" w:eastAsia="宋体" w:hAnsi="宋体"/>
        </w:rPr>
        <w:t xml:space="preserve">       double s1=0,s2=0;</w:t>
      </w:r>
    </w:p>
    <w:p w:rsidR="00457C16" w:rsidRPr="003F0B0C" w:rsidRDefault="00457C16" w:rsidP="00457C16">
      <w:pPr>
        <w:rPr>
          <w:rFonts w:ascii="宋体" w:eastAsia="宋体" w:hAnsi="宋体"/>
        </w:rPr>
      </w:pPr>
      <w:r w:rsidRPr="003F0B0C">
        <w:rPr>
          <w:rFonts w:ascii="宋体" w:eastAsia="宋体" w:hAnsi="宋体"/>
        </w:rPr>
        <w:t xml:space="preserve">       int i;</w:t>
      </w:r>
    </w:p>
    <w:p w:rsidR="00457C16" w:rsidRPr="003F0B0C" w:rsidRDefault="00457C16" w:rsidP="00457C16">
      <w:pPr>
        <w:rPr>
          <w:rFonts w:ascii="宋体" w:eastAsia="宋体" w:hAnsi="宋体"/>
        </w:rPr>
      </w:pPr>
      <w:r w:rsidRPr="003F0B0C">
        <w:rPr>
          <w:rFonts w:ascii="宋体" w:eastAsia="宋体" w:hAnsi="宋体"/>
        </w:rPr>
        <w:t xml:space="preserve">       for (i=0;i&lt;n;i++)</w:t>
      </w:r>
    </w:p>
    <w:p w:rsidR="00457C16" w:rsidRPr="003F0B0C" w:rsidRDefault="00457C16" w:rsidP="00457C16">
      <w:pPr>
        <w:rPr>
          <w:rFonts w:ascii="宋体" w:eastAsia="宋体" w:hAnsi="宋体"/>
        </w:rPr>
      </w:pPr>
      <w:r w:rsidRPr="003F0B0C">
        <w:rPr>
          <w:rFonts w:ascii="宋体" w:eastAsia="宋体" w:hAnsi="宋体"/>
        </w:rPr>
        <w:t xml:space="preserve">              s1+=p[(i+1)%n].y*p[i].x,s2+=p[(i+1)%n].y*p[(i+2)%n].x;</w:t>
      </w:r>
    </w:p>
    <w:p w:rsidR="00457C16" w:rsidRPr="003F0B0C" w:rsidRDefault="00457C16" w:rsidP="00457C16">
      <w:pPr>
        <w:rPr>
          <w:rFonts w:ascii="宋体" w:eastAsia="宋体" w:hAnsi="宋体"/>
        </w:rPr>
      </w:pPr>
      <w:r w:rsidRPr="003F0B0C">
        <w:rPr>
          <w:rFonts w:ascii="宋体" w:eastAsia="宋体" w:hAnsi="宋体"/>
        </w:rPr>
        <w:t xml:space="preserve">       return fabs(s1-s2)/2;</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p>
    <w:p w:rsidR="00457C16" w:rsidRPr="003F0B0C" w:rsidRDefault="00457C16" w:rsidP="00457C16">
      <w:pPr>
        <w:rPr>
          <w:rFonts w:ascii="宋体" w:eastAsia="宋体" w:hAnsi="宋体"/>
        </w:rPr>
      </w:pPr>
      <w:r w:rsidRPr="003F0B0C">
        <w:rPr>
          <w:rFonts w:ascii="宋体" w:eastAsia="宋体" w:hAnsi="宋体"/>
        </w:rPr>
        <w:t>int main()</w:t>
      </w:r>
    </w:p>
    <w:p w:rsidR="00457C16" w:rsidRPr="003F0B0C" w:rsidRDefault="00457C16" w:rsidP="00457C16">
      <w:pPr>
        <w:rPr>
          <w:rFonts w:ascii="宋体" w:eastAsia="宋体" w:hAnsi="宋体"/>
        </w:rPr>
      </w:pPr>
      <w:r w:rsidRPr="003F0B0C">
        <w:rPr>
          <w:rFonts w:ascii="宋体" w:eastAsia="宋体" w:hAnsi="宋体"/>
        </w:rPr>
        <w:t>{</w:t>
      </w:r>
    </w:p>
    <w:p w:rsidR="00457C16" w:rsidRPr="003F0B0C" w:rsidRDefault="00457C16" w:rsidP="00457C16">
      <w:pPr>
        <w:rPr>
          <w:rFonts w:ascii="宋体" w:eastAsia="宋体" w:hAnsi="宋体"/>
        </w:rPr>
      </w:pPr>
      <w:r w:rsidRPr="003F0B0C">
        <w:rPr>
          <w:rFonts w:ascii="宋体" w:eastAsia="宋体" w:hAnsi="宋体"/>
        </w:rPr>
        <w:t xml:space="preserve">    cin&gt;&gt;n;</w:t>
      </w:r>
    </w:p>
    <w:p w:rsidR="00457C16" w:rsidRPr="003F0B0C" w:rsidRDefault="00457C16" w:rsidP="00457C16">
      <w:pPr>
        <w:rPr>
          <w:rFonts w:ascii="宋体" w:eastAsia="宋体" w:hAnsi="宋体"/>
        </w:rPr>
      </w:pPr>
      <w:r w:rsidRPr="003F0B0C">
        <w:rPr>
          <w:rFonts w:ascii="宋体" w:eastAsia="宋体" w:hAnsi="宋体"/>
        </w:rPr>
        <w:t xml:space="preserve">    for (int i=0;i&lt;n;i++) p[i].input();</w:t>
      </w:r>
    </w:p>
    <w:p w:rsidR="00457C16" w:rsidRPr="003F0B0C" w:rsidRDefault="00457C16" w:rsidP="00457C16">
      <w:pPr>
        <w:rPr>
          <w:rFonts w:ascii="宋体" w:eastAsia="宋体" w:hAnsi="宋体"/>
        </w:rPr>
      </w:pPr>
      <w:r w:rsidRPr="003F0B0C">
        <w:rPr>
          <w:rFonts w:ascii="宋体" w:eastAsia="宋体" w:hAnsi="宋体"/>
        </w:rPr>
        <w:t xml:space="preserve">    int m;</w:t>
      </w:r>
    </w:p>
    <w:p w:rsidR="00457C16" w:rsidRPr="003F0B0C" w:rsidRDefault="00457C16" w:rsidP="00457C16">
      <w:pPr>
        <w:rPr>
          <w:rFonts w:ascii="宋体" w:eastAsia="宋体" w:hAnsi="宋体"/>
        </w:rPr>
      </w:pPr>
      <w:r w:rsidRPr="003F0B0C">
        <w:rPr>
          <w:rFonts w:ascii="宋体" w:eastAsia="宋体" w:hAnsi="宋体"/>
        </w:rPr>
        <w:t xml:space="preserve">    cin&gt;&gt;m;</w:t>
      </w:r>
    </w:p>
    <w:p w:rsidR="00457C16" w:rsidRPr="003F0B0C" w:rsidRDefault="00457C16" w:rsidP="00457C16">
      <w:pPr>
        <w:rPr>
          <w:rFonts w:ascii="宋体" w:eastAsia="宋体" w:hAnsi="宋体"/>
        </w:rPr>
      </w:pPr>
      <w:r w:rsidRPr="003F0B0C">
        <w:rPr>
          <w:rFonts w:ascii="宋体" w:eastAsia="宋体" w:hAnsi="宋体"/>
        </w:rPr>
        <w:t xml:space="preserve">    while(m--){</w:t>
      </w:r>
    </w:p>
    <w:p w:rsidR="00457C16" w:rsidRPr="003F0B0C" w:rsidRDefault="00457C16" w:rsidP="00457C16">
      <w:pPr>
        <w:rPr>
          <w:rFonts w:ascii="宋体" w:eastAsia="宋体" w:hAnsi="宋体"/>
        </w:rPr>
      </w:pPr>
      <w:r w:rsidRPr="003F0B0C">
        <w:rPr>
          <w:rFonts w:ascii="宋体" w:eastAsia="宋体" w:hAnsi="宋体"/>
        </w:rPr>
        <w:t xml:space="preserve">        o.input();</w:t>
      </w:r>
    </w:p>
    <w:p w:rsidR="00457C16" w:rsidRPr="003F0B0C" w:rsidRDefault="00457C16" w:rsidP="00457C16">
      <w:pPr>
        <w:rPr>
          <w:rFonts w:ascii="宋体" w:eastAsia="宋体" w:hAnsi="宋体"/>
        </w:rPr>
      </w:pPr>
      <w:r w:rsidRPr="003F0B0C">
        <w:rPr>
          <w:rFonts w:ascii="宋体" w:eastAsia="宋体" w:hAnsi="宋体"/>
        </w:rPr>
        <w:t xml:space="preserve">        //cout&lt;&lt;area_CircleAndPolygon(p,n,o,0.7324)&lt;&lt;endl;</w:t>
      </w:r>
    </w:p>
    <w:p w:rsidR="00457C16" w:rsidRPr="003F0B0C" w:rsidRDefault="00457C16" w:rsidP="00457C16">
      <w:pPr>
        <w:rPr>
          <w:rFonts w:ascii="宋体" w:eastAsia="宋体" w:hAnsi="宋体"/>
        </w:rPr>
      </w:pPr>
      <w:r w:rsidRPr="003F0B0C">
        <w:rPr>
          <w:rFonts w:ascii="宋体" w:eastAsia="宋体" w:hAnsi="宋体"/>
        </w:rPr>
        <w:t xml:space="preserve">        double pp,qq;</w:t>
      </w:r>
    </w:p>
    <w:p w:rsidR="00457C16" w:rsidRPr="003F0B0C" w:rsidRDefault="00457C16" w:rsidP="00457C16">
      <w:pPr>
        <w:rPr>
          <w:rFonts w:ascii="宋体" w:eastAsia="宋体" w:hAnsi="宋体"/>
        </w:rPr>
      </w:pPr>
      <w:r w:rsidRPr="003F0B0C">
        <w:rPr>
          <w:rFonts w:ascii="宋体" w:eastAsia="宋体" w:hAnsi="宋体"/>
        </w:rPr>
        <w:t xml:space="preserve">        scanf("%lf%lf",&amp;pp,&amp;qq);</w:t>
      </w:r>
    </w:p>
    <w:p w:rsidR="00457C16" w:rsidRPr="003F0B0C" w:rsidRDefault="00457C16" w:rsidP="00457C16">
      <w:pPr>
        <w:rPr>
          <w:rFonts w:ascii="宋体" w:eastAsia="宋体" w:hAnsi="宋体"/>
        </w:rPr>
      </w:pPr>
      <w:r w:rsidRPr="003F0B0C">
        <w:rPr>
          <w:rFonts w:ascii="宋体" w:eastAsia="宋体" w:hAnsi="宋体"/>
        </w:rPr>
        <w:t xml:space="preserve">        double targets=area_polygon(n,p)*(1-pp/qq);</w:t>
      </w:r>
    </w:p>
    <w:p w:rsidR="00457C16" w:rsidRPr="003F0B0C" w:rsidRDefault="00457C16" w:rsidP="00457C16">
      <w:pPr>
        <w:rPr>
          <w:rFonts w:ascii="宋体" w:eastAsia="宋体" w:hAnsi="宋体"/>
        </w:rPr>
      </w:pPr>
      <w:r w:rsidRPr="003F0B0C">
        <w:rPr>
          <w:rFonts w:ascii="宋体" w:eastAsia="宋体" w:hAnsi="宋体"/>
        </w:rPr>
        <w:t xml:space="preserve">        //cout&lt;&lt;targets&lt;&lt;endl;</w:t>
      </w:r>
    </w:p>
    <w:p w:rsidR="00457C16" w:rsidRPr="003F0B0C" w:rsidRDefault="00457C16" w:rsidP="00457C16">
      <w:pPr>
        <w:rPr>
          <w:rFonts w:ascii="宋体" w:eastAsia="宋体" w:hAnsi="宋体"/>
        </w:rPr>
      </w:pPr>
      <w:r w:rsidRPr="003F0B0C">
        <w:rPr>
          <w:rFonts w:ascii="宋体" w:eastAsia="宋体" w:hAnsi="宋体"/>
        </w:rPr>
        <w:t xml:space="preserve">        double rmin=0,rmax=3000,small=1e-12;</w:t>
      </w:r>
    </w:p>
    <w:p w:rsidR="00457C16" w:rsidRPr="003F0B0C" w:rsidRDefault="00457C16" w:rsidP="00457C16">
      <w:pPr>
        <w:rPr>
          <w:rFonts w:ascii="宋体" w:eastAsia="宋体" w:hAnsi="宋体"/>
        </w:rPr>
      </w:pPr>
      <w:r w:rsidRPr="003F0B0C">
        <w:rPr>
          <w:rFonts w:ascii="宋体" w:eastAsia="宋体" w:hAnsi="宋体"/>
        </w:rPr>
        <w:t xml:space="preserve">        r=(rmin+rmax)/2.0;</w:t>
      </w:r>
    </w:p>
    <w:p w:rsidR="00457C16" w:rsidRPr="003F0B0C" w:rsidRDefault="00457C16" w:rsidP="00457C16">
      <w:pPr>
        <w:rPr>
          <w:rFonts w:ascii="宋体" w:eastAsia="宋体" w:hAnsi="宋体"/>
        </w:rPr>
      </w:pPr>
      <w:r w:rsidRPr="003F0B0C">
        <w:rPr>
          <w:rFonts w:ascii="宋体" w:eastAsia="宋体" w:hAnsi="宋体"/>
        </w:rPr>
        <w:t xml:space="preserve">        while(sgn(rmin-rmax)&lt;=0){</w:t>
      </w:r>
    </w:p>
    <w:p w:rsidR="00457C16" w:rsidRPr="003F0B0C" w:rsidRDefault="00457C16" w:rsidP="00457C16">
      <w:pPr>
        <w:rPr>
          <w:rFonts w:ascii="宋体" w:eastAsia="宋体" w:hAnsi="宋体"/>
        </w:rPr>
      </w:pPr>
      <w:r w:rsidRPr="003F0B0C">
        <w:rPr>
          <w:rFonts w:ascii="宋体" w:eastAsia="宋体" w:hAnsi="宋体"/>
        </w:rPr>
        <w:lastRenderedPageBreak/>
        <w:t xml:space="preserve">            double nows=area_CircleAndPolygon(p,n,o,r);</w:t>
      </w:r>
    </w:p>
    <w:p w:rsidR="00457C16" w:rsidRPr="003F0B0C" w:rsidRDefault="00457C16" w:rsidP="00457C16">
      <w:pPr>
        <w:rPr>
          <w:rFonts w:ascii="宋体" w:eastAsia="宋体" w:hAnsi="宋体"/>
        </w:rPr>
      </w:pPr>
      <w:r w:rsidRPr="003F0B0C">
        <w:rPr>
          <w:rFonts w:ascii="宋体" w:eastAsia="宋体" w:hAnsi="宋体"/>
        </w:rPr>
        <w:t xml:space="preserve">            if(sgn(nows-targets)&lt;0){</w:t>
      </w:r>
    </w:p>
    <w:p w:rsidR="00457C16" w:rsidRPr="003F0B0C" w:rsidRDefault="00457C16" w:rsidP="00457C16">
      <w:pPr>
        <w:rPr>
          <w:rFonts w:ascii="宋体" w:eastAsia="宋体" w:hAnsi="宋体"/>
        </w:rPr>
      </w:pPr>
      <w:r w:rsidRPr="003F0B0C">
        <w:rPr>
          <w:rFonts w:ascii="宋体" w:eastAsia="宋体" w:hAnsi="宋体"/>
        </w:rPr>
        <w:t xml:space="preserve">                rmin=r+small;</w:t>
      </w:r>
    </w:p>
    <w:p w:rsidR="00457C16" w:rsidRPr="003F0B0C" w:rsidRDefault="00457C16" w:rsidP="00457C16">
      <w:pPr>
        <w:rPr>
          <w:rFonts w:ascii="宋体" w:eastAsia="宋体" w:hAnsi="宋体"/>
        </w:rPr>
      </w:pPr>
      <w:r w:rsidRPr="003F0B0C">
        <w:rPr>
          <w:rFonts w:ascii="宋体" w:eastAsia="宋体" w:hAnsi="宋体"/>
        </w:rPr>
        <w:t xml:space="preserve">                r=(rmin+rmax)/2.0;</w:t>
      </w:r>
    </w:p>
    <w:p w:rsidR="00457C16" w:rsidRPr="003F0B0C" w:rsidRDefault="00457C16" w:rsidP="00457C16">
      <w:pPr>
        <w:rPr>
          <w:rFonts w:ascii="宋体" w:eastAsia="宋体" w:hAnsi="宋体"/>
        </w:rPr>
      </w:pPr>
      <w:r w:rsidRPr="003F0B0C">
        <w:rPr>
          <w:rFonts w:ascii="宋体" w:eastAsia="宋体" w:hAnsi="宋体"/>
        </w:rPr>
        <w:t xml:space="preserve">            }else if(sgn(nows-targets)&gt;0){</w:t>
      </w:r>
    </w:p>
    <w:p w:rsidR="00457C16" w:rsidRPr="003F0B0C" w:rsidRDefault="00457C16" w:rsidP="00457C16">
      <w:pPr>
        <w:rPr>
          <w:rFonts w:ascii="宋体" w:eastAsia="宋体" w:hAnsi="宋体"/>
        </w:rPr>
      </w:pPr>
      <w:r w:rsidRPr="003F0B0C">
        <w:rPr>
          <w:rFonts w:ascii="宋体" w:eastAsia="宋体" w:hAnsi="宋体"/>
        </w:rPr>
        <w:t xml:space="preserve">                rmax=r-small;</w:t>
      </w:r>
    </w:p>
    <w:p w:rsidR="00457C16" w:rsidRPr="003F0B0C" w:rsidRDefault="00457C16" w:rsidP="00457C16">
      <w:pPr>
        <w:rPr>
          <w:rFonts w:ascii="宋体" w:eastAsia="宋体" w:hAnsi="宋体"/>
        </w:rPr>
      </w:pPr>
      <w:r w:rsidRPr="003F0B0C">
        <w:rPr>
          <w:rFonts w:ascii="宋体" w:eastAsia="宋体" w:hAnsi="宋体"/>
        </w:rPr>
        <w:t xml:space="preserve">                r=(rmin+rmax)/2.0;</w:t>
      </w:r>
    </w:p>
    <w:p w:rsidR="00457C16" w:rsidRPr="003F0B0C" w:rsidRDefault="00457C16" w:rsidP="00457C16">
      <w:pPr>
        <w:rPr>
          <w:rFonts w:ascii="宋体" w:eastAsia="宋体" w:hAnsi="宋体"/>
        </w:rPr>
      </w:pPr>
      <w:r w:rsidRPr="003F0B0C">
        <w:rPr>
          <w:rFonts w:ascii="宋体" w:eastAsia="宋体" w:hAnsi="宋体"/>
        </w:rPr>
        <w:t xml:space="preserve">            }else{</w:t>
      </w:r>
    </w:p>
    <w:p w:rsidR="00457C16" w:rsidRPr="003F0B0C" w:rsidRDefault="00457C16" w:rsidP="00457C16">
      <w:pPr>
        <w:rPr>
          <w:rFonts w:ascii="宋体" w:eastAsia="宋体" w:hAnsi="宋体"/>
        </w:rPr>
      </w:pPr>
      <w:r w:rsidRPr="003F0B0C">
        <w:rPr>
          <w:rFonts w:ascii="宋体" w:eastAsia="宋体" w:hAnsi="宋体"/>
        </w:rPr>
        <w:t xml:space="preserve">                break;</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printf("%.12lf\n",r);</w:t>
      </w:r>
    </w:p>
    <w:p w:rsidR="00457C16" w:rsidRPr="003F0B0C" w:rsidRDefault="00457C16" w:rsidP="00457C16">
      <w:pPr>
        <w:rPr>
          <w:rFonts w:ascii="宋体" w:eastAsia="宋体" w:hAnsi="宋体"/>
        </w:rPr>
      </w:pPr>
      <w:r w:rsidRPr="003F0B0C">
        <w:rPr>
          <w:rFonts w:ascii="宋体" w:eastAsia="宋体" w:hAnsi="宋体"/>
        </w:rPr>
        <w:t xml:space="preserve">    }</w:t>
      </w:r>
    </w:p>
    <w:p w:rsidR="00457C16" w:rsidRPr="003F0B0C" w:rsidRDefault="00457C16" w:rsidP="00457C16">
      <w:pPr>
        <w:rPr>
          <w:rFonts w:ascii="宋体" w:eastAsia="宋体" w:hAnsi="宋体"/>
        </w:rPr>
      </w:pPr>
      <w:r w:rsidRPr="003F0B0C">
        <w:rPr>
          <w:rFonts w:ascii="宋体" w:eastAsia="宋体" w:hAnsi="宋体"/>
        </w:rPr>
        <w:t xml:space="preserve">    return 0;</w:t>
      </w:r>
    </w:p>
    <w:p w:rsidR="00457C16" w:rsidRPr="003F0B0C" w:rsidRDefault="00457C16" w:rsidP="00457C16">
      <w:pPr>
        <w:rPr>
          <w:rFonts w:ascii="宋体" w:eastAsia="宋体" w:hAnsi="宋体"/>
        </w:rPr>
      </w:pPr>
      <w:r w:rsidRPr="003F0B0C">
        <w:rPr>
          <w:rFonts w:ascii="宋体" w:eastAsia="宋体" w:hAnsi="宋体"/>
        </w:rPr>
        <w:t>}</w:t>
      </w:r>
    </w:p>
    <w:p w:rsidR="002832EA" w:rsidRPr="003F0B0C" w:rsidRDefault="002832EA" w:rsidP="002832EA">
      <w:pPr>
        <w:pStyle w:val="3"/>
        <w:rPr>
          <w:rFonts w:ascii="宋体" w:eastAsia="宋体" w:hAnsi="宋体"/>
          <w:b w:val="0"/>
        </w:rPr>
      </w:pPr>
      <w:bookmarkStart w:id="207" w:name="_Toc521431900"/>
      <w:r w:rsidRPr="003F0B0C">
        <w:rPr>
          <w:rFonts w:ascii="宋体" w:eastAsia="宋体" w:hAnsi="宋体" w:hint="eastAsia"/>
          <w:b w:val="0"/>
        </w:rPr>
        <w:t>两圆相交点</w:t>
      </w:r>
      <w:bookmarkEnd w:id="207"/>
    </w:p>
    <w:p w:rsidR="002832EA" w:rsidRPr="003F0B0C" w:rsidRDefault="000D10AC" w:rsidP="00457C16">
      <w:pPr>
        <w:rPr>
          <w:rFonts w:ascii="宋体" w:eastAsia="宋体" w:hAnsi="宋体"/>
        </w:rPr>
      </w:pPr>
      <w:hyperlink r:id="rId151" w:history="1">
        <w:r w:rsidR="002832EA" w:rsidRPr="003F0B0C">
          <w:rPr>
            <w:rStyle w:val="a3"/>
            <w:rFonts w:ascii="宋体" w:eastAsia="宋体" w:hAnsi="宋体"/>
          </w:rPr>
          <w:t>https://blog.csdn.net/u013021513/article/details/43984497</w:t>
        </w:r>
      </w:hyperlink>
    </w:p>
    <w:p w:rsidR="002832EA" w:rsidRPr="003F0B0C" w:rsidRDefault="000D10AC" w:rsidP="000D10AC">
      <w:pPr>
        <w:pStyle w:val="3"/>
        <w:rPr>
          <w:rFonts w:ascii="宋体" w:eastAsia="宋体" w:hAnsi="宋体"/>
          <w:b w:val="0"/>
        </w:rPr>
      </w:pPr>
      <w:bookmarkStart w:id="208" w:name="_Toc521431901"/>
      <w:r w:rsidRPr="003F0B0C">
        <w:rPr>
          <w:rFonts w:ascii="宋体" w:eastAsia="宋体" w:hAnsi="宋体" w:hint="eastAsia"/>
          <w:b w:val="0"/>
        </w:rPr>
        <w:t>两圆相交弧长</w:t>
      </w:r>
      <w:bookmarkEnd w:id="208"/>
    </w:p>
    <w:p w:rsidR="000D10AC" w:rsidRPr="003F0B0C" w:rsidRDefault="00C55140" w:rsidP="000D10AC">
      <w:pPr>
        <w:pStyle w:val="4"/>
        <w:rPr>
          <w:rFonts w:ascii="宋体" w:eastAsia="宋体" w:hAnsi="宋体"/>
          <w:b w:val="0"/>
        </w:rPr>
      </w:pPr>
      <w:r w:rsidRPr="003F0B0C">
        <w:rPr>
          <w:rFonts w:ascii="宋体" w:eastAsia="宋体" w:hAnsi="宋体" w:hint="eastAsia"/>
          <w:b w:val="0"/>
        </w:rPr>
        <w:t>√-</w:t>
      </w:r>
      <w:r w:rsidR="000D10AC" w:rsidRPr="003F0B0C">
        <w:rPr>
          <w:rFonts w:ascii="宋体" w:eastAsia="宋体" w:hAnsi="宋体" w:hint="eastAsia"/>
          <w:b w:val="0"/>
        </w:rPr>
        <w:t>H</w:t>
      </w:r>
      <w:r w:rsidR="000D10AC" w:rsidRPr="003F0B0C">
        <w:rPr>
          <w:rFonts w:ascii="宋体" w:eastAsia="宋体" w:hAnsi="宋体"/>
          <w:b w:val="0"/>
        </w:rPr>
        <w:t>DU</w:t>
      </w:r>
      <w:r w:rsidR="000D10AC" w:rsidRPr="003F0B0C">
        <w:rPr>
          <w:rFonts w:ascii="宋体" w:eastAsia="宋体" w:hAnsi="宋体" w:hint="eastAsia"/>
          <w:b w:val="0"/>
        </w:rPr>
        <w:t>-</w:t>
      </w:r>
      <w:r w:rsidR="000D10AC" w:rsidRPr="003F0B0C">
        <w:rPr>
          <w:rFonts w:ascii="宋体" w:eastAsia="宋体" w:hAnsi="宋体"/>
          <w:b w:val="0"/>
        </w:rPr>
        <w:t>6354</w:t>
      </w:r>
      <w:r w:rsidR="000D10AC" w:rsidRPr="003F0B0C">
        <w:rPr>
          <w:rFonts w:ascii="宋体" w:eastAsia="宋体" w:hAnsi="宋体" w:hint="eastAsia"/>
          <w:b w:val="0"/>
        </w:rPr>
        <w:t>-</w:t>
      </w:r>
      <w:r w:rsidR="000D10AC" w:rsidRPr="003F0B0C">
        <w:rPr>
          <w:rFonts w:ascii="宋体" w:eastAsia="宋体" w:hAnsi="宋体"/>
          <w:b w:val="0"/>
        </w:rPr>
        <w:t>Everything Has Changed</w:t>
      </w:r>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√-H</w:instrText>
      </w:r>
      <w:r w:rsidRPr="003F0B0C">
        <w:rPr>
          <w:rFonts w:ascii="宋体" w:eastAsia="宋体" w:hAnsi="宋体"/>
          <w:b w:val="0"/>
        </w:rPr>
        <w:instrText>DU</w:instrText>
      </w:r>
      <w:r w:rsidRPr="003F0B0C">
        <w:rPr>
          <w:rFonts w:ascii="宋体" w:eastAsia="宋体" w:hAnsi="宋体" w:hint="eastAsia"/>
          <w:b w:val="0"/>
        </w:rPr>
        <w:instrText>-</w:instrText>
      </w:r>
      <w:r w:rsidRPr="003F0B0C">
        <w:rPr>
          <w:rFonts w:ascii="宋体" w:eastAsia="宋体" w:hAnsi="宋体"/>
          <w:b w:val="0"/>
        </w:rPr>
        <w:instrText>6354</w:instrText>
      </w:r>
      <w:r w:rsidRPr="003F0B0C">
        <w:rPr>
          <w:rFonts w:ascii="宋体" w:eastAsia="宋体" w:hAnsi="宋体" w:hint="eastAsia"/>
          <w:b w:val="0"/>
        </w:rPr>
        <w:instrText>-</w:instrText>
      </w:r>
      <w:r w:rsidRPr="003F0B0C">
        <w:rPr>
          <w:rFonts w:ascii="宋体" w:eastAsia="宋体" w:hAnsi="宋体"/>
          <w:b w:val="0"/>
        </w:rPr>
        <w:instrText>Everything Has Changed:</w:instrText>
      </w:r>
      <w:r w:rsidRPr="003F0B0C">
        <w:rPr>
          <w:rFonts w:ascii="宋体" w:eastAsia="宋体" w:hAnsi="宋体"/>
        </w:rPr>
        <w:instrText xml:space="preserve">6354" \y "HDU:6354" </w:instrText>
      </w:r>
      <w:r w:rsidRPr="003F0B0C">
        <w:rPr>
          <w:rFonts w:ascii="宋体" w:eastAsia="宋体" w:hAnsi="宋体"/>
          <w:b w:val="0"/>
        </w:rPr>
        <w:fldChar w:fldCharType="end"/>
      </w:r>
    </w:p>
    <w:p w:rsidR="00C55140" w:rsidRPr="003F0B0C" w:rsidRDefault="00C55140" w:rsidP="00457C16">
      <w:pPr>
        <w:rPr>
          <w:rFonts w:ascii="宋体" w:eastAsia="宋体" w:hAnsi="宋体"/>
        </w:rPr>
      </w:pPr>
      <w:r w:rsidRPr="003F0B0C">
        <w:rPr>
          <w:rFonts w:ascii="宋体" w:eastAsia="宋体" w:hAnsi="宋体" w:hint="eastAsia"/>
        </w:rPr>
        <w:t>【source】2018杭电暑期多校第5场1005-签到题</w:t>
      </w:r>
    </w:p>
    <w:p w:rsidR="000D10AC" w:rsidRPr="003F0B0C" w:rsidRDefault="000D10AC" w:rsidP="00457C16">
      <w:pPr>
        <w:rPr>
          <w:rFonts w:ascii="宋体" w:eastAsia="宋体" w:hAnsi="宋体"/>
        </w:rPr>
      </w:pPr>
      <w:r w:rsidRPr="003F0B0C">
        <w:rPr>
          <w:rFonts w:ascii="宋体" w:eastAsia="宋体" w:hAnsi="宋体" w:hint="eastAsia"/>
        </w:rPr>
        <w:t>【题意】如图给定一个大圆，再给定若干其他圆，求图中红色部分的长度和，给定的若干其他圆不会相交。</w:t>
      </w:r>
    </w:p>
    <w:p w:rsidR="000D10AC" w:rsidRPr="003F0B0C" w:rsidRDefault="000D10AC" w:rsidP="00457C16">
      <w:pPr>
        <w:rPr>
          <w:rFonts w:ascii="宋体" w:eastAsia="宋体" w:hAnsi="宋体" w:hint="eastAsia"/>
        </w:rPr>
      </w:pPr>
      <w:r w:rsidRPr="003F0B0C">
        <w:rPr>
          <w:rFonts w:ascii="宋体" w:eastAsia="宋体" w:hAnsi="宋体"/>
          <w:noProof/>
        </w:rPr>
        <w:lastRenderedPageBreak/>
        <w:drawing>
          <wp:inline distT="0" distB="0" distL="0" distR="0" wp14:anchorId="694B1EAB" wp14:editId="01E48248">
            <wp:extent cx="5274310" cy="4395258"/>
            <wp:effectExtent l="0" t="0" r="2540" b="5715"/>
            <wp:docPr id="15" name="图片 15" descr="http://acm.hdu.edu.cn/data/images/C722-1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acm.hdu.edu.cn/data/images/C722-1005-1.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4395258"/>
                    </a:xfrm>
                    <a:prstGeom prst="rect">
                      <a:avLst/>
                    </a:prstGeom>
                    <a:noFill/>
                    <a:ln>
                      <a:noFill/>
                    </a:ln>
                  </pic:spPr>
                </pic:pic>
              </a:graphicData>
            </a:graphic>
          </wp:inline>
        </w:drawing>
      </w:r>
    </w:p>
    <w:p w:rsidR="00C55140" w:rsidRPr="003F0B0C" w:rsidRDefault="00C55140" w:rsidP="00457C16">
      <w:pPr>
        <w:rPr>
          <w:rFonts w:ascii="宋体" w:eastAsia="宋体" w:hAnsi="宋体"/>
        </w:rPr>
      </w:pPr>
      <w:r w:rsidRPr="003F0B0C">
        <w:rPr>
          <w:rFonts w:ascii="宋体" w:eastAsia="宋体" w:hAnsi="宋体" w:hint="eastAsia"/>
        </w:rPr>
        <w:t>【TAG】计算几何 签到题 弧长 圆 圆相交 优弧 劣弧</w:t>
      </w:r>
    </w:p>
    <w:p w:rsidR="000D10AC" w:rsidRPr="003F0B0C" w:rsidRDefault="000D10AC" w:rsidP="00457C16">
      <w:pPr>
        <w:rPr>
          <w:rFonts w:ascii="宋体" w:eastAsia="宋体" w:hAnsi="宋体"/>
        </w:rPr>
      </w:pPr>
      <w:r w:rsidRPr="003F0B0C">
        <w:rPr>
          <w:rFonts w:ascii="宋体" w:eastAsia="宋体" w:hAnsi="宋体" w:hint="eastAsia"/>
        </w:rPr>
        <w:t>【题解】</w:t>
      </w:r>
    </w:p>
    <w:p w:rsidR="000D10AC" w:rsidRPr="003F0B0C" w:rsidRDefault="000D10AC" w:rsidP="00457C16">
      <w:pPr>
        <w:rPr>
          <w:rFonts w:ascii="宋体" w:eastAsia="宋体" w:hAnsi="宋体"/>
        </w:rPr>
      </w:pPr>
      <w:r w:rsidRPr="003F0B0C">
        <w:rPr>
          <w:rFonts w:ascii="宋体" w:eastAsia="宋体" w:hAnsi="宋体" w:hint="eastAsia"/>
        </w:rPr>
        <w:t>给定两圆的圆心距和各自的半径，则两圆的相对位置确定。设圆心距为d，半径分别为</w:t>
      </w:r>
      <w:r w:rsidR="001A188A" w:rsidRPr="003F0B0C">
        <w:rPr>
          <w:rFonts w:ascii="宋体" w:eastAsia="宋体" w:hAnsi="宋体"/>
          <w:position w:val="-4"/>
        </w:rPr>
        <w:object w:dxaOrig="240" w:dyaOrig="260">
          <v:shape id="_x0000_i1155" type="#_x0000_t75" style="width:12pt;height:12.75pt" o:ole="">
            <v:imagedata r:id="rId153" o:title=""/>
          </v:shape>
          <o:OLEObject Type="Embed" ProgID="Equation.DSMT4" ShapeID="_x0000_i1155" DrawAspect="Content" ObjectID="_1595176184" r:id="rId154"/>
        </w:object>
      </w:r>
      <w:r w:rsidRPr="003F0B0C">
        <w:rPr>
          <w:rFonts w:ascii="宋体" w:eastAsia="宋体" w:hAnsi="宋体" w:hint="eastAsia"/>
        </w:rPr>
        <w:t>和</w:t>
      </w:r>
      <w:r w:rsidR="001A188A" w:rsidRPr="003F0B0C">
        <w:rPr>
          <w:rFonts w:ascii="宋体" w:eastAsia="宋体" w:hAnsi="宋体"/>
          <w:position w:val="-4"/>
        </w:rPr>
        <w:object w:dxaOrig="180" w:dyaOrig="200">
          <v:shape id="_x0000_i1157" type="#_x0000_t75" style="width:9pt;height:9.75pt" o:ole="">
            <v:imagedata r:id="rId155" o:title=""/>
          </v:shape>
          <o:OLEObject Type="Embed" ProgID="Equation.DSMT4" ShapeID="_x0000_i1157" DrawAspect="Content" ObjectID="_1595176185" r:id="rId156"/>
        </w:object>
      </w:r>
      <w:r w:rsidR="0068559A" w:rsidRPr="003F0B0C">
        <w:rPr>
          <w:rFonts w:ascii="宋体" w:eastAsia="宋体" w:hAnsi="宋体" w:hint="eastAsia"/>
        </w:rPr>
        <w:t>，要求圆1的弧长为</w:t>
      </w:r>
      <w:r w:rsidR="0068559A" w:rsidRPr="003F0B0C">
        <w:rPr>
          <w:rFonts w:ascii="宋体" w:eastAsia="宋体" w:hAnsi="宋体"/>
          <w:position w:val="-12"/>
        </w:rPr>
        <w:object w:dxaOrig="279" w:dyaOrig="360">
          <v:shape id="_x0000_i1088" type="#_x0000_t75" style="width:14.25pt;height:18pt" o:ole="">
            <v:imagedata r:id="rId157" o:title=""/>
          </v:shape>
          <o:OLEObject Type="Embed" ProgID="Equation.DSMT4" ShapeID="_x0000_i1088" DrawAspect="Content" ObjectID="_1595176186" r:id="rId158"/>
        </w:object>
      </w:r>
      <w:r w:rsidR="0068559A" w:rsidRPr="003F0B0C">
        <w:rPr>
          <w:rFonts w:ascii="宋体" w:eastAsia="宋体" w:hAnsi="宋体" w:hint="eastAsia"/>
        </w:rPr>
        <w:t>圆2的弧长为</w:t>
      </w:r>
      <w:r w:rsidR="0068559A" w:rsidRPr="003F0B0C">
        <w:rPr>
          <w:rFonts w:ascii="宋体" w:eastAsia="宋体" w:hAnsi="宋体"/>
          <w:position w:val="-12"/>
        </w:rPr>
        <w:object w:dxaOrig="300" w:dyaOrig="360">
          <v:shape id="_x0000_i1093" type="#_x0000_t75" style="width:15pt;height:18pt" o:ole="">
            <v:imagedata r:id="rId159" o:title=""/>
          </v:shape>
          <o:OLEObject Type="Embed" ProgID="Equation.DSMT4" ShapeID="_x0000_i1093" DrawAspect="Content" ObjectID="_1595176187" r:id="rId160"/>
        </w:object>
      </w:r>
      <w:r w:rsidR="0068559A" w:rsidRPr="003F0B0C">
        <w:rPr>
          <w:rFonts w:ascii="宋体" w:eastAsia="宋体" w:hAnsi="宋体" w:hint="eastAsia"/>
        </w:rPr>
        <w:t>，不妨设圆1是大圆，则弧长1总为优弧，</w:t>
      </w:r>
      <w:r w:rsidR="00887BED" w:rsidRPr="003F0B0C">
        <w:rPr>
          <w:rFonts w:ascii="宋体" w:eastAsia="宋体" w:hAnsi="宋体" w:hint="eastAsia"/>
        </w:rPr>
        <w:t>两圆</w:t>
      </w:r>
      <w:r w:rsidR="0068559A" w:rsidRPr="003F0B0C">
        <w:rPr>
          <w:rFonts w:ascii="宋体" w:eastAsia="宋体" w:hAnsi="宋体" w:hint="eastAsia"/>
        </w:rPr>
        <w:t>交点距离设为D，则优弧所对圆心角</w:t>
      </w:r>
      <w:r w:rsidR="00A8347C" w:rsidRPr="003F0B0C">
        <w:rPr>
          <w:rFonts w:ascii="宋体" w:eastAsia="宋体" w:hAnsi="宋体"/>
          <w:position w:val="-6"/>
        </w:rPr>
        <w:object w:dxaOrig="200" w:dyaOrig="279">
          <v:shape id="_x0000_i1117" type="#_x0000_t75" style="width:9.75pt;height:14.25pt" o:ole="">
            <v:imagedata r:id="rId161" o:title=""/>
          </v:shape>
          <o:OLEObject Type="Embed" ProgID="Equation.DSMT4" ShapeID="_x0000_i1117" DrawAspect="Content" ObjectID="_1595176188" r:id="rId162"/>
        </w:object>
      </w:r>
      <w:r w:rsidR="0068559A" w:rsidRPr="003F0B0C">
        <w:rPr>
          <w:rFonts w:ascii="宋体" w:eastAsia="宋体" w:hAnsi="宋体" w:hint="eastAsia"/>
        </w:rPr>
        <w:t>为</w:t>
      </w:r>
      <w:r w:rsidR="0068559A" w:rsidRPr="003F0B0C">
        <w:rPr>
          <w:rFonts w:ascii="宋体" w:eastAsia="宋体" w:hAnsi="宋体"/>
          <w:position w:val="-24"/>
        </w:rPr>
        <w:object w:dxaOrig="1280" w:dyaOrig="620">
          <v:shape id="_x0000_i1095" type="#_x0000_t75" style="width:63.75pt;height:30.75pt" o:ole="">
            <v:imagedata r:id="rId163" o:title=""/>
          </v:shape>
          <o:OLEObject Type="Embed" ProgID="Equation.DSMT4" ShapeID="_x0000_i1095" DrawAspect="Content" ObjectID="_1595176189" r:id="rId164"/>
        </w:object>
      </w:r>
      <w:r w:rsidR="00A8347C" w:rsidRPr="003F0B0C">
        <w:rPr>
          <w:rFonts w:ascii="宋体" w:eastAsia="宋体" w:hAnsi="宋体" w:hint="eastAsia"/>
        </w:rPr>
        <w:t>，弧长为</w:t>
      </w:r>
      <w:r w:rsidR="00A8347C" w:rsidRPr="003F0B0C">
        <w:rPr>
          <w:rFonts w:ascii="宋体" w:eastAsia="宋体" w:hAnsi="宋体"/>
          <w:position w:val="-6"/>
        </w:rPr>
        <w:object w:dxaOrig="360" w:dyaOrig="279">
          <v:shape id="_x0000_i1114" type="#_x0000_t75" style="width:18pt;height:14.25pt" o:ole="">
            <v:imagedata r:id="rId165" o:title=""/>
          </v:shape>
          <o:OLEObject Type="Embed" ProgID="Equation.DSMT4" ShapeID="_x0000_i1114" DrawAspect="Content" ObjectID="_1595176190" r:id="rId166"/>
        </w:object>
      </w:r>
    </w:p>
    <w:p w:rsidR="0068559A" w:rsidRPr="003F0B0C" w:rsidRDefault="00A8347C" w:rsidP="00457C16">
      <w:pPr>
        <w:rPr>
          <w:rFonts w:ascii="宋体" w:eastAsia="宋体" w:hAnsi="宋体" w:hint="eastAsia"/>
        </w:rPr>
      </w:pPr>
      <w:r w:rsidRPr="003F0B0C">
        <w:rPr>
          <w:rFonts w:ascii="宋体" w:eastAsia="宋体" w:hAnsi="宋体"/>
          <w:position w:val="-10"/>
        </w:rPr>
        <w:object w:dxaOrig="3400" w:dyaOrig="360">
          <v:shape id="_x0000_i1109" type="#_x0000_t75" style="width:170.25pt;height:18pt" o:ole="">
            <v:imagedata r:id="rId167" o:title=""/>
          </v:shape>
          <o:OLEObject Type="Embed" ProgID="Equation.DSMT4" ShapeID="_x0000_i1109" DrawAspect="Content" ObjectID="_1595176191" r:id="rId168"/>
        </w:object>
      </w:r>
      <w:r w:rsidRPr="003F0B0C">
        <w:rPr>
          <w:rFonts w:ascii="宋体" w:eastAsia="宋体" w:hAnsi="宋体" w:hint="eastAsia"/>
        </w:rPr>
        <w:t>，可合并到下面任意一种情况中</w:t>
      </w:r>
    </w:p>
    <w:p w:rsidR="0068559A" w:rsidRPr="003F0B0C" w:rsidRDefault="00A8347C" w:rsidP="00457C16">
      <w:pPr>
        <w:rPr>
          <w:rFonts w:ascii="宋体" w:eastAsia="宋体" w:hAnsi="宋体"/>
        </w:rPr>
      </w:pPr>
      <w:r w:rsidRPr="003F0B0C">
        <w:rPr>
          <w:rFonts w:ascii="宋体" w:eastAsia="宋体" w:hAnsi="宋体"/>
          <w:position w:val="-10"/>
        </w:rPr>
        <w:object w:dxaOrig="2940" w:dyaOrig="360">
          <v:shape id="_x0000_i1105" type="#_x0000_t75" style="width:147pt;height:18pt" o:ole="">
            <v:imagedata r:id="rId169" o:title=""/>
          </v:shape>
          <o:OLEObject Type="Embed" ProgID="Equation.DSMT4" ShapeID="_x0000_i1105" DrawAspect="Content" ObjectID="_1595176192" r:id="rId170"/>
        </w:object>
      </w:r>
    </w:p>
    <w:p w:rsidR="00A8347C" w:rsidRPr="003F0B0C" w:rsidRDefault="00A8347C" w:rsidP="00457C16">
      <w:pPr>
        <w:rPr>
          <w:rFonts w:ascii="宋体" w:eastAsia="宋体" w:hAnsi="宋体"/>
        </w:rPr>
      </w:pPr>
      <w:r w:rsidRPr="003F0B0C">
        <w:rPr>
          <w:rFonts w:ascii="宋体" w:eastAsia="宋体" w:hAnsi="宋体"/>
          <w:position w:val="-30"/>
        </w:rPr>
        <w:object w:dxaOrig="2900" w:dyaOrig="800">
          <v:shape id="_x0000_i1120" type="#_x0000_t75" style="width:180.75pt;height:49.5pt" o:ole="">
            <v:imagedata r:id="rId171" o:title=""/>
          </v:shape>
          <o:OLEObject Type="Embed" ProgID="Equation.DSMT4" ShapeID="_x0000_i1120" DrawAspect="Content" ObjectID="_1595176193" r:id="rId172"/>
        </w:object>
      </w:r>
    </w:p>
    <w:p w:rsidR="00A8347C" w:rsidRPr="003F0B0C" w:rsidRDefault="00A8347C" w:rsidP="00457C16">
      <w:pPr>
        <w:rPr>
          <w:rFonts w:ascii="宋体" w:eastAsia="宋体" w:hAnsi="宋体"/>
        </w:rPr>
      </w:pPr>
      <w:r w:rsidRPr="003F0B0C">
        <w:rPr>
          <w:rFonts w:ascii="宋体" w:eastAsia="宋体" w:hAnsi="宋体"/>
          <w:position w:val="-30"/>
        </w:rPr>
        <w:object w:dxaOrig="2980" w:dyaOrig="800">
          <v:shape id="_x0000_i1123" type="#_x0000_t75" style="width:186pt;height:49.5pt" o:ole="">
            <v:imagedata r:id="rId173" o:title=""/>
          </v:shape>
          <o:OLEObject Type="Embed" ProgID="Equation.DSMT4" ShapeID="_x0000_i1123" DrawAspect="Content" ObjectID="_1595176194" r:id="rId174"/>
        </w:object>
      </w:r>
    </w:p>
    <w:p w:rsidR="00A8347C" w:rsidRPr="003F0B0C" w:rsidRDefault="00A8347C" w:rsidP="00457C16">
      <w:pPr>
        <w:rPr>
          <w:rFonts w:ascii="宋体" w:eastAsia="宋体" w:hAnsi="宋体"/>
        </w:rPr>
      </w:pPr>
      <w:r w:rsidRPr="003F0B0C">
        <w:rPr>
          <w:rFonts w:ascii="宋体" w:eastAsia="宋体" w:hAnsi="宋体"/>
          <w:position w:val="-30"/>
        </w:rPr>
        <w:object w:dxaOrig="4300" w:dyaOrig="800">
          <v:shape id="_x0000_i1126" type="#_x0000_t75" style="width:267.75pt;height:49.5pt" o:ole="">
            <v:imagedata r:id="rId175" o:title=""/>
          </v:shape>
          <o:OLEObject Type="Embed" ProgID="Equation.DSMT4" ShapeID="_x0000_i1126" DrawAspect="Content" ObjectID="_1595176195" r:id="rId176"/>
        </w:object>
      </w:r>
    </w:p>
    <w:p w:rsidR="00A8347C" w:rsidRPr="003F0B0C" w:rsidRDefault="00A8347C" w:rsidP="00457C16">
      <w:pPr>
        <w:rPr>
          <w:rFonts w:ascii="宋体" w:eastAsia="宋体" w:hAnsi="宋体"/>
        </w:rPr>
      </w:pPr>
      <w:r w:rsidRPr="003F0B0C">
        <w:rPr>
          <w:rFonts w:ascii="宋体" w:eastAsia="宋体" w:hAnsi="宋体"/>
          <w:position w:val="-30"/>
        </w:rPr>
        <w:object w:dxaOrig="2299" w:dyaOrig="800">
          <v:shape id="_x0000_i1129" type="#_x0000_t75" style="width:143.25pt;height:49.5pt" o:ole="">
            <v:imagedata r:id="rId177" o:title=""/>
          </v:shape>
          <o:OLEObject Type="Embed" ProgID="Equation.DSMT4" ShapeID="_x0000_i1129" DrawAspect="Content" ObjectID="_1595176196" r:id="rId178"/>
        </w:object>
      </w:r>
    </w:p>
    <w:p w:rsidR="002B06EB" w:rsidRPr="003F0B0C" w:rsidRDefault="002B06EB" w:rsidP="00457C16">
      <w:pPr>
        <w:rPr>
          <w:rFonts w:ascii="宋体" w:eastAsia="宋体" w:hAnsi="宋体"/>
        </w:rPr>
      </w:pPr>
      <w:r w:rsidRPr="003F0B0C">
        <w:rPr>
          <w:rFonts w:ascii="宋体" w:eastAsia="宋体" w:hAnsi="宋体"/>
          <w:position w:val="-32"/>
        </w:rPr>
        <w:object w:dxaOrig="2420" w:dyaOrig="800">
          <v:shape id="_x0000_i1160" type="#_x0000_t75" style="width:150.75pt;height:49.5pt" o:ole="">
            <v:imagedata r:id="rId179" o:title=""/>
          </v:shape>
          <o:OLEObject Type="Embed" ProgID="Equation.DSMT4" ShapeID="_x0000_i1160" DrawAspect="Content" ObjectID="_1595176197" r:id="rId180"/>
        </w:object>
      </w:r>
    </w:p>
    <w:p w:rsidR="00A8347C" w:rsidRPr="003F0B0C" w:rsidRDefault="009A4143" w:rsidP="00457C16">
      <w:pPr>
        <w:rPr>
          <w:rFonts w:ascii="宋体" w:eastAsia="宋体" w:hAnsi="宋体"/>
        </w:rPr>
      </w:pPr>
      <w:r w:rsidRPr="003F0B0C">
        <w:rPr>
          <w:rFonts w:ascii="宋体" w:eastAsia="宋体" w:hAnsi="宋体"/>
          <w:position w:val="-34"/>
        </w:rPr>
        <w:object w:dxaOrig="2340" w:dyaOrig="880">
          <v:shape id="_x0000_i1151" type="#_x0000_t75" style="width:146.25pt;height:54.75pt" o:ole="">
            <v:imagedata r:id="rId181" o:title=""/>
          </v:shape>
          <o:OLEObject Type="Embed" ProgID="Equation.DSMT4" ShapeID="_x0000_i1151" DrawAspect="Content" ObjectID="_1595176198" r:id="rId182"/>
        </w:object>
      </w:r>
    </w:p>
    <w:p w:rsidR="009A4143" w:rsidRPr="003F0B0C" w:rsidRDefault="009A4143" w:rsidP="00457C16">
      <w:pPr>
        <w:rPr>
          <w:rFonts w:ascii="宋体" w:eastAsia="宋体" w:hAnsi="宋体" w:hint="eastAsia"/>
        </w:rPr>
      </w:pPr>
      <w:r w:rsidRPr="003F0B0C">
        <w:rPr>
          <w:rFonts w:ascii="宋体" w:eastAsia="宋体" w:hAnsi="宋体" w:hint="eastAsia"/>
        </w:rPr>
        <w:t>劣弧所对圆心角为</w:t>
      </w:r>
      <w:r w:rsidRPr="003F0B0C">
        <w:rPr>
          <w:rFonts w:ascii="宋体" w:eastAsia="宋体" w:hAnsi="宋体"/>
          <w:position w:val="-24"/>
        </w:rPr>
        <w:object w:dxaOrig="1640" w:dyaOrig="620">
          <v:shape id="_x0000_i1139" type="#_x0000_t75" style="width:81.75pt;height:30.75pt" o:ole="">
            <v:imagedata r:id="rId183" o:title=""/>
          </v:shape>
          <o:OLEObject Type="Embed" ProgID="Equation.DSMT4" ShapeID="_x0000_i1139" DrawAspect="Content" ObjectID="_1595176199" r:id="rId184"/>
        </w:object>
      </w:r>
    </w:p>
    <w:p w:rsidR="0068559A" w:rsidRPr="003F0B0C" w:rsidRDefault="00A8347C" w:rsidP="00457C16">
      <w:pPr>
        <w:rPr>
          <w:rFonts w:ascii="宋体" w:eastAsia="宋体" w:hAnsi="宋体"/>
        </w:rPr>
      </w:pPr>
      <w:r w:rsidRPr="003F0B0C">
        <w:rPr>
          <w:rFonts w:ascii="宋体" w:eastAsia="宋体" w:hAnsi="宋体"/>
          <w:position w:val="-10"/>
        </w:rPr>
        <w:object w:dxaOrig="2940" w:dyaOrig="360">
          <v:shape id="_x0000_i1107" type="#_x0000_t75" style="width:147pt;height:18pt" o:ole="">
            <v:imagedata r:id="rId185" o:title=""/>
          </v:shape>
          <o:OLEObject Type="Embed" ProgID="Equation.DSMT4" ShapeID="_x0000_i1107" DrawAspect="Content" ObjectID="_1595176200" r:id="rId186"/>
        </w:object>
      </w:r>
    </w:p>
    <w:p w:rsidR="00176EA6" w:rsidRPr="003F0B0C" w:rsidRDefault="00A8347C" w:rsidP="00457C16">
      <w:pPr>
        <w:rPr>
          <w:rFonts w:ascii="宋体" w:eastAsia="宋体" w:hAnsi="宋体" w:hint="eastAsia"/>
        </w:rPr>
      </w:pPr>
      <w:r w:rsidRPr="003F0B0C">
        <w:rPr>
          <w:rFonts w:ascii="宋体" w:eastAsia="宋体" w:hAnsi="宋体"/>
          <w:position w:val="-30"/>
        </w:rPr>
        <w:object w:dxaOrig="3040" w:dyaOrig="800">
          <v:shape id="_x0000_i1111" type="#_x0000_t75" style="width:189.75pt;height:49.5pt" o:ole="">
            <v:imagedata r:id="rId187" o:title=""/>
          </v:shape>
          <o:OLEObject Type="Embed" ProgID="Equation.DSMT4" ShapeID="_x0000_i1111" DrawAspect="Content" ObjectID="_1595176201" r:id="rId188"/>
        </w:object>
      </w:r>
    </w:p>
    <w:p w:rsidR="009A4143" w:rsidRPr="003F0B0C" w:rsidRDefault="009A4143" w:rsidP="00457C16">
      <w:pPr>
        <w:rPr>
          <w:rFonts w:ascii="宋体" w:eastAsia="宋体" w:hAnsi="宋体"/>
        </w:rPr>
      </w:pPr>
      <w:r w:rsidRPr="003F0B0C">
        <w:rPr>
          <w:rFonts w:ascii="宋体" w:eastAsia="宋体" w:hAnsi="宋体"/>
          <w:position w:val="-34"/>
        </w:rPr>
        <w:object w:dxaOrig="4740" w:dyaOrig="880">
          <v:shape id="_x0000_i1153" type="#_x0000_t75" style="width:295.5pt;height:54.75pt" o:ole="">
            <v:imagedata r:id="rId189" o:title=""/>
          </v:shape>
          <o:OLEObject Type="Embed" ProgID="Equation.DSMT4" ShapeID="_x0000_i1153" DrawAspect="Content" ObjectID="_1595176202" r:id="rId190"/>
        </w:object>
      </w:r>
    </w:p>
    <w:p w:rsidR="009A4143" w:rsidRPr="003F0B0C" w:rsidRDefault="009A4143" w:rsidP="00457C16">
      <w:pPr>
        <w:rPr>
          <w:rFonts w:ascii="宋体" w:eastAsia="宋体" w:hAnsi="宋体"/>
        </w:rPr>
      </w:pPr>
      <w:r w:rsidRPr="003F0B0C">
        <w:rPr>
          <w:rFonts w:ascii="宋体" w:eastAsia="宋体" w:hAnsi="宋体" w:hint="eastAsia"/>
        </w:rPr>
        <w:t>优弧所对圆心角为</w:t>
      </w:r>
      <w:r w:rsidRPr="003F0B0C">
        <w:rPr>
          <w:rFonts w:ascii="宋体" w:eastAsia="宋体" w:hAnsi="宋体"/>
          <w:position w:val="-24"/>
        </w:rPr>
        <w:object w:dxaOrig="1280" w:dyaOrig="620">
          <v:shape id="_x0000_i1147" type="#_x0000_t75" style="width:63.75pt;height:30.75pt" o:ole="">
            <v:imagedata r:id="rId191" o:title=""/>
          </v:shape>
          <o:OLEObject Type="Embed" ProgID="Equation.DSMT4" ShapeID="_x0000_i1147" DrawAspect="Content" ObjectID="_1595176203" r:id="rId192"/>
        </w:object>
      </w:r>
    </w:p>
    <w:p w:rsidR="009A4143" w:rsidRPr="003F0B0C" w:rsidRDefault="009A4143" w:rsidP="00457C16">
      <w:pPr>
        <w:rPr>
          <w:rFonts w:ascii="宋体" w:eastAsia="宋体" w:hAnsi="宋体"/>
        </w:rPr>
      </w:pPr>
      <w:r w:rsidRPr="003F0B0C">
        <w:rPr>
          <w:rFonts w:ascii="宋体" w:eastAsia="宋体" w:hAnsi="宋体" w:hint="eastAsia"/>
        </w:rPr>
        <w:t>可见优劣弧的情况下D的表达式都是一样的，所以只需要处理圆心角的不同即可</w:t>
      </w:r>
    </w:p>
    <w:p w:rsidR="00162E06" w:rsidRPr="003F0B0C" w:rsidRDefault="00162E06" w:rsidP="00457C16">
      <w:pPr>
        <w:rPr>
          <w:rFonts w:ascii="宋体" w:eastAsia="宋体" w:hAnsi="宋体"/>
        </w:rPr>
      </w:pPr>
      <w:r w:rsidRPr="003F0B0C">
        <w:rPr>
          <w:rFonts w:ascii="宋体" w:eastAsia="宋体" w:hAnsi="宋体" w:hint="eastAsia"/>
        </w:rPr>
        <w:t>有可能给定的圆会大于原本的圆，这时候需要分类讨论，只要把上述情况中的R和r进行交换即可。</w:t>
      </w:r>
    </w:p>
    <w:p w:rsidR="00162E06" w:rsidRPr="003F0B0C" w:rsidRDefault="00162E06" w:rsidP="00457C16">
      <w:pPr>
        <w:rPr>
          <w:rFonts w:ascii="宋体" w:eastAsia="宋体" w:hAnsi="宋体" w:hint="eastAsia"/>
        </w:rPr>
      </w:pPr>
      <w:r w:rsidRPr="003F0B0C">
        <w:rPr>
          <w:rFonts w:ascii="宋体" w:eastAsia="宋体" w:hAnsi="宋体" w:hint="eastAsia"/>
        </w:rPr>
        <w:t>比赛的时候从头WA到尾，赛后对拍应该是哪里写错了而不是精度问题，有地方double炸了，可能开根号开出负的了。</w:t>
      </w:r>
    </w:p>
    <w:p w:rsidR="000D10AC" w:rsidRPr="003F0B0C" w:rsidRDefault="000D10AC" w:rsidP="00457C16">
      <w:pPr>
        <w:rPr>
          <w:rFonts w:ascii="宋体" w:eastAsia="宋体" w:hAnsi="宋体"/>
        </w:rPr>
      </w:pPr>
      <w:r w:rsidRPr="003F0B0C">
        <w:rPr>
          <w:rFonts w:ascii="宋体" w:eastAsia="宋体" w:hAnsi="宋体" w:hint="eastAsia"/>
        </w:rPr>
        <w:t>【代码】</w:t>
      </w:r>
    </w:p>
    <w:p w:rsidR="00C55140" w:rsidRPr="003F0B0C" w:rsidRDefault="00C55140" w:rsidP="00C55140">
      <w:pPr>
        <w:rPr>
          <w:rFonts w:ascii="宋体" w:eastAsia="宋体" w:hAnsi="宋体"/>
        </w:rPr>
      </w:pPr>
      <w:r w:rsidRPr="003F0B0C">
        <w:rPr>
          <w:rFonts w:ascii="宋体" w:eastAsia="宋体" w:hAnsi="宋体"/>
        </w:rPr>
        <w:t>#include &lt;bits/stdc++.h&gt;</w:t>
      </w:r>
    </w:p>
    <w:p w:rsidR="00C55140" w:rsidRPr="003F0B0C" w:rsidRDefault="00C55140" w:rsidP="00C55140">
      <w:pPr>
        <w:rPr>
          <w:rFonts w:ascii="宋体" w:eastAsia="宋体" w:hAnsi="宋体"/>
        </w:rPr>
      </w:pPr>
      <w:r w:rsidRPr="003F0B0C">
        <w:rPr>
          <w:rFonts w:ascii="宋体" w:eastAsia="宋体" w:hAnsi="宋体"/>
        </w:rPr>
        <w:t>#define MAXT 1005</w:t>
      </w:r>
    </w:p>
    <w:p w:rsidR="00C55140" w:rsidRPr="003F0B0C" w:rsidRDefault="00C55140" w:rsidP="00C55140">
      <w:pPr>
        <w:rPr>
          <w:rFonts w:ascii="宋体" w:eastAsia="宋体" w:hAnsi="宋体"/>
        </w:rPr>
      </w:pPr>
      <w:r w:rsidRPr="003F0B0C">
        <w:rPr>
          <w:rFonts w:ascii="宋体" w:eastAsia="宋体" w:hAnsi="宋体"/>
        </w:rPr>
        <w:t>#define MAXN 110</w:t>
      </w:r>
    </w:p>
    <w:p w:rsidR="00C55140" w:rsidRPr="003F0B0C" w:rsidRDefault="00C55140" w:rsidP="00C55140">
      <w:pPr>
        <w:rPr>
          <w:rFonts w:ascii="宋体" w:eastAsia="宋体" w:hAnsi="宋体"/>
        </w:rPr>
      </w:pPr>
      <w:r w:rsidRPr="003F0B0C">
        <w:rPr>
          <w:rFonts w:ascii="宋体" w:eastAsia="宋体" w:hAnsi="宋体"/>
        </w:rPr>
        <w:t>#define debug false</w:t>
      </w:r>
    </w:p>
    <w:p w:rsidR="00C55140" w:rsidRPr="003F0B0C" w:rsidRDefault="00C55140" w:rsidP="00C55140">
      <w:pPr>
        <w:rPr>
          <w:rFonts w:ascii="宋体" w:eastAsia="宋体" w:hAnsi="宋体"/>
        </w:rPr>
      </w:pPr>
      <w:r w:rsidRPr="003F0B0C">
        <w:rPr>
          <w:rFonts w:ascii="宋体" w:eastAsia="宋体" w:hAnsi="宋体"/>
        </w:rPr>
        <w:t>const double pi=acos(-1);</w:t>
      </w:r>
    </w:p>
    <w:p w:rsidR="00C55140" w:rsidRPr="003F0B0C" w:rsidRDefault="00C55140" w:rsidP="00C55140">
      <w:pPr>
        <w:rPr>
          <w:rFonts w:ascii="宋体" w:eastAsia="宋体" w:hAnsi="宋体"/>
        </w:rPr>
      </w:pPr>
      <w:r w:rsidRPr="003F0B0C">
        <w:rPr>
          <w:rFonts w:ascii="宋体" w:eastAsia="宋体" w:hAnsi="宋体"/>
        </w:rPr>
        <w:t>const double eps=1e-8;</w:t>
      </w:r>
    </w:p>
    <w:p w:rsidR="00C55140" w:rsidRPr="003F0B0C" w:rsidRDefault="00C55140" w:rsidP="00C55140">
      <w:pPr>
        <w:rPr>
          <w:rFonts w:ascii="宋体" w:eastAsia="宋体" w:hAnsi="宋体"/>
        </w:rPr>
      </w:pPr>
      <w:r w:rsidRPr="003F0B0C">
        <w:rPr>
          <w:rFonts w:ascii="宋体" w:eastAsia="宋体" w:hAnsi="宋体"/>
        </w:rPr>
        <w:t>using namespace std;</w:t>
      </w:r>
    </w:p>
    <w:p w:rsidR="00C55140" w:rsidRPr="003F0B0C" w:rsidRDefault="00C55140" w:rsidP="00C55140">
      <w:pPr>
        <w:rPr>
          <w:rFonts w:ascii="宋体" w:eastAsia="宋体" w:hAnsi="宋体"/>
        </w:rPr>
      </w:pPr>
      <w:r w:rsidRPr="003F0B0C">
        <w:rPr>
          <w:rFonts w:ascii="宋体" w:eastAsia="宋体" w:hAnsi="宋体"/>
        </w:rPr>
        <w:t>struct inputnode{</w:t>
      </w:r>
    </w:p>
    <w:p w:rsidR="00C55140" w:rsidRPr="003F0B0C" w:rsidRDefault="00C55140" w:rsidP="00C55140">
      <w:pPr>
        <w:rPr>
          <w:rFonts w:ascii="宋体" w:eastAsia="宋体" w:hAnsi="宋体"/>
        </w:rPr>
      </w:pPr>
      <w:r w:rsidRPr="003F0B0C">
        <w:rPr>
          <w:rFonts w:ascii="宋体" w:eastAsia="宋体" w:hAnsi="宋体"/>
        </w:rPr>
        <w:lastRenderedPageBreak/>
        <w:t xml:space="preserve">    int m;</w:t>
      </w:r>
    </w:p>
    <w:p w:rsidR="00C55140" w:rsidRPr="003F0B0C" w:rsidRDefault="00C55140" w:rsidP="00C55140">
      <w:pPr>
        <w:rPr>
          <w:rFonts w:ascii="宋体" w:eastAsia="宋体" w:hAnsi="宋体"/>
        </w:rPr>
      </w:pPr>
      <w:r w:rsidRPr="003F0B0C">
        <w:rPr>
          <w:rFonts w:ascii="宋体" w:eastAsia="宋体" w:hAnsi="宋体"/>
        </w:rPr>
        <w:t xml:space="preserve">    double R;</w:t>
      </w:r>
    </w:p>
    <w:p w:rsidR="00C55140" w:rsidRPr="003F0B0C" w:rsidRDefault="00C55140" w:rsidP="00C55140">
      <w:pPr>
        <w:rPr>
          <w:rFonts w:ascii="宋体" w:eastAsia="宋体" w:hAnsi="宋体"/>
        </w:rPr>
      </w:pPr>
      <w:r w:rsidRPr="003F0B0C">
        <w:rPr>
          <w:rFonts w:ascii="宋体" w:eastAsia="宋体" w:hAnsi="宋体"/>
        </w:rPr>
        <w:t xml:space="preserve">    double x[MAXN],y[MAXN],r[MAXN];</w:t>
      </w:r>
    </w:p>
    <w:p w:rsidR="00C55140" w:rsidRPr="003F0B0C" w:rsidRDefault="00C55140" w:rsidP="00C55140">
      <w:pPr>
        <w:rPr>
          <w:rFonts w:ascii="宋体" w:eastAsia="宋体" w:hAnsi="宋体"/>
        </w:rPr>
      </w:pPr>
      <w:r w:rsidRPr="003F0B0C">
        <w:rPr>
          <w:rFonts w:ascii="宋体" w:eastAsia="宋体" w:hAnsi="宋体"/>
        </w:rPr>
        <w:t>};</w:t>
      </w:r>
    </w:p>
    <w:p w:rsidR="00C55140" w:rsidRPr="003F0B0C" w:rsidRDefault="00C55140" w:rsidP="00C55140">
      <w:pPr>
        <w:rPr>
          <w:rFonts w:ascii="宋体" w:eastAsia="宋体" w:hAnsi="宋体"/>
        </w:rPr>
      </w:pPr>
      <w:r w:rsidRPr="003F0B0C">
        <w:rPr>
          <w:rFonts w:ascii="宋体" w:eastAsia="宋体" w:hAnsi="宋体"/>
        </w:rPr>
        <w:t>struct outputnode{</w:t>
      </w:r>
    </w:p>
    <w:p w:rsidR="00C55140" w:rsidRPr="003F0B0C" w:rsidRDefault="00C55140" w:rsidP="00C55140">
      <w:pPr>
        <w:rPr>
          <w:rFonts w:ascii="宋体" w:eastAsia="宋体" w:hAnsi="宋体"/>
        </w:rPr>
      </w:pPr>
      <w:r w:rsidRPr="003F0B0C">
        <w:rPr>
          <w:rFonts w:ascii="宋体" w:eastAsia="宋体" w:hAnsi="宋体"/>
        </w:rPr>
        <w:t xml:space="preserve">    double myans,ans;</w:t>
      </w:r>
    </w:p>
    <w:p w:rsidR="00C55140" w:rsidRPr="003F0B0C" w:rsidRDefault="00C55140" w:rsidP="00C55140">
      <w:pPr>
        <w:rPr>
          <w:rFonts w:ascii="宋体" w:eastAsia="宋体" w:hAnsi="宋体"/>
        </w:rPr>
      </w:pPr>
      <w:r w:rsidRPr="003F0B0C">
        <w:rPr>
          <w:rFonts w:ascii="宋体" w:eastAsia="宋体" w:hAnsi="宋体"/>
        </w:rPr>
        <w:t>};</w:t>
      </w:r>
    </w:p>
    <w:p w:rsidR="00C55140" w:rsidRPr="003F0B0C" w:rsidRDefault="00C55140" w:rsidP="00C55140">
      <w:pPr>
        <w:rPr>
          <w:rFonts w:ascii="宋体" w:eastAsia="宋体" w:hAnsi="宋体"/>
        </w:rPr>
      </w:pPr>
      <w:r w:rsidRPr="003F0B0C">
        <w:rPr>
          <w:rFonts w:ascii="宋体" w:eastAsia="宋体" w:hAnsi="宋体"/>
        </w:rPr>
        <w:t>struct debugnode{</w:t>
      </w:r>
    </w:p>
    <w:p w:rsidR="00C55140" w:rsidRPr="003F0B0C" w:rsidRDefault="00C55140" w:rsidP="00C55140">
      <w:pPr>
        <w:rPr>
          <w:rFonts w:ascii="宋体" w:eastAsia="宋体" w:hAnsi="宋体"/>
        </w:rPr>
      </w:pPr>
      <w:r w:rsidRPr="003F0B0C">
        <w:rPr>
          <w:rFonts w:ascii="宋体" w:eastAsia="宋体" w:hAnsi="宋体"/>
        </w:rPr>
        <w:t xml:space="preserve">    inputnode i;</w:t>
      </w:r>
    </w:p>
    <w:p w:rsidR="00C55140" w:rsidRPr="003F0B0C" w:rsidRDefault="00C55140" w:rsidP="00C55140">
      <w:pPr>
        <w:rPr>
          <w:rFonts w:ascii="宋体" w:eastAsia="宋体" w:hAnsi="宋体"/>
        </w:rPr>
      </w:pPr>
      <w:r w:rsidRPr="003F0B0C">
        <w:rPr>
          <w:rFonts w:ascii="宋体" w:eastAsia="宋体" w:hAnsi="宋体"/>
        </w:rPr>
        <w:t xml:space="preserve">    outputnode o;</w:t>
      </w:r>
    </w:p>
    <w:p w:rsidR="00C55140" w:rsidRPr="003F0B0C" w:rsidRDefault="00C55140" w:rsidP="00C55140">
      <w:pPr>
        <w:rPr>
          <w:rFonts w:ascii="宋体" w:eastAsia="宋体" w:hAnsi="宋体"/>
        </w:rPr>
      </w:pPr>
      <w:r w:rsidRPr="003F0B0C">
        <w:rPr>
          <w:rFonts w:ascii="宋体" w:eastAsia="宋体" w:hAnsi="宋体"/>
        </w:rPr>
        <w:t>}DEBUG[MAXT];</w:t>
      </w:r>
    </w:p>
    <w:p w:rsidR="00C55140" w:rsidRPr="003F0B0C" w:rsidRDefault="00C55140" w:rsidP="00C55140">
      <w:pPr>
        <w:rPr>
          <w:rFonts w:ascii="宋体" w:eastAsia="宋体" w:hAnsi="宋体"/>
        </w:rPr>
      </w:pPr>
      <w:r w:rsidRPr="003F0B0C">
        <w:rPr>
          <w:rFonts w:ascii="宋体" w:eastAsia="宋体" w:hAnsi="宋体"/>
        </w:rPr>
        <w:t>void show_debugnode(debugnode x){</w:t>
      </w:r>
    </w:p>
    <w:p w:rsidR="00C55140" w:rsidRPr="003F0B0C" w:rsidRDefault="00C55140" w:rsidP="00C55140">
      <w:pPr>
        <w:rPr>
          <w:rFonts w:ascii="宋体" w:eastAsia="宋体" w:hAnsi="宋体"/>
        </w:rPr>
      </w:pPr>
      <w:r w:rsidRPr="003F0B0C">
        <w:rPr>
          <w:rFonts w:ascii="宋体" w:eastAsia="宋体" w:hAnsi="宋体"/>
        </w:rPr>
        <w:t xml:space="preserve">    cout&lt;&lt;x.i.m&lt;&lt;" "&lt;&lt;x.i.R&lt;&lt;endl;</w:t>
      </w:r>
    </w:p>
    <w:p w:rsidR="00C55140" w:rsidRPr="003F0B0C" w:rsidRDefault="00C55140" w:rsidP="00C55140">
      <w:pPr>
        <w:rPr>
          <w:rFonts w:ascii="宋体" w:eastAsia="宋体" w:hAnsi="宋体"/>
        </w:rPr>
      </w:pPr>
      <w:r w:rsidRPr="003F0B0C">
        <w:rPr>
          <w:rFonts w:ascii="宋体" w:eastAsia="宋体" w:hAnsi="宋体"/>
        </w:rPr>
        <w:t xml:space="preserve">    for(int i=0;i&lt;x.i.m;i++){</w:t>
      </w:r>
    </w:p>
    <w:p w:rsidR="00C55140" w:rsidRPr="003F0B0C" w:rsidRDefault="00C55140" w:rsidP="00C55140">
      <w:pPr>
        <w:rPr>
          <w:rFonts w:ascii="宋体" w:eastAsia="宋体" w:hAnsi="宋体"/>
        </w:rPr>
      </w:pPr>
      <w:r w:rsidRPr="003F0B0C">
        <w:rPr>
          <w:rFonts w:ascii="宋体" w:eastAsia="宋体" w:hAnsi="宋体"/>
        </w:rPr>
        <w:t xml:space="preserve">        cout&lt;&lt;x.i.x[i]&lt;&lt;" "&lt;&lt;x.i.y[i]&lt;&lt;" "&lt;&lt;x.i.r[i]&lt;&lt;endl;</w:t>
      </w:r>
    </w:p>
    <w:p w:rsidR="00C55140" w:rsidRPr="003F0B0C" w:rsidRDefault="00C55140" w:rsidP="00C55140">
      <w:pPr>
        <w:rPr>
          <w:rFonts w:ascii="宋体" w:eastAsia="宋体" w:hAnsi="宋体"/>
        </w:rPr>
      </w:pPr>
      <w:r w:rsidRPr="003F0B0C">
        <w:rPr>
          <w:rFonts w:ascii="宋体" w:eastAsia="宋体" w:hAnsi="宋体"/>
        </w:rPr>
        <w:t xml:space="preserve">    }</w:t>
      </w:r>
    </w:p>
    <w:p w:rsidR="00C55140" w:rsidRPr="003F0B0C" w:rsidRDefault="00C55140" w:rsidP="00C55140">
      <w:pPr>
        <w:rPr>
          <w:rFonts w:ascii="宋体" w:eastAsia="宋体" w:hAnsi="宋体"/>
        </w:rPr>
      </w:pPr>
      <w:r w:rsidRPr="003F0B0C">
        <w:rPr>
          <w:rFonts w:ascii="宋体" w:eastAsia="宋体" w:hAnsi="宋体"/>
        </w:rPr>
        <w:t xml:space="preserve">    cout&lt;&lt;"myans="&lt;&lt;x.o.myans&lt;&lt;endl;</w:t>
      </w:r>
    </w:p>
    <w:p w:rsidR="00C55140" w:rsidRPr="003F0B0C" w:rsidRDefault="00C55140" w:rsidP="00C55140">
      <w:pPr>
        <w:rPr>
          <w:rFonts w:ascii="宋体" w:eastAsia="宋体" w:hAnsi="宋体"/>
        </w:rPr>
      </w:pPr>
      <w:r w:rsidRPr="003F0B0C">
        <w:rPr>
          <w:rFonts w:ascii="宋体" w:eastAsia="宋体" w:hAnsi="宋体"/>
        </w:rPr>
        <w:t xml:space="preserve">    cout&lt;&lt;"ans="&lt;&lt;x.o.ans&lt;&lt;endl;</w:t>
      </w:r>
    </w:p>
    <w:p w:rsidR="00C55140" w:rsidRPr="003F0B0C" w:rsidRDefault="00C55140" w:rsidP="00C55140">
      <w:pPr>
        <w:rPr>
          <w:rFonts w:ascii="宋体" w:eastAsia="宋体" w:hAnsi="宋体"/>
        </w:rPr>
      </w:pPr>
      <w:r w:rsidRPr="003F0B0C">
        <w:rPr>
          <w:rFonts w:ascii="宋体" w:eastAsia="宋体" w:hAnsi="宋体"/>
        </w:rPr>
        <w:t xml:space="preserve">    return;</w:t>
      </w:r>
    </w:p>
    <w:p w:rsidR="00C55140" w:rsidRPr="003F0B0C" w:rsidRDefault="00C55140" w:rsidP="00C55140">
      <w:pPr>
        <w:rPr>
          <w:rFonts w:ascii="宋体" w:eastAsia="宋体" w:hAnsi="宋体"/>
        </w:rPr>
      </w:pPr>
      <w:r w:rsidRPr="003F0B0C">
        <w:rPr>
          <w:rFonts w:ascii="宋体" w:eastAsia="宋体" w:hAnsi="宋体"/>
        </w:rPr>
        <w:t>}</w:t>
      </w:r>
    </w:p>
    <w:p w:rsidR="00C55140" w:rsidRPr="003F0B0C" w:rsidRDefault="00C55140" w:rsidP="00C55140">
      <w:pPr>
        <w:rPr>
          <w:rFonts w:ascii="宋体" w:eastAsia="宋体" w:hAnsi="宋体"/>
        </w:rPr>
      </w:pPr>
      <w:r w:rsidRPr="003F0B0C">
        <w:rPr>
          <w:rFonts w:ascii="宋体" w:eastAsia="宋体" w:hAnsi="宋体"/>
        </w:rPr>
        <w:t>int fcmp(double x){</w:t>
      </w:r>
    </w:p>
    <w:p w:rsidR="00C55140" w:rsidRPr="003F0B0C" w:rsidRDefault="00C55140" w:rsidP="00C55140">
      <w:pPr>
        <w:rPr>
          <w:rFonts w:ascii="宋体" w:eastAsia="宋体" w:hAnsi="宋体"/>
        </w:rPr>
      </w:pPr>
      <w:r w:rsidRPr="003F0B0C">
        <w:rPr>
          <w:rFonts w:ascii="宋体" w:eastAsia="宋体" w:hAnsi="宋体"/>
        </w:rPr>
        <w:t xml:space="preserve">    if(fabs(x)&lt;eps) return 0;</w:t>
      </w:r>
    </w:p>
    <w:p w:rsidR="00C55140" w:rsidRPr="003F0B0C" w:rsidRDefault="00C55140" w:rsidP="00C55140">
      <w:pPr>
        <w:rPr>
          <w:rFonts w:ascii="宋体" w:eastAsia="宋体" w:hAnsi="宋体"/>
        </w:rPr>
      </w:pPr>
      <w:r w:rsidRPr="003F0B0C">
        <w:rPr>
          <w:rFonts w:ascii="宋体" w:eastAsia="宋体" w:hAnsi="宋体"/>
        </w:rPr>
        <w:t xml:space="preserve">    return x&lt;0?-1:1;</w:t>
      </w:r>
    </w:p>
    <w:p w:rsidR="00C55140" w:rsidRPr="003F0B0C" w:rsidRDefault="00C55140" w:rsidP="00C55140">
      <w:pPr>
        <w:rPr>
          <w:rFonts w:ascii="宋体" w:eastAsia="宋体" w:hAnsi="宋体"/>
        </w:rPr>
      </w:pPr>
      <w:r w:rsidRPr="003F0B0C">
        <w:rPr>
          <w:rFonts w:ascii="宋体" w:eastAsia="宋体" w:hAnsi="宋体"/>
        </w:rPr>
        <w:t>}</w:t>
      </w:r>
    </w:p>
    <w:p w:rsidR="00C55140" w:rsidRPr="003F0B0C" w:rsidRDefault="00C55140" w:rsidP="00C55140">
      <w:pPr>
        <w:rPr>
          <w:rFonts w:ascii="宋体" w:eastAsia="宋体" w:hAnsi="宋体"/>
        </w:rPr>
      </w:pPr>
      <w:r w:rsidRPr="003F0B0C">
        <w:rPr>
          <w:rFonts w:ascii="宋体" w:eastAsia="宋体" w:hAnsi="宋体"/>
        </w:rPr>
        <w:t>int main()</w:t>
      </w:r>
    </w:p>
    <w:p w:rsidR="00C55140" w:rsidRPr="003F0B0C" w:rsidRDefault="00C55140" w:rsidP="00C55140">
      <w:pPr>
        <w:rPr>
          <w:rFonts w:ascii="宋体" w:eastAsia="宋体" w:hAnsi="宋体"/>
        </w:rPr>
      </w:pPr>
      <w:r w:rsidRPr="003F0B0C">
        <w:rPr>
          <w:rFonts w:ascii="宋体" w:eastAsia="宋体" w:hAnsi="宋体"/>
        </w:rPr>
        <w:t>{</w:t>
      </w:r>
    </w:p>
    <w:p w:rsidR="00C55140" w:rsidRPr="003F0B0C" w:rsidRDefault="00C55140" w:rsidP="00C55140">
      <w:pPr>
        <w:rPr>
          <w:rFonts w:ascii="宋体" w:eastAsia="宋体" w:hAnsi="宋体"/>
        </w:rPr>
      </w:pPr>
      <w:r w:rsidRPr="003F0B0C">
        <w:rPr>
          <w:rFonts w:ascii="宋体" w:eastAsia="宋体" w:hAnsi="宋体"/>
        </w:rPr>
        <w:t xml:space="preserve">    if(debug) freopen("D:\\ACM\\2018MultiTraining\\hdu-5\\data\\1005.in","r",stdin);</w:t>
      </w:r>
    </w:p>
    <w:p w:rsidR="00C55140" w:rsidRPr="003F0B0C" w:rsidRDefault="00C55140" w:rsidP="00C55140">
      <w:pPr>
        <w:rPr>
          <w:rFonts w:ascii="宋体" w:eastAsia="宋体" w:hAnsi="宋体"/>
        </w:rPr>
      </w:pPr>
      <w:r w:rsidRPr="003F0B0C">
        <w:rPr>
          <w:rFonts w:ascii="宋体" w:eastAsia="宋体" w:hAnsi="宋体"/>
        </w:rPr>
        <w:t xml:space="preserve">    int t;</w:t>
      </w:r>
    </w:p>
    <w:p w:rsidR="00C55140" w:rsidRPr="003F0B0C" w:rsidRDefault="00C55140" w:rsidP="00C55140">
      <w:pPr>
        <w:rPr>
          <w:rFonts w:ascii="宋体" w:eastAsia="宋体" w:hAnsi="宋体"/>
        </w:rPr>
      </w:pPr>
      <w:r w:rsidRPr="003F0B0C">
        <w:rPr>
          <w:rFonts w:ascii="宋体" w:eastAsia="宋体" w:hAnsi="宋体"/>
        </w:rPr>
        <w:t xml:space="preserve">    scanf("%d",&amp;t);</w:t>
      </w:r>
    </w:p>
    <w:p w:rsidR="00C55140" w:rsidRPr="003F0B0C" w:rsidRDefault="00C55140" w:rsidP="00C55140">
      <w:pPr>
        <w:rPr>
          <w:rFonts w:ascii="宋体" w:eastAsia="宋体" w:hAnsi="宋体"/>
        </w:rPr>
      </w:pPr>
      <w:r w:rsidRPr="003F0B0C">
        <w:rPr>
          <w:rFonts w:ascii="宋体" w:eastAsia="宋体" w:hAnsi="宋体"/>
        </w:rPr>
        <w:t xml:space="preserve">    for(int casenum=0;casenum&lt;t;casenum++){</w:t>
      </w:r>
    </w:p>
    <w:p w:rsidR="00C55140" w:rsidRPr="003F0B0C" w:rsidRDefault="00C55140" w:rsidP="00C55140">
      <w:pPr>
        <w:rPr>
          <w:rFonts w:ascii="宋体" w:eastAsia="宋体" w:hAnsi="宋体"/>
        </w:rPr>
      </w:pPr>
      <w:r w:rsidRPr="003F0B0C">
        <w:rPr>
          <w:rFonts w:ascii="宋体" w:eastAsia="宋体" w:hAnsi="宋体"/>
        </w:rPr>
        <w:t xml:space="preserve">        int m;</w:t>
      </w:r>
    </w:p>
    <w:p w:rsidR="00C55140" w:rsidRPr="003F0B0C" w:rsidRDefault="00C55140" w:rsidP="00C55140">
      <w:pPr>
        <w:rPr>
          <w:rFonts w:ascii="宋体" w:eastAsia="宋体" w:hAnsi="宋体"/>
        </w:rPr>
      </w:pPr>
      <w:r w:rsidRPr="003F0B0C">
        <w:rPr>
          <w:rFonts w:ascii="宋体" w:eastAsia="宋体" w:hAnsi="宋体"/>
        </w:rPr>
        <w:t xml:space="preserve">        double R,ans=0;</w:t>
      </w:r>
    </w:p>
    <w:p w:rsidR="00C55140" w:rsidRPr="003F0B0C" w:rsidRDefault="00C55140" w:rsidP="00C55140">
      <w:pPr>
        <w:rPr>
          <w:rFonts w:ascii="宋体" w:eastAsia="宋体" w:hAnsi="宋体"/>
        </w:rPr>
      </w:pPr>
      <w:r w:rsidRPr="003F0B0C">
        <w:rPr>
          <w:rFonts w:ascii="宋体" w:eastAsia="宋体" w:hAnsi="宋体"/>
        </w:rPr>
        <w:t xml:space="preserve">        cin&gt;&gt;m&gt;&gt;R;</w:t>
      </w:r>
    </w:p>
    <w:p w:rsidR="00C55140" w:rsidRPr="003F0B0C" w:rsidRDefault="00C55140" w:rsidP="00C55140">
      <w:pPr>
        <w:rPr>
          <w:rFonts w:ascii="宋体" w:eastAsia="宋体" w:hAnsi="宋体"/>
        </w:rPr>
      </w:pPr>
      <w:r w:rsidRPr="003F0B0C">
        <w:rPr>
          <w:rFonts w:ascii="宋体" w:eastAsia="宋体" w:hAnsi="宋体"/>
        </w:rPr>
        <w:t xml:space="preserve">        if(debug) DEBUG[casenum].i.m=m,DEBUG[casenum].i.R=R;</w:t>
      </w:r>
    </w:p>
    <w:p w:rsidR="00C55140" w:rsidRPr="003F0B0C" w:rsidRDefault="00C55140" w:rsidP="00C55140">
      <w:pPr>
        <w:rPr>
          <w:rFonts w:ascii="宋体" w:eastAsia="宋体" w:hAnsi="宋体"/>
        </w:rPr>
      </w:pPr>
      <w:r w:rsidRPr="003F0B0C">
        <w:rPr>
          <w:rFonts w:ascii="宋体" w:eastAsia="宋体" w:hAnsi="宋体"/>
        </w:rPr>
        <w:t xml:space="preserve">        ans=2*pi*R;</w:t>
      </w:r>
    </w:p>
    <w:p w:rsidR="00C55140" w:rsidRPr="003F0B0C" w:rsidRDefault="00C55140" w:rsidP="00C55140">
      <w:pPr>
        <w:rPr>
          <w:rFonts w:ascii="宋体" w:eastAsia="宋体" w:hAnsi="宋体"/>
        </w:rPr>
      </w:pPr>
      <w:r w:rsidRPr="003F0B0C">
        <w:rPr>
          <w:rFonts w:ascii="宋体" w:eastAsia="宋体" w:hAnsi="宋体"/>
        </w:rPr>
        <w:t xml:space="preserve">        for(int debugm=0;debugm&lt;m;debugm++){</w:t>
      </w:r>
    </w:p>
    <w:p w:rsidR="00C55140" w:rsidRPr="003F0B0C" w:rsidRDefault="00C55140" w:rsidP="00C55140">
      <w:pPr>
        <w:rPr>
          <w:rFonts w:ascii="宋体" w:eastAsia="宋体" w:hAnsi="宋体"/>
        </w:rPr>
      </w:pPr>
      <w:r w:rsidRPr="003F0B0C">
        <w:rPr>
          <w:rFonts w:ascii="宋体" w:eastAsia="宋体" w:hAnsi="宋体"/>
        </w:rPr>
        <w:t xml:space="preserve">            double x,y,r;</w:t>
      </w:r>
    </w:p>
    <w:p w:rsidR="00C55140" w:rsidRPr="003F0B0C" w:rsidRDefault="00C55140" w:rsidP="00C55140">
      <w:pPr>
        <w:rPr>
          <w:rFonts w:ascii="宋体" w:eastAsia="宋体" w:hAnsi="宋体"/>
        </w:rPr>
      </w:pPr>
      <w:r w:rsidRPr="003F0B0C">
        <w:rPr>
          <w:rFonts w:ascii="宋体" w:eastAsia="宋体" w:hAnsi="宋体"/>
        </w:rPr>
        <w:t xml:space="preserve">            cin&gt;&gt;x&gt;&gt;y&gt;&gt;r;</w:t>
      </w:r>
    </w:p>
    <w:p w:rsidR="00C55140" w:rsidRPr="003F0B0C" w:rsidRDefault="00C55140" w:rsidP="00C55140">
      <w:pPr>
        <w:rPr>
          <w:rFonts w:ascii="宋体" w:eastAsia="宋体" w:hAnsi="宋体"/>
        </w:rPr>
      </w:pPr>
      <w:r w:rsidRPr="003F0B0C">
        <w:rPr>
          <w:rFonts w:ascii="宋体" w:eastAsia="宋体" w:hAnsi="宋体"/>
        </w:rPr>
        <w:t xml:space="preserve">            if(debug) DEBUG[casenum].i.x[debugm]=x,DEBUG[casenum].i.y[debugm]=y,DEBUG[casenum].i.r[debugm]=r;</w:t>
      </w:r>
    </w:p>
    <w:p w:rsidR="00C55140" w:rsidRPr="003F0B0C" w:rsidRDefault="00C55140" w:rsidP="00C55140">
      <w:pPr>
        <w:rPr>
          <w:rFonts w:ascii="宋体" w:eastAsia="宋体" w:hAnsi="宋体"/>
        </w:rPr>
      </w:pPr>
      <w:r w:rsidRPr="003F0B0C">
        <w:rPr>
          <w:rFonts w:ascii="宋体" w:eastAsia="宋体" w:hAnsi="宋体"/>
        </w:rPr>
        <w:t xml:space="preserve">            double dd=x*x+y*y;</w:t>
      </w:r>
    </w:p>
    <w:p w:rsidR="00C55140" w:rsidRPr="003F0B0C" w:rsidRDefault="00C55140" w:rsidP="00C55140">
      <w:pPr>
        <w:rPr>
          <w:rFonts w:ascii="宋体" w:eastAsia="宋体" w:hAnsi="宋体"/>
        </w:rPr>
      </w:pPr>
      <w:r w:rsidRPr="003F0B0C">
        <w:rPr>
          <w:rFonts w:ascii="宋体" w:eastAsia="宋体" w:hAnsi="宋体"/>
        </w:rPr>
        <w:t xml:space="preserve">            if((fcmp(sqrt(dd)-(R+r))&gt;=0)||(fcmp(sqrt(dd)-(R-r))&lt;0)) continue;</w:t>
      </w:r>
    </w:p>
    <w:p w:rsidR="00C55140" w:rsidRPr="003F0B0C" w:rsidRDefault="00C55140" w:rsidP="00C55140">
      <w:pPr>
        <w:rPr>
          <w:rFonts w:ascii="宋体" w:eastAsia="宋体" w:hAnsi="宋体"/>
        </w:rPr>
      </w:pPr>
      <w:r w:rsidRPr="003F0B0C">
        <w:rPr>
          <w:rFonts w:ascii="宋体" w:eastAsia="宋体" w:hAnsi="宋体"/>
        </w:rPr>
        <w:lastRenderedPageBreak/>
        <w:t xml:space="preserve">            if(fcmp(R-r)==0) continue;</w:t>
      </w:r>
    </w:p>
    <w:p w:rsidR="00C55140" w:rsidRPr="003F0B0C" w:rsidRDefault="00C55140" w:rsidP="00C55140">
      <w:pPr>
        <w:rPr>
          <w:rFonts w:ascii="宋体" w:eastAsia="宋体" w:hAnsi="宋体"/>
        </w:rPr>
      </w:pPr>
      <w:r w:rsidRPr="003F0B0C">
        <w:rPr>
          <w:rFonts w:ascii="宋体" w:eastAsia="宋体" w:hAnsi="宋体"/>
        </w:rPr>
        <w:t xml:space="preserve">            if(R&gt;r){</w:t>
      </w:r>
    </w:p>
    <w:p w:rsidR="00C55140" w:rsidRPr="003F0B0C" w:rsidRDefault="00C55140" w:rsidP="00C55140">
      <w:pPr>
        <w:rPr>
          <w:rFonts w:ascii="宋体" w:eastAsia="宋体" w:hAnsi="宋体"/>
        </w:rPr>
      </w:pPr>
      <w:r w:rsidRPr="003F0B0C">
        <w:rPr>
          <w:rFonts w:ascii="宋体" w:eastAsia="宋体" w:hAnsi="宋体"/>
        </w:rPr>
        <w:t xml:space="preserve">                double D=2.0*sqrt(r*r-((R*R-r*r-dd)*(R*R-r*r-dd)/(4.0*dd)));</w:t>
      </w:r>
    </w:p>
    <w:p w:rsidR="00C55140" w:rsidRPr="003F0B0C" w:rsidRDefault="00C55140" w:rsidP="00C55140">
      <w:pPr>
        <w:rPr>
          <w:rFonts w:ascii="宋体" w:eastAsia="宋体" w:hAnsi="宋体"/>
        </w:rPr>
      </w:pPr>
      <w:r w:rsidRPr="003F0B0C">
        <w:rPr>
          <w:rFonts w:ascii="宋体" w:eastAsia="宋体" w:hAnsi="宋体"/>
        </w:rPr>
        <w:t xml:space="preserve">                double angleR=2.0*asin(D/(2.0*R));</w:t>
      </w:r>
    </w:p>
    <w:p w:rsidR="00C55140" w:rsidRPr="003F0B0C" w:rsidRDefault="00C55140" w:rsidP="00C55140">
      <w:pPr>
        <w:rPr>
          <w:rFonts w:ascii="宋体" w:eastAsia="宋体" w:hAnsi="宋体"/>
        </w:rPr>
      </w:pPr>
      <w:r w:rsidRPr="003F0B0C">
        <w:rPr>
          <w:rFonts w:ascii="宋体" w:eastAsia="宋体" w:hAnsi="宋体"/>
        </w:rPr>
        <w:t xml:space="preserve">                ans-=angleR*R;</w:t>
      </w:r>
    </w:p>
    <w:p w:rsidR="00C55140" w:rsidRPr="003F0B0C" w:rsidRDefault="00C55140" w:rsidP="00C55140">
      <w:pPr>
        <w:rPr>
          <w:rFonts w:ascii="宋体" w:eastAsia="宋体" w:hAnsi="宋体"/>
        </w:rPr>
      </w:pPr>
      <w:r w:rsidRPr="003F0B0C">
        <w:rPr>
          <w:rFonts w:ascii="宋体" w:eastAsia="宋体" w:hAnsi="宋体"/>
        </w:rPr>
        <w:t xml:space="preserve">                double angler=2.0*asin(D/(2.0*r));</w:t>
      </w:r>
    </w:p>
    <w:p w:rsidR="00C55140" w:rsidRPr="003F0B0C" w:rsidRDefault="00C55140" w:rsidP="00C55140">
      <w:pPr>
        <w:rPr>
          <w:rFonts w:ascii="宋体" w:eastAsia="宋体" w:hAnsi="宋体"/>
        </w:rPr>
      </w:pPr>
      <w:r w:rsidRPr="003F0B0C">
        <w:rPr>
          <w:rFonts w:ascii="宋体" w:eastAsia="宋体" w:hAnsi="宋体"/>
        </w:rPr>
        <w:t xml:space="preserve">                if(dd+r*r&lt;R*R) ans+=(2*pi-angler)*r;else ans+=angler*r;</w:t>
      </w:r>
    </w:p>
    <w:p w:rsidR="00C55140" w:rsidRPr="003F0B0C" w:rsidRDefault="00C55140" w:rsidP="00C55140">
      <w:pPr>
        <w:rPr>
          <w:rFonts w:ascii="宋体" w:eastAsia="宋体" w:hAnsi="宋体"/>
        </w:rPr>
      </w:pPr>
      <w:r w:rsidRPr="003F0B0C">
        <w:rPr>
          <w:rFonts w:ascii="宋体" w:eastAsia="宋体" w:hAnsi="宋体"/>
        </w:rPr>
        <w:t xml:space="preserve">            }else{</w:t>
      </w:r>
    </w:p>
    <w:p w:rsidR="00C55140" w:rsidRPr="003F0B0C" w:rsidRDefault="00C55140" w:rsidP="00C55140">
      <w:pPr>
        <w:rPr>
          <w:rFonts w:ascii="宋体" w:eastAsia="宋体" w:hAnsi="宋体"/>
        </w:rPr>
      </w:pPr>
      <w:r w:rsidRPr="003F0B0C">
        <w:rPr>
          <w:rFonts w:ascii="宋体" w:eastAsia="宋体" w:hAnsi="宋体"/>
        </w:rPr>
        <w:t xml:space="preserve">                double D=2.0*sqrt(R*R-((r*r-R*R-dd)*(r*r-R*R-dd)/(4.0*dd)));</w:t>
      </w:r>
    </w:p>
    <w:p w:rsidR="00C55140" w:rsidRPr="003F0B0C" w:rsidRDefault="00C55140" w:rsidP="00C55140">
      <w:pPr>
        <w:rPr>
          <w:rFonts w:ascii="宋体" w:eastAsia="宋体" w:hAnsi="宋体"/>
        </w:rPr>
      </w:pPr>
      <w:r w:rsidRPr="003F0B0C">
        <w:rPr>
          <w:rFonts w:ascii="宋体" w:eastAsia="宋体" w:hAnsi="宋体"/>
        </w:rPr>
        <w:t xml:space="preserve">                double angler=2.0*asin(D/(2.0*r));</w:t>
      </w:r>
    </w:p>
    <w:p w:rsidR="00C55140" w:rsidRPr="003F0B0C" w:rsidRDefault="00C55140" w:rsidP="00C55140">
      <w:pPr>
        <w:rPr>
          <w:rFonts w:ascii="宋体" w:eastAsia="宋体" w:hAnsi="宋体"/>
        </w:rPr>
      </w:pPr>
      <w:r w:rsidRPr="003F0B0C">
        <w:rPr>
          <w:rFonts w:ascii="宋体" w:eastAsia="宋体" w:hAnsi="宋体"/>
        </w:rPr>
        <w:t xml:space="preserve">                ans+=angler*r;</w:t>
      </w:r>
    </w:p>
    <w:p w:rsidR="00C55140" w:rsidRPr="003F0B0C" w:rsidRDefault="00C55140" w:rsidP="00C55140">
      <w:pPr>
        <w:rPr>
          <w:rFonts w:ascii="宋体" w:eastAsia="宋体" w:hAnsi="宋体"/>
        </w:rPr>
      </w:pPr>
      <w:r w:rsidRPr="003F0B0C">
        <w:rPr>
          <w:rFonts w:ascii="宋体" w:eastAsia="宋体" w:hAnsi="宋体"/>
        </w:rPr>
        <w:t xml:space="preserve">                double angleR=2.0*asin(D/(2.0*R));</w:t>
      </w:r>
    </w:p>
    <w:p w:rsidR="00C55140" w:rsidRPr="003F0B0C" w:rsidRDefault="00C55140" w:rsidP="00C55140">
      <w:pPr>
        <w:rPr>
          <w:rFonts w:ascii="宋体" w:eastAsia="宋体" w:hAnsi="宋体"/>
        </w:rPr>
      </w:pPr>
      <w:r w:rsidRPr="003F0B0C">
        <w:rPr>
          <w:rFonts w:ascii="宋体" w:eastAsia="宋体" w:hAnsi="宋体"/>
        </w:rPr>
        <w:t xml:space="preserve">                if(dd+R*R&lt;r*r) ans-=(2*pi-angleR)*R;else ans-=angleR*R;</w:t>
      </w:r>
    </w:p>
    <w:p w:rsidR="00C55140" w:rsidRPr="003F0B0C" w:rsidRDefault="00C55140" w:rsidP="00C55140">
      <w:pPr>
        <w:rPr>
          <w:rFonts w:ascii="宋体" w:eastAsia="宋体" w:hAnsi="宋体"/>
        </w:rPr>
      </w:pPr>
      <w:r w:rsidRPr="003F0B0C">
        <w:rPr>
          <w:rFonts w:ascii="宋体" w:eastAsia="宋体" w:hAnsi="宋体"/>
        </w:rPr>
        <w:t xml:space="preserve">            }</w:t>
      </w:r>
    </w:p>
    <w:p w:rsidR="00C55140" w:rsidRPr="003F0B0C" w:rsidRDefault="00C55140" w:rsidP="00C55140">
      <w:pPr>
        <w:rPr>
          <w:rFonts w:ascii="宋体" w:eastAsia="宋体" w:hAnsi="宋体"/>
        </w:rPr>
      </w:pPr>
      <w:r w:rsidRPr="003F0B0C">
        <w:rPr>
          <w:rFonts w:ascii="宋体" w:eastAsia="宋体" w:hAnsi="宋体"/>
        </w:rPr>
        <w:t xml:space="preserve">        }</w:t>
      </w:r>
    </w:p>
    <w:p w:rsidR="00C55140" w:rsidRPr="003F0B0C" w:rsidRDefault="00C55140" w:rsidP="00C55140">
      <w:pPr>
        <w:rPr>
          <w:rFonts w:ascii="宋体" w:eastAsia="宋体" w:hAnsi="宋体"/>
        </w:rPr>
      </w:pPr>
      <w:r w:rsidRPr="003F0B0C">
        <w:rPr>
          <w:rFonts w:ascii="宋体" w:eastAsia="宋体" w:hAnsi="宋体"/>
        </w:rPr>
        <w:t xml:space="preserve">        if(!debug) printf("%.8lf\n",ans);</w:t>
      </w:r>
    </w:p>
    <w:p w:rsidR="00C55140" w:rsidRPr="003F0B0C" w:rsidRDefault="00C55140" w:rsidP="00C55140">
      <w:pPr>
        <w:rPr>
          <w:rFonts w:ascii="宋体" w:eastAsia="宋体" w:hAnsi="宋体"/>
        </w:rPr>
      </w:pPr>
      <w:r w:rsidRPr="003F0B0C">
        <w:rPr>
          <w:rFonts w:ascii="宋体" w:eastAsia="宋体" w:hAnsi="宋体"/>
        </w:rPr>
        <w:t xml:space="preserve">        if(debug) DEBUG[casenum].o.myans=ans;</w:t>
      </w:r>
    </w:p>
    <w:p w:rsidR="00C55140" w:rsidRPr="003F0B0C" w:rsidRDefault="00C55140" w:rsidP="00C55140">
      <w:pPr>
        <w:rPr>
          <w:rFonts w:ascii="宋体" w:eastAsia="宋体" w:hAnsi="宋体"/>
        </w:rPr>
      </w:pPr>
      <w:r w:rsidRPr="003F0B0C">
        <w:rPr>
          <w:rFonts w:ascii="宋体" w:eastAsia="宋体" w:hAnsi="宋体"/>
        </w:rPr>
        <w:t xml:space="preserve">    }</w:t>
      </w:r>
    </w:p>
    <w:p w:rsidR="00C55140" w:rsidRPr="003F0B0C" w:rsidRDefault="00C55140" w:rsidP="00C55140">
      <w:pPr>
        <w:rPr>
          <w:rFonts w:ascii="宋体" w:eastAsia="宋体" w:hAnsi="宋体"/>
        </w:rPr>
      </w:pPr>
      <w:r w:rsidRPr="003F0B0C">
        <w:rPr>
          <w:rFonts w:ascii="宋体" w:eastAsia="宋体" w:hAnsi="宋体"/>
        </w:rPr>
        <w:t xml:space="preserve">    if(debug) fclose(stdin);</w:t>
      </w:r>
    </w:p>
    <w:p w:rsidR="00C55140" w:rsidRPr="003F0B0C" w:rsidRDefault="00C55140" w:rsidP="00C55140">
      <w:pPr>
        <w:rPr>
          <w:rFonts w:ascii="宋体" w:eastAsia="宋体" w:hAnsi="宋体"/>
        </w:rPr>
      </w:pPr>
      <w:r w:rsidRPr="003F0B0C">
        <w:rPr>
          <w:rFonts w:ascii="宋体" w:eastAsia="宋体" w:hAnsi="宋体"/>
        </w:rPr>
        <w:t xml:space="preserve">    if(debug){</w:t>
      </w:r>
    </w:p>
    <w:p w:rsidR="00C55140" w:rsidRPr="003F0B0C" w:rsidRDefault="00C55140" w:rsidP="00C55140">
      <w:pPr>
        <w:rPr>
          <w:rFonts w:ascii="宋体" w:eastAsia="宋体" w:hAnsi="宋体"/>
        </w:rPr>
      </w:pPr>
      <w:r w:rsidRPr="003F0B0C">
        <w:rPr>
          <w:rFonts w:ascii="宋体" w:eastAsia="宋体" w:hAnsi="宋体"/>
        </w:rPr>
        <w:t xml:space="preserve">        freopen("D:\\ACM\\2018MultiTraining\\hdu-5\\data\\1005.out","r",stdin);</w:t>
      </w:r>
    </w:p>
    <w:p w:rsidR="00C55140" w:rsidRPr="003F0B0C" w:rsidRDefault="00C55140" w:rsidP="00C55140">
      <w:pPr>
        <w:rPr>
          <w:rFonts w:ascii="宋体" w:eastAsia="宋体" w:hAnsi="宋体"/>
        </w:rPr>
      </w:pPr>
      <w:r w:rsidRPr="003F0B0C">
        <w:rPr>
          <w:rFonts w:ascii="宋体" w:eastAsia="宋体" w:hAnsi="宋体"/>
        </w:rPr>
        <w:t xml:space="preserve">        int t=0;</w:t>
      </w:r>
    </w:p>
    <w:p w:rsidR="00C55140" w:rsidRPr="003F0B0C" w:rsidRDefault="00C55140" w:rsidP="00C55140">
      <w:pPr>
        <w:rPr>
          <w:rFonts w:ascii="宋体" w:eastAsia="宋体" w:hAnsi="宋体"/>
        </w:rPr>
      </w:pPr>
      <w:r w:rsidRPr="003F0B0C">
        <w:rPr>
          <w:rFonts w:ascii="宋体" w:eastAsia="宋体" w:hAnsi="宋体"/>
        </w:rPr>
        <w:t xml:space="preserve">        while(~scanf("%lf",&amp;DEBUG[t].o.ans)){</w:t>
      </w:r>
    </w:p>
    <w:p w:rsidR="00C55140" w:rsidRPr="003F0B0C" w:rsidRDefault="00C55140" w:rsidP="00C55140">
      <w:pPr>
        <w:rPr>
          <w:rFonts w:ascii="宋体" w:eastAsia="宋体" w:hAnsi="宋体"/>
        </w:rPr>
      </w:pPr>
      <w:r w:rsidRPr="003F0B0C">
        <w:rPr>
          <w:rFonts w:ascii="宋体" w:eastAsia="宋体" w:hAnsi="宋体"/>
        </w:rPr>
        <w:t xml:space="preserve">            if(fcmp(DEBUG[t].o.ans-DEBUG[t].o.myans)!=0){</w:t>
      </w:r>
    </w:p>
    <w:p w:rsidR="00C55140" w:rsidRPr="003F0B0C" w:rsidRDefault="00C55140" w:rsidP="00C55140">
      <w:pPr>
        <w:rPr>
          <w:rFonts w:ascii="宋体" w:eastAsia="宋体" w:hAnsi="宋体"/>
        </w:rPr>
      </w:pPr>
      <w:r w:rsidRPr="003F0B0C">
        <w:rPr>
          <w:rFonts w:ascii="宋体" w:eastAsia="宋体" w:hAnsi="宋体"/>
        </w:rPr>
        <w:t xml:space="preserve">                show_debugnode(DEBUG[t]);</w:t>
      </w:r>
    </w:p>
    <w:p w:rsidR="00C55140" w:rsidRPr="003F0B0C" w:rsidRDefault="00C55140" w:rsidP="00C55140">
      <w:pPr>
        <w:rPr>
          <w:rFonts w:ascii="宋体" w:eastAsia="宋体" w:hAnsi="宋体"/>
        </w:rPr>
      </w:pPr>
      <w:r w:rsidRPr="003F0B0C">
        <w:rPr>
          <w:rFonts w:ascii="宋体" w:eastAsia="宋体" w:hAnsi="宋体"/>
        </w:rPr>
        <w:t xml:space="preserve">                return 0;</w:t>
      </w:r>
    </w:p>
    <w:p w:rsidR="00C55140" w:rsidRPr="003F0B0C" w:rsidRDefault="00C55140" w:rsidP="00C55140">
      <w:pPr>
        <w:rPr>
          <w:rFonts w:ascii="宋体" w:eastAsia="宋体" w:hAnsi="宋体"/>
        </w:rPr>
      </w:pPr>
      <w:r w:rsidRPr="003F0B0C">
        <w:rPr>
          <w:rFonts w:ascii="宋体" w:eastAsia="宋体" w:hAnsi="宋体"/>
        </w:rPr>
        <w:t xml:space="preserve">            }</w:t>
      </w:r>
    </w:p>
    <w:p w:rsidR="00C55140" w:rsidRPr="003F0B0C" w:rsidRDefault="00C55140" w:rsidP="00C55140">
      <w:pPr>
        <w:rPr>
          <w:rFonts w:ascii="宋体" w:eastAsia="宋体" w:hAnsi="宋体"/>
        </w:rPr>
      </w:pPr>
      <w:r w:rsidRPr="003F0B0C">
        <w:rPr>
          <w:rFonts w:ascii="宋体" w:eastAsia="宋体" w:hAnsi="宋体"/>
        </w:rPr>
        <w:t xml:space="preserve">            t++;</w:t>
      </w:r>
    </w:p>
    <w:p w:rsidR="00C55140" w:rsidRPr="003F0B0C" w:rsidRDefault="00C55140" w:rsidP="00C55140">
      <w:pPr>
        <w:rPr>
          <w:rFonts w:ascii="宋体" w:eastAsia="宋体" w:hAnsi="宋体"/>
        </w:rPr>
      </w:pPr>
      <w:r w:rsidRPr="003F0B0C">
        <w:rPr>
          <w:rFonts w:ascii="宋体" w:eastAsia="宋体" w:hAnsi="宋体"/>
        </w:rPr>
        <w:t xml:space="preserve">        }</w:t>
      </w:r>
    </w:p>
    <w:p w:rsidR="00C55140" w:rsidRPr="003F0B0C" w:rsidRDefault="00C55140" w:rsidP="00C55140">
      <w:pPr>
        <w:rPr>
          <w:rFonts w:ascii="宋体" w:eastAsia="宋体" w:hAnsi="宋体"/>
        </w:rPr>
      </w:pPr>
      <w:r w:rsidRPr="003F0B0C">
        <w:rPr>
          <w:rFonts w:ascii="宋体" w:eastAsia="宋体" w:hAnsi="宋体"/>
        </w:rPr>
        <w:t xml:space="preserve">        cout&lt;&lt;"correct"&lt;&lt;endl;</w:t>
      </w:r>
    </w:p>
    <w:p w:rsidR="00C55140" w:rsidRPr="003F0B0C" w:rsidRDefault="00C55140" w:rsidP="00C55140">
      <w:pPr>
        <w:rPr>
          <w:rFonts w:ascii="宋体" w:eastAsia="宋体" w:hAnsi="宋体"/>
        </w:rPr>
      </w:pPr>
      <w:r w:rsidRPr="003F0B0C">
        <w:rPr>
          <w:rFonts w:ascii="宋体" w:eastAsia="宋体" w:hAnsi="宋体"/>
        </w:rPr>
        <w:t xml:space="preserve">    }</w:t>
      </w:r>
    </w:p>
    <w:p w:rsidR="00C55140" w:rsidRPr="003F0B0C" w:rsidRDefault="00C55140" w:rsidP="00C55140">
      <w:pPr>
        <w:rPr>
          <w:rFonts w:ascii="宋体" w:eastAsia="宋体" w:hAnsi="宋体"/>
        </w:rPr>
      </w:pPr>
      <w:r w:rsidRPr="003F0B0C">
        <w:rPr>
          <w:rFonts w:ascii="宋体" w:eastAsia="宋体" w:hAnsi="宋体"/>
        </w:rPr>
        <w:t xml:space="preserve">    if(debug) fclose(stdin);</w:t>
      </w:r>
    </w:p>
    <w:p w:rsidR="00C55140" w:rsidRPr="003F0B0C" w:rsidRDefault="00C55140" w:rsidP="00C55140">
      <w:pPr>
        <w:rPr>
          <w:rFonts w:ascii="宋体" w:eastAsia="宋体" w:hAnsi="宋体"/>
        </w:rPr>
      </w:pPr>
      <w:r w:rsidRPr="003F0B0C">
        <w:rPr>
          <w:rFonts w:ascii="宋体" w:eastAsia="宋体" w:hAnsi="宋体"/>
        </w:rPr>
        <w:t xml:space="preserve">    return 0;</w:t>
      </w:r>
    </w:p>
    <w:p w:rsidR="00162E06" w:rsidRPr="003F0B0C" w:rsidRDefault="00C55140" w:rsidP="00C55140">
      <w:pPr>
        <w:rPr>
          <w:rFonts w:ascii="宋体" w:eastAsia="宋体" w:hAnsi="宋体" w:hint="eastAsia"/>
        </w:rPr>
      </w:pPr>
      <w:r w:rsidRPr="003F0B0C">
        <w:rPr>
          <w:rFonts w:ascii="宋体" w:eastAsia="宋体" w:hAnsi="宋体"/>
        </w:rPr>
        <w:t>}</w:t>
      </w:r>
    </w:p>
    <w:p w:rsidR="0035239B" w:rsidRPr="003F0B0C" w:rsidRDefault="0035239B" w:rsidP="0035239B">
      <w:pPr>
        <w:pStyle w:val="3"/>
        <w:rPr>
          <w:rFonts w:ascii="宋体" w:eastAsia="宋体" w:hAnsi="宋体"/>
          <w:b w:val="0"/>
        </w:rPr>
      </w:pPr>
      <w:bookmarkStart w:id="209" w:name="_Toc521431902"/>
      <w:r w:rsidRPr="003F0B0C">
        <w:rPr>
          <w:rFonts w:ascii="宋体" w:eastAsia="宋体" w:hAnsi="宋体" w:hint="eastAsia"/>
          <w:b w:val="0"/>
        </w:rPr>
        <w:lastRenderedPageBreak/>
        <w:t>极角排序</w:t>
      </w:r>
      <w:bookmarkEnd w:id="209"/>
    </w:p>
    <w:p w:rsidR="0035239B" w:rsidRPr="003F0B0C" w:rsidRDefault="0035239B" w:rsidP="0035239B">
      <w:pPr>
        <w:pStyle w:val="3"/>
        <w:rPr>
          <w:rFonts w:ascii="宋体" w:eastAsia="宋体" w:hAnsi="宋体"/>
          <w:b w:val="0"/>
        </w:rPr>
      </w:pPr>
      <w:bookmarkStart w:id="210" w:name="_Toc521431903"/>
      <w:r w:rsidRPr="003F0B0C">
        <w:rPr>
          <w:rFonts w:ascii="宋体" w:eastAsia="宋体" w:hAnsi="宋体" w:hint="eastAsia"/>
          <w:b w:val="0"/>
        </w:rPr>
        <w:t>凸包</w:t>
      </w:r>
      <w:bookmarkEnd w:id="210"/>
    </w:p>
    <w:p w:rsidR="00A723FF" w:rsidRPr="003F0B0C" w:rsidRDefault="00A723FF" w:rsidP="00A723FF">
      <w:pPr>
        <w:pStyle w:val="3"/>
        <w:rPr>
          <w:rFonts w:ascii="宋体" w:eastAsia="宋体" w:hAnsi="宋体"/>
          <w:b w:val="0"/>
        </w:rPr>
      </w:pPr>
      <w:bookmarkStart w:id="211" w:name="_Toc521431904"/>
      <w:r w:rsidRPr="003F0B0C">
        <w:rPr>
          <w:rFonts w:ascii="宋体" w:eastAsia="宋体" w:hAnsi="宋体" w:hint="eastAsia"/>
          <w:b w:val="0"/>
        </w:rPr>
        <w:t>其他题目</w:t>
      </w:r>
      <w:bookmarkEnd w:id="211"/>
    </w:p>
    <w:p w:rsidR="00A723FF" w:rsidRPr="003F0B0C" w:rsidRDefault="00A723FF" w:rsidP="00A723FF">
      <w:pPr>
        <w:pStyle w:val="4"/>
        <w:rPr>
          <w:rFonts w:ascii="宋体" w:eastAsia="宋体" w:hAnsi="宋体"/>
          <w:b w:val="0"/>
        </w:rPr>
      </w:pPr>
      <w:r w:rsidRPr="003F0B0C">
        <w:rPr>
          <w:rFonts w:ascii="宋体" w:eastAsia="宋体" w:hAnsi="宋体" w:hint="eastAsia"/>
          <w:b w:val="0"/>
        </w:rPr>
        <w:t>√-HDU-5858</w:t>
      </w:r>
      <w:r w:rsidRPr="003F0B0C">
        <w:rPr>
          <w:rFonts w:ascii="宋体" w:eastAsia="宋体" w:hAnsi="宋体"/>
          <w:b w:val="0"/>
        </w:rPr>
        <w:t>-2016</w:t>
      </w:r>
      <w:r w:rsidRPr="003F0B0C">
        <w:rPr>
          <w:rFonts w:ascii="宋体" w:eastAsia="宋体" w:hAnsi="宋体" w:hint="eastAsia"/>
          <w:b w:val="0"/>
        </w:rPr>
        <w:t>多校10-签到</w:t>
      </w:r>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√-HDU-5858</w:instrText>
      </w:r>
      <w:r w:rsidR="00C478A5" w:rsidRPr="003F0B0C">
        <w:rPr>
          <w:rFonts w:ascii="宋体" w:eastAsia="宋体" w:hAnsi="宋体"/>
          <w:b w:val="0"/>
        </w:rPr>
        <w:instrText>-2016</w:instrText>
      </w:r>
      <w:r w:rsidR="00C478A5" w:rsidRPr="003F0B0C">
        <w:rPr>
          <w:rFonts w:ascii="宋体" w:eastAsia="宋体" w:hAnsi="宋体" w:hint="eastAsia"/>
          <w:b w:val="0"/>
        </w:rPr>
        <w:instrText>多校10-签到</w:instrText>
      </w:r>
      <w:r w:rsidR="00C478A5" w:rsidRPr="003F0B0C">
        <w:rPr>
          <w:rFonts w:ascii="宋体" w:eastAsia="宋体" w:hAnsi="宋体"/>
        </w:rPr>
        <w:instrText>:</w:instrText>
      </w:r>
      <w:r w:rsidR="00C478A5" w:rsidRPr="003F0B0C">
        <w:rPr>
          <w:rFonts w:ascii="宋体" w:eastAsia="宋体" w:hAnsi="宋体" w:hint="eastAsia"/>
        </w:rPr>
        <w:instrText>5</w:instrText>
      </w:r>
      <w:r w:rsidR="00C478A5" w:rsidRPr="003F0B0C">
        <w:rPr>
          <w:rFonts w:ascii="宋体" w:eastAsia="宋体" w:hAnsi="宋体"/>
        </w:rPr>
        <w:instrText xml:space="preserve">858" \y "HDU:5858" </w:instrText>
      </w:r>
      <w:r w:rsidR="00C478A5" w:rsidRPr="003F0B0C">
        <w:rPr>
          <w:rFonts w:ascii="宋体" w:eastAsia="宋体" w:hAnsi="宋体"/>
          <w:b w:val="0"/>
        </w:rPr>
        <w:fldChar w:fldCharType="end"/>
      </w:r>
    </w:p>
    <w:p w:rsidR="00A723FF" w:rsidRPr="003F0B0C" w:rsidRDefault="00A723FF" w:rsidP="00A723FF">
      <w:pPr>
        <w:rPr>
          <w:rFonts w:ascii="宋体" w:eastAsia="宋体" w:hAnsi="宋体"/>
        </w:rPr>
      </w:pPr>
      <w:r w:rsidRPr="003F0B0C">
        <w:rPr>
          <w:rFonts w:ascii="宋体" w:eastAsia="宋体" w:hAnsi="宋体"/>
          <w:noProof/>
        </w:rPr>
        <w:drawing>
          <wp:inline distT="0" distB="0" distL="0" distR="0" wp14:anchorId="3666B6CF" wp14:editId="1D7FF4F3">
            <wp:extent cx="2011978" cy="1981024"/>
            <wp:effectExtent l="0" t="0" r="7620" b="635"/>
            <wp:docPr id="2" name="图片 2" descr="https://odzkskevi.qnssl.com/d8740ee759f31eb99b24e8d7a5c42d78?v=153118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dzkskevi.qnssl.com/d8740ee759f31eb99b24e8d7a5c42d78?v=153118046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19218" cy="1988153"/>
                    </a:xfrm>
                    <a:prstGeom prst="rect">
                      <a:avLst/>
                    </a:prstGeom>
                    <a:noFill/>
                    <a:ln>
                      <a:noFill/>
                    </a:ln>
                  </pic:spPr>
                </pic:pic>
              </a:graphicData>
            </a:graphic>
          </wp:inline>
        </w:drawing>
      </w:r>
    </w:p>
    <w:p w:rsidR="00A723FF" w:rsidRPr="003F0B0C" w:rsidRDefault="00A723FF" w:rsidP="00A723FF">
      <w:pPr>
        <w:rPr>
          <w:rFonts w:ascii="宋体" w:eastAsia="宋体" w:hAnsi="宋体"/>
        </w:rPr>
      </w:pPr>
      <w:r w:rsidRPr="003F0B0C">
        <w:rPr>
          <w:rFonts w:ascii="宋体" w:eastAsia="宋体" w:hAnsi="宋体" w:hint="eastAsia"/>
        </w:rPr>
        <w:t>【题意】求阴影部分面积</w:t>
      </w:r>
    </w:p>
    <w:p w:rsidR="00A723FF" w:rsidRPr="003F0B0C" w:rsidRDefault="00A723FF" w:rsidP="00A723FF">
      <w:pPr>
        <w:rPr>
          <w:rFonts w:ascii="宋体" w:eastAsia="宋体" w:hAnsi="宋体"/>
        </w:rPr>
      </w:pPr>
      <w:r w:rsidRPr="003F0B0C">
        <w:rPr>
          <w:rFonts w:ascii="宋体" w:eastAsia="宋体" w:hAnsi="宋体" w:hint="eastAsia"/>
        </w:rPr>
        <w:t>【公式】</w:t>
      </w:r>
    </w:p>
    <w:p w:rsidR="00A723FF" w:rsidRPr="003F0B0C" w:rsidRDefault="00A723FF" w:rsidP="00A723FF">
      <w:pPr>
        <w:rPr>
          <w:rFonts w:ascii="宋体" w:eastAsia="宋体" w:hAnsi="宋体"/>
        </w:rPr>
      </w:pPr>
      <w:r w:rsidRPr="003F0B0C">
        <w:rPr>
          <w:rFonts w:ascii="宋体" w:eastAsia="宋体" w:hAnsi="宋体"/>
          <w:position w:val="-24"/>
        </w:rPr>
        <w:object w:dxaOrig="3980" w:dyaOrig="680">
          <v:shape id="_x0000_i1066" type="#_x0000_t75" style="width:198.75pt;height:33.75pt" o:ole="">
            <v:imagedata r:id="rId194" o:title=""/>
          </v:shape>
          <o:OLEObject Type="Embed" ProgID="Equation.DSMT4" ShapeID="_x0000_i1066" DrawAspect="Content" ObjectID="_1595176204" r:id="rId195"/>
        </w:object>
      </w:r>
    </w:p>
    <w:p w:rsidR="00A723FF" w:rsidRPr="003F0B0C" w:rsidRDefault="00A723FF" w:rsidP="00A723FF">
      <w:pPr>
        <w:rPr>
          <w:rFonts w:ascii="宋体" w:eastAsia="宋体" w:hAnsi="宋体"/>
        </w:rPr>
      </w:pPr>
      <w:r w:rsidRPr="003F0B0C">
        <w:rPr>
          <w:rFonts w:ascii="宋体" w:eastAsia="宋体" w:hAnsi="宋体" w:hint="eastAsia"/>
        </w:rPr>
        <w:t>需要使用余弦定理与三角形面积公式</w:t>
      </w:r>
      <w:r w:rsidRPr="003F0B0C">
        <w:rPr>
          <w:rFonts w:ascii="宋体" w:eastAsia="宋体" w:hAnsi="宋体"/>
          <w:position w:val="-24"/>
        </w:rPr>
        <w:object w:dxaOrig="1359" w:dyaOrig="620">
          <v:shape id="_x0000_i1067" type="#_x0000_t75" style="width:68.25pt;height:30.75pt" o:ole="">
            <v:imagedata r:id="rId196" o:title=""/>
          </v:shape>
          <o:OLEObject Type="Embed" ProgID="Equation.DSMT4" ShapeID="_x0000_i1067" DrawAspect="Content" ObjectID="_1595176205" r:id="rId197"/>
        </w:object>
      </w:r>
    </w:p>
    <w:p w:rsidR="00A723FF" w:rsidRPr="003F0B0C" w:rsidRDefault="00A723FF" w:rsidP="00A723FF">
      <w:pPr>
        <w:rPr>
          <w:rFonts w:ascii="宋体" w:eastAsia="宋体" w:hAnsi="宋体"/>
        </w:rPr>
      </w:pPr>
      <w:r w:rsidRPr="003F0B0C">
        <w:rPr>
          <w:rFonts w:ascii="宋体" w:eastAsia="宋体" w:hAnsi="宋体"/>
          <w:noProof/>
        </w:rPr>
        <w:drawing>
          <wp:inline distT="0" distB="0" distL="0" distR="0" wp14:anchorId="50E4DF46" wp14:editId="775667D4">
            <wp:extent cx="1859669" cy="181883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864579" cy="1823640"/>
                    </a:xfrm>
                    <a:prstGeom prst="rect">
                      <a:avLst/>
                    </a:prstGeom>
                  </pic:spPr>
                </pic:pic>
              </a:graphicData>
            </a:graphic>
          </wp:inline>
        </w:drawing>
      </w:r>
    </w:p>
    <w:p w:rsidR="00E66641" w:rsidRPr="003F0B0C" w:rsidRDefault="00E66641" w:rsidP="00E66641">
      <w:pPr>
        <w:pStyle w:val="2"/>
        <w:rPr>
          <w:rFonts w:ascii="宋体" w:eastAsia="宋体" w:hAnsi="宋体"/>
          <w:b w:val="0"/>
        </w:rPr>
      </w:pPr>
      <w:bookmarkStart w:id="212" w:name="_Toc521431905"/>
      <w:r w:rsidRPr="003F0B0C">
        <w:rPr>
          <w:rFonts w:ascii="宋体" w:eastAsia="宋体" w:hAnsi="宋体" w:hint="eastAsia"/>
          <w:b w:val="0"/>
        </w:rPr>
        <w:lastRenderedPageBreak/>
        <w:t>线性规划</w:t>
      </w:r>
      <w:bookmarkEnd w:id="212"/>
    </w:p>
    <w:p w:rsidR="00E66641" w:rsidRPr="003F0B0C" w:rsidRDefault="00E66641" w:rsidP="00E66641">
      <w:pPr>
        <w:pStyle w:val="3"/>
        <w:rPr>
          <w:rFonts w:ascii="宋体" w:eastAsia="宋体" w:hAnsi="宋体"/>
          <w:b w:val="0"/>
        </w:rPr>
      </w:pPr>
      <w:bookmarkStart w:id="213" w:name="_Toc521431906"/>
      <w:r w:rsidRPr="003F0B0C">
        <w:rPr>
          <w:rFonts w:ascii="宋体" w:eastAsia="宋体" w:hAnsi="宋体" w:hint="eastAsia"/>
          <w:b w:val="0"/>
        </w:rPr>
        <w:t>单纯形法</w:t>
      </w:r>
      <w:bookmarkEnd w:id="213"/>
    </w:p>
    <w:p w:rsidR="00E66641" w:rsidRPr="003F0B0C" w:rsidRDefault="000D10AC" w:rsidP="00A723FF">
      <w:pPr>
        <w:rPr>
          <w:rFonts w:ascii="宋体" w:eastAsia="宋体" w:hAnsi="宋体"/>
        </w:rPr>
      </w:pPr>
      <w:hyperlink r:id="rId199" w:history="1">
        <w:r w:rsidR="00E66641" w:rsidRPr="003F0B0C">
          <w:rPr>
            <w:rStyle w:val="a3"/>
            <w:rFonts w:ascii="宋体" w:eastAsia="宋体" w:hAnsi="宋体"/>
          </w:rPr>
          <w:t>http://www.cnblogs.com/zzqsblog/p/5457091.html</w:t>
        </w:r>
      </w:hyperlink>
    </w:p>
    <w:p w:rsidR="00E66641" w:rsidRPr="003F0B0C" w:rsidRDefault="000D10AC" w:rsidP="00A723FF">
      <w:pPr>
        <w:rPr>
          <w:rFonts w:ascii="宋体" w:eastAsia="宋体" w:hAnsi="宋体"/>
        </w:rPr>
      </w:pPr>
      <w:hyperlink r:id="rId200" w:history="1">
        <w:r w:rsidR="00E66641" w:rsidRPr="003F0B0C">
          <w:rPr>
            <w:rStyle w:val="a3"/>
            <w:rFonts w:ascii="宋体" w:eastAsia="宋体" w:hAnsi="宋体"/>
          </w:rPr>
          <w:t>https://blog.csdn.net/u010336344/article/details/62422284</w:t>
        </w:r>
      </w:hyperlink>
    </w:p>
    <w:p w:rsidR="00E66641" w:rsidRPr="003F0B0C" w:rsidRDefault="000D10AC" w:rsidP="00A723FF">
      <w:pPr>
        <w:rPr>
          <w:rFonts w:ascii="宋体" w:eastAsia="宋体" w:hAnsi="宋体"/>
        </w:rPr>
      </w:pPr>
      <w:hyperlink r:id="rId201" w:history="1">
        <w:r w:rsidR="00E66641" w:rsidRPr="003F0B0C">
          <w:rPr>
            <w:rStyle w:val="a3"/>
            <w:rFonts w:ascii="宋体" w:eastAsia="宋体" w:hAnsi="宋体"/>
          </w:rPr>
          <w:t>https://www.bilibili.com/video/av7847726?from=search&amp;seid=8839682959904581481</w:t>
        </w:r>
      </w:hyperlink>
    </w:p>
    <w:p w:rsidR="00E66641" w:rsidRPr="003F0B0C" w:rsidRDefault="000D10AC" w:rsidP="00A723FF">
      <w:pPr>
        <w:rPr>
          <w:rFonts w:ascii="宋体" w:eastAsia="宋体" w:hAnsi="宋体"/>
        </w:rPr>
      </w:pPr>
      <w:hyperlink r:id="rId202" w:history="1">
        <w:r w:rsidR="00E66641" w:rsidRPr="003F0B0C">
          <w:rPr>
            <w:rStyle w:val="a3"/>
            <w:rFonts w:ascii="宋体" w:eastAsia="宋体" w:hAnsi="宋体"/>
          </w:rPr>
          <w:t>http://www.doc88.com/p-846811841036.html</w:t>
        </w:r>
      </w:hyperlink>
    </w:p>
    <w:p w:rsidR="00867262" w:rsidRPr="003F0B0C" w:rsidRDefault="000D10AC" w:rsidP="00A723FF">
      <w:pPr>
        <w:rPr>
          <w:rFonts w:ascii="宋体" w:eastAsia="宋体" w:hAnsi="宋体"/>
        </w:rPr>
      </w:pPr>
      <w:hyperlink r:id="rId203" w:history="1">
        <w:r w:rsidR="00867262" w:rsidRPr="003F0B0C">
          <w:rPr>
            <w:rStyle w:val="a3"/>
            <w:rFonts w:ascii="宋体" w:eastAsia="宋体" w:hAnsi="宋体"/>
          </w:rPr>
          <w:t>https://blog.csdn.net/hdu2014/article/details/51124340</w:t>
        </w:r>
      </w:hyperlink>
    </w:p>
    <w:p w:rsidR="00867262" w:rsidRPr="003F0B0C" w:rsidRDefault="000D10AC" w:rsidP="00A723FF">
      <w:pPr>
        <w:rPr>
          <w:rFonts w:ascii="宋体" w:eastAsia="宋体" w:hAnsi="宋体"/>
        </w:rPr>
      </w:pPr>
      <w:hyperlink r:id="rId204" w:history="1">
        <w:r w:rsidR="00867262" w:rsidRPr="003F0B0C">
          <w:rPr>
            <w:rStyle w:val="a3"/>
            <w:rFonts w:ascii="宋体" w:eastAsia="宋体" w:hAnsi="宋体"/>
          </w:rPr>
          <w:t>https://blog.csdn.net/u012116229/article/details/44205943</w:t>
        </w:r>
      </w:hyperlink>
    </w:p>
    <w:p w:rsidR="00867262" w:rsidRPr="003F0B0C" w:rsidRDefault="000D10AC" w:rsidP="00A723FF">
      <w:pPr>
        <w:rPr>
          <w:rFonts w:ascii="宋体" w:eastAsia="宋体" w:hAnsi="宋体"/>
        </w:rPr>
      </w:pPr>
      <w:hyperlink r:id="rId205" w:history="1">
        <w:r w:rsidR="00867262" w:rsidRPr="003F0B0C">
          <w:rPr>
            <w:rStyle w:val="a3"/>
            <w:rFonts w:ascii="宋体" w:eastAsia="宋体" w:hAnsi="宋体"/>
          </w:rPr>
          <w:t>https://blog.csdn.net/alan_cty/article/details/71716617</w:t>
        </w:r>
      </w:hyperlink>
    </w:p>
    <w:p w:rsidR="00867262" w:rsidRPr="003F0B0C" w:rsidRDefault="00867262" w:rsidP="00A723FF">
      <w:pPr>
        <w:rPr>
          <w:rFonts w:ascii="宋体" w:eastAsia="宋体" w:hAnsi="宋体"/>
        </w:rPr>
      </w:pPr>
    </w:p>
    <w:p w:rsidR="00BC733B" w:rsidRPr="003F0B0C" w:rsidRDefault="00BC733B" w:rsidP="00A723FF">
      <w:pPr>
        <w:rPr>
          <w:rFonts w:ascii="宋体" w:eastAsia="宋体" w:hAnsi="宋体"/>
        </w:rPr>
      </w:pPr>
      <w:r w:rsidRPr="003F0B0C">
        <w:rPr>
          <w:rFonts w:ascii="宋体" w:eastAsia="宋体" w:hAnsi="宋体"/>
        </w:rPr>
        <w:t>2018</w:t>
      </w:r>
      <w:r w:rsidRPr="003F0B0C">
        <w:rPr>
          <w:rFonts w:ascii="宋体" w:eastAsia="宋体" w:hAnsi="宋体" w:hint="eastAsia"/>
        </w:rPr>
        <w:t>百度之星资格赛1003-应该就是单纯形法</w:t>
      </w:r>
    </w:p>
    <w:p w:rsidR="00867262" w:rsidRPr="003F0B0C" w:rsidRDefault="00867262" w:rsidP="00A723FF">
      <w:pPr>
        <w:rPr>
          <w:rFonts w:ascii="宋体" w:eastAsia="宋体" w:hAnsi="宋体"/>
        </w:rPr>
      </w:pPr>
      <w:r w:rsidRPr="003F0B0C">
        <w:rPr>
          <w:rFonts w:ascii="宋体" w:eastAsia="宋体" w:hAnsi="宋体" w:hint="eastAsia"/>
        </w:rPr>
        <w:t>【题目】</w:t>
      </w:r>
    </w:p>
    <w:p w:rsidR="00C24C88" w:rsidRPr="003F0B0C" w:rsidRDefault="00C24C88" w:rsidP="00C24C88">
      <w:pPr>
        <w:jc w:val="left"/>
        <w:rPr>
          <w:rFonts w:ascii="宋体" w:eastAsia="宋体" w:hAnsi="宋体"/>
        </w:rPr>
      </w:pPr>
      <w:r w:rsidRPr="003F0B0C">
        <w:rPr>
          <w:rFonts w:ascii="宋体" w:eastAsia="宋体" w:hAnsi="宋体"/>
          <w:noProof/>
        </w:rPr>
        <w:drawing>
          <wp:inline distT="0" distB="0" distL="0" distR="0" wp14:anchorId="48DA2354" wp14:editId="738A3C55">
            <wp:extent cx="6209977" cy="2600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214753" cy="2602325"/>
                    </a:xfrm>
                    <a:prstGeom prst="rect">
                      <a:avLst/>
                    </a:prstGeom>
                  </pic:spPr>
                </pic:pic>
              </a:graphicData>
            </a:graphic>
          </wp:inline>
        </w:drawing>
      </w:r>
    </w:p>
    <w:p w:rsidR="00C24C88" w:rsidRPr="003F0B0C" w:rsidRDefault="00C24C88" w:rsidP="00A723FF">
      <w:pPr>
        <w:rPr>
          <w:rFonts w:ascii="宋体" w:eastAsia="宋体" w:hAnsi="宋体"/>
        </w:rPr>
      </w:pPr>
    </w:p>
    <w:p w:rsidR="00E66641" w:rsidRPr="003F0B0C" w:rsidRDefault="00746268" w:rsidP="00A723FF">
      <w:pPr>
        <w:rPr>
          <w:rFonts w:ascii="宋体" w:eastAsia="宋体" w:hAnsi="宋体"/>
        </w:rPr>
      </w:pPr>
      <w:r w:rsidRPr="003F0B0C">
        <w:rPr>
          <w:rFonts w:ascii="宋体" w:eastAsia="宋体" w:hAnsi="宋体" w:hint="eastAsia"/>
        </w:rPr>
        <w:t>【模板】</w:t>
      </w:r>
      <w:r w:rsidR="004714B5" w:rsidRPr="003F0B0C">
        <w:rPr>
          <w:rFonts w:ascii="宋体" w:eastAsia="宋体" w:hAnsi="宋体" w:hint="eastAsia"/>
        </w:rPr>
        <w:t>//偏工程的代码，目前没有拿他调通过题目,可以作为对拍</w:t>
      </w:r>
    </w:p>
    <w:p w:rsidR="00746268" w:rsidRPr="003F0B0C" w:rsidRDefault="00746268" w:rsidP="00746268">
      <w:pPr>
        <w:rPr>
          <w:rFonts w:ascii="宋体" w:eastAsia="宋体" w:hAnsi="宋体"/>
        </w:rPr>
      </w:pPr>
      <w:r w:rsidRPr="003F0B0C">
        <w:rPr>
          <w:rFonts w:ascii="宋体" w:eastAsia="宋体" w:hAnsi="宋体"/>
        </w:rPr>
        <w:t>//common.h</w:t>
      </w:r>
    </w:p>
    <w:p w:rsidR="00746268" w:rsidRPr="003F0B0C" w:rsidRDefault="00746268" w:rsidP="00746268">
      <w:pPr>
        <w:rPr>
          <w:rFonts w:ascii="宋体" w:eastAsia="宋体" w:hAnsi="宋体"/>
        </w:rPr>
      </w:pPr>
      <w:r w:rsidRPr="003F0B0C">
        <w:rPr>
          <w:rFonts w:ascii="宋体" w:eastAsia="宋体" w:hAnsi="宋体"/>
        </w:rPr>
        <w:t>#include &lt;stdio.h&gt;</w:t>
      </w:r>
    </w:p>
    <w:p w:rsidR="00746268" w:rsidRPr="003F0B0C" w:rsidRDefault="00746268" w:rsidP="00746268">
      <w:pPr>
        <w:rPr>
          <w:rFonts w:ascii="宋体" w:eastAsia="宋体" w:hAnsi="宋体"/>
        </w:rPr>
      </w:pPr>
      <w:r w:rsidRPr="003F0B0C">
        <w:rPr>
          <w:rFonts w:ascii="宋体" w:eastAsia="宋体" w:hAnsi="宋体"/>
        </w:rPr>
        <w:t>#include &lt;stdlib.h&gt;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#define u8</w:t>
      </w:r>
      <w:r w:rsidRPr="003F0B0C">
        <w:rPr>
          <w:rFonts w:ascii="宋体" w:eastAsia="宋体" w:hAnsi="宋体"/>
        </w:rPr>
        <w:tab/>
      </w:r>
      <w:r w:rsidRPr="003F0B0C">
        <w:rPr>
          <w:rFonts w:ascii="宋体" w:eastAsia="宋体" w:hAnsi="宋体"/>
        </w:rPr>
        <w:tab/>
        <w:t>unsigned char</w:t>
      </w:r>
    </w:p>
    <w:p w:rsidR="00746268" w:rsidRPr="003F0B0C" w:rsidRDefault="00746268" w:rsidP="00746268">
      <w:pPr>
        <w:rPr>
          <w:rFonts w:ascii="宋体" w:eastAsia="宋体" w:hAnsi="宋体"/>
        </w:rPr>
      </w:pPr>
      <w:r w:rsidRPr="003F0B0C">
        <w:rPr>
          <w:rFonts w:ascii="宋体" w:eastAsia="宋体" w:hAnsi="宋体"/>
        </w:rPr>
        <w:t>#define i8</w:t>
      </w:r>
      <w:r w:rsidRPr="003F0B0C">
        <w:rPr>
          <w:rFonts w:ascii="宋体" w:eastAsia="宋体" w:hAnsi="宋体"/>
        </w:rPr>
        <w:tab/>
      </w:r>
      <w:r w:rsidRPr="003F0B0C">
        <w:rPr>
          <w:rFonts w:ascii="宋体" w:eastAsia="宋体" w:hAnsi="宋体"/>
        </w:rPr>
        <w:tab/>
        <w:t>char</w:t>
      </w:r>
    </w:p>
    <w:p w:rsidR="00746268" w:rsidRPr="003F0B0C" w:rsidRDefault="00746268" w:rsidP="00746268">
      <w:pPr>
        <w:rPr>
          <w:rFonts w:ascii="宋体" w:eastAsia="宋体" w:hAnsi="宋体"/>
        </w:rPr>
      </w:pPr>
      <w:r w:rsidRPr="003F0B0C">
        <w:rPr>
          <w:rFonts w:ascii="宋体" w:eastAsia="宋体" w:hAnsi="宋体"/>
        </w:rPr>
        <w:t>#define u16</w:t>
      </w:r>
      <w:r w:rsidRPr="003F0B0C">
        <w:rPr>
          <w:rFonts w:ascii="宋体" w:eastAsia="宋体" w:hAnsi="宋体"/>
        </w:rPr>
        <w:tab/>
      </w:r>
      <w:r w:rsidRPr="003F0B0C">
        <w:rPr>
          <w:rFonts w:ascii="宋体" w:eastAsia="宋体" w:hAnsi="宋体"/>
        </w:rPr>
        <w:tab/>
        <w:t>unsigned short int</w:t>
      </w:r>
    </w:p>
    <w:p w:rsidR="00746268" w:rsidRPr="003F0B0C" w:rsidRDefault="00746268" w:rsidP="00746268">
      <w:pPr>
        <w:rPr>
          <w:rFonts w:ascii="宋体" w:eastAsia="宋体" w:hAnsi="宋体"/>
        </w:rPr>
      </w:pPr>
      <w:r w:rsidRPr="003F0B0C">
        <w:rPr>
          <w:rFonts w:ascii="宋体" w:eastAsia="宋体" w:hAnsi="宋体"/>
        </w:rPr>
        <w:t>#define i16</w:t>
      </w:r>
      <w:r w:rsidRPr="003F0B0C">
        <w:rPr>
          <w:rFonts w:ascii="宋体" w:eastAsia="宋体" w:hAnsi="宋体"/>
        </w:rPr>
        <w:tab/>
      </w:r>
      <w:r w:rsidRPr="003F0B0C">
        <w:rPr>
          <w:rFonts w:ascii="宋体" w:eastAsia="宋体" w:hAnsi="宋体"/>
        </w:rPr>
        <w:tab/>
        <w:t>short int</w:t>
      </w:r>
    </w:p>
    <w:p w:rsidR="00746268" w:rsidRPr="003F0B0C" w:rsidRDefault="00746268" w:rsidP="00746268">
      <w:pPr>
        <w:rPr>
          <w:rFonts w:ascii="宋体" w:eastAsia="宋体" w:hAnsi="宋体"/>
        </w:rPr>
      </w:pPr>
      <w:r w:rsidRPr="003F0B0C">
        <w:rPr>
          <w:rFonts w:ascii="宋体" w:eastAsia="宋体" w:hAnsi="宋体"/>
        </w:rPr>
        <w:t>#define u32</w:t>
      </w:r>
      <w:r w:rsidRPr="003F0B0C">
        <w:rPr>
          <w:rFonts w:ascii="宋体" w:eastAsia="宋体" w:hAnsi="宋体"/>
        </w:rPr>
        <w:tab/>
      </w:r>
      <w:r w:rsidRPr="003F0B0C">
        <w:rPr>
          <w:rFonts w:ascii="宋体" w:eastAsia="宋体" w:hAnsi="宋体"/>
        </w:rPr>
        <w:tab/>
        <w:t>unsigned int</w:t>
      </w:r>
    </w:p>
    <w:p w:rsidR="00746268" w:rsidRPr="003F0B0C" w:rsidRDefault="00746268" w:rsidP="00746268">
      <w:pPr>
        <w:rPr>
          <w:rFonts w:ascii="宋体" w:eastAsia="宋体" w:hAnsi="宋体"/>
        </w:rPr>
      </w:pPr>
      <w:r w:rsidRPr="003F0B0C">
        <w:rPr>
          <w:rFonts w:ascii="宋体" w:eastAsia="宋体" w:hAnsi="宋体"/>
        </w:rPr>
        <w:t>#define i32</w:t>
      </w:r>
      <w:r w:rsidRPr="003F0B0C">
        <w:rPr>
          <w:rFonts w:ascii="宋体" w:eastAsia="宋体" w:hAnsi="宋体"/>
        </w:rPr>
        <w:tab/>
      </w:r>
      <w:r w:rsidRPr="003F0B0C">
        <w:rPr>
          <w:rFonts w:ascii="宋体" w:eastAsia="宋体" w:hAnsi="宋体"/>
        </w:rPr>
        <w:tab/>
        <w:t>int</w:t>
      </w:r>
    </w:p>
    <w:p w:rsidR="00746268" w:rsidRPr="003F0B0C" w:rsidRDefault="00746268" w:rsidP="00746268">
      <w:pPr>
        <w:rPr>
          <w:rFonts w:ascii="宋体" w:eastAsia="宋体" w:hAnsi="宋体"/>
        </w:rPr>
      </w:pPr>
      <w:r w:rsidRPr="003F0B0C">
        <w:rPr>
          <w:rFonts w:ascii="宋体" w:eastAsia="宋体" w:hAnsi="宋体"/>
        </w:rPr>
        <w:t>//matrix.h</w:t>
      </w:r>
    </w:p>
    <w:p w:rsidR="00746268" w:rsidRPr="003F0B0C" w:rsidRDefault="00746268" w:rsidP="00746268">
      <w:pPr>
        <w:rPr>
          <w:rFonts w:ascii="宋体" w:eastAsia="宋体" w:hAnsi="宋体"/>
        </w:rPr>
      </w:pPr>
      <w:r w:rsidRPr="003F0B0C">
        <w:rPr>
          <w:rFonts w:ascii="宋体" w:eastAsia="宋体" w:hAnsi="宋体"/>
        </w:rPr>
        <w:t>typedef struct {</w:t>
      </w:r>
    </w:p>
    <w:p w:rsidR="00746268" w:rsidRPr="003F0B0C" w:rsidRDefault="00746268" w:rsidP="00746268">
      <w:pPr>
        <w:rPr>
          <w:rFonts w:ascii="宋体" w:eastAsia="宋体" w:hAnsi="宋体"/>
        </w:rPr>
      </w:pPr>
      <w:r w:rsidRPr="003F0B0C">
        <w:rPr>
          <w:rFonts w:ascii="宋体" w:eastAsia="宋体" w:hAnsi="宋体"/>
        </w:rPr>
        <w:tab/>
        <w:t>int</w:t>
      </w:r>
      <w:r w:rsidRPr="003F0B0C">
        <w:rPr>
          <w:rFonts w:ascii="宋体" w:eastAsia="宋体" w:hAnsi="宋体"/>
        </w:rPr>
        <w:tab/>
      </w:r>
      <w:r w:rsidRPr="003F0B0C">
        <w:rPr>
          <w:rFonts w:ascii="宋体" w:eastAsia="宋体" w:hAnsi="宋体"/>
        </w:rPr>
        <w:tab/>
        <w:t>row,col;</w:t>
      </w:r>
    </w:p>
    <w:p w:rsidR="00746268" w:rsidRPr="003F0B0C" w:rsidRDefault="00746268" w:rsidP="00746268">
      <w:pPr>
        <w:rPr>
          <w:rFonts w:ascii="宋体" w:eastAsia="宋体" w:hAnsi="宋体"/>
        </w:rPr>
      </w:pPr>
      <w:r w:rsidRPr="003F0B0C">
        <w:rPr>
          <w:rFonts w:ascii="宋体" w:eastAsia="宋体" w:hAnsi="宋体"/>
        </w:rPr>
        <w:lastRenderedPageBreak/>
        <w:tab/>
        <w:t>float**</w:t>
      </w:r>
      <w:r w:rsidRPr="003F0B0C">
        <w:rPr>
          <w:rFonts w:ascii="宋体" w:eastAsia="宋体" w:hAnsi="宋体"/>
        </w:rPr>
        <w:tab/>
        <w:t>mem;</w:t>
      </w:r>
    </w:p>
    <w:p w:rsidR="00746268" w:rsidRPr="003F0B0C" w:rsidRDefault="00746268" w:rsidP="00746268">
      <w:pPr>
        <w:rPr>
          <w:rFonts w:ascii="宋体" w:eastAsia="宋体" w:hAnsi="宋体"/>
        </w:rPr>
      </w:pPr>
      <w:r w:rsidRPr="003F0B0C">
        <w:rPr>
          <w:rFonts w:ascii="宋体" w:eastAsia="宋体" w:hAnsi="宋体"/>
        </w:rPr>
        <w:t>}MATRIX;</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u8 create_matrix(MATRIX* mat, int row, int col);</w:t>
      </w:r>
    </w:p>
    <w:p w:rsidR="00746268" w:rsidRPr="003F0B0C" w:rsidRDefault="00746268" w:rsidP="00746268">
      <w:pPr>
        <w:rPr>
          <w:rFonts w:ascii="宋体" w:eastAsia="宋体" w:hAnsi="宋体"/>
        </w:rPr>
      </w:pPr>
      <w:r w:rsidRPr="003F0B0C">
        <w:rPr>
          <w:rFonts w:ascii="宋体" w:eastAsia="宋体" w:hAnsi="宋体"/>
        </w:rPr>
        <w:t>void delete_matrix(MATRIX* mat);</w:t>
      </w:r>
    </w:p>
    <w:p w:rsidR="00746268" w:rsidRPr="003F0B0C" w:rsidRDefault="00746268" w:rsidP="00746268">
      <w:pPr>
        <w:rPr>
          <w:rFonts w:ascii="宋体" w:eastAsia="宋体" w:hAnsi="宋体"/>
        </w:rPr>
      </w:pPr>
      <w:r w:rsidRPr="003F0B0C">
        <w:rPr>
          <w:rFonts w:ascii="宋体" w:eastAsia="宋体" w:hAnsi="宋体"/>
        </w:rPr>
        <w:t>void set_matrix(MATRIX* mat, float* val);</w:t>
      </w:r>
    </w:p>
    <w:p w:rsidR="00746268" w:rsidRPr="003F0B0C" w:rsidRDefault="00746268" w:rsidP="00746268">
      <w:pPr>
        <w:rPr>
          <w:rFonts w:ascii="宋体" w:eastAsia="宋体" w:hAnsi="宋体"/>
        </w:rPr>
      </w:pPr>
      <w:r w:rsidRPr="003F0B0C">
        <w:rPr>
          <w:rFonts w:ascii="宋体" w:eastAsia="宋体" w:hAnsi="宋体"/>
        </w:rPr>
        <w:t>void copy_matrix(MATRIX* des_mat, MATRIX src_mat);</w:t>
      </w:r>
    </w:p>
    <w:p w:rsidR="00746268" w:rsidRPr="003F0B0C" w:rsidRDefault="00746268" w:rsidP="00746268">
      <w:pPr>
        <w:rPr>
          <w:rFonts w:ascii="宋体" w:eastAsia="宋体" w:hAnsi="宋体"/>
        </w:rPr>
      </w:pPr>
      <w:r w:rsidRPr="003F0B0C">
        <w:rPr>
          <w:rFonts w:ascii="宋体" w:eastAsia="宋体" w:hAnsi="宋体"/>
        </w:rPr>
        <w:t>void matrix_expand_row(MATRIX* mat, u32 exp_num, float* val);</w:t>
      </w:r>
    </w:p>
    <w:p w:rsidR="00746268" w:rsidRPr="003F0B0C" w:rsidRDefault="00746268" w:rsidP="00746268">
      <w:pPr>
        <w:rPr>
          <w:rFonts w:ascii="宋体" w:eastAsia="宋体" w:hAnsi="宋体"/>
        </w:rPr>
      </w:pPr>
      <w:r w:rsidRPr="003F0B0C">
        <w:rPr>
          <w:rFonts w:ascii="宋体" w:eastAsia="宋体" w:hAnsi="宋体"/>
        </w:rPr>
        <w:t>void matrix_expand_column(MATRIX* mat, u32 exp_num, float* val);</w:t>
      </w:r>
    </w:p>
    <w:p w:rsidR="00746268" w:rsidRPr="003F0B0C" w:rsidRDefault="00746268" w:rsidP="00746268">
      <w:pPr>
        <w:rPr>
          <w:rFonts w:ascii="宋体" w:eastAsia="宋体" w:hAnsi="宋体"/>
        </w:rPr>
      </w:pPr>
      <w:r w:rsidRPr="003F0B0C">
        <w:rPr>
          <w:rFonts w:ascii="宋体" w:eastAsia="宋体" w:hAnsi="宋体"/>
        </w:rPr>
        <w:t>void matrix_remove_column(MATRIX* mat, int col_index);</w:t>
      </w:r>
    </w:p>
    <w:p w:rsidR="00746268" w:rsidRPr="003F0B0C" w:rsidRDefault="00746268" w:rsidP="00746268">
      <w:pPr>
        <w:rPr>
          <w:rFonts w:ascii="宋体" w:eastAsia="宋体" w:hAnsi="宋体"/>
        </w:rPr>
      </w:pPr>
      <w:r w:rsidRPr="003F0B0C">
        <w:rPr>
          <w:rFonts w:ascii="宋体" w:eastAsia="宋体" w:hAnsi="宋体"/>
        </w:rPr>
        <w:t>void print_matrix(MATRIX mat);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//simplex.h</w:t>
      </w:r>
    </w:p>
    <w:p w:rsidR="00746268" w:rsidRPr="003F0B0C" w:rsidRDefault="00746268" w:rsidP="00746268">
      <w:pPr>
        <w:rPr>
          <w:rFonts w:ascii="宋体" w:eastAsia="宋体" w:hAnsi="宋体"/>
        </w:rPr>
      </w:pPr>
      <w:r w:rsidRPr="003F0B0C">
        <w:rPr>
          <w:rFonts w:ascii="宋体" w:eastAsia="宋体" w:hAnsi="宋体"/>
        </w:rPr>
        <w:t>typedef struct {</w:t>
      </w:r>
    </w:p>
    <w:p w:rsidR="00746268" w:rsidRPr="003F0B0C" w:rsidRDefault="00746268" w:rsidP="00746268">
      <w:pPr>
        <w:rPr>
          <w:rFonts w:ascii="宋体" w:eastAsia="宋体" w:hAnsi="宋体"/>
        </w:rPr>
      </w:pPr>
      <w:r w:rsidRPr="003F0B0C">
        <w:rPr>
          <w:rFonts w:ascii="宋体" w:eastAsia="宋体" w:hAnsi="宋体"/>
        </w:rPr>
        <w:tab/>
        <w:t>int bvar;</w:t>
      </w:r>
      <w:r w:rsidRPr="003F0B0C">
        <w:rPr>
          <w:rFonts w:ascii="宋体" w:eastAsia="宋体" w:hAnsi="宋体"/>
        </w:rPr>
        <w:tab/>
        <w:t>//basic variable: yi</w:t>
      </w:r>
    </w:p>
    <w:p w:rsidR="00746268" w:rsidRPr="003F0B0C" w:rsidRDefault="00746268" w:rsidP="00746268">
      <w:pPr>
        <w:rPr>
          <w:rFonts w:ascii="宋体" w:eastAsia="宋体" w:hAnsi="宋体"/>
        </w:rPr>
      </w:pPr>
      <w:r w:rsidRPr="003F0B0C">
        <w:rPr>
          <w:rFonts w:ascii="宋体" w:eastAsia="宋体" w:hAnsi="宋体"/>
        </w:rPr>
        <w:tab/>
        <w:t>int nbvar;</w:t>
      </w:r>
      <w:r w:rsidRPr="003F0B0C">
        <w:rPr>
          <w:rFonts w:ascii="宋体" w:eastAsia="宋体" w:hAnsi="宋体"/>
        </w:rPr>
        <w:tab/>
        <w:t>//non-basic variable: xi</w:t>
      </w:r>
    </w:p>
    <w:p w:rsidR="00746268" w:rsidRPr="003F0B0C" w:rsidRDefault="00746268" w:rsidP="00746268">
      <w:pPr>
        <w:rPr>
          <w:rFonts w:ascii="宋体" w:eastAsia="宋体" w:hAnsi="宋体"/>
        </w:rPr>
      </w:pPr>
      <w:r w:rsidRPr="003F0B0C">
        <w:rPr>
          <w:rFonts w:ascii="宋体" w:eastAsia="宋体" w:hAnsi="宋体"/>
        </w:rPr>
        <w:t>}PIVOT;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typedef enum {</w:t>
      </w:r>
    </w:p>
    <w:p w:rsidR="00746268" w:rsidRPr="003F0B0C" w:rsidRDefault="00746268" w:rsidP="00746268">
      <w:pPr>
        <w:rPr>
          <w:rFonts w:ascii="宋体" w:eastAsia="宋体" w:hAnsi="宋体"/>
        </w:rPr>
      </w:pPr>
      <w:r w:rsidRPr="003F0B0C">
        <w:rPr>
          <w:rFonts w:ascii="宋体" w:eastAsia="宋体" w:hAnsi="宋体"/>
        </w:rPr>
        <w:tab/>
        <w:t>LP = 0,</w:t>
      </w:r>
    </w:p>
    <w:p w:rsidR="00746268" w:rsidRPr="003F0B0C" w:rsidRDefault="00746268" w:rsidP="00746268">
      <w:pPr>
        <w:rPr>
          <w:rFonts w:ascii="宋体" w:eastAsia="宋体" w:hAnsi="宋体"/>
        </w:rPr>
      </w:pPr>
      <w:r w:rsidRPr="003F0B0C">
        <w:rPr>
          <w:rFonts w:ascii="宋体" w:eastAsia="宋体" w:hAnsi="宋体"/>
        </w:rPr>
        <w:tab/>
        <w:t>ILP</w:t>
      </w:r>
    </w:p>
    <w:p w:rsidR="00746268" w:rsidRPr="003F0B0C" w:rsidRDefault="00746268" w:rsidP="00746268">
      <w:pPr>
        <w:rPr>
          <w:rFonts w:ascii="宋体" w:eastAsia="宋体" w:hAnsi="宋体"/>
        </w:rPr>
      </w:pPr>
      <w:r w:rsidRPr="003F0B0C">
        <w:rPr>
          <w:rFonts w:ascii="宋体" w:eastAsia="宋体" w:hAnsi="宋体"/>
        </w:rPr>
        <w:t>}STRATEGY;</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u8 initSimplexModel(MATRIX mat, MATRIX g_mat, char* var_name[]);</w:t>
      </w:r>
    </w:p>
    <w:p w:rsidR="00746268" w:rsidRPr="003F0B0C" w:rsidRDefault="00746268" w:rsidP="00746268">
      <w:pPr>
        <w:rPr>
          <w:rFonts w:ascii="宋体" w:eastAsia="宋体" w:hAnsi="宋体"/>
        </w:rPr>
      </w:pPr>
      <w:r w:rsidRPr="003F0B0C">
        <w:rPr>
          <w:rFonts w:ascii="宋体" w:eastAsia="宋体" w:hAnsi="宋体"/>
        </w:rPr>
        <w:t>void deleteSimplexModel(void);</w:t>
      </w:r>
    </w:p>
    <w:p w:rsidR="00746268" w:rsidRPr="003F0B0C" w:rsidRDefault="00746268" w:rsidP="00746268">
      <w:pPr>
        <w:rPr>
          <w:rFonts w:ascii="宋体" w:eastAsia="宋体" w:hAnsi="宋体"/>
        </w:rPr>
      </w:pPr>
      <w:r w:rsidRPr="003F0B0C">
        <w:rPr>
          <w:rFonts w:ascii="宋体" w:eastAsia="宋体" w:hAnsi="宋体"/>
        </w:rPr>
        <w:t>u8 SimplexRun(STRATEGY strategy);</w:t>
      </w:r>
    </w:p>
    <w:p w:rsidR="00746268" w:rsidRPr="003F0B0C" w:rsidRDefault="00746268" w:rsidP="00746268">
      <w:pPr>
        <w:rPr>
          <w:rFonts w:ascii="宋体" w:eastAsia="宋体" w:hAnsi="宋体"/>
        </w:rPr>
      </w:pPr>
      <w:r w:rsidRPr="003F0B0C">
        <w:rPr>
          <w:rFonts w:ascii="宋体" w:eastAsia="宋体" w:hAnsi="宋体"/>
        </w:rPr>
        <w:t>int getMaxIntValue(void);</w:t>
      </w:r>
    </w:p>
    <w:p w:rsidR="00746268" w:rsidRPr="003F0B0C" w:rsidRDefault="00746268" w:rsidP="00746268">
      <w:pPr>
        <w:rPr>
          <w:rFonts w:ascii="宋体" w:eastAsia="宋体" w:hAnsi="宋体"/>
        </w:rPr>
      </w:pPr>
      <w:r w:rsidRPr="003F0B0C">
        <w:rPr>
          <w:rFonts w:ascii="宋体" w:eastAsia="宋体" w:hAnsi="宋体"/>
        </w:rPr>
        <w:t>void getIntSolution(int* solution);</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//main</w:t>
      </w:r>
    </w:p>
    <w:p w:rsidR="00746268" w:rsidRPr="003F0B0C" w:rsidRDefault="00746268" w:rsidP="00746268">
      <w:pPr>
        <w:rPr>
          <w:rFonts w:ascii="宋体" w:eastAsia="宋体" w:hAnsi="宋体"/>
        </w:rPr>
      </w:pPr>
      <w:r w:rsidRPr="003F0B0C">
        <w:rPr>
          <w:rFonts w:ascii="宋体" w:eastAsia="宋体" w:hAnsi="宋体"/>
        </w:rPr>
        <w:t>MATRIX mat;</w:t>
      </w:r>
    </w:p>
    <w:p w:rsidR="00746268" w:rsidRPr="003F0B0C" w:rsidRDefault="00746268" w:rsidP="00746268">
      <w:pPr>
        <w:rPr>
          <w:rFonts w:ascii="宋体" w:eastAsia="宋体" w:hAnsi="宋体"/>
        </w:rPr>
      </w:pPr>
      <w:r w:rsidRPr="003F0B0C">
        <w:rPr>
          <w:rFonts w:ascii="宋体" w:eastAsia="宋体" w:hAnsi="宋体"/>
        </w:rPr>
        <w:t>MATRIX Goal_mat;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Test1(STRATEGY strategy)</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char* var_name[] = {"","x1","x2", "x3", "x4"};</w:t>
      </w:r>
    </w:p>
    <w:p w:rsidR="00746268" w:rsidRPr="003F0B0C" w:rsidRDefault="00746268" w:rsidP="00746268">
      <w:pPr>
        <w:rPr>
          <w:rFonts w:ascii="宋体" w:eastAsia="宋体" w:hAnsi="宋体"/>
        </w:rPr>
      </w:pPr>
      <w:r w:rsidRPr="003F0B0C">
        <w:rPr>
          <w:rFonts w:ascii="宋体" w:eastAsia="宋体" w:hAnsi="宋体"/>
        </w:rPr>
        <w:tab/>
        <w:t>//</w:t>
      </w:r>
      <w:r w:rsidRPr="003F0B0C">
        <w:rPr>
          <w:rFonts w:ascii="宋体" w:eastAsia="宋体" w:hAnsi="宋体"/>
        </w:rPr>
        <w:tab/>
        <w:t xml:space="preserve"> x1 +     + 2x3       &lt;= 18</w:t>
      </w:r>
    </w:p>
    <w:p w:rsidR="00746268" w:rsidRPr="003F0B0C" w:rsidRDefault="00746268" w:rsidP="00746268">
      <w:pPr>
        <w:rPr>
          <w:rFonts w:ascii="宋体" w:eastAsia="宋体" w:hAnsi="宋体"/>
        </w:rPr>
      </w:pPr>
      <w:r w:rsidRPr="003F0B0C">
        <w:rPr>
          <w:rFonts w:ascii="宋体" w:eastAsia="宋体" w:hAnsi="宋体"/>
        </w:rPr>
        <w:tab/>
        <w:t>//      + 2x2       - 7x4 &lt;= 0</w:t>
      </w:r>
    </w:p>
    <w:p w:rsidR="00746268" w:rsidRPr="003F0B0C" w:rsidRDefault="00746268" w:rsidP="00746268">
      <w:pPr>
        <w:rPr>
          <w:rFonts w:ascii="宋体" w:eastAsia="宋体" w:hAnsi="宋体"/>
        </w:rPr>
      </w:pPr>
      <w:r w:rsidRPr="003F0B0C">
        <w:rPr>
          <w:rFonts w:ascii="宋体" w:eastAsia="宋体" w:hAnsi="宋体"/>
        </w:rPr>
        <w:tab/>
        <w:t>//   x1 +  x2 +  x3 +  x4 &lt;= 9</w:t>
      </w:r>
      <w:r w:rsidRPr="003F0B0C">
        <w:rPr>
          <w:rFonts w:ascii="宋体" w:eastAsia="宋体" w:hAnsi="宋体"/>
        </w:rPr>
        <w:tab/>
      </w:r>
      <w:r w:rsidRPr="003F0B0C">
        <w:rPr>
          <w:rFonts w:ascii="宋体" w:eastAsia="宋体" w:hAnsi="宋体"/>
        </w:rPr>
        <w:tab/>
      </w:r>
      <w:r w:rsidRPr="003F0B0C">
        <w:rPr>
          <w:rFonts w:ascii="宋体" w:eastAsia="宋体" w:hAnsi="宋体"/>
        </w:rPr>
        <w:tab/>
        <w:t>[ x1+x2=b &lt;=&gt; (x1+x2&gt;=b &amp;&amp; x1+x2&lt;=b) ]</w:t>
      </w:r>
    </w:p>
    <w:p w:rsidR="00746268" w:rsidRPr="003F0B0C" w:rsidRDefault="00746268" w:rsidP="00746268">
      <w:pPr>
        <w:rPr>
          <w:rFonts w:ascii="宋体" w:eastAsia="宋体" w:hAnsi="宋体"/>
        </w:rPr>
      </w:pPr>
      <w:r w:rsidRPr="003F0B0C">
        <w:rPr>
          <w:rFonts w:ascii="宋体" w:eastAsia="宋体" w:hAnsi="宋体"/>
        </w:rPr>
        <w:tab/>
        <w:t>// - x1 -  x2 -  x3 -  x4 &lt;= -9</w:t>
      </w:r>
    </w:p>
    <w:p w:rsidR="00746268" w:rsidRPr="003F0B0C" w:rsidRDefault="00746268" w:rsidP="00746268">
      <w:pPr>
        <w:rPr>
          <w:rFonts w:ascii="宋体" w:eastAsia="宋体" w:hAnsi="宋体"/>
        </w:rPr>
      </w:pPr>
      <w:r w:rsidRPr="003F0B0C">
        <w:rPr>
          <w:rFonts w:ascii="宋体" w:eastAsia="宋体" w:hAnsi="宋体"/>
        </w:rPr>
        <w:tab/>
        <w:t>//        -x2 +  x3 - 2x4 &lt;= -1</w:t>
      </w:r>
    </w:p>
    <w:p w:rsidR="00746268" w:rsidRPr="003F0B0C" w:rsidRDefault="00746268" w:rsidP="00746268">
      <w:pPr>
        <w:rPr>
          <w:rFonts w:ascii="宋体" w:eastAsia="宋体" w:hAnsi="宋体"/>
        </w:rPr>
      </w:pPr>
      <w:r w:rsidRPr="003F0B0C">
        <w:rPr>
          <w:rFonts w:ascii="宋体" w:eastAsia="宋体" w:hAnsi="宋体"/>
        </w:rPr>
        <w:tab/>
        <w:t>float val[] =</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lastRenderedPageBreak/>
        <w:tab/>
      </w:r>
      <w:r w:rsidRPr="003F0B0C">
        <w:rPr>
          <w:rFonts w:ascii="宋体" w:eastAsia="宋体" w:hAnsi="宋体"/>
        </w:rPr>
        <w:tab/>
        <w:t>18,  1,  0,  2,  0,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 xml:space="preserve"> 0,  0,  2,  0, -7,</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 xml:space="preserve"> 9,  1,  1,  1,  1,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-9, -1, -1, -1,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-1,  0,- 1,  1, -2,</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r w:rsidRPr="003F0B0C">
        <w:rPr>
          <w:rFonts w:ascii="宋体" w:eastAsia="宋体" w:hAnsi="宋体"/>
        </w:rPr>
        <w:tab/>
        <w:t>maximize U = x1 + x2 + 3x3 - x4</w:t>
      </w:r>
    </w:p>
    <w:p w:rsidR="00746268" w:rsidRPr="003F0B0C" w:rsidRDefault="00746268" w:rsidP="00746268">
      <w:pPr>
        <w:rPr>
          <w:rFonts w:ascii="宋体" w:eastAsia="宋体" w:hAnsi="宋体"/>
        </w:rPr>
      </w:pPr>
      <w:r w:rsidRPr="003F0B0C">
        <w:rPr>
          <w:rFonts w:ascii="宋体" w:eastAsia="宋体" w:hAnsi="宋体"/>
        </w:rPr>
        <w:tab/>
        <w:t>float goal[] = {0, 1, 1, 3, -1};</w:t>
      </w:r>
    </w:p>
    <w:p w:rsidR="00746268" w:rsidRPr="003F0B0C" w:rsidRDefault="00746268" w:rsidP="00746268">
      <w:pPr>
        <w:rPr>
          <w:rFonts w:ascii="宋体" w:eastAsia="宋体" w:hAnsi="宋体"/>
        </w:rPr>
      </w:pPr>
      <w:r w:rsidRPr="003F0B0C">
        <w:rPr>
          <w:rFonts w:ascii="宋体" w:eastAsia="宋体" w:hAnsi="宋体"/>
        </w:rPr>
        <w:tab/>
        <w:t>int max;</w:t>
      </w:r>
    </w:p>
    <w:p w:rsidR="00746268" w:rsidRPr="003F0B0C" w:rsidRDefault="00746268" w:rsidP="00746268">
      <w:pPr>
        <w:rPr>
          <w:rFonts w:ascii="宋体" w:eastAsia="宋体" w:hAnsi="宋体"/>
        </w:rPr>
      </w:pPr>
      <w:r w:rsidRPr="003F0B0C">
        <w:rPr>
          <w:rFonts w:ascii="宋体" w:eastAsia="宋体" w:hAnsi="宋体"/>
        </w:rPr>
        <w:tab/>
        <w:t>int solution[4];</w:t>
      </w:r>
    </w:p>
    <w:p w:rsidR="00746268" w:rsidRPr="003F0B0C" w:rsidRDefault="00746268" w:rsidP="00746268">
      <w:pPr>
        <w:rPr>
          <w:rFonts w:ascii="宋体" w:eastAsia="宋体" w:hAnsi="宋体"/>
        </w:rPr>
      </w:pPr>
      <w:r w:rsidRPr="003F0B0C">
        <w:rPr>
          <w:rFonts w:ascii="宋体" w:eastAsia="宋体" w:hAnsi="宋体"/>
        </w:rPr>
        <w:tab/>
        <w:t>int i;</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create_matrix(&amp;mat, 5, 5);</w:t>
      </w:r>
    </w:p>
    <w:p w:rsidR="00746268" w:rsidRPr="003F0B0C" w:rsidRDefault="00746268" w:rsidP="00746268">
      <w:pPr>
        <w:rPr>
          <w:rFonts w:ascii="宋体" w:eastAsia="宋体" w:hAnsi="宋体"/>
        </w:rPr>
      </w:pPr>
      <w:r w:rsidRPr="003F0B0C">
        <w:rPr>
          <w:rFonts w:ascii="宋体" w:eastAsia="宋体" w:hAnsi="宋体"/>
        </w:rPr>
        <w:tab/>
        <w:t>set_matrix(&amp;mat, val);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create_matrix(&amp;Goal_mat, 1, 5);</w:t>
      </w:r>
    </w:p>
    <w:p w:rsidR="00746268" w:rsidRPr="003F0B0C" w:rsidRDefault="00746268" w:rsidP="00746268">
      <w:pPr>
        <w:rPr>
          <w:rFonts w:ascii="宋体" w:eastAsia="宋体" w:hAnsi="宋体"/>
        </w:rPr>
      </w:pPr>
      <w:r w:rsidRPr="003F0B0C">
        <w:rPr>
          <w:rFonts w:ascii="宋体" w:eastAsia="宋体" w:hAnsi="宋体"/>
        </w:rPr>
        <w:tab/>
        <w:t>set_matrix(&amp;Goal_mat, goal);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initSimplexModel(mat, Goal_mat, var_name);</w:t>
      </w:r>
    </w:p>
    <w:p w:rsidR="00746268" w:rsidRPr="003F0B0C" w:rsidRDefault="00746268" w:rsidP="00746268">
      <w:pPr>
        <w:rPr>
          <w:rFonts w:ascii="宋体" w:eastAsia="宋体" w:hAnsi="宋体"/>
        </w:rPr>
      </w:pPr>
      <w:r w:rsidRPr="003F0B0C">
        <w:rPr>
          <w:rFonts w:ascii="宋体" w:eastAsia="宋体" w:hAnsi="宋体"/>
        </w:rPr>
        <w:tab/>
        <w:t>SimplexRun(strategy);</w:t>
      </w:r>
    </w:p>
    <w:p w:rsidR="00746268" w:rsidRPr="003F0B0C" w:rsidRDefault="00746268" w:rsidP="00746268">
      <w:pPr>
        <w:rPr>
          <w:rFonts w:ascii="宋体" w:eastAsia="宋体" w:hAnsi="宋体"/>
        </w:rPr>
      </w:pPr>
      <w:r w:rsidRPr="003F0B0C">
        <w:rPr>
          <w:rFonts w:ascii="宋体" w:eastAsia="宋体" w:hAnsi="宋体"/>
        </w:rPr>
        <w:tab/>
        <w:t>max = getMaxIntValue();</w:t>
      </w:r>
    </w:p>
    <w:p w:rsidR="00746268" w:rsidRPr="003F0B0C" w:rsidRDefault="00746268" w:rsidP="00746268">
      <w:pPr>
        <w:rPr>
          <w:rFonts w:ascii="宋体" w:eastAsia="宋体" w:hAnsi="宋体"/>
        </w:rPr>
      </w:pPr>
      <w:r w:rsidRPr="003F0B0C">
        <w:rPr>
          <w:rFonts w:ascii="宋体" w:eastAsia="宋体" w:hAnsi="宋体"/>
        </w:rPr>
        <w:tab/>
        <w:t>getIntSolution(solution);</w:t>
      </w:r>
    </w:p>
    <w:p w:rsidR="00746268" w:rsidRPr="003F0B0C" w:rsidRDefault="00746268" w:rsidP="00746268">
      <w:pPr>
        <w:rPr>
          <w:rFonts w:ascii="宋体" w:eastAsia="宋体" w:hAnsi="宋体"/>
        </w:rPr>
      </w:pPr>
      <w:r w:rsidRPr="003F0B0C">
        <w:rPr>
          <w:rFonts w:ascii="宋体" w:eastAsia="宋体" w:hAnsi="宋体"/>
        </w:rPr>
        <w:tab/>
        <w:t>deleteSimplexModel();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delete_matrix(&amp;mat);</w:t>
      </w:r>
    </w:p>
    <w:p w:rsidR="00746268" w:rsidRPr="003F0B0C" w:rsidRDefault="00746268" w:rsidP="00746268">
      <w:pPr>
        <w:rPr>
          <w:rFonts w:ascii="宋体" w:eastAsia="宋体" w:hAnsi="宋体"/>
        </w:rPr>
      </w:pPr>
      <w:r w:rsidRPr="003F0B0C">
        <w:rPr>
          <w:rFonts w:ascii="宋体" w:eastAsia="宋体" w:hAnsi="宋体"/>
        </w:rPr>
        <w:t xml:space="preserve"> </w:t>
      </w:r>
      <w:r w:rsidRPr="003F0B0C">
        <w:rPr>
          <w:rFonts w:ascii="宋体" w:eastAsia="宋体" w:hAnsi="宋体"/>
        </w:rPr>
        <w:tab/>
        <w:t>delete_matrix(&amp;Goal_mat);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Test2(STRATEGY strategy)</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u8 i;</w:t>
      </w:r>
    </w:p>
    <w:p w:rsidR="00746268" w:rsidRPr="003F0B0C" w:rsidRDefault="00746268" w:rsidP="00746268">
      <w:pPr>
        <w:rPr>
          <w:rFonts w:ascii="宋体" w:eastAsia="宋体" w:hAnsi="宋体"/>
        </w:rPr>
      </w:pPr>
      <w:r w:rsidRPr="003F0B0C">
        <w:rPr>
          <w:rFonts w:ascii="宋体" w:eastAsia="宋体" w:hAnsi="宋体"/>
        </w:rPr>
        <w:tab/>
        <w:t>char* var_name[] = { "", "x1", "x2"};</w:t>
      </w:r>
    </w:p>
    <w:p w:rsidR="00746268" w:rsidRPr="003F0B0C" w:rsidRDefault="00746268" w:rsidP="00746268">
      <w:pPr>
        <w:rPr>
          <w:rFonts w:ascii="宋体" w:eastAsia="宋体" w:hAnsi="宋体"/>
        </w:rPr>
      </w:pPr>
      <w:r w:rsidRPr="003F0B0C">
        <w:rPr>
          <w:rFonts w:ascii="宋体" w:eastAsia="宋体" w:hAnsi="宋体"/>
        </w:rPr>
        <w:tab/>
        <w:t>//  9x1  +  7x2  &lt;=   56</w:t>
      </w:r>
    </w:p>
    <w:p w:rsidR="00746268" w:rsidRPr="003F0B0C" w:rsidRDefault="00746268" w:rsidP="00746268">
      <w:pPr>
        <w:rPr>
          <w:rFonts w:ascii="宋体" w:eastAsia="宋体" w:hAnsi="宋体"/>
        </w:rPr>
      </w:pPr>
      <w:r w:rsidRPr="003F0B0C">
        <w:rPr>
          <w:rFonts w:ascii="宋体" w:eastAsia="宋体" w:hAnsi="宋体"/>
        </w:rPr>
        <w:tab/>
        <w:t>// 7x1  +  20x2  &lt;=  70</w:t>
      </w:r>
    </w:p>
    <w:p w:rsidR="00746268" w:rsidRPr="003F0B0C" w:rsidRDefault="00746268" w:rsidP="00746268">
      <w:pPr>
        <w:rPr>
          <w:rFonts w:ascii="宋体" w:eastAsia="宋体" w:hAnsi="宋体"/>
        </w:rPr>
      </w:pPr>
      <w:r w:rsidRPr="003F0B0C">
        <w:rPr>
          <w:rFonts w:ascii="宋体" w:eastAsia="宋体" w:hAnsi="宋体"/>
        </w:rPr>
        <w:tab/>
        <w:t>float val[] =</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 xml:space="preserve">    56,   9,  7,</w:t>
      </w:r>
    </w:p>
    <w:p w:rsidR="00746268" w:rsidRPr="003F0B0C" w:rsidRDefault="00746268" w:rsidP="00746268">
      <w:pPr>
        <w:rPr>
          <w:rFonts w:ascii="宋体" w:eastAsia="宋体" w:hAnsi="宋体"/>
        </w:rPr>
      </w:pPr>
      <w:r w:rsidRPr="003F0B0C">
        <w:rPr>
          <w:rFonts w:ascii="宋体" w:eastAsia="宋体" w:hAnsi="宋体"/>
        </w:rPr>
        <w:tab/>
        <w:t xml:space="preserve">   70,  7, 20,</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r w:rsidRPr="003F0B0C">
        <w:rPr>
          <w:rFonts w:ascii="宋体" w:eastAsia="宋体" w:hAnsi="宋体"/>
        </w:rPr>
        <w:tab/>
        <w:t>maximize U = 40x1 + 90x2</w:t>
      </w:r>
    </w:p>
    <w:p w:rsidR="00746268" w:rsidRPr="003F0B0C" w:rsidRDefault="00746268" w:rsidP="00746268">
      <w:pPr>
        <w:rPr>
          <w:rFonts w:ascii="宋体" w:eastAsia="宋体" w:hAnsi="宋体"/>
        </w:rPr>
      </w:pPr>
      <w:r w:rsidRPr="003F0B0C">
        <w:rPr>
          <w:rFonts w:ascii="宋体" w:eastAsia="宋体" w:hAnsi="宋体"/>
        </w:rPr>
        <w:tab/>
        <w:t>float goal[] = { 0, 40, 90 };</w:t>
      </w:r>
    </w:p>
    <w:p w:rsidR="00746268" w:rsidRPr="003F0B0C" w:rsidRDefault="00746268" w:rsidP="00746268">
      <w:pPr>
        <w:rPr>
          <w:rFonts w:ascii="宋体" w:eastAsia="宋体" w:hAnsi="宋体"/>
        </w:rPr>
      </w:pPr>
      <w:r w:rsidRPr="003F0B0C">
        <w:rPr>
          <w:rFonts w:ascii="宋体" w:eastAsia="宋体" w:hAnsi="宋体"/>
        </w:rPr>
        <w:tab/>
        <w:t>int max;</w:t>
      </w:r>
    </w:p>
    <w:p w:rsidR="00746268" w:rsidRPr="003F0B0C" w:rsidRDefault="00746268" w:rsidP="00746268">
      <w:pPr>
        <w:rPr>
          <w:rFonts w:ascii="宋体" w:eastAsia="宋体" w:hAnsi="宋体"/>
        </w:rPr>
      </w:pPr>
      <w:r w:rsidRPr="003F0B0C">
        <w:rPr>
          <w:rFonts w:ascii="宋体" w:eastAsia="宋体" w:hAnsi="宋体"/>
        </w:rPr>
        <w:tab/>
        <w:t>int solution[2];</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lastRenderedPageBreak/>
        <w:tab/>
        <w:t>create_matrix(&amp;mat, 2, 3);</w:t>
      </w:r>
    </w:p>
    <w:p w:rsidR="00746268" w:rsidRPr="003F0B0C" w:rsidRDefault="00746268" w:rsidP="00746268">
      <w:pPr>
        <w:rPr>
          <w:rFonts w:ascii="宋体" w:eastAsia="宋体" w:hAnsi="宋体"/>
        </w:rPr>
      </w:pPr>
      <w:r w:rsidRPr="003F0B0C">
        <w:rPr>
          <w:rFonts w:ascii="宋体" w:eastAsia="宋体" w:hAnsi="宋体"/>
        </w:rPr>
        <w:tab/>
        <w:t>set_matrix(&amp;mat, val);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create_matrix(&amp;Goal_mat, 1, 3);</w:t>
      </w:r>
    </w:p>
    <w:p w:rsidR="00746268" w:rsidRPr="003F0B0C" w:rsidRDefault="00746268" w:rsidP="00746268">
      <w:pPr>
        <w:rPr>
          <w:rFonts w:ascii="宋体" w:eastAsia="宋体" w:hAnsi="宋体"/>
        </w:rPr>
      </w:pPr>
      <w:r w:rsidRPr="003F0B0C">
        <w:rPr>
          <w:rFonts w:ascii="宋体" w:eastAsia="宋体" w:hAnsi="宋体"/>
        </w:rPr>
        <w:tab/>
        <w:t>set_matrix(&amp;Goal_mat, goal);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initSimplexModel(mat, Goal_mat, var_name);</w:t>
      </w:r>
    </w:p>
    <w:p w:rsidR="00746268" w:rsidRPr="003F0B0C" w:rsidRDefault="00746268" w:rsidP="00746268">
      <w:pPr>
        <w:rPr>
          <w:rFonts w:ascii="宋体" w:eastAsia="宋体" w:hAnsi="宋体"/>
        </w:rPr>
      </w:pPr>
      <w:r w:rsidRPr="003F0B0C">
        <w:rPr>
          <w:rFonts w:ascii="宋体" w:eastAsia="宋体" w:hAnsi="宋体"/>
        </w:rPr>
        <w:tab/>
        <w:t>SimplexRun(strategy);</w:t>
      </w:r>
    </w:p>
    <w:p w:rsidR="00746268" w:rsidRPr="003F0B0C" w:rsidRDefault="00746268" w:rsidP="00746268">
      <w:pPr>
        <w:rPr>
          <w:rFonts w:ascii="宋体" w:eastAsia="宋体" w:hAnsi="宋体"/>
        </w:rPr>
      </w:pPr>
      <w:r w:rsidRPr="003F0B0C">
        <w:rPr>
          <w:rFonts w:ascii="宋体" w:eastAsia="宋体" w:hAnsi="宋体"/>
        </w:rPr>
        <w:tab/>
        <w:t>max = getMaxIntValue();</w:t>
      </w:r>
    </w:p>
    <w:p w:rsidR="00746268" w:rsidRPr="003F0B0C" w:rsidRDefault="00746268" w:rsidP="00746268">
      <w:pPr>
        <w:rPr>
          <w:rFonts w:ascii="宋体" w:eastAsia="宋体" w:hAnsi="宋体"/>
        </w:rPr>
      </w:pPr>
      <w:r w:rsidRPr="003F0B0C">
        <w:rPr>
          <w:rFonts w:ascii="宋体" w:eastAsia="宋体" w:hAnsi="宋体"/>
        </w:rPr>
        <w:tab/>
        <w:t>getIntSolution(solution);</w:t>
      </w:r>
    </w:p>
    <w:p w:rsidR="00746268" w:rsidRPr="003F0B0C" w:rsidRDefault="00746268" w:rsidP="00746268">
      <w:pPr>
        <w:rPr>
          <w:rFonts w:ascii="宋体" w:eastAsia="宋体" w:hAnsi="宋体"/>
        </w:rPr>
      </w:pPr>
      <w:r w:rsidRPr="003F0B0C">
        <w:rPr>
          <w:rFonts w:ascii="宋体" w:eastAsia="宋体" w:hAnsi="宋体"/>
        </w:rPr>
        <w:tab/>
        <w:t>deleteSimplexModel();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delete_matrix(&amp;mat);</w:t>
      </w:r>
    </w:p>
    <w:p w:rsidR="00746268" w:rsidRPr="003F0B0C" w:rsidRDefault="00746268" w:rsidP="00746268">
      <w:pPr>
        <w:rPr>
          <w:rFonts w:ascii="宋体" w:eastAsia="宋体" w:hAnsi="宋体"/>
        </w:rPr>
      </w:pPr>
      <w:r w:rsidRPr="003F0B0C">
        <w:rPr>
          <w:rFonts w:ascii="宋体" w:eastAsia="宋体" w:hAnsi="宋体"/>
        </w:rPr>
        <w:t xml:space="preserve"> </w:t>
      </w:r>
      <w:r w:rsidRPr="003F0B0C">
        <w:rPr>
          <w:rFonts w:ascii="宋体" w:eastAsia="宋体" w:hAnsi="宋体"/>
        </w:rPr>
        <w:tab/>
        <w:t>delete_matrix(&amp;Goal_mat);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initSolver();</w:t>
      </w:r>
    </w:p>
    <w:p w:rsidR="00746268" w:rsidRPr="003F0B0C" w:rsidRDefault="00746268" w:rsidP="00746268">
      <w:pPr>
        <w:rPr>
          <w:rFonts w:ascii="宋体" w:eastAsia="宋体" w:hAnsi="宋体"/>
        </w:rPr>
      </w:pPr>
      <w:r w:rsidRPr="003F0B0C">
        <w:rPr>
          <w:rFonts w:ascii="宋体" w:eastAsia="宋体" w:hAnsi="宋体"/>
        </w:rPr>
        <w:t>void solverTest();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int main()</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Test1(LP);</w:t>
      </w:r>
    </w:p>
    <w:p w:rsidR="00746268" w:rsidRPr="003F0B0C" w:rsidRDefault="00746268" w:rsidP="00746268">
      <w:pPr>
        <w:rPr>
          <w:rFonts w:ascii="宋体" w:eastAsia="宋体" w:hAnsi="宋体"/>
        </w:rPr>
      </w:pPr>
      <w:r w:rsidRPr="003F0B0C">
        <w:rPr>
          <w:rFonts w:ascii="宋体" w:eastAsia="宋体" w:hAnsi="宋体"/>
        </w:rPr>
        <w:tab/>
        <w:t>Test2(ILP);</w:t>
      </w:r>
    </w:p>
    <w:p w:rsidR="00746268" w:rsidRPr="003F0B0C" w:rsidRDefault="00746268" w:rsidP="00746268">
      <w:pPr>
        <w:rPr>
          <w:rFonts w:ascii="宋体" w:eastAsia="宋体" w:hAnsi="宋体"/>
        </w:rPr>
      </w:pPr>
      <w:r w:rsidRPr="003F0B0C">
        <w:rPr>
          <w:rFonts w:ascii="宋体" w:eastAsia="宋体" w:hAnsi="宋体"/>
        </w:rPr>
        <w:tab/>
        <w:t>return 0;</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//matrix.c</w:t>
      </w:r>
    </w:p>
    <w:p w:rsidR="00746268" w:rsidRPr="003F0B0C" w:rsidRDefault="00746268" w:rsidP="00746268">
      <w:pPr>
        <w:rPr>
          <w:rFonts w:ascii="宋体" w:eastAsia="宋体" w:hAnsi="宋体"/>
        </w:rPr>
      </w:pPr>
      <w:r w:rsidRPr="003F0B0C">
        <w:rPr>
          <w:rFonts w:ascii="宋体" w:eastAsia="宋体" w:hAnsi="宋体"/>
        </w:rPr>
        <w:t>u8 create_matrix(MATRIX* mat, int row, int col)</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i;</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mat-&gt;mem = (float**)malloc(row * sizeof(float*));</w:t>
      </w:r>
    </w:p>
    <w:p w:rsidR="00746268" w:rsidRPr="003F0B0C" w:rsidRDefault="00746268" w:rsidP="00746268">
      <w:pPr>
        <w:rPr>
          <w:rFonts w:ascii="宋体" w:eastAsia="宋体" w:hAnsi="宋体"/>
        </w:rPr>
      </w:pPr>
      <w:r w:rsidRPr="003F0B0C">
        <w:rPr>
          <w:rFonts w:ascii="宋体" w:eastAsia="宋体" w:hAnsi="宋体"/>
        </w:rPr>
        <w:tab/>
        <w:t>for(i = 0 ; i &lt; row ; 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mat-&gt;mem[i] = (float*)malloc(col * sizeof(float));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if(mat-&gt;mem == NULL){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printf("malloc fail\n");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return 1;</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mat-&gt;row = row;</w:t>
      </w:r>
    </w:p>
    <w:p w:rsidR="00746268" w:rsidRPr="003F0B0C" w:rsidRDefault="00746268" w:rsidP="00746268">
      <w:pPr>
        <w:rPr>
          <w:rFonts w:ascii="宋体" w:eastAsia="宋体" w:hAnsi="宋体"/>
        </w:rPr>
      </w:pPr>
      <w:r w:rsidRPr="003F0B0C">
        <w:rPr>
          <w:rFonts w:ascii="宋体" w:eastAsia="宋体" w:hAnsi="宋体"/>
        </w:rPr>
        <w:tab/>
        <w:t>mat-&gt;col =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0;</w:t>
      </w:r>
    </w:p>
    <w:p w:rsidR="00746268" w:rsidRPr="003F0B0C" w:rsidRDefault="00746268" w:rsidP="00746268">
      <w:pPr>
        <w:rPr>
          <w:rFonts w:ascii="宋体" w:eastAsia="宋体" w:hAnsi="宋体"/>
        </w:rPr>
      </w:pPr>
      <w:r w:rsidRPr="003F0B0C">
        <w:rPr>
          <w:rFonts w:ascii="宋体" w:eastAsia="宋体" w:hAnsi="宋体"/>
        </w:rPr>
        <w:lastRenderedPageBreak/>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delete_matrix(MATRIX* 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i;</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for(i = 0 ; i&lt;mat-&gt;row ; 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free(mat-&gt;mem[i]);</w:t>
      </w:r>
    </w:p>
    <w:p w:rsidR="00746268" w:rsidRPr="003F0B0C" w:rsidRDefault="00746268" w:rsidP="00746268">
      <w:pPr>
        <w:rPr>
          <w:rFonts w:ascii="宋体" w:eastAsia="宋体" w:hAnsi="宋体"/>
        </w:rPr>
      </w:pPr>
      <w:r w:rsidRPr="003F0B0C">
        <w:rPr>
          <w:rFonts w:ascii="宋体" w:eastAsia="宋体" w:hAnsi="宋体"/>
        </w:rPr>
        <w:tab/>
        <w:t>free(mat-&gt;mem);</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set_matrix(MATRIX* mat, float* val)</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0 ; row &lt; mat-&gt;row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for(col = 0 ; col &lt; mat-&gt;col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mat-&gt;mem[row][col] = val[col + row * mat-&gt;col];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copy_matrix(MATRIX* des_mat, MATRIX src_mat)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 des_mat-&gt;row != src_mat.row || des_mat-&gt;col != src_mat.col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printf("err, unmatched matrix copy\n");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return;</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0 ; row &lt; des_mat-&gt;row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for(col = 0 ; col &lt; des_mat-&gt;col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des_mat-&gt;mem[row][col] = src_mat.mem[row][col];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matrix_expand_column(MATRIX* mat, u32 exp_num, float* val)</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MATRIX temp;</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r w:rsidRPr="003F0B0C">
        <w:rPr>
          <w:rFonts w:ascii="宋体" w:eastAsia="宋体" w:hAnsi="宋体"/>
        </w:rPr>
        <w:tab/>
        <w:t>u32 cnt = 0;</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lastRenderedPageBreak/>
        <w:tab/>
        <w:t>create_matrix(&amp;temp, mat-&gt;row, mat-&gt;col);</w:t>
      </w:r>
    </w:p>
    <w:p w:rsidR="00746268" w:rsidRPr="003F0B0C" w:rsidRDefault="00746268" w:rsidP="00746268">
      <w:pPr>
        <w:rPr>
          <w:rFonts w:ascii="宋体" w:eastAsia="宋体" w:hAnsi="宋体"/>
        </w:rPr>
      </w:pPr>
      <w:r w:rsidRPr="003F0B0C">
        <w:rPr>
          <w:rFonts w:ascii="宋体" w:eastAsia="宋体" w:hAnsi="宋体"/>
        </w:rPr>
        <w:tab/>
        <w:t>copy_matrix(&amp;temp, *mat);</w:t>
      </w:r>
    </w:p>
    <w:p w:rsidR="00746268" w:rsidRPr="003F0B0C" w:rsidRDefault="00746268" w:rsidP="00746268">
      <w:pPr>
        <w:rPr>
          <w:rFonts w:ascii="宋体" w:eastAsia="宋体" w:hAnsi="宋体"/>
        </w:rPr>
      </w:pPr>
      <w:r w:rsidRPr="003F0B0C">
        <w:rPr>
          <w:rFonts w:ascii="宋体" w:eastAsia="宋体" w:hAnsi="宋体"/>
        </w:rPr>
        <w:tab/>
        <w:t>/* recreate matrix with expanded column */</w:t>
      </w:r>
    </w:p>
    <w:p w:rsidR="00746268" w:rsidRPr="003F0B0C" w:rsidRDefault="00746268" w:rsidP="00746268">
      <w:pPr>
        <w:rPr>
          <w:rFonts w:ascii="宋体" w:eastAsia="宋体" w:hAnsi="宋体"/>
        </w:rPr>
      </w:pPr>
      <w:r w:rsidRPr="003F0B0C">
        <w:rPr>
          <w:rFonts w:ascii="宋体" w:eastAsia="宋体" w:hAnsi="宋体"/>
        </w:rPr>
        <w:tab/>
        <w:t>delete_matrix(mat);</w:t>
      </w:r>
    </w:p>
    <w:p w:rsidR="00746268" w:rsidRPr="003F0B0C" w:rsidRDefault="00746268" w:rsidP="00746268">
      <w:pPr>
        <w:rPr>
          <w:rFonts w:ascii="宋体" w:eastAsia="宋体" w:hAnsi="宋体"/>
        </w:rPr>
      </w:pPr>
      <w:r w:rsidRPr="003F0B0C">
        <w:rPr>
          <w:rFonts w:ascii="宋体" w:eastAsia="宋体" w:hAnsi="宋体"/>
        </w:rPr>
        <w:tab/>
        <w:t>create_matrix(mat, temp.row, temp.col+exp_num);</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0 ; row &lt; temp.row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for(col = 0 ; col &lt; temp.col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mat-&gt;mem[row][col] = temp.mem[row][col];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 ; col &lt; mat-&gt;col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mat-&gt;mem[row][col] = val[cnt++];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delete_matrix(&amp;temp);</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matrix_expand_row(MATRIX* mat, u32 exp_num, float* val)</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MATRIX temp;</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r w:rsidRPr="003F0B0C">
        <w:rPr>
          <w:rFonts w:ascii="宋体" w:eastAsia="宋体" w:hAnsi="宋体"/>
        </w:rPr>
        <w:tab/>
        <w:t>u32 cnt = 0;</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create_matrix(&amp;temp, mat-&gt;row, mat-&gt;col);</w:t>
      </w:r>
    </w:p>
    <w:p w:rsidR="00746268" w:rsidRPr="003F0B0C" w:rsidRDefault="00746268" w:rsidP="00746268">
      <w:pPr>
        <w:rPr>
          <w:rFonts w:ascii="宋体" w:eastAsia="宋体" w:hAnsi="宋体"/>
        </w:rPr>
      </w:pPr>
      <w:r w:rsidRPr="003F0B0C">
        <w:rPr>
          <w:rFonts w:ascii="宋体" w:eastAsia="宋体" w:hAnsi="宋体"/>
        </w:rPr>
        <w:tab/>
        <w:t>copy_matrix(&amp;temp, *mat);</w:t>
      </w:r>
    </w:p>
    <w:p w:rsidR="00746268" w:rsidRPr="003F0B0C" w:rsidRDefault="00746268" w:rsidP="00746268">
      <w:pPr>
        <w:rPr>
          <w:rFonts w:ascii="宋体" w:eastAsia="宋体" w:hAnsi="宋体"/>
        </w:rPr>
      </w:pPr>
      <w:r w:rsidRPr="003F0B0C">
        <w:rPr>
          <w:rFonts w:ascii="宋体" w:eastAsia="宋体" w:hAnsi="宋体"/>
        </w:rPr>
        <w:tab/>
        <w:t>/* recreate matrix with expanded row */</w:t>
      </w:r>
    </w:p>
    <w:p w:rsidR="00746268" w:rsidRPr="003F0B0C" w:rsidRDefault="00746268" w:rsidP="00746268">
      <w:pPr>
        <w:rPr>
          <w:rFonts w:ascii="宋体" w:eastAsia="宋体" w:hAnsi="宋体"/>
        </w:rPr>
      </w:pPr>
      <w:r w:rsidRPr="003F0B0C">
        <w:rPr>
          <w:rFonts w:ascii="宋体" w:eastAsia="宋体" w:hAnsi="宋体"/>
        </w:rPr>
        <w:tab/>
        <w:t>delete_matrix(mat);</w:t>
      </w:r>
    </w:p>
    <w:p w:rsidR="00746268" w:rsidRPr="003F0B0C" w:rsidRDefault="00746268" w:rsidP="00746268">
      <w:pPr>
        <w:rPr>
          <w:rFonts w:ascii="宋体" w:eastAsia="宋体" w:hAnsi="宋体"/>
        </w:rPr>
      </w:pPr>
      <w:r w:rsidRPr="003F0B0C">
        <w:rPr>
          <w:rFonts w:ascii="宋体" w:eastAsia="宋体" w:hAnsi="宋体"/>
        </w:rPr>
        <w:tab/>
        <w:t>create_matrix(mat, temp.row+exp_num, temp.col);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0 ; row &lt; temp.row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for(col = 0 ; col &lt; temp.col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mat-&gt;mem[row][col] = temp.mem[row][col];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for(row = temp.row ; row &lt; mat-&gt;row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for(col = 0 ; col &lt; temp.col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mat-&gt;mem[row][col] = val[cnt++];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delete_matrix(&amp;temp);</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lastRenderedPageBreak/>
        <w:t>//index start from 0</w:t>
      </w:r>
    </w:p>
    <w:p w:rsidR="00746268" w:rsidRPr="003F0B0C" w:rsidRDefault="00746268" w:rsidP="00746268">
      <w:pPr>
        <w:rPr>
          <w:rFonts w:ascii="宋体" w:eastAsia="宋体" w:hAnsi="宋体"/>
        </w:rPr>
      </w:pPr>
      <w:r w:rsidRPr="003F0B0C">
        <w:rPr>
          <w:rFonts w:ascii="宋体" w:eastAsia="宋体" w:hAnsi="宋体"/>
        </w:rPr>
        <w:t>void matrix_remove_column(MATRIX* mat, int col_index)</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MATRIX temp;</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r w:rsidRPr="003F0B0C">
        <w:rPr>
          <w:rFonts w:ascii="宋体" w:eastAsia="宋体" w:hAnsi="宋体"/>
        </w:rPr>
        <w:tab/>
        <w:t>u32 cnt;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if(col_index &gt; mat-&gt;col-1){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printf("err, matrix_remove_column\n");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return;</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create_matrix(&amp;temp, mat-&gt;row, mat-&gt;col);</w:t>
      </w:r>
    </w:p>
    <w:p w:rsidR="00746268" w:rsidRPr="003F0B0C" w:rsidRDefault="00746268" w:rsidP="00746268">
      <w:pPr>
        <w:rPr>
          <w:rFonts w:ascii="宋体" w:eastAsia="宋体" w:hAnsi="宋体"/>
        </w:rPr>
      </w:pPr>
      <w:r w:rsidRPr="003F0B0C">
        <w:rPr>
          <w:rFonts w:ascii="宋体" w:eastAsia="宋体" w:hAnsi="宋体"/>
        </w:rPr>
        <w:tab/>
        <w:t>copy_matrix(&amp;temp, *mat);</w:t>
      </w:r>
    </w:p>
    <w:p w:rsidR="00746268" w:rsidRPr="003F0B0C" w:rsidRDefault="00746268" w:rsidP="00746268">
      <w:pPr>
        <w:rPr>
          <w:rFonts w:ascii="宋体" w:eastAsia="宋体" w:hAnsi="宋体"/>
        </w:rPr>
      </w:pPr>
      <w:r w:rsidRPr="003F0B0C">
        <w:rPr>
          <w:rFonts w:ascii="宋体" w:eastAsia="宋体" w:hAnsi="宋体"/>
        </w:rPr>
        <w:tab/>
        <w:t>/* recreate matrix*/</w:t>
      </w:r>
    </w:p>
    <w:p w:rsidR="00746268" w:rsidRPr="003F0B0C" w:rsidRDefault="00746268" w:rsidP="00746268">
      <w:pPr>
        <w:rPr>
          <w:rFonts w:ascii="宋体" w:eastAsia="宋体" w:hAnsi="宋体"/>
        </w:rPr>
      </w:pPr>
      <w:r w:rsidRPr="003F0B0C">
        <w:rPr>
          <w:rFonts w:ascii="宋体" w:eastAsia="宋体" w:hAnsi="宋体"/>
        </w:rPr>
        <w:tab/>
        <w:t>delete_matrix(mat);</w:t>
      </w:r>
    </w:p>
    <w:p w:rsidR="00746268" w:rsidRPr="003F0B0C" w:rsidRDefault="00746268" w:rsidP="00746268">
      <w:pPr>
        <w:rPr>
          <w:rFonts w:ascii="宋体" w:eastAsia="宋体" w:hAnsi="宋体"/>
        </w:rPr>
      </w:pPr>
      <w:r w:rsidRPr="003F0B0C">
        <w:rPr>
          <w:rFonts w:ascii="宋体" w:eastAsia="宋体" w:hAnsi="宋体"/>
        </w:rPr>
        <w:tab/>
        <w:t>create_matrix(mat, temp.row, temp.col-1);</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0 ; row &lt; temp.row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cnt =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for(col = 0 ; col &lt; temp.col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if(col == col_index)</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continue;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mat-&gt;mem[row][cnt++] = temp.mem[row][col];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delete_matrix(&amp;temp);</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print_matrix(MATRIX 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printf("\n");</w:t>
      </w:r>
    </w:p>
    <w:p w:rsidR="00746268" w:rsidRPr="003F0B0C" w:rsidRDefault="00746268" w:rsidP="00746268">
      <w:pPr>
        <w:rPr>
          <w:rFonts w:ascii="宋体" w:eastAsia="宋体" w:hAnsi="宋体"/>
        </w:rPr>
      </w:pPr>
      <w:r w:rsidRPr="003F0B0C">
        <w:rPr>
          <w:rFonts w:ascii="宋体" w:eastAsia="宋体" w:hAnsi="宋体"/>
        </w:rPr>
        <w:tab/>
        <w:t>for(row = 0 ; row &lt; mat.row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for(col = 0 ; col &lt; mat.col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printf("%.2f\t", mat.mem[row][col]);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printf("\n");</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//simplex.c</w:t>
      </w:r>
    </w:p>
    <w:p w:rsidR="00746268" w:rsidRPr="003F0B0C" w:rsidRDefault="00746268" w:rsidP="00746268">
      <w:pPr>
        <w:rPr>
          <w:rFonts w:ascii="宋体" w:eastAsia="宋体" w:hAnsi="宋体"/>
        </w:rPr>
      </w:pPr>
      <w:r w:rsidRPr="003F0B0C">
        <w:rPr>
          <w:rFonts w:ascii="宋体" w:eastAsia="宋体" w:hAnsi="宋体"/>
        </w:rPr>
        <w:t>#include &lt;string.h&gt;</w:t>
      </w:r>
    </w:p>
    <w:p w:rsidR="00746268" w:rsidRPr="003F0B0C" w:rsidRDefault="00746268" w:rsidP="00746268">
      <w:pPr>
        <w:rPr>
          <w:rFonts w:ascii="宋体" w:eastAsia="宋体" w:hAnsi="宋体"/>
        </w:rPr>
      </w:pPr>
      <w:r w:rsidRPr="003F0B0C">
        <w:rPr>
          <w:rFonts w:ascii="宋体" w:eastAsia="宋体" w:hAnsi="宋体"/>
        </w:rPr>
        <w:lastRenderedPageBreak/>
        <w:t>#include &lt;stdlib.h&gt;</w:t>
      </w:r>
    </w:p>
    <w:p w:rsidR="00746268" w:rsidRPr="003F0B0C" w:rsidRDefault="00746268" w:rsidP="00746268">
      <w:pPr>
        <w:rPr>
          <w:rFonts w:ascii="宋体" w:eastAsia="宋体" w:hAnsi="宋体"/>
        </w:rPr>
      </w:pPr>
      <w:r w:rsidRPr="003F0B0C">
        <w:rPr>
          <w:rFonts w:ascii="宋体" w:eastAsia="宋体" w:hAnsi="宋体"/>
        </w:rPr>
        <w:t>#include &lt;math.h&gt;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#define MAX_VAL_NUM</w:t>
      </w:r>
      <w:r w:rsidRPr="003F0B0C">
        <w:rPr>
          <w:rFonts w:ascii="宋体" w:eastAsia="宋体" w:hAnsi="宋体"/>
        </w:rPr>
        <w:tab/>
      </w:r>
      <w:r w:rsidRPr="003F0B0C">
        <w:rPr>
          <w:rFonts w:ascii="宋体" w:eastAsia="宋体" w:hAnsi="宋体"/>
        </w:rPr>
        <w:tab/>
        <w:t>6144</w:t>
      </w:r>
      <w:r w:rsidRPr="003F0B0C">
        <w:rPr>
          <w:rFonts w:ascii="宋体" w:eastAsia="宋体" w:hAnsi="宋体"/>
        </w:rPr>
        <w:tab/>
      </w:r>
      <w:r w:rsidRPr="003F0B0C">
        <w:rPr>
          <w:rFonts w:ascii="宋体" w:eastAsia="宋体" w:hAnsi="宋体"/>
        </w:rPr>
        <w:tab/>
        <w:t>/* The maximul variable number */</w:t>
      </w:r>
    </w:p>
    <w:p w:rsidR="00746268" w:rsidRPr="003F0B0C" w:rsidRDefault="00746268" w:rsidP="00746268">
      <w:pPr>
        <w:rPr>
          <w:rFonts w:ascii="宋体" w:eastAsia="宋体" w:hAnsi="宋体"/>
        </w:rPr>
      </w:pPr>
      <w:r w:rsidRPr="003F0B0C">
        <w:rPr>
          <w:rFonts w:ascii="宋体" w:eastAsia="宋体" w:hAnsi="宋体"/>
        </w:rPr>
        <w:t>#define MAX_VAL_NAME</w:t>
      </w:r>
      <w:r w:rsidRPr="003F0B0C">
        <w:rPr>
          <w:rFonts w:ascii="宋体" w:eastAsia="宋体" w:hAnsi="宋体"/>
        </w:rPr>
        <w:tab/>
        <w:t>8</w:t>
      </w:r>
      <w:r w:rsidRPr="003F0B0C">
        <w:rPr>
          <w:rFonts w:ascii="宋体" w:eastAsia="宋体" w:hAnsi="宋体"/>
        </w:rPr>
        <w:tab/>
      </w:r>
      <w:r w:rsidRPr="003F0B0C">
        <w:rPr>
          <w:rFonts w:ascii="宋体" w:eastAsia="宋体" w:hAnsi="宋体"/>
        </w:rPr>
        <w:tab/>
        <w:t>/* The maximul variable name */</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static MATRIX temp_mat;</w:t>
      </w:r>
    </w:p>
    <w:p w:rsidR="00746268" w:rsidRPr="003F0B0C" w:rsidRDefault="00746268" w:rsidP="00746268">
      <w:pPr>
        <w:rPr>
          <w:rFonts w:ascii="宋体" w:eastAsia="宋体" w:hAnsi="宋体"/>
        </w:rPr>
      </w:pPr>
      <w:r w:rsidRPr="003F0B0C">
        <w:rPr>
          <w:rFonts w:ascii="宋体" w:eastAsia="宋体" w:hAnsi="宋体"/>
        </w:rPr>
        <w:t>static MATRIX goal_mat;</w:t>
      </w:r>
    </w:p>
    <w:p w:rsidR="00746268" w:rsidRPr="003F0B0C" w:rsidRDefault="00746268" w:rsidP="00746268">
      <w:pPr>
        <w:rPr>
          <w:rFonts w:ascii="宋体" w:eastAsia="宋体" w:hAnsi="宋体"/>
        </w:rPr>
      </w:pPr>
      <w:r w:rsidRPr="003F0B0C">
        <w:rPr>
          <w:rFonts w:ascii="宋体" w:eastAsia="宋体" w:hAnsi="宋体"/>
        </w:rPr>
        <w:t>static char VarName[MAX_VAL_NUM][MAX_VAL_NAME];</w:t>
      </w:r>
    </w:p>
    <w:p w:rsidR="00746268" w:rsidRPr="003F0B0C" w:rsidRDefault="00746268" w:rsidP="00746268">
      <w:pPr>
        <w:rPr>
          <w:rFonts w:ascii="宋体" w:eastAsia="宋体" w:hAnsi="宋体"/>
        </w:rPr>
      </w:pPr>
      <w:r w:rsidRPr="003F0B0C">
        <w:rPr>
          <w:rFonts w:ascii="宋体" w:eastAsia="宋体" w:hAnsi="宋体"/>
        </w:rPr>
        <w:t>static u32 VarName_Map[MAX_VAL_NUM] = {0};</w:t>
      </w:r>
    </w:p>
    <w:p w:rsidR="00746268" w:rsidRPr="003F0B0C" w:rsidRDefault="00746268" w:rsidP="00746268">
      <w:pPr>
        <w:rPr>
          <w:rFonts w:ascii="宋体" w:eastAsia="宋体" w:hAnsi="宋体"/>
        </w:rPr>
      </w:pPr>
      <w:r w:rsidRPr="003F0B0C">
        <w:rPr>
          <w:rFonts w:ascii="宋体" w:eastAsia="宋体" w:hAnsi="宋体"/>
        </w:rPr>
        <w:t>static int BVarOff;</w:t>
      </w:r>
    </w:p>
    <w:p w:rsidR="00746268" w:rsidRPr="003F0B0C" w:rsidRDefault="00746268" w:rsidP="00746268">
      <w:pPr>
        <w:rPr>
          <w:rFonts w:ascii="宋体" w:eastAsia="宋体" w:hAnsi="宋体"/>
        </w:rPr>
      </w:pPr>
      <w:r w:rsidRPr="003F0B0C">
        <w:rPr>
          <w:rFonts w:ascii="宋体" w:eastAsia="宋体" w:hAnsi="宋体"/>
        </w:rPr>
        <w:t>static float* coefbuff;</w:t>
      </w:r>
    </w:p>
    <w:p w:rsidR="00746268" w:rsidRPr="003F0B0C" w:rsidRDefault="00746268" w:rsidP="00746268">
      <w:pPr>
        <w:rPr>
          <w:rFonts w:ascii="宋体" w:eastAsia="宋体" w:hAnsi="宋体"/>
        </w:rPr>
      </w:pPr>
      <w:r w:rsidRPr="003F0B0C">
        <w:rPr>
          <w:rFonts w:ascii="宋体" w:eastAsia="宋体" w:hAnsi="宋体"/>
        </w:rPr>
        <w:t>static u8 expand_flag;</w:t>
      </w:r>
    </w:p>
    <w:p w:rsidR="00746268" w:rsidRPr="003F0B0C" w:rsidRDefault="00746268" w:rsidP="00746268">
      <w:pPr>
        <w:rPr>
          <w:rFonts w:ascii="宋体" w:eastAsia="宋体" w:hAnsi="宋体"/>
        </w:rPr>
      </w:pPr>
      <w:r w:rsidRPr="003F0B0C">
        <w:rPr>
          <w:rFonts w:ascii="宋体" w:eastAsia="宋体" w:hAnsi="宋体"/>
        </w:rPr>
        <w:t>static u8 using_name;</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static int temp_z_col;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float accuracy = 0.01f;</w:t>
      </w:r>
    </w:p>
    <w:p w:rsidR="00746268" w:rsidRPr="003F0B0C" w:rsidRDefault="00746268" w:rsidP="00746268">
      <w:pPr>
        <w:rPr>
          <w:rFonts w:ascii="宋体" w:eastAsia="宋体" w:hAnsi="宋体"/>
        </w:rPr>
      </w:pPr>
      <w:r w:rsidRPr="003F0B0C">
        <w:rPr>
          <w:rFonts w:ascii="宋体" w:eastAsia="宋体" w:hAnsi="宋体"/>
        </w:rPr>
        <w:t>#define</w:t>
      </w:r>
      <w:r w:rsidRPr="003F0B0C">
        <w:rPr>
          <w:rFonts w:ascii="宋体" w:eastAsia="宋体" w:hAnsi="宋体"/>
        </w:rPr>
        <w:tab/>
        <w:t>eq(a,b)</w:t>
      </w:r>
      <w:r w:rsidRPr="003F0B0C">
        <w:rPr>
          <w:rFonts w:ascii="宋体" w:eastAsia="宋体" w:hAnsi="宋体"/>
        </w:rPr>
        <w:tab/>
      </w:r>
      <w:r w:rsidRPr="003F0B0C">
        <w:rPr>
          <w:rFonts w:ascii="宋体" w:eastAsia="宋体" w:hAnsi="宋体"/>
        </w:rPr>
        <w:tab/>
        <w:t>( (a-b)&lt;accuracy &amp;&amp; (a-b)&gt;-accuracy )</w:t>
      </w:r>
    </w:p>
    <w:p w:rsidR="00746268" w:rsidRPr="003F0B0C" w:rsidRDefault="00746268" w:rsidP="00746268">
      <w:pPr>
        <w:rPr>
          <w:rFonts w:ascii="宋体" w:eastAsia="宋体" w:hAnsi="宋体"/>
        </w:rPr>
      </w:pPr>
      <w:r w:rsidRPr="003F0B0C">
        <w:rPr>
          <w:rFonts w:ascii="宋体" w:eastAsia="宋体" w:hAnsi="宋体"/>
        </w:rPr>
        <w:t>#define</w:t>
      </w:r>
      <w:r w:rsidRPr="003F0B0C">
        <w:rPr>
          <w:rFonts w:ascii="宋体" w:eastAsia="宋体" w:hAnsi="宋体"/>
        </w:rPr>
        <w:tab/>
        <w:t>lt(a, b)</w:t>
      </w:r>
      <w:r w:rsidRPr="003F0B0C">
        <w:rPr>
          <w:rFonts w:ascii="宋体" w:eastAsia="宋体" w:hAnsi="宋体"/>
        </w:rPr>
        <w:tab/>
        <w:t>((b-a)&gt;accuracy)</w:t>
      </w:r>
    </w:p>
    <w:p w:rsidR="00746268" w:rsidRPr="003F0B0C" w:rsidRDefault="00746268" w:rsidP="00746268">
      <w:pPr>
        <w:rPr>
          <w:rFonts w:ascii="宋体" w:eastAsia="宋体" w:hAnsi="宋体"/>
        </w:rPr>
      </w:pPr>
      <w:r w:rsidRPr="003F0B0C">
        <w:rPr>
          <w:rFonts w:ascii="宋体" w:eastAsia="宋体" w:hAnsi="宋体"/>
        </w:rPr>
        <w:t>#define</w:t>
      </w:r>
      <w:r w:rsidRPr="003F0B0C">
        <w:rPr>
          <w:rFonts w:ascii="宋体" w:eastAsia="宋体" w:hAnsi="宋体"/>
        </w:rPr>
        <w:tab/>
        <w:t>le(a, b)</w:t>
      </w:r>
      <w:r w:rsidRPr="003F0B0C">
        <w:rPr>
          <w:rFonts w:ascii="宋体" w:eastAsia="宋体" w:hAnsi="宋体"/>
        </w:rPr>
        <w:tab/>
        <w:t>((b-a)&gt;accuracy || ((b-a)&gt;-accuracy &amp;&amp; (b-a)&lt;accuracy))</w:t>
      </w:r>
    </w:p>
    <w:p w:rsidR="00746268" w:rsidRPr="003F0B0C" w:rsidRDefault="00746268" w:rsidP="00746268">
      <w:pPr>
        <w:rPr>
          <w:rFonts w:ascii="宋体" w:eastAsia="宋体" w:hAnsi="宋体"/>
        </w:rPr>
      </w:pPr>
      <w:r w:rsidRPr="003F0B0C">
        <w:rPr>
          <w:rFonts w:ascii="宋体" w:eastAsia="宋体" w:hAnsi="宋体"/>
        </w:rPr>
        <w:t>#define isInt(a)</w:t>
      </w:r>
      <w:r w:rsidRPr="003F0B0C">
        <w:rPr>
          <w:rFonts w:ascii="宋体" w:eastAsia="宋体" w:hAnsi="宋体"/>
        </w:rPr>
        <w:tab/>
        <w:t>( fabs((fabs(a)-(int)(fabs(a)+0.5))) &lt; accuracy )</w:t>
      </w:r>
    </w:p>
    <w:p w:rsidR="00746268" w:rsidRPr="003F0B0C" w:rsidRDefault="00746268" w:rsidP="00746268">
      <w:pPr>
        <w:rPr>
          <w:rFonts w:ascii="宋体" w:eastAsia="宋体" w:hAnsi="宋体"/>
        </w:rPr>
      </w:pPr>
      <w:r w:rsidRPr="003F0B0C">
        <w:rPr>
          <w:rFonts w:ascii="宋体" w:eastAsia="宋体" w:hAnsi="宋体"/>
        </w:rPr>
        <w:t>#define toInt(a)</w:t>
      </w:r>
      <w:r w:rsidRPr="003F0B0C">
        <w:rPr>
          <w:rFonts w:ascii="宋体" w:eastAsia="宋体" w:hAnsi="宋体"/>
        </w:rPr>
        <w:tab/>
        <w:t>(a&gt;0 ? (int)(a+0.5f) : (int)(a-0.5f))</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#define RESERVE_SPACE</w:t>
      </w:r>
      <w:r w:rsidRPr="003F0B0C">
        <w:rPr>
          <w:rFonts w:ascii="宋体" w:eastAsia="宋体" w:hAnsi="宋体"/>
        </w:rPr>
        <w:tab/>
      </w:r>
      <w:r w:rsidRPr="003F0B0C">
        <w:rPr>
          <w:rFonts w:ascii="宋体" w:eastAsia="宋体" w:hAnsi="宋体"/>
        </w:rPr>
        <w:tab/>
        <w:t>3</w:t>
      </w:r>
    </w:p>
    <w:p w:rsidR="00746268" w:rsidRPr="003F0B0C" w:rsidRDefault="00746268" w:rsidP="00746268">
      <w:pPr>
        <w:rPr>
          <w:rFonts w:ascii="宋体" w:eastAsia="宋体" w:hAnsi="宋体"/>
        </w:rPr>
      </w:pPr>
      <w:r w:rsidRPr="003F0B0C">
        <w:rPr>
          <w:rFonts w:ascii="宋体" w:eastAsia="宋体" w:hAnsi="宋体"/>
        </w:rPr>
        <w:t>#define SHOW_RESULT</w:t>
      </w:r>
      <w:r w:rsidRPr="003F0B0C">
        <w:rPr>
          <w:rFonts w:ascii="宋体" w:eastAsia="宋体" w:hAnsi="宋体"/>
        </w:rPr>
        <w:tab/>
      </w:r>
      <w:r w:rsidRPr="003F0B0C">
        <w:rPr>
          <w:rFonts w:ascii="宋体" w:eastAsia="宋体" w:hAnsi="宋体"/>
        </w:rPr>
        <w:tab/>
      </w:r>
      <w:r w:rsidRPr="003F0B0C">
        <w:rPr>
          <w:rFonts w:ascii="宋体" w:eastAsia="宋体" w:hAnsi="宋体"/>
        </w:rPr>
        <w:tab/>
        <w:t>1</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showResult(MATRIX sf_mat, u8 goal)</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if(using_name){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for(row = 0 ; row &lt; sf_mat.row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if(goal)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printf("\nU =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printf("\n%s = ", VarName[VarName_Map[row + BVarOff]]);</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for(col = 0 ; col &lt; sf_mat.col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printf("%.2f%s</w:t>
      </w:r>
      <w:r w:rsidRPr="003F0B0C">
        <w:rPr>
          <w:rFonts w:ascii="宋体" w:eastAsia="宋体" w:hAnsi="宋体"/>
        </w:rPr>
        <w:tab/>
        <w:t>", sf_mat.mem[row][col], VarName[VarName_Map[col]]);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printf("\n");</w:t>
      </w:r>
    </w:p>
    <w:p w:rsidR="00746268" w:rsidRPr="003F0B0C" w:rsidRDefault="00746268" w:rsidP="00746268">
      <w:pPr>
        <w:rPr>
          <w:rFonts w:ascii="宋体" w:eastAsia="宋体" w:hAnsi="宋体"/>
        </w:rPr>
      </w:pP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lastRenderedPageBreak/>
        <w:tab/>
      </w:r>
      <w:r w:rsidRPr="003F0B0C">
        <w:rPr>
          <w:rFonts w:ascii="宋体" w:eastAsia="宋体" w:hAnsi="宋体"/>
        </w:rPr>
        <w:tab/>
        <w:t>for(row = 0 ; row &lt; sf_mat.row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if(goal)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printf("\nU =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for(col = 0 ; col &lt; sf_mat.col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printf("%.2f</w:t>
      </w:r>
      <w:r w:rsidRPr="003F0B0C">
        <w:rPr>
          <w:rFonts w:ascii="宋体" w:eastAsia="宋体" w:hAnsi="宋体"/>
        </w:rPr>
        <w:tab/>
        <w:t>", sf_mat.mem[row][col]);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printf("\n");</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forall b_i&gt;=0, return 0,   otherwise: return 1</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u8 should_expand(MATRIX 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0 ; row &lt; mat.row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 the first column is b_i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if(mat.mem[row][0] &lt;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return 1;</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0;</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u8 addNonBasicVarName(MATRIX sf_mat, char* name)</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if(sf_mat.col &gt;= BVarOff){</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printf("err, non-basic var reserve space is not enough\n");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return 1;</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if(using_name)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strcpy(VarName[sf_mat.col], name);</w:t>
      </w:r>
    </w:p>
    <w:p w:rsidR="00746268" w:rsidRPr="003F0B0C" w:rsidRDefault="00746268" w:rsidP="00746268">
      <w:pPr>
        <w:rPr>
          <w:rFonts w:ascii="宋体" w:eastAsia="宋体" w:hAnsi="宋体"/>
        </w:rPr>
      </w:pPr>
      <w:r w:rsidRPr="003F0B0C">
        <w:rPr>
          <w:rFonts w:ascii="宋体" w:eastAsia="宋体" w:hAnsi="宋体"/>
        </w:rPr>
        <w:tab/>
        <w:t>VarName_Map[sf_mat.col] = sf_mat.col;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0;</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resetSimplexModel(MATRIX* sf_mat)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i;</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//expand_flag = 0;</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if(should_expand(*sf_mat)){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float* val;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if(!expand_flag){</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//not expand before, we need allocate name space for z</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addNonBasicVarName(*sf_mat, "z");</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//VarName_Map[temp_z_col] = sf_mat-&gt;col-1;</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for(i = temp_z_col ; i &lt; sf_mat-&gt;col ; 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VarName_Map[i] = VarName_Map[i+1];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VarName_Map[i] = sf_mat-&gt;col;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val = (float*)malloc(sf_mat-&gt;row * sizeof(float));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for(i = 0 ; i &lt; sf_mat-&gt;row ; 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val[i] = 1.0f;</w:t>
      </w:r>
      <w:r w:rsidRPr="003F0B0C">
        <w:rPr>
          <w:rFonts w:ascii="宋体" w:eastAsia="宋体" w:hAnsi="宋体"/>
        </w:rPr>
        <w:tab/>
        <w:t>/* each row add a fresh variable z, for z&gt;=0 */</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matrix_expand_column(sf_mat, 1, val);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free(val);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expand_flag = 1;</w:t>
      </w:r>
    </w:p>
    <w:p w:rsidR="00746268" w:rsidRPr="003F0B0C" w:rsidRDefault="00746268" w:rsidP="00746268">
      <w:pPr>
        <w:rPr>
          <w:rFonts w:ascii="宋体" w:eastAsia="宋体" w:hAnsi="宋体"/>
        </w:rPr>
      </w:pP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expand_flag = 0;</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free(coefbuff);</w:t>
      </w:r>
    </w:p>
    <w:p w:rsidR="00746268" w:rsidRPr="003F0B0C" w:rsidRDefault="00746268" w:rsidP="00746268">
      <w:pPr>
        <w:rPr>
          <w:rFonts w:ascii="宋体" w:eastAsia="宋体" w:hAnsi="宋体"/>
        </w:rPr>
      </w:pPr>
      <w:r w:rsidRPr="003F0B0C">
        <w:rPr>
          <w:rFonts w:ascii="宋体" w:eastAsia="宋体" w:hAnsi="宋体"/>
        </w:rPr>
        <w:tab/>
        <w:t>coefbuff = (float*)malloc(sf_mat-&gt;row*sizeof(float));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Set goal form, calculate the maximum value of goal form.</w:t>
      </w:r>
    </w:p>
    <w:p w:rsidR="00746268" w:rsidRPr="003F0B0C" w:rsidRDefault="00746268" w:rsidP="00746268">
      <w:pPr>
        <w:rPr>
          <w:rFonts w:ascii="宋体" w:eastAsia="宋体" w:hAnsi="宋体"/>
        </w:rPr>
      </w:pPr>
      <w:r w:rsidRPr="003F0B0C">
        <w:rPr>
          <w:rFonts w:ascii="宋体" w:eastAsia="宋体" w:hAnsi="宋体"/>
        </w:rPr>
        <w:t>The last column of mat is constant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void setGoalForm(MATRIX 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copy_matrix(&amp;goal_mat, mat);</w:t>
      </w:r>
    </w:p>
    <w:p w:rsidR="00746268" w:rsidRPr="003F0B0C" w:rsidRDefault="00746268" w:rsidP="00746268">
      <w:pPr>
        <w:rPr>
          <w:rFonts w:ascii="宋体" w:eastAsia="宋体" w:hAnsi="宋体"/>
        </w:rPr>
      </w:pPr>
      <w:r w:rsidRPr="003F0B0C">
        <w:rPr>
          <w:rFonts w:ascii="宋体" w:eastAsia="宋体" w:hAnsi="宋体"/>
        </w:rPr>
        <w:tab/>
        <w:t>if(expand_flag){</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 add -z for goal form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float val = -1.0f;</w:t>
      </w:r>
    </w:p>
    <w:p w:rsidR="00746268" w:rsidRPr="003F0B0C" w:rsidRDefault="00746268" w:rsidP="00746268">
      <w:pPr>
        <w:rPr>
          <w:rFonts w:ascii="宋体" w:eastAsia="宋体" w:hAnsi="宋体"/>
        </w:rPr>
      </w:pPr>
      <w:r w:rsidRPr="003F0B0C">
        <w:rPr>
          <w:rFonts w:ascii="宋体" w:eastAsia="宋体" w:hAnsi="宋体"/>
        </w:rPr>
        <w:lastRenderedPageBreak/>
        <w:tab/>
      </w:r>
      <w:r w:rsidRPr="003F0B0C">
        <w:rPr>
          <w:rFonts w:ascii="宋体" w:eastAsia="宋体" w:hAnsi="宋体"/>
        </w:rPr>
        <w:tab/>
        <w:t>//float val = 0.0f;</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matrix_expand_column(&amp;goal_mat, 1, &amp;val);</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mat: A * x_i &lt;= b_i (x_i &gt;=0)</w:t>
      </w:r>
    </w:p>
    <w:p w:rsidR="00746268" w:rsidRPr="003F0B0C" w:rsidRDefault="00746268" w:rsidP="00746268">
      <w:pPr>
        <w:rPr>
          <w:rFonts w:ascii="宋体" w:eastAsia="宋体" w:hAnsi="宋体"/>
        </w:rPr>
      </w:pPr>
      <w:r w:rsidRPr="003F0B0C">
        <w:rPr>
          <w:rFonts w:ascii="宋体" w:eastAsia="宋体" w:hAnsi="宋体"/>
        </w:rPr>
        <w:t>the first column of matrix stores constant b_i</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Slack Form: b_i - A * x_i &gt;= 0</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void createSlackForm(MATRIX* 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0 ; row &lt; mat-&gt;row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for(col = 1 ; col &lt; mat-&gt;col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mat-&gt;mem[row][col] = -mat-&gt;mem[row][col];</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Find a non-basic variable, which has a positive coefficient</w:t>
      </w:r>
    </w:p>
    <w:p w:rsidR="00746268" w:rsidRPr="003F0B0C" w:rsidRDefault="00746268" w:rsidP="00746268">
      <w:pPr>
        <w:rPr>
          <w:rFonts w:ascii="宋体" w:eastAsia="宋体" w:hAnsi="宋体"/>
        </w:rPr>
      </w:pPr>
      <w:r w:rsidRPr="003F0B0C">
        <w:rPr>
          <w:rFonts w:ascii="宋体" w:eastAsia="宋体" w:hAnsi="宋体"/>
        </w:rPr>
        <w:t>return: -1:doesn't have positive coefficient  otherwise: index of coefficient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int findNextNonBasicVar(void)</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i;</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 the first column is constant */</w:t>
      </w:r>
    </w:p>
    <w:p w:rsidR="00746268" w:rsidRPr="003F0B0C" w:rsidRDefault="00746268" w:rsidP="00746268">
      <w:pPr>
        <w:rPr>
          <w:rFonts w:ascii="宋体" w:eastAsia="宋体" w:hAnsi="宋体"/>
        </w:rPr>
      </w:pPr>
      <w:r w:rsidRPr="003F0B0C">
        <w:rPr>
          <w:rFonts w:ascii="宋体" w:eastAsia="宋体" w:hAnsi="宋体"/>
        </w:rPr>
        <w:tab/>
        <w:t>for(i = 1 ; i &lt; goal_mat.col ; 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 ignore z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 expand_flag &amp;&amp; VarName_Map[i] == goal_mat.col-1 )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continue;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 goal_mat.mem[0][i] &gt; accuracy )</w:t>
      </w:r>
    </w:p>
    <w:p w:rsidR="00746268" w:rsidRPr="003F0B0C" w:rsidRDefault="00746268" w:rsidP="00746268">
      <w:pPr>
        <w:rPr>
          <w:rFonts w:ascii="宋体" w:eastAsia="宋体" w:hAnsi="宋体"/>
        </w:rPr>
      </w:pPr>
      <w:r w:rsidRPr="003F0B0C">
        <w:rPr>
          <w:rFonts w:ascii="宋体" w:eastAsia="宋体" w:hAnsi="宋体"/>
        </w:rPr>
        <w:t xml:space="preserve">  </w:t>
      </w:r>
      <w:r w:rsidRPr="003F0B0C">
        <w:rPr>
          <w:rFonts w:ascii="宋体" w:eastAsia="宋体" w:hAnsi="宋体"/>
        </w:rPr>
        <w:tab/>
      </w:r>
      <w:r w:rsidRPr="003F0B0C">
        <w:rPr>
          <w:rFonts w:ascii="宋体" w:eastAsia="宋体" w:hAnsi="宋体"/>
        </w:rPr>
        <w:tab/>
      </w:r>
      <w:r w:rsidRPr="003F0B0C">
        <w:rPr>
          <w:rFonts w:ascii="宋体" w:eastAsia="宋体" w:hAnsi="宋体"/>
        </w:rPr>
        <w:tab/>
        <w:t>return i;</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-1;</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int findNextNonBasicVarWithZ(MATRIX sf_mat, int row)</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lastRenderedPageBreak/>
        <w:tab/>
        <w:t>/* we calculate the min(z) here, so find negative coefficient */</w:t>
      </w:r>
    </w:p>
    <w:p w:rsidR="00746268" w:rsidRPr="003F0B0C" w:rsidRDefault="00746268" w:rsidP="00746268">
      <w:pPr>
        <w:rPr>
          <w:rFonts w:ascii="宋体" w:eastAsia="宋体" w:hAnsi="宋体"/>
        </w:rPr>
      </w:pPr>
      <w:r w:rsidRPr="003F0B0C">
        <w:rPr>
          <w:rFonts w:ascii="宋体" w:eastAsia="宋体" w:hAnsi="宋体"/>
        </w:rPr>
        <w:tab/>
        <w:t>for(col = 1 ; col &lt; sf_mat.col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//TODO: need goal_mat.mem[0][col]&gt;0?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 lt(sf_mat.mem[row][col], 0.0f) &amp;&amp; lt(0.0f, goal_mat.mem[0][col])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 lt(sf_mat.mem[row][col], 0.0f)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return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-1;</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 xml:space="preserve">     find most negative b_i to be pivot with z</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PIVOT findMostNegativePivot(MATRIX sf_mat)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w:t>
      </w:r>
    </w:p>
    <w:p w:rsidR="00746268" w:rsidRPr="003F0B0C" w:rsidRDefault="00746268" w:rsidP="00746268">
      <w:pPr>
        <w:rPr>
          <w:rFonts w:ascii="宋体" w:eastAsia="宋体" w:hAnsi="宋体"/>
        </w:rPr>
      </w:pPr>
      <w:r w:rsidRPr="003F0B0C">
        <w:rPr>
          <w:rFonts w:ascii="宋体" w:eastAsia="宋体" w:hAnsi="宋体"/>
        </w:rPr>
        <w:tab/>
        <w:t>float neg_b;</w:t>
      </w:r>
    </w:p>
    <w:p w:rsidR="00746268" w:rsidRPr="003F0B0C" w:rsidRDefault="00746268" w:rsidP="00746268">
      <w:pPr>
        <w:rPr>
          <w:rFonts w:ascii="宋体" w:eastAsia="宋体" w:hAnsi="宋体"/>
        </w:rPr>
      </w:pPr>
      <w:r w:rsidRPr="003F0B0C">
        <w:rPr>
          <w:rFonts w:ascii="宋体" w:eastAsia="宋体" w:hAnsi="宋体"/>
        </w:rPr>
        <w:tab/>
        <w:t>PIVOT pivot;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pivot.bvar = -1;</w:t>
      </w:r>
    </w:p>
    <w:p w:rsidR="00746268" w:rsidRPr="003F0B0C" w:rsidRDefault="00746268" w:rsidP="00746268">
      <w:pPr>
        <w:rPr>
          <w:rFonts w:ascii="宋体" w:eastAsia="宋体" w:hAnsi="宋体"/>
        </w:rPr>
      </w:pPr>
      <w:r w:rsidRPr="003F0B0C">
        <w:rPr>
          <w:rFonts w:ascii="宋体" w:eastAsia="宋体" w:hAnsi="宋体"/>
        </w:rPr>
        <w:tab/>
        <w:t>pivot.nbvar = sf_mat.col-1;</w:t>
      </w:r>
      <w:r w:rsidRPr="003F0B0C">
        <w:rPr>
          <w:rFonts w:ascii="宋体" w:eastAsia="宋体" w:hAnsi="宋体"/>
        </w:rPr>
        <w:tab/>
        <w:t xml:space="preserve"> /* swap z and basic variable */</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neg_b = -accuracy;</w:t>
      </w:r>
    </w:p>
    <w:p w:rsidR="00746268" w:rsidRPr="003F0B0C" w:rsidRDefault="00746268" w:rsidP="00746268">
      <w:pPr>
        <w:rPr>
          <w:rFonts w:ascii="宋体" w:eastAsia="宋体" w:hAnsi="宋体"/>
        </w:rPr>
      </w:pPr>
      <w:r w:rsidRPr="003F0B0C">
        <w:rPr>
          <w:rFonts w:ascii="宋体" w:eastAsia="宋体" w:hAnsi="宋体"/>
        </w:rPr>
        <w:tab/>
        <w:t>for(row = 0 ; row &lt; sf_mat.row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if(sf_mat.mem[row][0] &lt; neg_b){</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neg_b = sf_mat.mem[row][0];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pivot.bvar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pivot;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PIVOT findPivot(MATRIX sf_mat, int nbvar)</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w:t>
      </w:r>
    </w:p>
    <w:p w:rsidR="00746268" w:rsidRPr="003F0B0C" w:rsidRDefault="00746268" w:rsidP="00746268">
      <w:pPr>
        <w:rPr>
          <w:rFonts w:ascii="宋体" w:eastAsia="宋体" w:hAnsi="宋体"/>
        </w:rPr>
      </w:pPr>
      <w:r w:rsidRPr="003F0B0C">
        <w:rPr>
          <w:rFonts w:ascii="宋体" w:eastAsia="宋体" w:hAnsi="宋体"/>
        </w:rPr>
        <w:tab/>
        <w:t>float tight_constrain = 100000000.0f;</w:t>
      </w:r>
    </w:p>
    <w:p w:rsidR="00746268" w:rsidRPr="003F0B0C" w:rsidRDefault="00746268" w:rsidP="00746268">
      <w:pPr>
        <w:rPr>
          <w:rFonts w:ascii="宋体" w:eastAsia="宋体" w:hAnsi="宋体"/>
        </w:rPr>
      </w:pPr>
      <w:r w:rsidRPr="003F0B0C">
        <w:rPr>
          <w:rFonts w:ascii="宋体" w:eastAsia="宋体" w:hAnsi="宋体"/>
        </w:rPr>
        <w:tab/>
        <w:t>float temp_constrain;</w:t>
      </w:r>
    </w:p>
    <w:p w:rsidR="00746268" w:rsidRPr="003F0B0C" w:rsidRDefault="00746268" w:rsidP="00746268">
      <w:pPr>
        <w:rPr>
          <w:rFonts w:ascii="宋体" w:eastAsia="宋体" w:hAnsi="宋体"/>
        </w:rPr>
      </w:pPr>
      <w:r w:rsidRPr="003F0B0C">
        <w:rPr>
          <w:rFonts w:ascii="宋体" w:eastAsia="宋体" w:hAnsi="宋体"/>
        </w:rPr>
        <w:tab/>
        <w:t>PIVOT pivot;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pivot.bvar = -1;</w:t>
      </w:r>
      <w:r w:rsidRPr="003F0B0C">
        <w:rPr>
          <w:rFonts w:ascii="宋体" w:eastAsia="宋体" w:hAnsi="宋体"/>
        </w:rPr>
        <w:tab/>
        <w:t>/* -1 means doesn't find a valid pivot */</w:t>
      </w:r>
    </w:p>
    <w:p w:rsidR="00746268" w:rsidRPr="003F0B0C" w:rsidRDefault="00746268" w:rsidP="00746268">
      <w:pPr>
        <w:rPr>
          <w:rFonts w:ascii="宋体" w:eastAsia="宋体" w:hAnsi="宋体"/>
        </w:rPr>
      </w:pPr>
      <w:r w:rsidRPr="003F0B0C">
        <w:rPr>
          <w:rFonts w:ascii="宋体" w:eastAsia="宋体" w:hAnsi="宋体"/>
        </w:rPr>
        <w:lastRenderedPageBreak/>
        <w:tab/>
        <w:t>pivot.nbvar = nbvar;</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0 ; row &lt; sf_mat.row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 eq(0.0f, sf_mat.mem[row][nbvar]) || sf_mat.mem[row][nbvar] &gt; 0.0f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continue;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temp_constrain = sf_mat.mem[row][0] / -sf_mat.mem[row][nbvar];</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 temp_constrain &lt; tight_constrain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tight_constrain = temp_constrain;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pivot.bvar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pivot;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swapNameSpace(PIVOT pivot)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map_index;</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map_index = VarName_Map[pivot.nbvar];</w:t>
      </w:r>
    </w:p>
    <w:p w:rsidR="00746268" w:rsidRPr="003F0B0C" w:rsidRDefault="00746268" w:rsidP="00746268">
      <w:pPr>
        <w:rPr>
          <w:rFonts w:ascii="宋体" w:eastAsia="宋体" w:hAnsi="宋体"/>
        </w:rPr>
      </w:pPr>
      <w:r w:rsidRPr="003F0B0C">
        <w:rPr>
          <w:rFonts w:ascii="宋体" w:eastAsia="宋体" w:hAnsi="宋体"/>
        </w:rPr>
        <w:tab/>
        <w:t>VarName_Map[pivot.nbvar] = VarName_Map[pivot.bvar+BVarOff];</w:t>
      </w:r>
    </w:p>
    <w:p w:rsidR="00746268" w:rsidRPr="003F0B0C" w:rsidRDefault="00746268" w:rsidP="00746268">
      <w:pPr>
        <w:rPr>
          <w:rFonts w:ascii="宋体" w:eastAsia="宋体" w:hAnsi="宋体"/>
        </w:rPr>
      </w:pPr>
      <w:r w:rsidRPr="003F0B0C">
        <w:rPr>
          <w:rFonts w:ascii="宋体" w:eastAsia="宋体" w:hAnsi="宋体"/>
        </w:rPr>
        <w:tab/>
        <w:t>VarName_Map[pivot.bvar+BVarOff] = map_index;</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 xml:space="preserve">        swap basic var and non-basic var</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void swapPivot(MATRIX* sf_mat, PIVOT pivot)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col;</w:t>
      </w:r>
    </w:p>
    <w:p w:rsidR="00746268" w:rsidRPr="003F0B0C" w:rsidRDefault="00746268" w:rsidP="00746268">
      <w:pPr>
        <w:rPr>
          <w:rFonts w:ascii="宋体" w:eastAsia="宋体" w:hAnsi="宋体"/>
        </w:rPr>
      </w:pPr>
      <w:r w:rsidRPr="003F0B0C">
        <w:rPr>
          <w:rFonts w:ascii="宋体" w:eastAsia="宋体" w:hAnsi="宋体"/>
        </w:rPr>
        <w:tab/>
        <w:t>float temp;</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temp = sf_mat-&gt;mem[pivot.bvar][pivot.nbvar];</w:t>
      </w:r>
    </w:p>
    <w:p w:rsidR="00746268" w:rsidRPr="003F0B0C" w:rsidRDefault="00746268" w:rsidP="00746268">
      <w:pPr>
        <w:rPr>
          <w:rFonts w:ascii="宋体" w:eastAsia="宋体" w:hAnsi="宋体"/>
        </w:rPr>
      </w:pPr>
      <w:r w:rsidRPr="003F0B0C">
        <w:rPr>
          <w:rFonts w:ascii="宋体" w:eastAsia="宋体" w:hAnsi="宋体"/>
        </w:rPr>
        <w:tab/>
        <w:t>for(col = 0 ; col &lt; sf_mat-&gt;col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if(col == pivot.nbvar)</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sf_mat-&gt;mem[pivot.bvar][col] = 1.0f / temp;</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sf_mat-&gt;mem[pivot.bvar][col] /= -temp;</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replaceNewBasicVar(MATRIX* sf_mat, PIVOT pivot)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0 ; row &lt; sf_mat-&gt;row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if(row == pivot.bvar)</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continue;</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coefbuff[row] = sf_mat-&gt;mem[row][pivot.nbvar];</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for(col = 0 ; col &lt; sf_mat-&gt;col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if(col == pivot.nbvar)</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sf_mat-&gt;mem[row][col] = coefbuff[row] * sf_mat-&gt;mem[pivot.bvar][col];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sf_mat-&gt;mem[row][col] += coefbuff[row] * sf_mat-&gt;mem[pivot.bvar][col];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updateGoalForm(MATRIX* gf_mat, MATRIX* sf_mat, PIVOT pivot)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col;</w:t>
      </w:r>
    </w:p>
    <w:p w:rsidR="00746268" w:rsidRPr="003F0B0C" w:rsidRDefault="00746268" w:rsidP="00746268">
      <w:pPr>
        <w:rPr>
          <w:rFonts w:ascii="宋体" w:eastAsia="宋体" w:hAnsi="宋体"/>
        </w:rPr>
      </w:pPr>
      <w:r w:rsidRPr="003F0B0C">
        <w:rPr>
          <w:rFonts w:ascii="宋体" w:eastAsia="宋体" w:hAnsi="宋体"/>
        </w:rPr>
        <w:tab/>
        <w:t>float temp;</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temp = gf_mat-&gt;mem[0][pivot.nbvar];</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for(col = 0 ; col &lt; gf_mat-&gt;col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if(col == pivot.nbvar)</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gf_mat-&gt;mem[0][col] = temp * sf_mat-&gt;mem[pivot.bvar][col];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gf_mat-&gt;mem[0][col] += temp * sf_mat-&gt;mem[pivot.bvar][col];</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swap pivot and reformulate slack form</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void reformulation(MATRIX* sf_mat, PIVOT pivot)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 step1: swap basic var and non-basic var */</w:t>
      </w:r>
    </w:p>
    <w:p w:rsidR="00746268" w:rsidRPr="003F0B0C" w:rsidRDefault="00746268" w:rsidP="00746268">
      <w:pPr>
        <w:rPr>
          <w:rFonts w:ascii="宋体" w:eastAsia="宋体" w:hAnsi="宋体"/>
        </w:rPr>
      </w:pPr>
      <w:r w:rsidRPr="003F0B0C">
        <w:rPr>
          <w:rFonts w:ascii="宋体" w:eastAsia="宋体" w:hAnsi="宋体"/>
        </w:rPr>
        <w:tab/>
        <w:t>swapNameSpace(pivot);</w:t>
      </w:r>
    </w:p>
    <w:p w:rsidR="00746268" w:rsidRPr="003F0B0C" w:rsidRDefault="00746268" w:rsidP="00746268">
      <w:pPr>
        <w:rPr>
          <w:rFonts w:ascii="宋体" w:eastAsia="宋体" w:hAnsi="宋体"/>
        </w:rPr>
      </w:pPr>
      <w:r w:rsidRPr="003F0B0C">
        <w:rPr>
          <w:rFonts w:ascii="宋体" w:eastAsia="宋体" w:hAnsi="宋体"/>
        </w:rPr>
        <w:tab/>
        <w:t>swapPivot(sf_mat, pivot);</w:t>
      </w:r>
    </w:p>
    <w:p w:rsidR="00746268" w:rsidRPr="003F0B0C" w:rsidRDefault="00746268" w:rsidP="00746268">
      <w:pPr>
        <w:rPr>
          <w:rFonts w:ascii="宋体" w:eastAsia="宋体" w:hAnsi="宋体"/>
        </w:rPr>
      </w:pPr>
      <w:r w:rsidRPr="003F0B0C">
        <w:rPr>
          <w:rFonts w:ascii="宋体" w:eastAsia="宋体" w:hAnsi="宋体"/>
        </w:rPr>
        <w:tab/>
        <w:t>/* step2: replace new basic var with non-basic var */</w:t>
      </w:r>
    </w:p>
    <w:p w:rsidR="00746268" w:rsidRPr="003F0B0C" w:rsidRDefault="00746268" w:rsidP="00746268">
      <w:pPr>
        <w:rPr>
          <w:rFonts w:ascii="宋体" w:eastAsia="宋体" w:hAnsi="宋体"/>
        </w:rPr>
      </w:pPr>
      <w:r w:rsidRPr="003F0B0C">
        <w:rPr>
          <w:rFonts w:ascii="宋体" w:eastAsia="宋体" w:hAnsi="宋体"/>
        </w:rPr>
        <w:tab/>
        <w:t>replaceNewBasicVar(sf_mat, pivot);</w:t>
      </w:r>
    </w:p>
    <w:p w:rsidR="00746268" w:rsidRPr="003F0B0C" w:rsidRDefault="00746268" w:rsidP="00746268">
      <w:pPr>
        <w:rPr>
          <w:rFonts w:ascii="宋体" w:eastAsia="宋体" w:hAnsi="宋体"/>
        </w:rPr>
      </w:pPr>
      <w:r w:rsidRPr="003F0B0C">
        <w:rPr>
          <w:rFonts w:ascii="宋体" w:eastAsia="宋体" w:hAnsi="宋体"/>
        </w:rPr>
        <w:tab/>
        <w:t>/* step3: update goal form */</w:t>
      </w:r>
    </w:p>
    <w:p w:rsidR="00746268" w:rsidRPr="003F0B0C" w:rsidRDefault="00746268" w:rsidP="00746268">
      <w:pPr>
        <w:rPr>
          <w:rFonts w:ascii="宋体" w:eastAsia="宋体" w:hAnsi="宋体"/>
        </w:rPr>
      </w:pPr>
      <w:r w:rsidRPr="003F0B0C">
        <w:rPr>
          <w:rFonts w:ascii="宋体" w:eastAsia="宋体" w:hAnsi="宋体"/>
        </w:rPr>
        <w:lastRenderedPageBreak/>
        <w:tab/>
        <w:t>updateGoalForm(&amp;goal_mat, sf_mat, pivot);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dispSolution(MATRIX sf_mat, u8 show_res)</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if(show_res){</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showResult(goal_mat,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showResult(temp_mat,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printf("\nSolution:\n");</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for(col = 1 ; col &lt; sf_mat.col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float solution = 0.0f;</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for(row = 0 ; row &lt; sf_mat.row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if(VarName_Map[row + BVarOff]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solution = sf_mat.mem[row][0];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if(show_res){</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if(using_name)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printf("%s=%.2f, ", VarName[col], solution);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printf("%.2f, ", solution);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if(show_res)</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printf("U=%.2f\n", goal_mat.mem[0][0]);</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dispIntSolution(MATRIX sf_mat, u8 show_res)</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if(show_res){</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showResult(goal_mat,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showResult(temp_mat,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printf("\nInterger Solution:\n");</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for(col = 1 ; col &lt; temp_mat.col-expand_flag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int sol = 0;</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lastRenderedPageBreak/>
        <w:tab/>
      </w:r>
      <w:r w:rsidRPr="003F0B0C">
        <w:rPr>
          <w:rFonts w:ascii="宋体" w:eastAsia="宋体" w:hAnsi="宋体"/>
        </w:rPr>
        <w:tab/>
        <w:t>for(row = 0 ; row &lt; temp_mat.row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if(VarName_Map[row + BVarOff]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sol = toInt(temp_mat.mem[row][0]);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if(show_res){</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if(using_name)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printf("%s=%d, ", VarName[col], sol);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printf("%d, ", sol);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if(show_res)</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printf("U=%.2f\n", goal_mat.mem[0][0]);</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int getNonIntIndex(MATRIX sf_mat, int row_index)</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if(row_index &gt;= sf_mat.row){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return -1;</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for(row = (int)row_index ; row &lt; sf_mat.row ; row++){</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 !isInt(sf_mat.mem[row][0])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for(col = 1 ; col &lt; sf_mat.col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if( !isInt(sf_mat.mem[row][col])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return row;</w:t>
      </w:r>
      <w:r w:rsidRPr="003F0B0C">
        <w:rPr>
          <w:rFonts w:ascii="宋体" w:eastAsia="宋体" w:hAnsi="宋体"/>
        </w:rPr>
        <w:tab/>
        <w:t>/* find a basic var which has non-interger bi and xi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-100;</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 add gomory constraint to calculate interger solution */</w:t>
      </w:r>
    </w:p>
    <w:p w:rsidR="00746268" w:rsidRPr="003F0B0C" w:rsidRDefault="00746268" w:rsidP="00746268">
      <w:pPr>
        <w:rPr>
          <w:rFonts w:ascii="宋体" w:eastAsia="宋体" w:hAnsi="宋体"/>
        </w:rPr>
      </w:pPr>
      <w:r w:rsidRPr="003F0B0C">
        <w:rPr>
          <w:rFonts w:ascii="宋体" w:eastAsia="宋体" w:hAnsi="宋体"/>
        </w:rPr>
        <w:t>void addGomoryConstraint(MATRIX* s_mat,  int row_index)</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static int cons_cnt = 1;</w:t>
      </w:r>
    </w:p>
    <w:p w:rsidR="00746268" w:rsidRPr="003F0B0C" w:rsidRDefault="00746268" w:rsidP="00746268">
      <w:pPr>
        <w:rPr>
          <w:rFonts w:ascii="宋体" w:eastAsia="宋体" w:hAnsi="宋体"/>
        </w:rPr>
      </w:pPr>
      <w:r w:rsidRPr="003F0B0C">
        <w:rPr>
          <w:rFonts w:ascii="宋体" w:eastAsia="宋体" w:hAnsi="宋体"/>
        </w:rPr>
        <w:tab/>
        <w:t>float* gomory_cons;</w:t>
      </w:r>
    </w:p>
    <w:p w:rsidR="00746268" w:rsidRPr="003F0B0C" w:rsidRDefault="00746268" w:rsidP="00746268">
      <w:pPr>
        <w:rPr>
          <w:rFonts w:ascii="宋体" w:eastAsia="宋体" w:hAnsi="宋体"/>
        </w:rPr>
      </w:pPr>
      <w:r w:rsidRPr="003F0B0C">
        <w:rPr>
          <w:rFonts w:ascii="宋体" w:eastAsia="宋体" w:hAnsi="宋体"/>
        </w:rPr>
        <w:tab/>
        <w:t>int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gomory_cons = (float*)malloc(s_mat-&gt;col * sizeof(float));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 extract basic var fractional part, with b&gt;=0 */</w:t>
      </w:r>
    </w:p>
    <w:p w:rsidR="00746268" w:rsidRPr="003F0B0C" w:rsidRDefault="00746268" w:rsidP="00746268">
      <w:pPr>
        <w:rPr>
          <w:rFonts w:ascii="宋体" w:eastAsia="宋体" w:hAnsi="宋体"/>
        </w:rPr>
      </w:pPr>
      <w:r w:rsidRPr="003F0B0C">
        <w:rPr>
          <w:rFonts w:ascii="宋体" w:eastAsia="宋体" w:hAnsi="宋体"/>
        </w:rPr>
        <w:tab/>
        <w:t>gomory_cons[0] = -(s_mat-&gt;mem[row_index][0] - (int)s_mat-&gt;mem[row_index][0]);</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 extract non-basic var fractional part */</w:t>
      </w:r>
    </w:p>
    <w:p w:rsidR="00746268" w:rsidRPr="003F0B0C" w:rsidRDefault="00746268" w:rsidP="00746268">
      <w:pPr>
        <w:rPr>
          <w:rFonts w:ascii="宋体" w:eastAsia="宋体" w:hAnsi="宋体"/>
        </w:rPr>
      </w:pPr>
      <w:r w:rsidRPr="003F0B0C">
        <w:rPr>
          <w:rFonts w:ascii="宋体" w:eastAsia="宋体" w:hAnsi="宋体"/>
        </w:rPr>
        <w:tab/>
        <w:t>for(col = 1 ; col &lt; s_mat-&gt;col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 eq(s_mat-&gt;mem[row_index][col], 0.0f) || isInt(s_mat-&gt;mem[row_index][col])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 no fraction part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gomory_cons[col] = 0.0f;</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continue;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gomory_cons[col] = -(s_mat-&gt;mem[row_index][col] - (float)ceil(s_mat-&gt;mem[row_index][col]));</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 add gomory constraint */</w:t>
      </w:r>
    </w:p>
    <w:p w:rsidR="00746268" w:rsidRPr="003F0B0C" w:rsidRDefault="00746268" w:rsidP="00746268">
      <w:pPr>
        <w:rPr>
          <w:rFonts w:ascii="宋体" w:eastAsia="宋体" w:hAnsi="宋体"/>
        </w:rPr>
      </w:pPr>
      <w:r w:rsidRPr="003F0B0C">
        <w:rPr>
          <w:rFonts w:ascii="宋体" w:eastAsia="宋体" w:hAnsi="宋体"/>
        </w:rPr>
        <w:tab/>
        <w:t>matrix_expand_row(s_mat, 1, gomory_cons);</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if(using_name)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sprintf(VarName[s_mat-&gt;row-1+BVarOff], "g%d", cons_cnt++);</w:t>
      </w:r>
    </w:p>
    <w:p w:rsidR="00746268" w:rsidRPr="003F0B0C" w:rsidRDefault="00746268" w:rsidP="00746268">
      <w:pPr>
        <w:rPr>
          <w:rFonts w:ascii="宋体" w:eastAsia="宋体" w:hAnsi="宋体"/>
        </w:rPr>
      </w:pPr>
      <w:r w:rsidRPr="003F0B0C">
        <w:rPr>
          <w:rFonts w:ascii="宋体" w:eastAsia="宋体" w:hAnsi="宋体"/>
        </w:rPr>
        <w:tab/>
        <w:t>VarName_Map[s_mat-&gt;row-1+BVarOff] = s_mat-&gt;row-1+BVarOff;</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free(gomory_cons);</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 remove z column */</w:t>
      </w:r>
    </w:p>
    <w:p w:rsidR="00746268" w:rsidRPr="003F0B0C" w:rsidRDefault="00746268" w:rsidP="00746268">
      <w:pPr>
        <w:rPr>
          <w:rFonts w:ascii="宋体" w:eastAsia="宋体" w:hAnsi="宋体"/>
        </w:rPr>
      </w:pPr>
      <w:r w:rsidRPr="003F0B0C">
        <w:rPr>
          <w:rFonts w:ascii="宋体" w:eastAsia="宋体" w:hAnsi="宋体"/>
        </w:rPr>
        <w:t>int removeZ(MATRIX* s_mat)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z_col = -1;</w:t>
      </w:r>
    </w:p>
    <w:p w:rsidR="00746268" w:rsidRPr="003F0B0C" w:rsidRDefault="00746268" w:rsidP="00746268">
      <w:pPr>
        <w:rPr>
          <w:rFonts w:ascii="宋体" w:eastAsia="宋体" w:hAnsi="宋体"/>
        </w:rPr>
      </w:pPr>
      <w:r w:rsidRPr="003F0B0C">
        <w:rPr>
          <w:rFonts w:ascii="宋体" w:eastAsia="宋体" w:hAnsi="宋体"/>
        </w:rPr>
        <w:tab/>
        <w:t>if(!expand_flag)</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return -1;</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for(z_col = 0 ; z_col &lt; s_mat-&gt;col ; z_col++){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if(VarName_Map[z_col] == s_mat-&gt;col-1){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break;</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if(z_col &gt;=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matrix_remove_column(s_mat, (int)z_col);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matrix_remove_column(&amp;goal_mat, (int)z_col);</w:t>
      </w:r>
    </w:p>
    <w:p w:rsidR="00746268" w:rsidRPr="003F0B0C" w:rsidRDefault="00746268" w:rsidP="00746268">
      <w:pPr>
        <w:rPr>
          <w:rFonts w:ascii="宋体" w:eastAsia="宋体" w:hAnsi="宋体"/>
        </w:rPr>
      </w:pPr>
      <w:r w:rsidRPr="003F0B0C">
        <w:rPr>
          <w:rFonts w:ascii="宋体" w:eastAsia="宋体" w:hAnsi="宋体"/>
        </w:rPr>
        <w:lastRenderedPageBreak/>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z_col;</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u8 solveSimplex(void)</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u8 res = 0;</w:t>
      </w:r>
    </w:p>
    <w:p w:rsidR="00746268" w:rsidRPr="003F0B0C" w:rsidRDefault="00746268" w:rsidP="00746268">
      <w:pPr>
        <w:rPr>
          <w:rFonts w:ascii="宋体" w:eastAsia="宋体" w:hAnsi="宋体"/>
        </w:rPr>
      </w:pPr>
      <w:r w:rsidRPr="003F0B0C">
        <w:rPr>
          <w:rFonts w:ascii="宋体" w:eastAsia="宋体" w:hAnsi="宋体"/>
        </w:rPr>
        <w:tab/>
        <w:t>int next_nbvar;</w:t>
      </w:r>
    </w:p>
    <w:p w:rsidR="00746268" w:rsidRPr="003F0B0C" w:rsidRDefault="00746268" w:rsidP="00746268">
      <w:pPr>
        <w:rPr>
          <w:rFonts w:ascii="宋体" w:eastAsia="宋体" w:hAnsi="宋体"/>
        </w:rPr>
      </w:pPr>
      <w:r w:rsidRPr="003F0B0C">
        <w:rPr>
          <w:rFonts w:ascii="宋体" w:eastAsia="宋体" w:hAnsi="宋体"/>
        </w:rPr>
        <w:tab/>
        <w:t>PIVOT pivot;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 we should first calculate the min(z), if min(z)=0, then change z to non-basic var */</w:t>
      </w:r>
    </w:p>
    <w:p w:rsidR="00746268" w:rsidRPr="003F0B0C" w:rsidRDefault="00746268" w:rsidP="00746268">
      <w:pPr>
        <w:rPr>
          <w:rFonts w:ascii="宋体" w:eastAsia="宋体" w:hAnsi="宋体"/>
        </w:rPr>
      </w:pPr>
      <w:r w:rsidRPr="003F0B0C">
        <w:rPr>
          <w:rFonts w:ascii="宋体" w:eastAsia="宋体" w:hAnsi="宋体"/>
        </w:rPr>
        <w:tab/>
        <w:t>if(expand_flag){</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int row_z;</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pivot = findMostNegativePivot(temp_mat);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row_z = (int)pivot.bvar;</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if(pivot.bvar ==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//printf("NA, findMostNegativePivot\n");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return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reformulation(&amp;temp_mat, pivot);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while(1){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 eq(temp_mat.mem[row_z][0], 0.0f)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 min(z)=0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int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u8 res =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for(col = 1 ; col &lt; temp_mat.col ; col++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if( !eq(temp_mat.mem[row_z][col], 0.0f)){</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pivot.bvar = row_z;</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pivot.nbvar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reformulation(&amp;temp_mat, pivot);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res =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break;</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if(res)</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break;</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printf("some err here\n");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while(1);</w:t>
      </w:r>
    </w:p>
    <w:p w:rsidR="00746268" w:rsidRPr="003F0B0C" w:rsidRDefault="00746268" w:rsidP="00746268">
      <w:pPr>
        <w:rPr>
          <w:rFonts w:ascii="宋体" w:eastAsia="宋体" w:hAnsi="宋体"/>
        </w:rPr>
      </w:pPr>
      <w:r w:rsidRPr="003F0B0C">
        <w:rPr>
          <w:rFonts w:ascii="宋体" w:eastAsia="宋体" w:hAnsi="宋体"/>
        </w:rPr>
        <w:lastRenderedPageBreak/>
        <w:tab/>
      </w: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next_nbvar = findNextNonBasicVarWithZ(temp_mat, row_z);</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if(next_nbvar ==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//printf("NA, findNextNonBasicVarForZ\n");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//showResult(goal_mat,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//showResult(temp_mat,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return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pivot = findPivot(temp_mat, (int)next_nbvar);</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reformulation(&amp;temp_mat, pivot);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if(pivot.bvar == row_z){</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//TODO: is it correct?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 z becomes non-basic variable now, we can continue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break;</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while(1){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next_nbvar = findNextNonBasicVar();</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 next_nbvar &lt; 0 ){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 non positive coefficient, we get the maximum value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res =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break;</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pivot = findPivot(temp_mat, (int)next_nbvar);</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if(pivot.bvar ==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 goal formula can be infinite, so doesn't have maximum value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//printf("NA, inf result\n");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res =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break;</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next_nbvar =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reformulation(&amp;temp_mat, pivot);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res;</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lastRenderedPageBreak/>
        <w:t>u8 incise(void)</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nonIntIndex = -1;</w:t>
      </w:r>
    </w:p>
    <w:p w:rsidR="00746268" w:rsidRPr="003F0B0C" w:rsidRDefault="00746268" w:rsidP="00746268">
      <w:pPr>
        <w:rPr>
          <w:rFonts w:ascii="宋体" w:eastAsia="宋体" w:hAnsi="宋体"/>
        </w:rPr>
      </w:pPr>
      <w:r w:rsidRPr="003F0B0C">
        <w:rPr>
          <w:rFonts w:ascii="宋体" w:eastAsia="宋体" w:hAnsi="宋体"/>
        </w:rPr>
        <w:tab/>
        <w:t>u8 res;</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while(1){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//nonIntIndex = getNonIntIndex(temp_mat, nonIntIndex+1);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nonIntIndex = getNonIntIndex(temp_mat,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 Handle ILP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if(nonIntIndex &gt;=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temp_z_col = removeZ(&amp;temp_mat);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addGomoryConstraint(&amp;temp_mat, (int)nonIntIndex);</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resetSimplexModel(&amp;temp_mat);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setGoalForm(goal_mat);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res = solveSimplex();</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if(!res)</w:t>
      </w:r>
      <w:r w:rsidRPr="003F0B0C">
        <w:rPr>
          <w:rFonts w:ascii="宋体" w:eastAsia="宋体" w:hAnsi="宋体"/>
        </w:rPr>
        <w:tab/>
        <w:t>//NA</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return res;</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}else if(nonIntIndex ==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//TODO: is it possible for this situation?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 used up all gomory constraints and can't find interger solution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//printf("NA, can't find interger solution\n");</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return 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 Get interger soluiton */</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return 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int getMaxIntValue(void)</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return toInt(goal_mat.mem[0][0]);</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getIntSolution(int* solution)</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int row, col;</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for(col = 1 ; col &lt; temp_mat.col-expand_flag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float sol = 0.0f;</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for(row = 0 ; row &lt; temp_mat.row ; row++){</w:t>
      </w:r>
    </w:p>
    <w:p w:rsidR="00746268" w:rsidRPr="003F0B0C" w:rsidRDefault="00746268" w:rsidP="00746268">
      <w:pPr>
        <w:rPr>
          <w:rFonts w:ascii="宋体" w:eastAsia="宋体" w:hAnsi="宋体"/>
        </w:rPr>
      </w:pPr>
      <w:r w:rsidRPr="003F0B0C">
        <w:rPr>
          <w:rFonts w:ascii="宋体" w:eastAsia="宋体" w:hAnsi="宋体"/>
        </w:rPr>
        <w:lastRenderedPageBreak/>
        <w:tab/>
      </w:r>
      <w:r w:rsidRPr="003F0B0C">
        <w:rPr>
          <w:rFonts w:ascii="宋体" w:eastAsia="宋体" w:hAnsi="宋体"/>
        </w:rPr>
        <w:tab/>
      </w:r>
      <w:r w:rsidRPr="003F0B0C">
        <w:rPr>
          <w:rFonts w:ascii="宋体" w:eastAsia="宋体" w:hAnsi="宋体"/>
        </w:rPr>
        <w:tab/>
        <w:t>if(VarName_Map[row + BVarOff] == 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sol = temp_mat.mem[row][0];</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solution[col-1] = toInt(sol);</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u8 initSimplexModel(MATRIX mat, MATRIX g_mat, char* var_name[])</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u8 res = 0;</w:t>
      </w:r>
    </w:p>
    <w:p w:rsidR="00746268" w:rsidRPr="003F0B0C" w:rsidRDefault="00746268" w:rsidP="00746268">
      <w:pPr>
        <w:rPr>
          <w:rFonts w:ascii="宋体" w:eastAsia="宋体" w:hAnsi="宋体"/>
        </w:rPr>
      </w:pPr>
      <w:r w:rsidRPr="003F0B0C">
        <w:rPr>
          <w:rFonts w:ascii="宋体" w:eastAsia="宋体" w:hAnsi="宋体"/>
        </w:rPr>
        <w:tab/>
        <w:t>int i;</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if(var_name == NULL)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using_name = 0;</w:t>
      </w:r>
    </w:p>
    <w:p w:rsidR="00746268" w:rsidRPr="003F0B0C" w:rsidRDefault="00746268" w:rsidP="00746268">
      <w:pPr>
        <w:rPr>
          <w:rFonts w:ascii="宋体" w:eastAsia="宋体" w:hAnsi="宋体"/>
        </w:rPr>
      </w:pP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using_name = 1;</w:t>
      </w:r>
    </w:p>
    <w:p w:rsidR="00746268" w:rsidRPr="003F0B0C" w:rsidRDefault="00746268" w:rsidP="00746268">
      <w:pPr>
        <w:rPr>
          <w:rFonts w:ascii="宋体" w:eastAsia="宋体" w:hAnsi="宋体"/>
        </w:rPr>
      </w:pPr>
      <w:r w:rsidRPr="003F0B0C">
        <w:rPr>
          <w:rFonts w:ascii="宋体" w:eastAsia="宋体" w:hAnsi="宋体"/>
        </w:rPr>
        <w:tab/>
        <w:t>expand_flag = 0;</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res |= create_matrix(&amp;goal_mat, 1, mat.col);</w:t>
      </w:r>
    </w:p>
    <w:p w:rsidR="00746268" w:rsidRPr="003F0B0C" w:rsidRDefault="00746268" w:rsidP="00746268">
      <w:pPr>
        <w:rPr>
          <w:rFonts w:ascii="宋体" w:eastAsia="宋体" w:hAnsi="宋体"/>
        </w:rPr>
      </w:pPr>
      <w:r w:rsidRPr="003F0B0C">
        <w:rPr>
          <w:rFonts w:ascii="宋体" w:eastAsia="宋体" w:hAnsi="宋体"/>
        </w:rPr>
        <w:tab/>
        <w:t>/* we will do calculation on temp_mat later */</w:t>
      </w:r>
    </w:p>
    <w:p w:rsidR="00746268" w:rsidRPr="003F0B0C" w:rsidRDefault="00746268" w:rsidP="00746268">
      <w:pPr>
        <w:rPr>
          <w:rFonts w:ascii="宋体" w:eastAsia="宋体" w:hAnsi="宋体"/>
        </w:rPr>
      </w:pPr>
      <w:r w:rsidRPr="003F0B0C">
        <w:rPr>
          <w:rFonts w:ascii="宋体" w:eastAsia="宋体" w:hAnsi="宋体"/>
        </w:rPr>
        <w:tab/>
        <w:t>res |= create_matrix(&amp;temp_mat, mat.row, mat.col);</w:t>
      </w:r>
    </w:p>
    <w:p w:rsidR="00746268" w:rsidRPr="003F0B0C" w:rsidRDefault="00746268" w:rsidP="00746268">
      <w:pPr>
        <w:rPr>
          <w:rFonts w:ascii="宋体" w:eastAsia="宋体" w:hAnsi="宋体"/>
        </w:rPr>
      </w:pPr>
      <w:r w:rsidRPr="003F0B0C">
        <w:rPr>
          <w:rFonts w:ascii="宋体" w:eastAsia="宋体" w:hAnsi="宋体"/>
        </w:rPr>
        <w:tab/>
        <w:t>copy_matrix(&amp;temp_mat, mat);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if(should_expand(temp_mat)){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float* val;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int 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expand_flag = 1;</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val = (float*)malloc(temp_mat.row * sizeof(float));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for(i = 0 ; i &lt; temp_mat.row ; 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val[i] = -1.0f;</w:t>
      </w:r>
      <w:r w:rsidRPr="003F0B0C">
        <w:rPr>
          <w:rFonts w:ascii="宋体" w:eastAsia="宋体" w:hAnsi="宋体"/>
        </w:rPr>
        <w:tab/>
        <w:t>/* each row add a fresh variable z, for z&gt;=0 */</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matrix_expand_column(&amp;temp_mat, 1, val);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free(val);</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coefbuff = (float*)malloc(mat.row*sizeof(float));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for(i = 0 ; i &lt; mat.col ; 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if(using_name)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strcpy(VarName[i], var_name[i]);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VarName_Map[i] = i;</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lastRenderedPageBreak/>
        <w:tab/>
        <w:t>if(expand_flag){</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if(using_name)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strcpy(VarName[mat.col], "z");</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VarName_Map[mat.col] = mat.col;</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BVarOff = mat.col + RESERVE_SPACE;</w:t>
      </w:r>
    </w:p>
    <w:p w:rsidR="00746268" w:rsidRPr="003F0B0C" w:rsidRDefault="00746268" w:rsidP="00746268">
      <w:pPr>
        <w:rPr>
          <w:rFonts w:ascii="宋体" w:eastAsia="宋体" w:hAnsi="宋体"/>
        </w:rPr>
      </w:pP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BVarOff = mat.col  + RESERVE_SPACE;</w:t>
      </w:r>
      <w:r w:rsidRPr="003F0B0C">
        <w:rPr>
          <w:rFonts w:ascii="宋体" w:eastAsia="宋体" w:hAnsi="宋体"/>
        </w:rPr>
        <w:tab/>
        <w:t>/* basic value offset of VarName array */</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for(i = 0 ; i &lt; mat.row ; i++){</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if(using_name)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sprintf(VarName[i+BVarOff], "y%d", i+1);</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VarName_Map[i+BVarOff] = i+BVarOff;</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setGoalForm(g_mat);</w:t>
      </w:r>
    </w:p>
    <w:p w:rsidR="00746268" w:rsidRPr="003F0B0C" w:rsidRDefault="00746268" w:rsidP="00746268">
      <w:pPr>
        <w:rPr>
          <w:rFonts w:ascii="宋体" w:eastAsia="宋体" w:hAnsi="宋体"/>
        </w:rPr>
      </w:pPr>
      <w:r w:rsidRPr="003F0B0C">
        <w:rPr>
          <w:rFonts w:ascii="宋体" w:eastAsia="宋体" w:hAnsi="宋体"/>
        </w:rPr>
        <w:tab/>
        <w:t>createSlackForm(&amp;temp_mat);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res;</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void deleteSimplexModel(void)</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delete_matrix(&amp;goal_mat);</w:t>
      </w:r>
    </w:p>
    <w:p w:rsidR="00746268" w:rsidRPr="003F0B0C" w:rsidRDefault="00746268" w:rsidP="00746268">
      <w:pPr>
        <w:rPr>
          <w:rFonts w:ascii="宋体" w:eastAsia="宋体" w:hAnsi="宋体"/>
        </w:rPr>
      </w:pPr>
      <w:r w:rsidRPr="003F0B0C">
        <w:rPr>
          <w:rFonts w:ascii="宋体" w:eastAsia="宋体" w:hAnsi="宋体"/>
        </w:rPr>
        <w:tab/>
        <w:t>delete_matrix(&amp;temp_mat);</w:t>
      </w:r>
    </w:p>
    <w:p w:rsidR="00746268" w:rsidRPr="003F0B0C" w:rsidRDefault="00746268" w:rsidP="00746268">
      <w:pPr>
        <w:rPr>
          <w:rFonts w:ascii="宋体" w:eastAsia="宋体" w:hAnsi="宋体"/>
        </w:rPr>
      </w:pPr>
      <w:r w:rsidRPr="003F0B0C">
        <w:rPr>
          <w:rFonts w:ascii="宋体" w:eastAsia="宋体" w:hAnsi="宋体"/>
        </w:rPr>
        <w:tab/>
        <w:t>free(coefbuff);</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Input:</w:t>
      </w:r>
    </w:p>
    <w:p w:rsidR="00746268" w:rsidRPr="003F0B0C" w:rsidRDefault="00746268" w:rsidP="00746268">
      <w:pPr>
        <w:rPr>
          <w:rFonts w:ascii="宋体" w:eastAsia="宋体" w:hAnsi="宋体"/>
        </w:rPr>
      </w:pPr>
      <w:r w:rsidRPr="003F0B0C">
        <w:rPr>
          <w:rFonts w:ascii="宋体" w:eastAsia="宋体" w:hAnsi="宋体"/>
        </w:rPr>
        <w:tab/>
        <w:t>c_mat: constraint matrix</w:t>
      </w:r>
    </w:p>
    <w:p w:rsidR="00746268" w:rsidRPr="003F0B0C" w:rsidRDefault="00746268" w:rsidP="00746268">
      <w:pPr>
        <w:rPr>
          <w:rFonts w:ascii="宋体" w:eastAsia="宋体" w:hAnsi="宋体"/>
        </w:rPr>
      </w:pPr>
      <w:r w:rsidRPr="003F0B0C">
        <w:rPr>
          <w:rFonts w:ascii="宋体" w:eastAsia="宋体" w:hAnsi="宋体"/>
        </w:rPr>
        <w:tab/>
        <w:t>g_mat: goal matrix</w:t>
      </w:r>
    </w:p>
    <w:p w:rsidR="00746268" w:rsidRPr="003F0B0C" w:rsidRDefault="00746268" w:rsidP="00746268">
      <w:pPr>
        <w:rPr>
          <w:rFonts w:ascii="宋体" w:eastAsia="宋体" w:hAnsi="宋体"/>
        </w:rPr>
      </w:pPr>
      <w:r w:rsidRPr="003F0B0C">
        <w:rPr>
          <w:rFonts w:ascii="宋体" w:eastAsia="宋体" w:hAnsi="宋体"/>
        </w:rPr>
        <w:tab/>
        <w:t>var_name: variable name</w:t>
      </w:r>
    </w:p>
    <w:p w:rsidR="00746268" w:rsidRPr="003F0B0C" w:rsidRDefault="00746268" w:rsidP="00746268">
      <w:pPr>
        <w:rPr>
          <w:rFonts w:ascii="宋体" w:eastAsia="宋体" w:hAnsi="宋体"/>
        </w:rPr>
      </w:pPr>
      <w:r w:rsidRPr="003F0B0C">
        <w:rPr>
          <w:rFonts w:ascii="宋体" w:eastAsia="宋体" w:hAnsi="宋体"/>
        </w:rPr>
        <w:tab/>
        <w:t>strategy:</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r>
      <w:r w:rsidRPr="003F0B0C">
        <w:rPr>
          <w:rFonts w:ascii="宋体" w:eastAsia="宋体" w:hAnsi="宋体"/>
        </w:rPr>
        <w:tab/>
        <w:t>LP:</w:t>
      </w:r>
      <w:r w:rsidRPr="003F0B0C">
        <w:rPr>
          <w:rFonts w:ascii="宋体" w:eastAsia="宋体" w:hAnsi="宋体"/>
        </w:rPr>
        <w:tab/>
        <w:t>Linear Program</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 xml:space="preserve">   ILP:</w:t>
      </w:r>
      <w:r w:rsidRPr="003F0B0C">
        <w:rPr>
          <w:rFonts w:ascii="宋体" w:eastAsia="宋体" w:hAnsi="宋体"/>
        </w:rPr>
        <w:tab/>
        <w:t>Interger Linear Program</w:t>
      </w:r>
    </w:p>
    <w:p w:rsidR="00746268" w:rsidRPr="003F0B0C" w:rsidRDefault="00746268" w:rsidP="00746268">
      <w:pPr>
        <w:rPr>
          <w:rFonts w:ascii="宋体" w:eastAsia="宋体" w:hAnsi="宋体"/>
        </w:rPr>
      </w:pPr>
      <w:r w:rsidRPr="003F0B0C">
        <w:rPr>
          <w:rFonts w:ascii="宋体" w:eastAsia="宋体" w:hAnsi="宋体"/>
        </w:rPr>
        <w:t>Return:</w:t>
      </w:r>
    </w:p>
    <w:p w:rsidR="00746268" w:rsidRPr="003F0B0C" w:rsidRDefault="00746268" w:rsidP="00746268">
      <w:pPr>
        <w:rPr>
          <w:rFonts w:ascii="宋体" w:eastAsia="宋体" w:hAnsi="宋体"/>
        </w:rPr>
      </w:pPr>
      <w:r w:rsidRPr="003F0B0C">
        <w:rPr>
          <w:rFonts w:ascii="宋体" w:eastAsia="宋体" w:hAnsi="宋体"/>
        </w:rPr>
        <w:tab/>
        <w:t>0: unsatisfy</w:t>
      </w:r>
      <w:r w:rsidRPr="003F0B0C">
        <w:rPr>
          <w:rFonts w:ascii="宋体" w:eastAsia="宋体" w:hAnsi="宋体"/>
        </w:rPr>
        <w:tab/>
        <w:t>otherwise: satisfy</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u8 SimplexRun(STRATEGY strategy)</w:t>
      </w:r>
    </w:p>
    <w:p w:rsidR="00746268" w:rsidRPr="003F0B0C" w:rsidRDefault="00746268" w:rsidP="00746268">
      <w:pPr>
        <w:rPr>
          <w:rFonts w:ascii="宋体" w:eastAsia="宋体" w:hAnsi="宋体"/>
        </w:rPr>
      </w:pPr>
      <w:r w:rsidRPr="003F0B0C">
        <w:rPr>
          <w:rFonts w:ascii="宋体" w:eastAsia="宋体" w:hAnsi="宋体"/>
        </w:rPr>
        <w:t>{</w:t>
      </w:r>
    </w:p>
    <w:p w:rsidR="00746268" w:rsidRPr="003F0B0C" w:rsidRDefault="00746268" w:rsidP="00746268">
      <w:pPr>
        <w:rPr>
          <w:rFonts w:ascii="宋体" w:eastAsia="宋体" w:hAnsi="宋体"/>
        </w:rPr>
      </w:pPr>
      <w:r w:rsidRPr="003F0B0C">
        <w:rPr>
          <w:rFonts w:ascii="宋体" w:eastAsia="宋体" w:hAnsi="宋体"/>
        </w:rPr>
        <w:tab/>
        <w:t>u8 res = 0;</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res = solveSimplex();</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if(res){</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if(strategy == LP){</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dispSolution(temp_mat, SHOW_RESULT);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}else{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res = incise();</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r>
      <w:r w:rsidRPr="003F0B0C">
        <w:rPr>
          <w:rFonts w:ascii="宋体" w:eastAsia="宋体" w:hAnsi="宋体"/>
        </w:rPr>
        <w:tab/>
        <w:t>dispIntSolution(temp_mat, SHOW_RESULT);</w:t>
      </w:r>
    </w:p>
    <w:p w:rsidR="00746268" w:rsidRPr="003F0B0C" w:rsidRDefault="00746268" w:rsidP="00746268">
      <w:pPr>
        <w:rPr>
          <w:rFonts w:ascii="宋体" w:eastAsia="宋体" w:hAnsi="宋体"/>
        </w:rPr>
      </w:pPr>
      <w:r w:rsidRPr="003F0B0C">
        <w:rPr>
          <w:rFonts w:ascii="宋体" w:eastAsia="宋体" w:hAnsi="宋体"/>
        </w:rPr>
        <w:tab/>
      </w:r>
      <w:r w:rsidRPr="003F0B0C">
        <w:rPr>
          <w:rFonts w:ascii="宋体" w:eastAsia="宋体" w:hAnsi="宋体"/>
        </w:rPr>
        <w:tab/>
        <w:t>}</w:t>
      </w:r>
    </w:p>
    <w:p w:rsidR="00746268" w:rsidRPr="003F0B0C" w:rsidRDefault="00746268" w:rsidP="00746268">
      <w:pPr>
        <w:rPr>
          <w:rFonts w:ascii="宋体" w:eastAsia="宋体" w:hAnsi="宋体"/>
        </w:rPr>
      </w:pPr>
      <w:r w:rsidRPr="003F0B0C">
        <w:rPr>
          <w:rFonts w:ascii="宋体" w:eastAsia="宋体" w:hAnsi="宋体"/>
        </w:rPr>
        <w:tab/>
        <w:t>}</w:t>
      </w:r>
    </w:p>
    <w:p w:rsidR="00746268" w:rsidRPr="003F0B0C" w:rsidRDefault="00746268" w:rsidP="00746268">
      <w:pPr>
        <w:rPr>
          <w:rFonts w:ascii="宋体" w:eastAsia="宋体" w:hAnsi="宋体"/>
        </w:rPr>
      </w:pPr>
    </w:p>
    <w:p w:rsidR="00746268" w:rsidRPr="003F0B0C" w:rsidRDefault="00746268" w:rsidP="00746268">
      <w:pPr>
        <w:rPr>
          <w:rFonts w:ascii="宋体" w:eastAsia="宋体" w:hAnsi="宋体"/>
        </w:rPr>
      </w:pPr>
      <w:r w:rsidRPr="003F0B0C">
        <w:rPr>
          <w:rFonts w:ascii="宋体" w:eastAsia="宋体" w:hAnsi="宋体"/>
        </w:rPr>
        <w:tab/>
        <w:t>return res;</w:t>
      </w:r>
    </w:p>
    <w:p w:rsidR="00746268" w:rsidRPr="003F0B0C" w:rsidRDefault="00746268" w:rsidP="00746268">
      <w:pPr>
        <w:rPr>
          <w:rFonts w:ascii="宋体" w:eastAsia="宋体" w:hAnsi="宋体"/>
        </w:rPr>
      </w:pPr>
      <w:r w:rsidRPr="003F0B0C">
        <w:rPr>
          <w:rFonts w:ascii="宋体" w:eastAsia="宋体" w:hAnsi="宋体"/>
        </w:rPr>
        <w:t>}</w:t>
      </w:r>
    </w:p>
    <w:p w:rsidR="00AB279C" w:rsidRPr="003F0B0C" w:rsidRDefault="00AB279C" w:rsidP="00AB279C">
      <w:pPr>
        <w:pStyle w:val="2"/>
        <w:rPr>
          <w:rFonts w:ascii="宋体" w:eastAsia="宋体" w:hAnsi="宋体"/>
          <w:b w:val="0"/>
        </w:rPr>
      </w:pPr>
      <w:bookmarkStart w:id="214" w:name="_Toc521431907"/>
      <w:r w:rsidRPr="003F0B0C">
        <w:rPr>
          <w:rFonts w:ascii="宋体" w:eastAsia="宋体" w:hAnsi="宋体" w:hint="eastAsia"/>
          <w:b w:val="0"/>
        </w:rPr>
        <w:t>综合题</w:t>
      </w:r>
      <w:bookmarkEnd w:id="214"/>
    </w:p>
    <w:p w:rsidR="00BD167A" w:rsidRPr="003F0B0C" w:rsidRDefault="00BD167A" w:rsidP="00AB279C">
      <w:pPr>
        <w:pStyle w:val="3"/>
        <w:rPr>
          <w:rFonts w:ascii="宋体" w:eastAsia="宋体" w:hAnsi="宋体"/>
          <w:b w:val="0"/>
        </w:rPr>
      </w:pPr>
      <w:bookmarkStart w:id="215" w:name="_Toc521431908"/>
      <w:r w:rsidRPr="003F0B0C">
        <w:rPr>
          <w:rFonts w:ascii="宋体" w:eastAsia="宋体" w:hAnsi="宋体" w:hint="eastAsia"/>
          <w:b w:val="0"/>
        </w:rPr>
        <w:t>√-牛客网</w:t>
      </w:r>
      <w:r w:rsidRPr="003F0B0C">
        <w:rPr>
          <w:rFonts w:ascii="宋体" w:eastAsia="宋体" w:hAnsi="宋体"/>
          <w:b w:val="0"/>
        </w:rPr>
        <w:t>2018</w:t>
      </w:r>
      <w:r w:rsidRPr="003F0B0C">
        <w:rPr>
          <w:rFonts w:ascii="宋体" w:eastAsia="宋体" w:hAnsi="宋体" w:hint="eastAsia"/>
          <w:b w:val="0"/>
        </w:rPr>
        <w:t>暑期多校第1场-</w:t>
      </w:r>
      <w:r w:rsidRPr="003F0B0C">
        <w:rPr>
          <w:rFonts w:ascii="宋体" w:eastAsia="宋体" w:hAnsi="宋体"/>
          <w:b w:val="0"/>
        </w:rPr>
        <w:t>A</w:t>
      </w:r>
      <w:r w:rsidRPr="003F0B0C">
        <w:rPr>
          <w:rFonts w:ascii="宋体" w:eastAsia="宋体" w:hAnsi="宋体" w:hint="eastAsia"/>
          <w:b w:val="0"/>
        </w:rPr>
        <w:t>（OEIS打表&amp;组合数递推&amp;逆元）</w:t>
      </w:r>
      <w:bookmarkEnd w:id="215"/>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√-牛客网</w:instrText>
      </w:r>
      <w:r w:rsidR="00C478A5" w:rsidRPr="003F0B0C">
        <w:rPr>
          <w:rFonts w:ascii="宋体" w:eastAsia="宋体" w:hAnsi="宋体"/>
          <w:b w:val="0"/>
        </w:rPr>
        <w:instrText>2018</w:instrText>
      </w:r>
      <w:r w:rsidR="00C478A5" w:rsidRPr="003F0B0C">
        <w:rPr>
          <w:rFonts w:ascii="宋体" w:eastAsia="宋体" w:hAnsi="宋体" w:hint="eastAsia"/>
          <w:b w:val="0"/>
        </w:rPr>
        <w:instrText>暑期多校第1场-</w:instrText>
      </w:r>
      <w:r w:rsidR="00C478A5" w:rsidRPr="003F0B0C">
        <w:rPr>
          <w:rFonts w:ascii="宋体" w:eastAsia="宋体" w:hAnsi="宋体"/>
          <w:b w:val="0"/>
        </w:rPr>
        <w:instrText>A</w:instrText>
      </w:r>
      <w:r w:rsidR="00C478A5" w:rsidRPr="003F0B0C">
        <w:rPr>
          <w:rFonts w:ascii="宋体" w:eastAsia="宋体" w:hAnsi="宋体" w:hint="eastAsia"/>
          <w:b w:val="0"/>
        </w:rPr>
        <w:instrText>（OEIS打表&amp;组合数递推&amp;逆元）</w:instrText>
      </w:r>
      <w:r w:rsidR="00C478A5" w:rsidRPr="003F0B0C">
        <w:rPr>
          <w:rFonts w:ascii="宋体" w:eastAsia="宋体" w:hAnsi="宋体"/>
        </w:rPr>
        <w:instrText xml:space="preserve">" \y "牛客网" </w:instrText>
      </w:r>
      <w:r w:rsidR="00C478A5" w:rsidRPr="003F0B0C">
        <w:rPr>
          <w:rFonts w:ascii="宋体" w:eastAsia="宋体" w:hAnsi="宋体"/>
          <w:b w:val="0"/>
        </w:rPr>
        <w:fldChar w:fldCharType="end"/>
      </w:r>
    </w:p>
    <w:p w:rsidR="00BD167A" w:rsidRPr="003F0B0C" w:rsidRDefault="00BD167A" w:rsidP="00A723FF">
      <w:pPr>
        <w:rPr>
          <w:rFonts w:ascii="宋体" w:eastAsia="宋体" w:hAnsi="宋体"/>
        </w:rPr>
      </w:pPr>
      <w:r w:rsidRPr="003F0B0C">
        <w:rPr>
          <w:rFonts w:ascii="宋体" w:eastAsia="宋体" w:hAnsi="宋体" w:hint="eastAsia"/>
        </w:rPr>
        <w:t>【题意】一个n*m的矩阵，只包含0,1,2这3种数字，要求从左至右递增，从上至下递增，求符合条件的矩阵个数，数据规模</w:t>
      </w:r>
      <w:r w:rsidRPr="003F0B0C">
        <w:rPr>
          <w:rFonts w:ascii="宋体" w:eastAsia="宋体" w:hAnsi="宋体"/>
          <w:position w:val="-10"/>
        </w:rPr>
        <w:object w:dxaOrig="1280" w:dyaOrig="360">
          <v:shape id="_x0000_i1068" type="#_x0000_t75" style="width:63.75pt;height:18pt" o:ole="">
            <v:imagedata r:id="rId207" o:title=""/>
          </v:shape>
          <o:OLEObject Type="Embed" ProgID="Equation.DSMT4" ShapeID="_x0000_i1068" DrawAspect="Content" ObjectID="_1595176206" r:id="rId208"/>
        </w:object>
      </w:r>
      <w:r w:rsidRPr="003F0B0C">
        <w:rPr>
          <w:rFonts w:ascii="宋体" w:eastAsia="宋体" w:hAnsi="宋体" w:hint="eastAsia"/>
        </w:rPr>
        <w:t>，测试数据组数最多</w:t>
      </w:r>
      <w:r w:rsidRPr="003F0B0C">
        <w:rPr>
          <w:rFonts w:ascii="宋体" w:eastAsia="宋体" w:hAnsi="宋体"/>
          <w:position w:val="-6"/>
        </w:rPr>
        <w:object w:dxaOrig="360" w:dyaOrig="320">
          <v:shape id="_x0000_i1069" type="#_x0000_t75" style="width:18pt;height:15.75pt" o:ole="">
            <v:imagedata r:id="rId209" o:title=""/>
          </v:shape>
          <o:OLEObject Type="Embed" ProgID="Equation.DSMT4" ShapeID="_x0000_i1069" DrawAspect="Content" ObjectID="_1595176207" r:id="rId210"/>
        </w:object>
      </w:r>
    </w:p>
    <w:p w:rsidR="002C2023" w:rsidRPr="003F0B0C" w:rsidRDefault="00BD167A" w:rsidP="00DC0F8D">
      <w:pPr>
        <w:rPr>
          <w:rFonts w:ascii="宋体" w:eastAsia="宋体" w:hAnsi="宋体"/>
        </w:rPr>
      </w:pPr>
      <w:r w:rsidRPr="003F0B0C">
        <w:rPr>
          <w:rFonts w:ascii="宋体" w:eastAsia="宋体" w:hAnsi="宋体" w:hint="eastAsia"/>
        </w:rPr>
        <w:t>【题解】</w:t>
      </w:r>
    </w:p>
    <w:p w:rsidR="00DC0F8D" w:rsidRPr="003F0B0C" w:rsidRDefault="00DC0F8D" w:rsidP="00DC0F8D">
      <w:pPr>
        <w:rPr>
          <w:rFonts w:ascii="宋体" w:eastAsia="宋体" w:hAnsi="宋体"/>
        </w:rPr>
      </w:pPr>
      <w:r w:rsidRPr="003F0B0C">
        <w:rPr>
          <w:rFonts w:ascii="宋体" w:eastAsia="宋体" w:hAnsi="宋体" w:hint="eastAsia"/>
        </w:rPr>
        <w:t>允许使用O</w:t>
      </w:r>
      <w:r w:rsidRPr="003F0B0C">
        <w:rPr>
          <w:rFonts w:ascii="宋体" w:eastAsia="宋体" w:hAnsi="宋体"/>
        </w:rPr>
        <w:t>EIS是铜牌题，不允许则是金牌题</w:t>
      </w:r>
    </w:p>
    <w:p w:rsidR="00BD167A" w:rsidRPr="003F0B0C" w:rsidRDefault="00BD167A" w:rsidP="00A723FF">
      <w:pPr>
        <w:rPr>
          <w:rFonts w:ascii="宋体" w:eastAsia="宋体" w:hAnsi="宋体"/>
        </w:rPr>
      </w:pPr>
      <w:r w:rsidRPr="003F0B0C">
        <w:rPr>
          <w:rFonts w:ascii="宋体" w:eastAsia="宋体" w:hAnsi="宋体" w:hint="eastAsia"/>
        </w:rPr>
        <w:t>合理的可以做的解题思路：</w:t>
      </w:r>
    </w:p>
    <w:p w:rsidR="00BD167A" w:rsidRPr="003F0B0C" w:rsidRDefault="00BD167A" w:rsidP="00A723FF">
      <w:pPr>
        <w:rPr>
          <w:rFonts w:ascii="宋体" w:eastAsia="宋体" w:hAnsi="宋体"/>
        </w:rPr>
      </w:pPr>
      <w:r w:rsidRPr="003F0B0C">
        <w:rPr>
          <w:rFonts w:ascii="宋体" w:eastAsia="宋体" w:hAnsi="宋体" w:hint="eastAsia"/>
        </w:rPr>
        <w:t>首先打表，接着在OEIS上查询</w:t>
      </w:r>
    </w:p>
    <w:p w:rsidR="00BD167A" w:rsidRPr="003F0B0C" w:rsidRDefault="00BD167A" w:rsidP="00A723FF">
      <w:pPr>
        <w:rPr>
          <w:rFonts w:ascii="宋体" w:eastAsia="宋体" w:hAnsi="宋体"/>
        </w:rPr>
      </w:pPr>
      <w:r w:rsidRPr="003F0B0C">
        <w:rPr>
          <w:rFonts w:ascii="宋体" w:eastAsia="宋体" w:hAnsi="宋体" w:hint="eastAsia"/>
        </w:rPr>
        <w:t>打表代码如下（dfs）</w:t>
      </w:r>
    </w:p>
    <w:p w:rsidR="00BD167A" w:rsidRPr="003F0B0C" w:rsidRDefault="00BD167A" w:rsidP="00BD167A">
      <w:pPr>
        <w:rPr>
          <w:rFonts w:ascii="宋体" w:eastAsia="宋体" w:hAnsi="宋体"/>
        </w:rPr>
      </w:pPr>
      <w:r w:rsidRPr="003F0B0C">
        <w:rPr>
          <w:rFonts w:ascii="宋体" w:eastAsia="宋体" w:hAnsi="宋体"/>
        </w:rPr>
        <w:t>#include &lt;bits/stdc++.h&gt;</w:t>
      </w:r>
    </w:p>
    <w:p w:rsidR="00BD167A" w:rsidRPr="003F0B0C" w:rsidRDefault="00BD167A" w:rsidP="00BD167A">
      <w:pPr>
        <w:rPr>
          <w:rFonts w:ascii="宋体" w:eastAsia="宋体" w:hAnsi="宋体"/>
        </w:rPr>
      </w:pPr>
      <w:r w:rsidRPr="003F0B0C">
        <w:rPr>
          <w:rFonts w:ascii="宋体" w:eastAsia="宋体" w:hAnsi="宋体"/>
        </w:rPr>
        <w:t>#define MAXN 3010</w:t>
      </w:r>
    </w:p>
    <w:p w:rsidR="00BD167A" w:rsidRPr="003F0B0C" w:rsidRDefault="00BD167A" w:rsidP="00BD167A">
      <w:pPr>
        <w:rPr>
          <w:rFonts w:ascii="宋体" w:eastAsia="宋体" w:hAnsi="宋体"/>
        </w:rPr>
      </w:pPr>
      <w:r w:rsidRPr="003F0B0C">
        <w:rPr>
          <w:rFonts w:ascii="宋体" w:eastAsia="宋体" w:hAnsi="宋体"/>
        </w:rPr>
        <w:t>#define ll long lon</w:t>
      </w:r>
    </w:p>
    <w:p w:rsidR="00BD167A" w:rsidRPr="003F0B0C" w:rsidRDefault="00BD167A" w:rsidP="00BD167A">
      <w:pPr>
        <w:rPr>
          <w:rFonts w:ascii="宋体" w:eastAsia="宋体" w:hAnsi="宋体"/>
        </w:rPr>
      </w:pPr>
    </w:p>
    <w:p w:rsidR="00BD167A" w:rsidRPr="003F0B0C" w:rsidRDefault="00BD167A" w:rsidP="00BD167A">
      <w:pPr>
        <w:rPr>
          <w:rFonts w:ascii="宋体" w:eastAsia="宋体" w:hAnsi="宋体"/>
        </w:rPr>
      </w:pPr>
      <w:r w:rsidRPr="003F0B0C">
        <w:rPr>
          <w:rFonts w:ascii="宋体" w:eastAsia="宋体" w:hAnsi="宋体"/>
        </w:rPr>
        <w:t>ll n,m,cnt;</w:t>
      </w:r>
    </w:p>
    <w:p w:rsidR="00BD167A" w:rsidRPr="003F0B0C" w:rsidRDefault="00BD167A" w:rsidP="00BD167A">
      <w:pPr>
        <w:rPr>
          <w:rFonts w:ascii="宋体" w:eastAsia="宋体" w:hAnsi="宋体"/>
        </w:rPr>
      </w:pPr>
      <w:r w:rsidRPr="003F0B0C">
        <w:rPr>
          <w:rFonts w:ascii="宋体" w:eastAsia="宋体" w:hAnsi="宋体"/>
        </w:rPr>
        <w:t>int num[MAXN][MAXN];</w:t>
      </w:r>
    </w:p>
    <w:p w:rsidR="00BD167A" w:rsidRPr="003F0B0C" w:rsidRDefault="00BD167A" w:rsidP="00BD167A">
      <w:pPr>
        <w:rPr>
          <w:rFonts w:ascii="宋体" w:eastAsia="宋体" w:hAnsi="宋体"/>
        </w:rPr>
      </w:pPr>
      <w:r w:rsidRPr="003F0B0C">
        <w:rPr>
          <w:rFonts w:ascii="宋体" w:eastAsia="宋体" w:hAnsi="宋体"/>
        </w:rPr>
        <w:t>void dfs(int x,int y){</w:t>
      </w:r>
    </w:p>
    <w:p w:rsidR="00BD167A" w:rsidRPr="003F0B0C" w:rsidRDefault="00BD167A" w:rsidP="00BD167A">
      <w:pPr>
        <w:rPr>
          <w:rFonts w:ascii="宋体" w:eastAsia="宋体" w:hAnsi="宋体"/>
        </w:rPr>
      </w:pPr>
      <w:r w:rsidRPr="003F0B0C">
        <w:rPr>
          <w:rFonts w:ascii="宋体" w:eastAsia="宋体" w:hAnsi="宋体"/>
        </w:rPr>
        <w:t xml:space="preserve">    for (int i=max(num[x-1][y],num[x][y-1]);i&lt;=2;i++){</w:t>
      </w:r>
    </w:p>
    <w:p w:rsidR="00BD167A" w:rsidRPr="003F0B0C" w:rsidRDefault="00BD167A" w:rsidP="00BD167A">
      <w:pPr>
        <w:rPr>
          <w:rFonts w:ascii="宋体" w:eastAsia="宋体" w:hAnsi="宋体"/>
        </w:rPr>
      </w:pPr>
      <w:r w:rsidRPr="003F0B0C">
        <w:rPr>
          <w:rFonts w:ascii="宋体" w:eastAsia="宋体" w:hAnsi="宋体"/>
        </w:rPr>
        <w:t xml:space="preserve">        num[x][y]=i;</w:t>
      </w:r>
    </w:p>
    <w:p w:rsidR="00BD167A" w:rsidRPr="003F0B0C" w:rsidRDefault="00BD167A" w:rsidP="00BD167A">
      <w:pPr>
        <w:rPr>
          <w:rFonts w:ascii="宋体" w:eastAsia="宋体" w:hAnsi="宋体"/>
        </w:rPr>
      </w:pPr>
      <w:r w:rsidRPr="003F0B0C">
        <w:rPr>
          <w:rFonts w:ascii="宋体" w:eastAsia="宋体" w:hAnsi="宋体"/>
        </w:rPr>
        <w:t xml:space="preserve">        if(y&lt;m) dfs(x,y+1); else if(x&lt;n) dfs(x+1,1); else cnt++;</w:t>
      </w:r>
    </w:p>
    <w:p w:rsidR="00BD167A" w:rsidRPr="003F0B0C" w:rsidRDefault="00BD167A" w:rsidP="00BD167A">
      <w:pPr>
        <w:rPr>
          <w:rFonts w:ascii="宋体" w:eastAsia="宋体" w:hAnsi="宋体"/>
        </w:rPr>
      </w:pPr>
      <w:r w:rsidRPr="003F0B0C">
        <w:rPr>
          <w:rFonts w:ascii="宋体" w:eastAsia="宋体" w:hAnsi="宋体"/>
        </w:rPr>
        <w:t xml:space="preserve">    }</w:t>
      </w:r>
    </w:p>
    <w:p w:rsidR="00BD167A" w:rsidRPr="003F0B0C" w:rsidRDefault="00BD167A" w:rsidP="00BD167A">
      <w:pPr>
        <w:rPr>
          <w:rFonts w:ascii="宋体" w:eastAsia="宋体" w:hAnsi="宋体"/>
        </w:rPr>
      </w:pPr>
      <w:r w:rsidRPr="003F0B0C">
        <w:rPr>
          <w:rFonts w:ascii="宋体" w:eastAsia="宋体" w:hAnsi="宋体"/>
        </w:rPr>
        <w:t xml:space="preserve">    return;</w:t>
      </w:r>
    </w:p>
    <w:p w:rsidR="00BD167A" w:rsidRPr="003F0B0C" w:rsidRDefault="00BD167A" w:rsidP="00BD167A">
      <w:pPr>
        <w:rPr>
          <w:rFonts w:ascii="宋体" w:eastAsia="宋体" w:hAnsi="宋体"/>
        </w:rPr>
      </w:pPr>
      <w:r w:rsidRPr="003F0B0C">
        <w:rPr>
          <w:rFonts w:ascii="宋体" w:eastAsia="宋体" w:hAnsi="宋体"/>
        </w:rPr>
        <w:t>}</w:t>
      </w:r>
    </w:p>
    <w:p w:rsidR="00BD167A" w:rsidRPr="003F0B0C" w:rsidRDefault="00BD167A" w:rsidP="00BD167A">
      <w:pPr>
        <w:rPr>
          <w:rFonts w:ascii="宋体" w:eastAsia="宋体" w:hAnsi="宋体"/>
        </w:rPr>
      </w:pPr>
    </w:p>
    <w:p w:rsidR="00BD167A" w:rsidRPr="003F0B0C" w:rsidRDefault="00BD167A" w:rsidP="00BD167A">
      <w:pPr>
        <w:rPr>
          <w:rFonts w:ascii="宋体" w:eastAsia="宋体" w:hAnsi="宋体"/>
        </w:rPr>
      </w:pPr>
      <w:r w:rsidRPr="003F0B0C">
        <w:rPr>
          <w:rFonts w:ascii="宋体" w:eastAsia="宋体" w:hAnsi="宋体"/>
        </w:rPr>
        <w:t>int main()</w:t>
      </w:r>
    </w:p>
    <w:p w:rsidR="00BD167A" w:rsidRPr="003F0B0C" w:rsidRDefault="00BD167A" w:rsidP="00BD167A">
      <w:pPr>
        <w:rPr>
          <w:rFonts w:ascii="宋体" w:eastAsia="宋体" w:hAnsi="宋体"/>
        </w:rPr>
      </w:pPr>
      <w:r w:rsidRPr="003F0B0C">
        <w:rPr>
          <w:rFonts w:ascii="宋体" w:eastAsia="宋体" w:hAnsi="宋体"/>
        </w:rPr>
        <w:t>{</w:t>
      </w:r>
    </w:p>
    <w:p w:rsidR="00BD167A" w:rsidRPr="003F0B0C" w:rsidRDefault="00BD167A" w:rsidP="00BD167A">
      <w:pPr>
        <w:rPr>
          <w:rFonts w:ascii="宋体" w:eastAsia="宋体" w:hAnsi="宋体"/>
        </w:rPr>
      </w:pPr>
      <w:r w:rsidRPr="003F0B0C">
        <w:rPr>
          <w:rFonts w:ascii="宋体" w:eastAsia="宋体" w:hAnsi="宋体"/>
        </w:rPr>
        <w:lastRenderedPageBreak/>
        <w:t xml:space="preserve">    int maxn,maxm;</w:t>
      </w:r>
    </w:p>
    <w:p w:rsidR="00BD167A" w:rsidRPr="003F0B0C" w:rsidRDefault="00BD167A" w:rsidP="00BD167A">
      <w:pPr>
        <w:rPr>
          <w:rFonts w:ascii="宋体" w:eastAsia="宋体" w:hAnsi="宋体"/>
        </w:rPr>
      </w:pPr>
      <w:r w:rsidRPr="003F0B0C">
        <w:rPr>
          <w:rFonts w:ascii="宋体" w:eastAsia="宋体" w:hAnsi="宋体"/>
        </w:rPr>
        <w:t xml:space="preserve">    cin&gt;&gt;maxn&gt;&gt;maxm;</w:t>
      </w:r>
    </w:p>
    <w:p w:rsidR="00BD167A" w:rsidRPr="003F0B0C" w:rsidRDefault="00BD167A" w:rsidP="00BD167A">
      <w:pPr>
        <w:rPr>
          <w:rFonts w:ascii="宋体" w:eastAsia="宋体" w:hAnsi="宋体"/>
        </w:rPr>
      </w:pPr>
      <w:r w:rsidRPr="003F0B0C">
        <w:rPr>
          <w:rFonts w:ascii="宋体" w:eastAsia="宋体" w:hAnsi="宋体"/>
        </w:rPr>
        <w:t xml:space="preserve">    for (int i=1;i&lt;=maxn;i++){</w:t>
      </w:r>
    </w:p>
    <w:p w:rsidR="00BD167A" w:rsidRPr="003F0B0C" w:rsidRDefault="00BD167A" w:rsidP="00BD167A">
      <w:pPr>
        <w:rPr>
          <w:rFonts w:ascii="宋体" w:eastAsia="宋体" w:hAnsi="宋体"/>
        </w:rPr>
      </w:pPr>
      <w:r w:rsidRPr="003F0B0C">
        <w:rPr>
          <w:rFonts w:ascii="宋体" w:eastAsia="宋体" w:hAnsi="宋体"/>
        </w:rPr>
        <w:t xml:space="preserve">        for (int j=1;j&lt;=maxm;j++){</w:t>
      </w:r>
    </w:p>
    <w:p w:rsidR="00BD167A" w:rsidRPr="003F0B0C" w:rsidRDefault="00BD167A" w:rsidP="00BD167A">
      <w:pPr>
        <w:rPr>
          <w:rFonts w:ascii="宋体" w:eastAsia="宋体" w:hAnsi="宋体"/>
        </w:rPr>
      </w:pPr>
      <w:r w:rsidRPr="003F0B0C">
        <w:rPr>
          <w:rFonts w:ascii="宋体" w:eastAsia="宋体" w:hAnsi="宋体"/>
        </w:rPr>
        <w:t xml:space="preserve">            n=i,m=j;</w:t>
      </w:r>
    </w:p>
    <w:p w:rsidR="00BD167A" w:rsidRPr="003F0B0C" w:rsidRDefault="00BD167A" w:rsidP="00BD167A">
      <w:pPr>
        <w:rPr>
          <w:rFonts w:ascii="宋体" w:eastAsia="宋体" w:hAnsi="宋体"/>
        </w:rPr>
      </w:pPr>
      <w:r w:rsidRPr="003F0B0C">
        <w:rPr>
          <w:rFonts w:ascii="宋体" w:eastAsia="宋体" w:hAnsi="宋体"/>
        </w:rPr>
        <w:t xml:space="preserve">            memset(num,0,sizeof(num));</w:t>
      </w:r>
    </w:p>
    <w:p w:rsidR="00BD167A" w:rsidRPr="003F0B0C" w:rsidRDefault="00BD167A" w:rsidP="00BD167A">
      <w:pPr>
        <w:rPr>
          <w:rFonts w:ascii="宋体" w:eastAsia="宋体" w:hAnsi="宋体"/>
        </w:rPr>
      </w:pPr>
      <w:r w:rsidRPr="003F0B0C">
        <w:rPr>
          <w:rFonts w:ascii="宋体" w:eastAsia="宋体" w:hAnsi="宋体"/>
        </w:rPr>
        <w:t xml:space="preserve">            cnt=0;</w:t>
      </w:r>
    </w:p>
    <w:p w:rsidR="00BD167A" w:rsidRPr="003F0B0C" w:rsidRDefault="00BD167A" w:rsidP="00BD167A">
      <w:pPr>
        <w:rPr>
          <w:rFonts w:ascii="宋体" w:eastAsia="宋体" w:hAnsi="宋体"/>
        </w:rPr>
      </w:pPr>
      <w:r w:rsidRPr="003F0B0C">
        <w:rPr>
          <w:rFonts w:ascii="宋体" w:eastAsia="宋体" w:hAnsi="宋体"/>
        </w:rPr>
        <w:t xml:space="preserve">            dfs(1,1);</w:t>
      </w:r>
    </w:p>
    <w:p w:rsidR="00BD167A" w:rsidRPr="003F0B0C" w:rsidRDefault="00BD167A" w:rsidP="00BD167A">
      <w:pPr>
        <w:rPr>
          <w:rFonts w:ascii="宋体" w:eastAsia="宋体" w:hAnsi="宋体"/>
        </w:rPr>
      </w:pPr>
      <w:r w:rsidRPr="003F0B0C">
        <w:rPr>
          <w:rFonts w:ascii="宋体" w:eastAsia="宋体" w:hAnsi="宋体"/>
        </w:rPr>
        <w:t xml:space="preserve">            cout&lt;&lt;cnt&lt;&lt;" ";</w:t>
      </w:r>
    </w:p>
    <w:p w:rsidR="00BD167A" w:rsidRPr="003F0B0C" w:rsidRDefault="00BD167A" w:rsidP="00BD167A">
      <w:pPr>
        <w:rPr>
          <w:rFonts w:ascii="宋体" w:eastAsia="宋体" w:hAnsi="宋体"/>
        </w:rPr>
      </w:pPr>
      <w:r w:rsidRPr="003F0B0C">
        <w:rPr>
          <w:rFonts w:ascii="宋体" w:eastAsia="宋体" w:hAnsi="宋体"/>
        </w:rPr>
        <w:t xml:space="preserve">        }</w:t>
      </w:r>
    </w:p>
    <w:p w:rsidR="00BD167A" w:rsidRPr="003F0B0C" w:rsidRDefault="00BD167A" w:rsidP="00BD167A">
      <w:pPr>
        <w:rPr>
          <w:rFonts w:ascii="宋体" w:eastAsia="宋体" w:hAnsi="宋体"/>
        </w:rPr>
      </w:pPr>
      <w:r w:rsidRPr="003F0B0C">
        <w:rPr>
          <w:rFonts w:ascii="宋体" w:eastAsia="宋体" w:hAnsi="宋体"/>
        </w:rPr>
        <w:t xml:space="preserve">        cout&lt;&lt;endl;</w:t>
      </w:r>
    </w:p>
    <w:p w:rsidR="00BD167A" w:rsidRPr="003F0B0C" w:rsidRDefault="00BD167A" w:rsidP="00BD167A">
      <w:pPr>
        <w:rPr>
          <w:rFonts w:ascii="宋体" w:eastAsia="宋体" w:hAnsi="宋体"/>
        </w:rPr>
      </w:pPr>
      <w:r w:rsidRPr="003F0B0C">
        <w:rPr>
          <w:rFonts w:ascii="宋体" w:eastAsia="宋体" w:hAnsi="宋体"/>
        </w:rPr>
        <w:t xml:space="preserve">    }</w:t>
      </w:r>
    </w:p>
    <w:p w:rsidR="00BD167A" w:rsidRPr="003F0B0C" w:rsidRDefault="00BD167A" w:rsidP="00BD167A">
      <w:pPr>
        <w:rPr>
          <w:rFonts w:ascii="宋体" w:eastAsia="宋体" w:hAnsi="宋体"/>
        </w:rPr>
      </w:pPr>
      <w:r w:rsidRPr="003F0B0C">
        <w:rPr>
          <w:rFonts w:ascii="宋体" w:eastAsia="宋体" w:hAnsi="宋体"/>
        </w:rPr>
        <w:t xml:space="preserve">    return 0;</w:t>
      </w:r>
    </w:p>
    <w:p w:rsidR="00BD167A" w:rsidRPr="003F0B0C" w:rsidRDefault="00BD167A" w:rsidP="00BD167A">
      <w:pPr>
        <w:rPr>
          <w:rFonts w:ascii="宋体" w:eastAsia="宋体" w:hAnsi="宋体"/>
        </w:rPr>
      </w:pPr>
      <w:r w:rsidRPr="003F0B0C">
        <w:rPr>
          <w:rFonts w:ascii="宋体" w:eastAsia="宋体" w:hAnsi="宋体"/>
        </w:rPr>
        <w:t>}</w:t>
      </w:r>
    </w:p>
    <w:p w:rsidR="00FE22B7" w:rsidRPr="003F0B0C" w:rsidRDefault="00FE22B7" w:rsidP="00BD167A">
      <w:pPr>
        <w:rPr>
          <w:rFonts w:ascii="宋体" w:eastAsia="宋体" w:hAnsi="宋体"/>
        </w:rPr>
      </w:pPr>
      <w:r w:rsidRPr="003F0B0C">
        <w:rPr>
          <w:rFonts w:ascii="宋体" w:eastAsia="宋体" w:hAnsi="宋体" w:hint="eastAsia"/>
        </w:rPr>
        <w:t>短时间大约能打8*</w:t>
      </w:r>
      <w:r w:rsidRPr="003F0B0C">
        <w:rPr>
          <w:rFonts w:ascii="宋体" w:eastAsia="宋体" w:hAnsi="宋体"/>
        </w:rPr>
        <w:t>8</w:t>
      </w:r>
      <w:r w:rsidRPr="003F0B0C">
        <w:rPr>
          <w:rFonts w:ascii="宋体" w:eastAsia="宋体" w:hAnsi="宋体" w:hint="eastAsia"/>
        </w:rPr>
        <w:t>左右</w:t>
      </w:r>
    </w:p>
    <w:p w:rsidR="00FE22B7" w:rsidRPr="003F0B0C" w:rsidRDefault="00FE22B7" w:rsidP="00BD167A">
      <w:pPr>
        <w:rPr>
          <w:rFonts w:ascii="宋体" w:eastAsia="宋体" w:hAnsi="宋体"/>
        </w:rPr>
      </w:pPr>
      <w:r w:rsidRPr="003F0B0C">
        <w:rPr>
          <w:rFonts w:ascii="宋体" w:eastAsia="宋体" w:hAnsi="宋体"/>
          <w:noProof/>
        </w:rPr>
        <w:drawing>
          <wp:inline distT="0" distB="0" distL="0" distR="0" wp14:anchorId="19397B86" wp14:editId="4D4473DC">
            <wp:extent cx="4742857" cy="14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742857" cy="1457143"/>
                    </a:xfrm>
                    <a:prstGeom prst="rect">
                      <a:avLst/>
                    </a:prstGeom>
                  </pic:spPr>
                </pic:pic>
              </a:graphicData>
            </a:graphic>
          </wp:inline>
        </w:drawing>
      </w:r>
    </w:p>
    <w:p w:rsidR="00FE22B7" w:rsidRPr="003F0B0C" w:rsidRDefault="00FE22B7" w:rsidP="00BD167A">
      <w:pPr>
        <w:rPr>
          <w:rFonts w:ascii="宋体" w:eastAsia="宋体" w:hAnsi="宋体"/>
        </w:rPr>
      </w:pPr>
      <w:r w:rsidRPr="003F0B0C">
        <w:rPr>
          <w:rFonts w:ascii="宋体" w:eastAsia="宋体" w:hAnsi="宋体" w:hint="eastAsia"/>
        </w:rPr>
        <w:t>拿着结果一行一行的到OEIS上查询</w:t>
      </w:r>
    </w:p>
    <w:p w:rsidR="00FE22B7" w:rsidRPr="003F0B0C" w:rsidRDefault="00FE22B7" w:rsidP="00BD167A">
      <w:pPr>
        <w:rPr>
          <w:rFonts w:ascii="宋体" w:eastAsia="宋体" w:hAnsi="宋体"/>
        </w:rPr>
      </w:pPr>
      <w:r w:rsidRPr="003F0B0C">
        <w:rPr>
          <w:rFonts w:ascii="宋体" w:eastAsia="宋体" w:hAnsi="宋体" w:hint="eastAsia"/>
        </w:rPr>
        <w:t>第1行到第6行每一行都能查询出一个不同的公式，但并没有明显的通用规律</w:t>
      </w:r>
    </w:p>
    <w:p w:rsidR="00FE22B7" w:rsidRPr="003F0B0C" w:rsidRDefault="00FE22B7" w:rsidP="00BD167A">
      <w:pPr>
        <w:rPr>
          <w:rFonts w:ascii="宋体" w:eastAsia="宋体" w:hAnsi="宋体"/>
        </w:rPr>
      </w:pPr>
      <w:r w:rsidRPr="003F0B0C">
        <w:rPr>
          <w:rFonts w:ascii="宋体" w:eastAsia="宋体" w:hAnsi="宋体" w:hint="eastAsia"/>
        </w:rPr>
        <w:t>第7行开始输进去，神奇的事情发生了</w:t>
      </w:r>
    </w:p>
    <w:p w:rsidR="00FE22B7" w:rsidRPr="003F0B0C" w:rsidRDefault="00FE22B7" w:rsidP="00BD167A">
      <w:pPr>
        <w:rPr>
          <w:rFonts w:ascii="宋体" w:eastAsia="宋体" w:hAnsi="宋体"/>
        </w:rPr>
      </w:pPr>
      <w:r w:rsidRPr="003F0B0C">
        <w:rPr>
          <w:rFonts w:ascii="宋体" w:eastAsia="宋体" w:hAnsi="宋体"/>
          <w:noProof/>
        </w:rPr>
        <w:drawing>
          <wp:inline distT="0" distB="0" distL="0" distR="0" wp14:anchorId="561D90E4" wp14:editId="474C7017">
            <wp:extent cx="5274310" cy="1504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274310" cy="1504950"/>
                    </a:xfrm>
                    <a:prstGeom prst="rect">
                      <a:avLst/>
                    </a:prstGeom>
                  </pic:spPr>
                </pic:pic>
              </a:graphicData>
            </a:graphic>
          </wp:inline>
        </w:drawing>
      </w:r>
    </w:p>
    <w:p w:rsidR="00FE22B7" w:rsidRPr="003F0B0C" w:rsidRDefault="00FE22B7" w:rsidP="00BD167A">
      <w:pPr>
        <w:rPr>
          <w:rFonts w:ascii="宋体" w:eastAsia="宋体" w:hAnsi="宋体"/>
        </w:rPr>
      </w:pPr>
      <w:r w:rsidRPr="003F0B0C">
        <w:rPr>
          <w:rFonts w:ascii="宋体" w:eastAsia="宋体" w:hAnsi="宋体" w:hint="eastAsia"/>
        </w:rPr>
        <w:t>它说这是一个什么三角形的第8行，</w:t>
      </w:r>
      <w:r w:rsidR="00951FCB" w:rsidRPr="003F0B0C">
        <w:rPr>
          <w:rFonts w:ascii="宋体" w:eastAsia="宋体" w:hAnsi="宋体" w:hint="eastAsia"/>
        </w:rPr>
        <w:t>点开这个A</w:t>
      </w:r>
      <w:r w:rsidR="00951FCB" w:rsidRPr="003F0B0C">
        <w:rPr>
          <w:rFonts w:ascii="宋体" w:eastAsia="宋体" w:hAnsi="宋体"/>
        </w:rPr>
        <w:t>001263</w:t>
      </w:r>
    </w:p>
    <w:p w:rsidR="00FE22B7" w:rsidRPr="003F0B0C" w:rsidRDefault="00FE22B7" w:rsidP="00BD167A">
      <w:pPr>
        <w:rPr>
          <w:rFonts w:ascii="宋体" w:eastAsia="宋体" w:hAnsi="宋体"/>
        </w:rPr>
      </w:pPr>
      <w:r w:rsidRPr="003F0B0C">
        <w:rPr>
          <w:rFonts w:ascii="宋体" w:eastAsia="宋体" w:hAnsi="宋体"/>
          <w:noProof/>
        </w:rPr>
        <w:drawing>
          <wp:inline distT="0" distB="0" distL="0" distR="0" wp14:anchorId="5A750675" wp14:editId="5685AA1E">
            <wp:extent cx="5274310" cy="704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274310" cy="704850"/>
                    </a:xfrm>
                    <a:prstGeom prst="rect">
                      <a:avLst/>
                    </a:prstGeom>
                  </pic:spPr>
                </pic:pic>
              </a:graphicData>
            </a:graphic>
          </wp:inline>
        </w:drawing>
      </w:r>
    </w:p>
    <w:p w:rsidR="00FE22B7" w:rsidRPr="003F0B0C" w:rsidRDefault="00FE22B7" w:rsidP="00BD167A">
      <w:pPr>
        <w:rPr>
          <w:rFonts w:ascii="宋体" w:eastAsia="宋体" w:hAnsi="宋体"/>
        </w:rPr>
      </w:pPr>
      <w:r w:rsidRPr="003F0B0C">
        <w:rPr>
          <w:rFonts w:ascii="宋体" w:eastAsia="宋体" w:hAnsi="宋体" w:hint="eastAsia"/>
        </w:rPr>
        <w:t>看到了一个通用公式，且其别名为Catalan三角形</w:t>
      </w:r>
    </w:p>
    <w:p w:rsidR="00FE22B7" w:rsidRPr="003F0B0C" w:rsidRDefault="00FE22B7" w:rsidP="00BD167A">
      <w:pPr>
        <w:rPr>
          <w:rFonts w:ascii="宋体" w:eastAsia="宋体" w:hAnsi="宋体"/>
        </w:rPr>
      </w:pPr>
      <w:r w:rsidRPr="003F0B0C">
        <w:rPr>
          <w:rFonts w:ascii="宋体" w:eastAsia="宋体" w:hAnsi="宋体" w:hint="eastAsia"/>
        </w:rPr>
        <w:t>以</w:t>
      </w:r>
      <w:r w:rsidRPr="003F0B0C">
        <w:rPr>
          <w:rFonts w:ascii="宋体" w:eastAsia="宋体" w:hAnsi="宋体"/>
        </w:rPr>
        <w:t>table</w:t>
      </w:r>
      <w:r w:rsidRPr="003F0B0C">
        <w:rPr>
          <w:rFonts w:ascii="宋体" w:eastAsia="宋体" w:hAnsi="宋体" w:hint="eastAsia"/>
        </w:rPr>
        <w:t>形式显示</w:t>
      </w:r>
    </w:p>
    <w:p w:rsidR="00FE22B7" w:rsidRPr="003F0B0C" w:rsidRDefault="00FE22B7" w:rsidP="00BD167A">
      <w:pPr>
        <w:rPr>
          <w:rFonts w:ascii="宋体" w:eastAsia="宋体" w:hAnsi="宋体"/>
        </w:rPr>
      </w:pPr>
      <w:r w:rsidRPr="003F0B0C">
        <w:rPr>
          <w:rFonts w:ascii="宋体" w:eastAsia="宋体" w:hAnsi="宋体"/>
          <w:noProof/>
        </w:rPr>
        <w:lastRenderedPageBreak/>
        <w:drawing>
          <wp:inline distT="0" distB="0" distL="0" distR="0" wp14:anchorId="60DC2527" wp14:editId="788A245A">
            <wp:extent cx="3723809" cy="24761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723809" cy="2476190"/>
                    </a:xfrm>
                    <a:prstGeom prst="rect">
                      <a:avLst/>
                    </a:prstGeom>
                  </pic:spPr>
                </pic:pic>
              </a:graphicData>
            </a:graphic>
          </wp:inline>
        </w:drawing>
      </w:r>
    </w:p>
    <w:p w:rsidR="00FE22B7" w:rsidRPr="003F0B0C" w:rsidRDefault="00FE22B7" w:rsidP="00BD167A">
      <w:pPr>
        <w:rPr>
          <w:rFonts w:ascii="宋体" w:eastAsia="宋体" w:hAnsi="宋体"/>
        </w:rPr>
      </w:pPr>
      <w:r w:rsidRPr="003F0B0C">
        <w:rPr>
          <w:rFonts w:ascii="宋体" w:eastAsia="宋体" w:hAnsi="宋体" w:hint="eastAsia"/>
        </w:rPr>
        <w:t>这显然就是我们打表出来的答案，所以初步肯定上面的通式就是本题的答案</w:t>
      </w:r>
    </w:p>
    <w:p w:rsidR="00FE22B7" w:rsidRPr="003F0B0C" w:rsidRDefault="00FE22B7" w:rsidP="00BD167A">
      <w:pPr>
        <w:rPr>
          <w:rFonts w:ascii="宋体" w:eastAsia="宋体" w:hAnsi="宋体"/>
        </w:rPr>
      </w:pPr>
      <w:r w:rsidRPr="003F0B0C">
        <w:rPr>
          <w:rFonts w:ascii="宋体" w:eastAsia="宋体" w:hAnsi="宋体" w:hint="eastAsia"/>
        </w:rPr>
        <w:t>不过按照这个通式</w:t>
      </w:r>
      <w:r w:rsidRPr="003F0B0C">
        <w:rPr>
          <w:rFonts w:ascii="宋体" w:eastAsia="宋体" w:hAnsi="宋体"/>
          <w:position w:val="-24"/>
        </w:rPr>
        <w:object w:dxaOrig="1920" w:dyaOrig="620">
          <v:shape id="_x0000_i1070" type="#_x0000_t75" style="width:96pt;height:30.75pt" o:ole="">
            <v:imagedata r:id="rId215" o:title=""/>
          </v:shape>
          <o:OLEObject Type="Embed" ProgID="Equation.DSMT4" ShapeID="_x0000_i1070" DrawAspect="Content" ObjectID="_1595176208" r:id="rId216"/>
        </w:object>
      </w:r>
      <w:r w:rsidRPr="003F0B0C">
        <w:rPr>
          <w:rFonts w:ascii="宋体" w:eastAsia="宋体" w:hAnsi="宋体" w:hint="eastAsia"/>
        </w:rPr>
        <w:t>打表</w:t>
      </w:r>
    </w:p>
    <w:p w:rsidR="00FE22B7" w:rsidRPr="003F0B0C" w:rsidRDefault="00FE22B7" w:rsidP="00BD167A">
      <w:pPr>
        <w:rPr>
          <w:rFonts w:ascii="宋体" w:eastAsia="宋体" w:hAnsi="宋体"/>
        </w:rPr>
      </w:pPr>
      <w:r w:rsidRPr="003F0B0C">
        <w:rPr>
          <w:rFonts w:ascii="宋体" w:eastAsia="宋体" w:hAnsi="宋体" w:hint="eastAsia"/>
        </w:rPr>
        <w:t>（这里用到</w:t>
      </w:r>
      <w:r w:rsidRPr="003F0B0C">
        <w:rPr>
          <w:rFonts w:ascii="宋体" w:eastAsia="宋体" w:hAnsi="宋体"/>
          <w:position w:val="-12"/>
        </w:rPr>
        <w:object w:dxaOrig="1620" w:dyaOrig="380">
          <v:shape id="_x0000_i1071" type="#_x0000_t75" style="width:81pt;height:18.75pt" o:ole="">
            <v:imagedata r:id="rId217" o:title=""/>
          </v:shape>
          <o:OLEObject Type="Embed" ProgID="Equation.DSMT4" ShapeID="_x0000_i1071" DrawAspect="Content" ObjectID="_1595176209" r:id="rId218"/>
        </w:object>
      </w:r>
      <w:r w:rsidRPr="003F0B0C">
        <w:rPr>
          <w:rFonts w:ascii="宋体" w:eastAsia="宋体" w:hAnsi="宋体" w:hint="eastAsia"/>
        </w:rPr>
        <w:t>，记忆化搜索）</w:t>
      </w:r>
    </w:p>
    <w:p w:rsidR="00257D7D" w:rsidRPr="003F0B0C" w:rsidRDefault="00257D7D" w:rsidP="00BD167A">
      <w:pPr>
        <w:rPr>
          <w:rFonts w:ascii="宋体" w:eastAsia="宋体" w:hAnsi="宋体"/>
        </w:rPr>
      </w:pPr>
      <w:r w:rsidRPr="003F0B0C">
        <w:rPr>
          <w:rFonts w:ascii="宋体" w:eastAsia="宋体" w:hAnsi="宋体"/>
          <w:noProof/>
        </w:rPr>
        <w:drawing>
          <wp:inline distT="0" distB="0" distL="0" distR="0" wp14:anchorId="66A19312" wp14:editId="5F93F579">
            <wp:extent cx="3923809" cy="181904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923809" cy="1819048"/>
                    </a:xfrm>
                    <a:prstGeom prst="rect">
                      <a:avLst/>
                    </a:prstGeom>
                  </pic:spPr>
                </pic:pic>
              </a:graphicData>
            </a:graphic>
          </wp:inline>
        </w:drawing>
      </w:r>
    </w:p>
    <w:p w:rsidR="00257D7D" w:rsidRPr="003F0B0C" w:rsidRDefault="00257D7D" w:rsidP="00BD167A">
      <w:pPr>
        <w:rPr>
          <w:rFonts w:ascii="宋体" w:eastAsia="宋体" w:hAnsi="宋体"/>
        </w:rPr>
      </w:pPr>
      <w:r w:rsidRPr="003F0B0C">
        <w:rPr>
          <w:rFonts w:ascii="宋体" w:eastAsia="宋体" w:hAnsi="宋体" w:hint="eastAsia"/>
        </w:rPr>
        <w:t>并不是直接与我们上面那个表一一对应的，找到这里面出现的数字</w:t>
      </w:r>
      <w:r w:rsidR="008A2312" w:rsidRPr="003F0B0C">
        <w:rPr>
          <w:rFonts w:ascii="宋体" w:eastAsia="宋体" w:hAnsi="宋体" w:hint="eastAsia"/>
        </w:rPr>
        <w:t>在</w:t>
      </w:r>
      <w:r w:rsidRPr="003F0B0C">
        <w:rPr>
          <w:rFonts w:ascii="宋体" w:eastAsia="宋体" w:hAnsi="宋体" w:hint="eastAsia"/>
        </w:rPr>
        <w:t>我们上一张表中出现的位置的规律，发现这里面的每一行都是我们打表答案中的每一个斜行（对角行），再调整一下行列偏移，得到公式</w:t>
      </w:r>
    </w:p>
    <w:p w:rsidR="00257D7D" w:rsidRPr="003F0B0C" w:rsidRDefault="00257D7D" w:rsidP="00BD167A">
      <w:pPr>
        <w:rPr>
          <w:rFonts w:ascii="宋体" w:eastAsia="宋体" w:hAnsi="宋体"/>
        </w:rPr>
      </w:pPr>
      <w:r w:rsidRPr="003F0B0C">
        <w:rPr>
          <w:rFonts w:ascii="宋体" w:eastAsia="宋体" w:hAnsi="宋体"/>
          <w:position w:val="-10"/>
        </w:rPr>
        <w:object w:dxaOrig="2700" w:dyaOrig="320">
          <v:shape id="_x0000_i1072" type="#_x0000_t75" style="width:135pt;height:15.75pt" o:ole="">
            <v:imagedata r:id="rId220" o:title=""/>
          </v:shape>
          <o:OLEObject Type="Embed" ProgID="Equation.DSMT4" ShapeID="_x0000_i1072" DrawAspect="Content" ObjectID="_1595176210" r:id="rId221"/>
        </w:object>
      </w:r>
    </w:p>
    <w:p w:rsidR="00FE22B7" w:rsidRPr="003F0B0C" w:rsidRDefault="00257D7D" w:rsidP="00BD167A">
      <w:pPr>
        <w:rPr>
          <w:rFonts w:ascii="宋体" w:eastAsia="宋体" w:hAnsi="宋体"/>
        </w:rPr>
      </w:pPr>
      <w:r w:rsidRPr="003F0B0C">
        <w:rPr>
          <w:rFonts w:ascii="宋体" w:eastAsia="宋体" w:hAnsi="宋体" w:hint="eastAsia"/>
        </w:rPr>
        <w:t>这里面由于数字较大要对N取模，考虑到T的公式中出现除法，故还要使用逆元将/k变为*(inv(k))，同时开long long，注意分步取模</w:t>
      </w:r>
    </w:p>
    <w:p w:rsidR="00257D7D" w:rsidRPr="003F0B0C" w:rsidRDefault="00257D7D" w:rsidP="00BD167A">
      <w:pPr>
        <w:rPr>
          <w:rFonts w:ascii="宋体" w:eastAsia="宋体" w:hAnsi="宋体"/>
        </w:rPr>
      </w:pPr>
      <w:r w:rsidRPr="003F0B0C">
        <w:rPr>
          <w:rFonts w:ascii="宋体" w:eastAsia="宋体" w:hAnsi="宋体" w:hint="eastAsia"/>
        </w:rPr>
        <w:t>这里逆元用的板子的思路是根据费马小定理，a对p的逆元就是a^(p-2)，使用快速幂求解</w:t>
      </w:r>
    </w:p>
    <w:p w:rsidR="00BD167A" w:rsidRPr="003F0B0C" w:rsidRDefault="00BD167A" w:rsidP="00A723FF">
      <w:pPr>
        <w:rPr>
          <w:rFonts w:ascii="宋体" w:eastAsia="宋体" w:hAnsi="宋体"/>
        </w:rPr>
      </w:pPr>
      <w:r w:rsidRPr="003F0B0C">
        <w:rPr>
          <w:rFonts w:ascii="宋体" w:eastAsia="宋体" w:hAnsi="宋体" w:hint="eastAsia"/>
        </w:rPr>
        <w:t>标准官方解题思路</w:t>
      </w:r>
      <w:r w:rsidR="003B0F00" w:rsidRPr="003F0B0C">
        <w:rPr>
          <w:rFonts w:ascii="宋体" w:eastAsia="宋体" w:hAnsi="宋体" w:hint="eastAsia"/>
        </w:rPr>
        <w:t>（看看就好）</w:t>
      </w:r>
      <w:r w:rsidRPr="003F0B0C">
        <w:rPr>
          <w:rFonts w:ascii="宋体" w:eastAsia="宋体" w:hAnsi="宋体" w:hint="eastAsia"/>
        </w:rPr>
        <w:t>：</w:t>
      </w:r>
    </w:p>
    <w:p w:rsidR="00BD167A" w:rsidRPr="003F0B0C" w:rsidRDefault="00BD167A" w:rsidP="00BD167A">
      <w:pPr>
        <w:rPr>
          <w:rFonts w:ascii="宋体" w:eastAsia="宋体" w:hAnsi="宋体"/>
        </w:rPr>
      </w:pPr>
      <w:r w:rsidRPr="003F0B0C">
        <w:rPr>
          <w:rFonts w:ascii="宋体" w:eastAsia="宋体" w:hAnsi="宋体" w:hint="eastAsia"/>
        </w:rPr>
        <w:t>考虑</w:t>
      </w:r>
      <w:r w:rsidRPr="003F0B0C">
        <w:rPr>
          <w:rFonts w:ascii="宋体" w:eastAsia="宋体" w:hAnsi="宋体"/>
        </w:rPr>
        <w:t xml:space="preserve"> 01 和 12 的分界线 </w:t>
      </w:r>
    </w:p>
    <w:p w:rsidR="00BD167A" w:rsidRPr="003F0B0C" w:rsidRDefault="00BD167A" w:rsidP="00BD167A">
      <w:pPr>
        <w:rPr>
          <w:rFonts w:ascii="宋体" w:eastAsia="宋体" w:hAnsi="宋体"/>
        </w:rPr>
      </w:pPr>
      <w:r w:rsidRPr="003F0B0C">
        <w:rPr>
          <w:rFonts w:ascii="宋体" w:eastAsia="宋体" w:hAnsi="宋体"/>
        </w:rPr>
        <w:t xml:space="preserve">是 (n, 0) 到 (0, m) 的两条不相交（可重合）路径 </w:t>
      </w:r>
    </w:p>
    <w:p w:rsidR="00BD167A" w:rsidRPr="003F0B0C" w:rsidRDefault="00BD167A" w:rsidP="00BD167A">
      <w:pPr>
        <w:rPr>
          <w:rFonts w:ascii="宋体" w:eastAsia="宋体" w:hAnsi="宋体"/>
        </w:rPr>
      </w:pPr>
      <w:r w:rsidRPr="003F0B0C">
        <w:rPr>
          <w:rFonts w:ascii="宋体" w:eastAsia="宋体" w:hAnsi="宋体"/>
        </w:rPr>
        <w:t xml:space="preserve">平移其中一条变成 (n-1, -1) 到 (-1, m-1) </w:t>
      </w:r>
    </w:p>
    <w:p w:rsidR="00BD167A" w:rsidRPr="003F0B0C" w:rsidRDefault="00BD167A" w:rsidP="00BD167A">
      <w:pPr>
        <w:rPr>
          <w:rFonts w:ascii="宋体" w:eastAsia="宋体" w:hAnsi="宋体"/>
        </w:rPr>
      </w:pPr>
      <w:r w:rsidRPr="003F0B0C">
        <w:rPr>
          <w:rFonts w:ascii="宋体" w:eastAsia="宋体" w:hAnsi="宋体"/>
        </w:rPr>
        <w:t>变成起点 (n, 0) 和 (n-1, -1)，终点 (0, m) 和 (-1, m-1) 的严格不相交路径</w:t>
      </w:r>
    </w:p>
    <w:p w:rsidR="00BD167A" w:rsidRPr="003F0B0C" w:rsidRDefault="00BD167A" w:rsidP="00BD167A">
      <w:pPr>
        <w:rPr>
          <w:rFonts w:ascii="宋体" w:eastAsia="宋体" w:hAnsi="宋体"/>
        </w:rPr>
      </w:pPr>
      <w:r w:rsidRPr="003F0B0C">
        <w:rPr>
          <w:rFonts w:ascii="宋体" w:eastAsia="宋体" w:hAnsi="宋体"/>
        </w:rPr>
        <w:t>套 Lindström–Gessel–Viennot lemma</w:t>
      </w:r>
    </w:p>
    <w:p w:rsidR="00BD167A" w:rsidRPr="003F0B0C" w:rsidRDefault="00BD167A" w:rsidP="00BD167A">
      <w:pPr>
        <w:rPr>
          <w:rFonts w:ascii="宋体" w:eastAsia="宋体" w:hAnsi="宋体"/>
        </w:rPr>
      </w:pPr>
      <w:r w:rsidRPr="003F0B0C">
        <w:rPr>
          <w:rFonts w:ascii="宋体" w:eastAsia="宋体" w:hAnsi="宋体" w:hint="eastAsia"/>
        </w:rPr>
        <w:t>答案是</w:t>
      </w:r>
      <w:r w:rsidRPr="003F0B0C">
        <w:rPr>
          <w:rFonts w:ascii="宋体" w:eastAsia="宋体" w:hAnsi="宋体"/>
        </w:rPr>
        <w:t xml:space="preserve"> Cn+m, n 2 - Cn+m, m - 1 Cn+m, n-1</w:t>
      </w:r>
    </w:p>
    <w:p w:rsidR="00BD167A" w:rsidRPr="003F0B0C" w:rsidRDefault="00BD167A" w:rsidP="00A723FF">
      <w:pPr>
        <w:rPr>
          <w:rFonts w:ascii="宋体" w:eastAsia="宋体" w:hAnsi="宋体"/>
        </w:rPr>
      </w:pPr>
      <w:r w:rsidRPr="003F0B0C">
        <w:rPr>
          <w:rFonts w:ascii="宋体" w:eastAsia="宋体" w:hAnsi="宋体" w:hint="eastAsia"/>
        </w:rPr>
        <w:t>【代码】</w:t>
      </w:r>
    </w:p>
    <w:p w:rsidR="00257D7D" w:rsidRPr="003F0B0C" w:rsidRDefault="00257D7D" w:rsidP="00257D7D">
      <w:pPr>
        <w:rPr>
          <w:rFonts w:ascii="宋体" w:eastAsia="宋体" w:hAnsi="宋体"/>
        </w:rPr>
      </w:pPr>
      <w:r w:rsidRPr="003F0B0C">
        <w:rPr>
          <w:rFonts w:ascii="宋体" w:eastAsia="宋体" w:hAnsi="宋体"/>
        </w:rPr>
        <w:lastRenderedPageBreak/>
        <w:t>#include &lt;bits/stdc++.h&gt;</w:t>
      </w:r>
    </w:p>
    <w:p w:rsidR="00257D7D" w:rsidRPr="003F0B0C" w:rsidRDefault="00257D7D" w:rsidP="00257D7D">
      <w:pPr>
        <w:rPr>
          <w:rFonts w:ascii="宋体" w:eastAsia="宋体" w:hAnsi="宋体"/>
        </w:rPr>
      </w:pPr>
      <w:r w:rsidRPr="003F0B0C">
        <w:rPr>
          <w:rFonts w:ascii="宋体" w:eastAsia="宋体" w:hAnsi="宋体"/>
        </w:rPr>
        <w:t>#define MAXN 3010</w:t>
      </w:r>
    </w:p>
    <w:p w:rsidR="00257D7D" w:rsidRPr="003F0B0C" w:rsidRDefault="00257D7D" w:rsidP="00257D7D">
      <w:pPr>
        <w:rPr>
          <w:rFonts w:ascii="宋体" w:eastAsia="宋体" w:hAnsi="宋体"/>
        </w:rPr>
      </w:pPr>
      <w:r w:rsidRPr="003F0B0C">
        <w:rPr>
          <w:rFonts w:ascii="宋体" w:eastAsia="宋体" w:hAnsi="宋体"/>
        </w:rPr>
        <w:t>#define ll long long</w:t>
      </w:r>
    </w:p>
    <w:p w:rsidR="00257D7D" w:rsidRPr="003F0B0C" w:rsidRDefault="00257D7D" w:rsidP="00257D7D">
      <w:pPr>
        <w:rPr>
          <w:rFonts w:ascii="宋体" w:eastAsia="宋体" w:hAnsi="宋体"/>
        </w:rPr>
      </w:pPr>
      <w:r w:rsidRPr="003F0B0C">
        <w:rPr>
          <w:rFonts w:ascii="宋体" w:eastAsia="宋体" w:hAnsi="宋体"/>
        </w:rPr>
        <w:t>#define N 1000000007</w:t>
      </w:r>
    </w:p>
    <w:p w:rsidR="00257D7D" w:rsidRPr="003F0B0C" w:rsidRDefault="00257D7D" w:rsidP="00257D7D">
      <w:pPr>
        <w:rPr>
          <w:rFonts w:ascii="宋体" w:eastAsia="宋体" w:hAnsi="宋体"/>
        </w:rPr>
      </w:pPr>
    </w:p>
    <w:p w:rsidR="00257D7D" w:rsidRPr="003F0B0C" w:rsidRDefault="00257D7D" w:rsidP="00257D7D">
      <w:pPr>
        <w:rPr>
          <w:rFonts w:ascii="宋体" w:eastAsia="宋体" w:hAnsi="宋体"/>
        </w:rPr>
      </w:pPr>
      <w:r w:rsidRPr="003F0B0C">
        <w:rPr>
          <w:rFonts w:ascii="宋体" w:eastAsia="宋体" w:hAnsi="宋体"/>
        </w:rPr>
        <w:t>using namespace std;</w:t>
      </w:r>
    </w:p>
    <w:p w:rsidR="00257D7D" w:rsidRPr="003F0B0C" w:rsidRDefault="00921476" w:rsidP="00257D7D">
      <w:pPr>
        <w:rPr>
          <w:rFonts w:ascii="宋体" w:eastAsia="宋体" w:hAnsi="宋体"/>
        </w:rPr>
      </w:pPr>
      <w:r w:rsidRPr="003F0B0C">
        <w:rPr>
          <w:rFonts w:ascii="宋体" w:eastAsia="宋体" w:hAnsi="宋体" w:hint="eastAsia"/>
        </w:rPr>
        <w:t>/</w:t>
      </w:r>
      <w:r w:rsidRPr="003F0B0C">
        <w:rPr>
          <w:rFonts w:ascii="宋体" w:eastAsia="宋体" w:hAnsi="宋体"/>
        </w:rPr>
        <w:t>/</w:t>
      </w:r>
      <w:r w:rsidRPr="003F0B0C">
        <w:rPr>
          <w:rFonts w:ascii="宋体" w:eastAsia="宋体" w:hAnsi="宋体" w:hint="eastAsia"/>
        </w:rPr>
        <w:t>逆元</w:t>
      </w:r>
    </w:p>
    <w:p w:rsidR="00257D7D" w:rsidRPr="003F0B0C" w:rsidRDefault="00257D7D" w:rsidP="00257D7D">
      <w:pPr>
        <w:rPr>
          <w:rFonts w:ascii="宋体" w:eastAsia="宋体" w:hAnsi="宋体"/>
        </w:rPr>
      </w:pPr>
      <w:r w:rsidRPr="003F0B0C">
        <w:rPr>
          <w:rFonts w:ascii="宋体" w:eastAsia="宋体" w:hAnsi="宋体"/>
        </w:rPr>
        <w:t>ll inv(ll x,ll mod)</w:t>
      </w:r>
    </w:p>
    <w:p w:rsidR="00257D7D" w:rsidRPr="003F0B0C" w:rsidRDefault="00257D7D" w:rsidP="00257D7D">
      <w:pPr>
        <w:rPr>
          <w:rFonts w:ascii="宋体" w:eastAsia="宋体" w:hAnsi="宋体"/>
        </w:rPr>
      </w:pPr>
      <w:r w:rsidRPr="003F0B0C">
        <w:rPr>
          <w:rFonts w:ascii="宋体" w:eastAsia="宋体" w:hAnsi="宋体"/>
        </w:rPr>
        <w:t>{</w:t>
      </w:r>
    </w:p>
    <w:p w:rsidR="00257D7D" w:rsidRPr="003F0B0C" w:rsidRDefault="00257D7D" w:rsidP="00257D7D">
      <w:pPr>
        <w:rPr>
          <w:rFonts w:ascii="宋体" w:eastAsia="宋体" w:hAnsi="宋体"/>
        </w:rPr>
      </w:pPr>
      <w:r w:rsidRPr="003F0B0C">
        <w:rPr>
          <w:rFonts w:ascii="宋体" w:eastAsia="宋体" w:hAnsi="宋体"/>
        </w:rPr>
        <w:t xml:space="preserve">    ll k=mod-2,ans=1;</w:t>
      </w:r>
    </w:p>
    <w:p w:rsidR="00257D7D" w:rsidRPr="003F0B0C" w:rsidRDefault="00257D7D" w:rsidP="00257D7D">
      <w:pPr>
        <w:rPr>
          <w:rFonts w:ascii="宋体" w:eastAsia="宋体" w:hAnsi="宋体"/>
        </w:rPr>
      </w:pPr>
      <w:r w:rsidRPr="003F0B0C">
        <w:rPr>
          <w:rFonts w:ascii="宋体" w:eastAsia="宋体" w:hAnsi="宋体"/>
        </w:rPr>
        <w:t xml:space="preserve">    while(k)</w:t>
      </w:r>
    </w:p>
    <w:p w:rsidR="00257D7D" w:rsidRPr="003F0B0C" w:rsidRDefault="00257D7D" w:rsidP="00257D7D">
      <w:pPr>
        <w:rPr>
          <w:rFonts w:ascii="宋体" w:eastAsia="宋体" w:hAnsi="宋体"/>
        </w:rPr>
      </w:pPr>
      <w:r w:rsidRPr="003F0B0C">
        <w:rPr>
          <w:rFonts w:ascii="宋体" w:eastAsia="宋体" w:hAnsi="宋体"/>
        </w:rPr>
        <w:t xml:space="preserve">    {</w:t>
      </w:r>
    </w:p>
    <w:p w:rsidR="00257D7D" w:rsidRPr="003F0B0C" w:rsidRDefault="00257D7D" w:rsidP="00257D7D">
      <w:pPr>
        <w:rPr>
          <w:rFonts w:ascii="宋体" w:eastAsia="宋体" w:hAnsi="宋体"/>
        </w:rPr>
      </w:pPr>
      <w:r w:rsidRPr="003F0B0C">
        <w:rPr>
          <w:rFonts w:ascii="宋体" w:eastAsia="宋体" w:hAnsi="宋体"/>
        </w:rPr>
        <w:t xml:space="preserve">        if (k&amp;1) ans=(ans*x)%mod;</w:t>
      </w:r>
    </w:p>
    <w:p w:rsidR="00257D7D" w:rsidRPr="003F0B0C" w:rsidRDefault="00257D7D" w:rsidP="00257D7D">
      <w:pPr>
        <w:rPr>
          <w:rFonts w:ascii="宋体" w:eastAsia="宋体" w:hAnsi="宋体"/>
        </w:rPr>
      </w:pPr>
      <w:r w:rsidRPr="003F0B0C">
        <w:rPr>
          <w:rFonts w:ascii="宋体" w:eastAsia="宋体" w:hAnsi="宋体"/>
        </w:rPr>
        <w:t xml:space="preserve">        x=(x*x)%mod;</w:t>
      </w:r>
    </w:p>
    <w:p w:rsidR="00257D7D" w:rsidRPr="003F0B0C" w:rsidRDefault="00257D7D" w:rsidP="00257D7D">
      <w:pPr>
        <w:rPr>
          <w:rFonts w:ascii="宋体" w:eastAsia="宋体" w:hAnsi="宋体"/>
        </w:rPr>
      </w:pPr>
      <w:r w:rsidRPr="003F0B0C">
        <w:rPr>
          <w:rFonts w:ascii="宋体" w:eastAsia="宋体" w:hAnsi="宋体"/>
        </w:rPr>
        <w:t xml:space="preserve">        k&gt;&gt;=1;</w:t>
      </w:r>
    </w:p>
    <w:p w:rsidR="00257D7D" w:rsidRPr="003F0B0C" w:rsidRDefault="00257D7D" w:rsidP="00257D7D">
      <w:pPr>
        <w:rPr>
          <w:rFonts w:ascii="宋体" w:eastAsia="宋体" w:hAnsi="宋体"/>
        </w:rPr>
      </w:pPr>
      <w:r w:rsidRPr="003F0B0C">
        <w:rPr>
          <w:rFonts w:ascii="宋体" w:eastAsia="宋体" w:hAnsi="宋体"/>
        </w:rPr>
        <w:t xml:space="preserve">    }</w:t>
      </w:r>
    </w:p>
    <w:p w:rsidR="00257D7D" w:rsidRPr="003F0B0C" w:rsidRDefault="00257D7D" w:rsidP="00257D7D">
      <w:pPr>
        <w:rPr>
          <w:rFonts w:ascii="宋体" w:eastAsia="宋体" w:hAnsi="宋体"/>
        </w:rPr>
      </w:pPr>
      <w:r w:rsidRPr="003F0B0C">
        <w:rPr>
          <w:rFonts w:ascii="宋体" w:eastAsia="宋体" w:hAnsi="宋体"/>
        </w:rPr>
        <w:t xml:space="preserve">    return ans;</w:t>
      </w:r>
    </w:p>
    <w:p w:rsidR="00257D7D" w:rsidRPr="003F0B0C" w:rsidRDefault="00257D7D" w:rsidP="00257D7D">
      <w:pPr>
        <w:rPr>
          <w:rFonts w:ascii="宋体" w:eastAsia="宋体" w:hAnsi="宋体"/>
        </w:rPr>
      </w:pPr>
      <w:r w:rsidRPr="003F0B0C">
        <w:rPr>
          <w:rFonts w:ascii="宋体" w:eastAsia="宋体" w:hAnsi="宋体"/>
        </w:rPr>
        <w:t>}</w:t>
      </w:r>
    </w:p>
    <w:p w:rsidR="00921476" w:rsidRPr="003F0B0C" w:rsidRDefault="00921476" w:rsidP="00257D7D">
      <w:pPr>
        <w:rPr>
          <w:rFonts w:ascii="宋体" w:eastAsia="宋体" w:hAnsi="宋体"/>
        </w:rPr>
      </w:pPr>
      <w:r w:rsidRPr="003F0B0C">
        <w:rPr>
          <w:rFonts w:ascii="宋体" w:eastAsia="宋体" w:hAnsi="宋体"/>
        </w:rPr>
        <w:t>//</w:t>
      </w:r>
      <w:r w:rsidRPr="003F0B0C">
        <w:rPr>
          <w:rFonts w:ascii="宋体" w:eastAsia="宋体" w:hAnsi="宋体" w:hint="eastAsia"/>
        </w:rPr>
        <w:t>组合数&amp;记忆化搜索</w:t>
      </w:r>
    </w:p>
    <w:p w:rsidR="00257D7D" w:rsidRPr="003F0B0C" w:rsidRDefault="00257D7D" w:rsidP="00257D7D">
      <w:pPr>
        <w:rPr>
          <w:rFonts w:ascii="宋体" w:eastAsia="宋体" w:hAnsi="宋体"/>
        </w:rPr>
      </w:pPr>
      <w:r w:rsidRPr="003F0B0C">
        <w:rPr>
          <w:rFonts w:ascii="宋体" w:eastAsia="宋体" w:hAnsi="宋体"/>
        </w:rPr>
        <w:t>ll rc[MAXN][MAXN];</w:t>
      </w:r>
    </w:p>
    <w:p w:rsidR="00257D7D" w:rsidRPr="003F0B0C" w:rsidRDefault="00257D7D" w:rsidP="00257D7D">
      <w:pPr>
        <w:rPr>
          <w:rFonts w:ascii="宋体" w:eastAsia="宋体" w:hAnsi="宋体"/>
        </w:rPr>
      </w:pPr>
      <w:r w:rsidRPr="003F0B0C">
        <w:rPr>
          <w:rFonts w:ascii="宋体" w:eastAsia="宋体" w:hAnsi="宋体"/>
        </w:rPr>
        <w:t>ll c(int n,int m){</w:t>
      </w:r>
    </w:p>
    <w:p w:rsidR="00257D7D" w:rsidRPr="003F0B0C" w:rsidRDefault="00257D7D" w:rsidP="00257D7D">
      <w:pPr>
        <w:rPr>
          <w:rFonts w:ascii="宋体" w:eastAsia="宋体" w:hAnsi="宋体"/>
        </w:rPr>
      </w:pPr>
      <w:r w:rsidRPr="003F0B0C">
        <w:rPr>
          <w:rFonts w:ascii="宋体" w:eastAsia="宋体" w:hAnsi="宋体"/>
        </w:rPr>
        <w:t xml:space="preserve">    if(rc[n][m]&gt;=0) return rc[n][m];</w:t>
      </w:r>
    </w:p>
    <w:p w:rsidR="00257D7D" w:rsidRPr="003F0B0C" w:rsidRDefault="00257D7D" w:rsidP="00257D7D">
      <w:pPr>
        <w:rPr>
          <w:rFonts w:ascii="宋体" w:eastAsia="宋体" w:hAnsi="宋体"/>
        </w:rPr>
      </w:pPr>
      <w:r w:rsidRPr="003F0B0C">
        <w:rPr>
          <w:rFonts w:ascii="宋体" w:eastAsia="宋体" w:hAnsi="宋体"/>
        </w:rPr>
        <w:t xml:space="preserve">    if(n==m) return rc[n][m]=1;</w:t>
      </w:r>
    </w:p>
    <w:p w:rsidR="00257D7D" w:rsidRPr="003F0B0C" w:rsidRDefault="00257D7D" w:rsidP="00257D7D">
      <w:pPr>
        <w:rPr>
          <w:rFonts w:ascii="宋体" w:eastAsia="宋体" w:hAnsi="宋体"/>
        </w:rPr>
      </w:pPr>
      <w:r w:rsidRPr="003F0B0C">
        <w:rPr>
          <w:rFonts w:ascii="宋体" w:eastAsia="宋体" w:hAnsi="宋体"/>
        </w:rPr>
        <w:t xml:space="preserve">    if(m==1||m==0) return rc[n][m]=n;</w:t>
      </w:r>
    </w:p>
    <w:p w:rsidR="00257D7D" w:rsidRPr="003F0B0C" w:rsidRDefault="00257D7D" w:rsidP="00257D7D">
      <w:pPr>
        <w:rPr>
          <w:rFonts w:ascii="宋体" w:eastAsia="宋体" w:hAnsi="宋体"/>
        </w:rPr>
      </w:pPr>
      <w:r w:rsidRPr="003F0B0C">
        <w:rPr>
          <w:rFonts w:ascii="宋体" w:eastAsia="宋体" w:hAnsi="宋体"/>
        </w:rPr>
        <w:t xml:space="preserve">    return rc[n][m]=(c(n-1,m-1)+c(n-1,m))%N;</w:t>
      </w:r>
    </w:p>
    <w:p w:rsidR="00257D7D" w:rsidRPr="003F0B0C" w:rsidRDefault="00257D7D" w:rsidP="00257D7D">
      <w:pPr>
        <w:rPr>
          <w:rFonts w:ascii="宋体" w:eastAsia="宋体" w:hAnsi="宋体"/>
        </w:rPr>
      </w:pPr>
      <w:r w:rsidRPr="003F0B0C">
        <w:rPr>
          <w:rFonts w:ascii="宋体" w:eastAsia="宋体" w:hAnsi="宋体"/>
        </w:rPr>
        <w:t>}</w:t>
      </w:r>
    </w:p>
    <w:p w:rsidR="00257D7D" w:rsidRPr="003F0B0C" w:rsidRDefault="00257D7D" w:rsidP="00257D7D">
      <w:pPr>
        <w:rPr>
          <w:rFonts w:ascii="宋体" w:eastAsia="宋体" w:hAnsi="宋体"/>
        </w:rPr>
      </w:pPr>
      <w:r w:rsidRPr="003F0B0C">
        <w:rPr>
          <w:rFonts w:ascii="宋体" w:eastAsia="宋体" w:hAnsi="宋体"/>
        </w:rPr>
        <w:t>ll t(int n,int k){</w:t>
      </w:r>
    </w:p>
    <w:p w:rsidR="00257D7D" w:rsidRPr="003F0B0C" w:rsidRDefault="00257D7D" w:rsidP="00257D7D">
      <w:pPr>
        <w:rPr>
          <w:rFonts w:ascii="宋体" w:eastAsia="宋体" w:hAnsi="宋体"/>
        </w:rPr>
      </w:pPr>
      <w:r w:rsidRPr="003F0B0C">
        <w:rPr>
          <w:rFonts w:ascii="宋体" w:eastAsia="宋体" w:hAnsi="宋体"/>
        </w:rPr>
        <w:t xml:space="preserve">    return (((c(n-1,k-1)*c(n,k-1))%N)*inv(k,N))%N;</w:t>
      </w:r>
    </w:p>
    <w:p w:rsidR="00257D7D" w:rsidRPr="003F0B0C" w:rsidRDefault="00257D7D" w:rsidP="00257D7D">
      <w:pPr>
        <w:rPr>
          <w:rFonts w:ascii="宋体" w:eastAsia="宋体" w:hAnsi="宋体"/>
        </w:rPr>
      </w:pPr>
      <w:r w:rsidRPr="003F0B0C">
        <w:rPr>
          <w:rFonts w:ascii="宋体" w:eastAsia="宋体" w:hAnsi="宋体"/>
        </w:rPr>
        <w:t>}</w:t>
      </w:r>
    </w:p>
    <w:p w:rsidR="00257D7D" w:rsidRPr="003F0B0C" w:rsidRDefault="00257D7D" w:rsidP="00257D7D">
      <w:pPr>
        <w:rPr>
          <w:rFonts w:ascii="宋体" w:eastAsia="宋体" w:hAnsi="宋体"/>
        </w:rPr>
      </w:pPr>
    </w:p>
    <w:p w:rsidR="00257D7D" w:rsidRPr="003F0B0C" w:rsidRDefault="00257D7D" w:rsidP="00257D7D">
      <w:pPr>
        <w:rPr>
          <w:rFonts w:ascii="宋体" w:eastAsia="宋体" w:hAnsi="宋体"/>
        </w:rPr>
      </w:pPr>
      <w:r w:rsidRPr="003F0B0C">
        <w:rPr>
          <w:rFonts w:ascii="宋体" w:eastAsia="宋体" w:hAnsi="宋体"/>
        </w:rPr>
        <w:t>int main(){</w:t>
      </w:r>
    </w:p>
    <w:p w:rsidR="00257D7D" w:rsidRPr="003F0B0C" w:rsidRDefault="00257D7D" w:rsidP="00257D7D">
      <w:pPr>
        <w:rPr>
          <w:rFonts w:ascii="宋体" w:eastAsia="宋体" w:hAnsi="宋体"/>
        </w:rPr>
      </w:pPr>
      <w:r w:rsidRPr="003F0B0C">
        <w:rPr>
          <w:rFonts w:ascii="宋体" w:eastAsia="宋体" w:hAnsi="宋体"/>
        </w:rPr>
        <w:t xml:space="preserve">    memset(rc,-1,sizeof(rc)); </w:t>
      </w:r>
    </w:p>
    <w:p w:rsidR="00257D7D" w:rsidRPr="003F0B0C" w:rsidRDefault="00257D7D" w:rsidP="00257D7D">
      <w:pPr>
        <w:rPr>
          <w:rFonts w:ascii="宋体" w:eastAsia="宋体" w:hAnsi="宋体"/>
        </w:rPr>
      </w:pPr>
      <w:r w:rsidRPr="003F0B0C">
        <w:rPr>
          <w:rFonts w:ascii="宋体" w:eastAsia="宋体" w:hAnsi="宋体"/>
        </w:rPr>
        <w:t xml:space="preserve">    int n,m;</w:t>
      </w:r>
    </w:p>
    <w:p w:rsidR="00257D7D" w:rsidRPr="003F0B0C" w:rsidRDefault="00257D7D" w:rsidP="00257D7D">
      <w:pPr>
        <w:rPr>
          <w:rFonts w:ascii="宋体" w:eastAsia="宋体" w:hAnsi="宋体"/>
        </w:rPr>
      </w:pPr>
      <w:r w:rsidRPr="003F0B0C">
        <w:rPr>
          <w:rFonts w:ascii="宋体" w:eastAsia="宋体" w:hAnsi="宋体"/>
        </w:rPr>
        <w:t xml:space="preserve">    while(cin&gt;&gt;n&gt;&gt;m) cout&lt;&lt;t(n+m+1,m+1)&lt;&lt;endl;</w:t>
      </w:r>
    </w:p>
    <w:p w:rsidR="00257D7D" w:rsidRPr="003F0B0C" w:rsidRDefault="00257D7D" w:rsidP="00257D7D">
      <w:pPr>
        <w:rPr>
          <w:rFonts w:ascii="宋体" w:eastAsia="宋体" w:hAnsi="宋体"/>
        </w:rPr>
      </w:pPr>
      <w:r w:rsidRPr="003F0B0C">
        <w:rPr>
          <w:rFonts w:ascii="宋体" w:eastAsia="宋体" w:hAnsi="宋体"/>
        </w:rPr>
        <w:t xml:space="preserve">    return 0;</w:t>
      </w:r>
    </w:p>
    <w:p w:rsidR="00257D7D" w:rsidRPr="003F0B0C" w:rsidRDefault="00257D7D" w:rsidP="00257D7D">
      <w:pPr>
        <w:rPr>
          <w:rFonts w:ascii="宋体" w:eastAsia="宋体" w:hAnsi="宋体"/>
        </w:rPr>
      </w:pPr>
      <w:r w:rsidRPr="003F0B0C">
        <w:rPr>
          <w:rFonts w:ascii="宋体" w:eastAsia="宋体" w:hAnsi="宋体"/>
        </w:rPr>
        <w:t>}</w:t>
      </w:r>
    </w:p>
    <w:p w:rsidR="008C42CB" w:rsidRPr="003F0B0C" w:rsidRDefault="008C42CB" w:rsidP="008C42CB">
      <w:pPr>
        <w:pStyle w:val="3"/>
        <w:rPr>
          <w:rFonts w:ascii="宋体" w:eastAsia="宋体" w:hAnsi="宋体"/>
          <w:b w:val="0"/>
        </w:rPr>
      </w:pPr>
      <w:bookmarkStart w:id="216" w:name="_Toc521431909"/>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6304</w:t>
      </w:r>
      <w:r w:rsidRPr="003F0B0C">
        <w:rPr>
          <w:rFonts w:ascii="宋体" w:eastAsia="宋体" w:hAnsi="宋体" w:hint="eastAsia"/>
          <w:b w:val="0"/>
        </w:rPr>
        <w:t>-</w:t>
      </w:r>
      <w:r w:rsidRPr="003F0B0C">
        <w:rPr>
          <w:rFonts w:ascii="宋体" w:eastAsia="宋体" w:hAnsi="宋体"/>
          <w:b w:val="0"/>
        </w:rPr>
        <w:t>2018</w:t>
      </w:r>
      <w:r w:rsidRPr="003F0B0C">
        <w:rPr>
          <w:rFonts w:ascii="宋体" w:eastAsia="宋体" w:hAnsi="宋体" w:hint="eastAsia"/>
          <w:b w:val="0"/>
        </w:rPr>
        <w:t>多校1-铜牌题</w:t>
      </w:r>
      <w:bookmarkEnd w:id="216"/>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w:instrText>
      </w:r>
      <w:r w:rsidR="00C478A5" w:rsidRPr="003F0B0C">
        <w:rPr>
          <w:rFonts w:ascii="宋体" w:eastAsia="宋体" w:hAnsi="宋体"/>
          <w:b w:val="0"/>
        </w:rPr>
        <w:instrText>HDU</w:instrText>
      </w:r>
      <w:r w:rsidR="00C478A5" w:rsidRPr="003F0B0C">
        <w:rPr>
          <w:rFonts w:ascii="宋体" w:eastAsia="宋体" w:hAnsi="宋体" w:hint="eastAsia"/>
          <w:b w:val="0"/>
        </w:rPr>
        <w:instrText>-</w:instrText>
      </w:r>
      <w:r w:rsidR="00C478A5" w:rsidRPr="003F0B0C">
        <w:rPr>
          <w:rFonts w:ascii="宋体" w:eastAsia="宋体" w:hAnsi="宋体"/>
          <w:b w:val="0"/>
        </w:rPr>
        <w:instrText>6304</w:instrText>
      </w:r>
      <w:r w:rsidR="00C478A5" w:rsidRPr="003F0B0C">
        <w:rPr>
          <w:rFonts w:ascii="宋体" w:eastAsia="宋体" w:hAnsi="宋体" w:hint="eastAsia"/>
          <w:b w:val="0"/>
        </w:rPr>
        <w:instrText>-</w:instrText>
      </w:r>
      <w:r w:rsidR="00C478A5" w:rsidRPr="003F0B0C">
        <w:rPr>
          <w:rFonts w:ascii="宋体" w:eastAsia="宋体" w:hAnsi="宋体"/>
          <w:b w:val="0"/>
        </w:rPr>
        <w:instrText>2018</w:instrText>
      </w:r>
      <w:r w:rsidR="00C478A5" w:rsidRPr="003F0B0C">
        <w:rPr>
          <w:rFonts w:ascii="宋体" w:eastAsia="宋体" w:hAnsi="宋体" w:hint="eastAsia"/>
          <w:b w:val="0"/>
        </w:rPr>
        <w:instrText>多校1-铜牌题</w:instrText>
      </w:r>
      <w:r w:rsidR="00C478A5" w:rsidRPr="003F0B0C">
        <w:rPr>
          <w:rFonts w:ascii="宋体" w:eastAsia="宋体" w:hAnsi="宋体"/>
        </w:rPr>
        <w:instrText>:</w:instrText>
      </w:r>
      <w:r w:rsidR="00C478A5" w:rsidRPr="003F0B0C">
        <w:rPr>
          <w:rFonts w:ascii="宋体" w:eastAsia="宋体" w:hAnsi="宋体" w:hint="eastAsia"/>
        </w:rPr>
        <w:instrText>6</w:instrText>
      </w:r>
      <w:r w:rsidR="00C478A5" w:rsidRPr="003F0B0C">
        <w:rPr>
          <w:rFonts w:ascii="宋体" w:eastAsia="宋体" w:hAnsi="宋体"/>
        </w:rPr>
        <w:instrText xml:space="preserve">304" \y "HDU:6304" </w:instrText>
      </w:r>
      <w:r w:rsidR="00C478A5" w:rsidRPr="003F0B0C">
        <w:rPr>
          <w:rFonts w:ascii="宋体" w:eastAsia="宋体" w:hAnsi="宋体"/>
          <w:b w:val="0"/>
        </w:rPr>
        <w:fldChar w:fldCharType="end"/>
      </w:r>
    </w:p>
    <w:p w:rsidR="008C42CB" w:rsidRPr="003F0B0C" w:rsidRDefault="008C42CB" w:rsidP="00257D7D">
      <w:pPr>
        <w:rPr>
          <w:rFonts w:ascii="宋体" w:eastAsia="宋体" w:hAnsi="宋体"/>
        </w:rPr>
      </w:pPr>
      <w:r w:rsidRPr="003F0B0C">
        <w:rPr>
          <w:rFonts w:ascii="宋体" w:eastAsia="宋体" w:hAnsi="宋体" w:hint="eastAsia"/>
        </w:rPr>
        <w:t>【题意】</w:t>
      </w:r>
    </w:p>
    <w:p w:rsidR="008C42CB" w:rsidRPr="003F0B0C" w:rsidRDefault="008C42CB" w:rsidP="00257D7D">
      <w:pPr>
        <w:rPr>
          <w:rFonts w:ascii="宋体" w:eastAsia="宋体" w:hAnsi="宋体"/>
        </w:rPr>
      </w:pPr>
      <w:r w:rsidRPr="003F0B0C">
        <w:rPr>
          <w:rFonts w:ascii="宋体" w:eastAsia="宋体" w:hAnsi="宋体"/>
          <w:noProof/>
        </w:rPr>
        <w:lastRenderedPageBreak/>
        <w:drawing>
          <wp:inline distT="0" distB="0" distL="0" distR="0" wp14:anchorId="4A3D1E4A" wp14:editId="25BFD5F9">
            <wp:extent cx="5274310" cy="875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875030"/>
                    </a:xfrm>
                    <a:prstGeom prst="rect">
                      <a:avLst/>
                    </a:prstGeom>
                  </pic:spPr>
                </pic:pic>
              </a:graphicData>
            </a:graphic>
          </wp:inline>
        </w:drawing>
      </w:r>
    </w:p>
    <w:p w:rsidR="008C42CB" w:rsidRPr="003F0B0C" w:rsidRDefault="008C42CB" w:rsidP="00257D7D">
      <w:pPr>
        <w:rPr>
          <w:rFonts w:ascii="宋体" w:eastAsia="宋体" w:hAnsi="宋体"/>
        </w:rPr>
      </w:pPr>
      <w:r w:rsidRPr="003F0B0C">
        <w:rPr>
          <w:rFonts w:ascii="宋体" w:eastAsia="宋体" w:hAnsi="宋体" w:hint="eastAsia"/>
        </w:rPr>
        <w:t>n范围10^18，测试数据10^5</w:t>
      </w:r>
    </w:p>
    <w:p w:rsidR="00AE1B88" w:rsidRPr="003F0B0C" w:rsidRDefault="008C42CB" w:rsidP="00257D7D">
      <w:pPr>
        <w:rPr>
          <w:rFonts w:ascii="宋体" w:eastAsia="宋体" w:hAnsi="宋体"/>
        </w:rPr>
      </w:pPr>
      <w:r w:rsidRPr="003F0B0C">
        <w:rPr>
          <w:rFonts w:ascii="宋体" w:eastAsia="宋体" w:hAnsi="宋体" w:hint="eastAsia"/>
        </w:rPr>
        <w:t>【题解】使用了OEIS打表找规律，发现了sum[2^k]的值可以在log级别求出，同时发现a[2^k]=</w:t>
      </w:r>
      <w:r w:rsidRPr="003F0B0C">
        <w:rPr>
          <w:rFonts w:ascii="宋体" w:eastAsia="宋体" w:hAnsi="宋体"/>
        </w:rPr>
        <w:t>2^(k-1)</w:t>
      </w:r>
      <w:r w:rsidRPr="003F0B0C">
        <w:rPr>
          <w:rFonts w:ascii="宋体" w:eastAsia="宋体" w:hAnsi="宋体" w:hint="eastAsia"/>
        </w:rPr>
        <w:t>且a[2^k+1]=</w:t>
      </w:r>
      <w:r w:rsidRPr="003F0B0C">
        <w:rPr>
          <w:rFonts w:ascii="宋体" w:eastAsia="宋体" w:hAnsi="宋体"/>
        </w:rPr>
        <w:t>2^(k-1)+1</w:t>
      </w:r>
      <w:r w:rsidRPr="003F0B0C">
        <w:rPr>
          <w:rFonts w:ascii="宋体" w:eastAsia="宋体" w:hAnsi="宋体" w:hint="eastAsia"/>
        </w:rPr>
        <w:t>，于是</w:t>
      </w:r>
    </w:p>
    <w:p w:rsidR="008C42CB" w:rsidRPr="003F0B0C" w:rsidRDefault="00AE1B88" w:rsidP="00257D7D">
      <w:pPr>
        <w:rPr>
          <w:rFonts w:ascii="宋体" w:eastAsia="宋体" w:hAnsi="宋体"/>
        </w:rPr>
      </w:pPr>
      <w:r w:rsidRPr="003F0B0C">
        <w:rPr>
          <w:rFonts w:ascii="宋体" w:eastAsia="宋体" w:hAnsi="宋体" w:hint="eastAsia"/>
        </w:rPr>
        <w:t>sum[n]=sum[2^k+newn]=sum[2^k]+a[2^k</w:t>
      </w:r>
      <w:r w:rsidRPr="003F0B0C">
        <w:rPr>
          <w:rFonts w:ascii="宋体" w:eastAsia="宋体" w:hAnsi="宋体"/>
        </w:rPr>
        <w:t>+1</w:t>
      </w:r>
      <w:r w:rsidRPr="003F0B0C">
        <w:rPr>
          <w:rFonts w:ascii="宋体" w:eastAsia="宋体" w:hAnsi="宋体" w:hint="eastAsia"/>
        </w:rPr>
        <w:t>]</w:t>
      </w:r>
      <w:r w:rsidRPr="003F0B0C">
        <w:rPr>
          <w:rFonts w:ascii="宋体" w:eastAsia="宋体" w:hAnsi="宋体"/>
        </w:rPr>
        <w:t>+……a[n]</w:t>
      </w:r>
      <w:r w:rsidRPr="003F0B0C">
        <w:rPr>
          <w:rFonts w:ascii="宋体" w:eastAsia="宋体" w:hAnsi="宋体" w:hint="eastAsia"/>
        </w:rPr>
        <w:t>，后面的数值如果都减去a[2^k]，则会发现与a[2]</w:t>
      </w:r>
      <w:r w:rsidRPr="003F0B0C">
        <w:rPr>
          <w:rFonts w:ascii="宋体" w:eastAsia="宋体" w:hAnsi="宋体"/>
        </w:rPr>
        <w:t>…</w:t>
      </w:r>
      <w:r w:rsidRPr="003F0B0C">
        <w:rPr>
          <w:rFonts w:ascii="宋体" w:eastAsia="宋体" w:hAnsi="宋体" w:hint="eastAsia"/>
        </w:rPr>
        <w:t>开始的序列相同，所以可以不断将问题规模以log级别缩小</w:t>
      </w:r>
    </w:p>
    <w:p w:rsidR="008C42CB" w:rsidRPr="003F0B0C" w:rsidRDefault="008C42CB" w:rsidP="00257D7D">
      <w:pPr>
        <w:rPr>
          <w:rFonts w:ascii="宋体" w:eastAsia="宋体" w:hAnsi="宋体"/>
        </w:rPr>
      </w:pPr>
      <w:r w:rsidRPr="003F0B0C">
        <w:rPr>
          <w:rFonts w:ascii="宋体" w:eastAsia="宋体" w:hAnsi="宋体" w:hint="eastAsia"/>
        </w:rPr>
        <w:t>【代码】</w:t>
      </w:r>
    </w:p>
    <w:p w:rsidR="008C42CB" w:rsidRPr="003F0B0C" w:rsidRDefault="008C42CB" w:rsidP="008C42CB">
      <w:pPr>
        <w:rPr>
          <w:rFonts w:ascii="宋体" w:eastAsia="宋体" w:hAnsi="宋体"/>
        </w:rPr>
      </w:pPr>
      <w:r w:rsidRPr="003F0B0C">
        <w:rPr>
          <w:rFonts w:ascii="宋体" w:eastAsia="宋体" w:hAnsi="宋体"/>
        </w:rPr>
        <w:t>#include &lt;bits/stdc++.h&gt;</w:t>
      </w:r>
    </w:p>
    <w:p w:rsidR="008C42CB" w:rsidRPr="003F0B0C" w:rsidRDefault="008C42CB" w:rsidP="008C42CB">
      <w:pPr>
        <w:rPr>
          <w:rFonts w:ascii="宋体" w:eastAsia="宋体" w:hAnsi="宋体"/>
        </w:rPr>
      </w:pPr>
      <w:r w:rsidRPr="003F0B0C">
        <w:rPr>
          <w:rFonts w:ascii="宋体" w:eastAsia="宋体" w:hAnsi="宋体"/>
        </w:rPr>
        <w:t>#define ll long long</w:t>
      </w:r>
    </w:p>
    <w:p w:rsidR="008C42CB" w:rsidRPr="003F0B0C" w:rsidRDefault="008C42CB" w:rsidP="008C42CB">
      <w:pPr>
        <w:rPr>
          <w:rFonts w:ascii="宋体" w:eastAsia="宋体" w:hAnsi="宋体"/>
        </w:rPr>
      </w:pPr>
      <w:r w:rsidRPr="003F0B0C">
        <w:rPr>
          <w:rFonts w:ascii="宋体" w:eastAsia="宋体" w:hAnsi="宋体"/>
        </w:rPr>
        <w:t>#define MAXN 100</w:t>
      </w:r>
    </w:p>
    <w:p w:rsidR="008C42CB" w:rsidRPr="003F0B0C" w:rsidRDefault="008C42CB" w:rsidP="008C42CB">
      <w:pPr>
        <w:rPr>
          <w:rFonts w:ascii="宋体" w:eastAsia="宋体" w:hAnsi="宋体"/>
        </w:rPr>
      </w:pPr>
      <w:r w:rsidRPr="003F0B0C">
        <w:rPr>
          <w:rFonts w:ascii="宋体" w:eastAsia="宋体" w:hAnsi="宋体"/>
        </w:rPr>
        <w:t>#define MODN 1000000007</w:t>
      </w:r>
    </w:p>
    <w:p w:rsidR="008C42CB" w:rsidRPr="003F0B0C" w:rsidRDefault="008C42CB" w:rsidP="008C42CB">
      <w:pPr>
        <w:rPr>
          <w:rFonts w:ascii="宋体" w:eastAsia="宋体" w:hAnsi="宋体"/>
        </w:rPr>
      </w:pPr>
      <w:r w:rsidRPr="003F0B0C">
        <w:rPr>
          <w:rFonts w:ascii="宋体" w:eastAsia="宋体" w:hAnsi="宋体"/>
        </w:rPr>
        <w:t>using namespace std;</w:t>
      </w:r>
    </w:p>
    <w:p w:rsidR="008C42CB" w:rsidRPr="003F0B0C" w:rsidRDefault="008C42CB" w:rsidP="008C42CB">
      <w:pPr>
        <w:rPr>
          <w:rFonts w:ascii="宋体" w:eastAsia="宋体" w:hAnsi="宋体"/>
        </w:rPr>
      </w:pPr>
    </w:p>
    <w:p w:rsidR="008C42CB" w:rsidRPr="003F0B0C" w:rsidRDefault="008C42CB" w:rsidP="008C42CB">
      <w:pPr>
        <w:rPr>
          <w:rFonts w:ascii="宋体" w:eastAsia="宋体" w:hAnsi="宋体"/>
        </w:rPr>
      </w:pPr>
      <w:r w:rsidRPr="003F0B0C">
        <w:rPr>
          <w:rFonts w:ascii="宋体" w:eastAsia="宋体" w:hAnsi="宋体"/>
        </w:rPr>
        <w:t>ll fast_pow(ll a,ll b,ll N,bool modflag){</w:t>
      </w:r>
    </w:p>
    <w:p w:rsidR="008C42CB" w:rsidRPr="003F0B0C" w:rsidRDefault="008C42CB" w:rsidP="008C42CB">
      <w:pPr>
        <w:rPr>
          <w:rFonts w:ascii="宋体" w:eastAsia="宋体" w:hAnsi="宋体"/>
        </w:rPr>
      </w:pPr>
      <w:r w:rsidRPr="003F0B0C">
        <w:rPr>
          <w:rFonts w:ascii="宋体" w:eastAsia="宋体" w:hAnsi="宋体"/>
        </w:rPr>
        <w:t xml:space="preserve">    if(modflag){</w:t>
      </w:r>
    </w:p>
    <w:p w:rsidR="008C42CB" w:rsidRPr="003F0B0C" w:rsidRDefault="008C42CB" w:rsidP="008C42CB">
      <w:pPr>
        <w:rPr>
          <w:rFonts w:ascii="宋体" w:eastAsia="宋体" w:hAnsi="宋体"/>
        </w:rPr>
      </w:pPr>
      <w:r w:rsidRPr="003F0B0C">
        <w:rPr>
          <w:rFonts w:ascii="宋体" w:eastAsia="宋体" w:hAnsi="宋体"/>
        </w:rPr>
        <w:t xml:space="preserve">        a%=N;</w:t>
      </w:r>
    </w:p>
    <w:p w:rsidR="008C42CB" w:rsidRPr="003F0B0C" w:rsidRDefault="008C42CB" w:rsidP="008C42CB">
      <w:pPr>
        <w:rPr>
          <w:rFonts w:ascii="宋体" w:eastAsia="宋体" w:hAnsi="宋体"/>
        </w:rPr>
      </w:pPr>
      <w:r w:rsidRPr="003F0B0C">
        <w:rPr>
          <w:rFonts w:ascii="宋体" w:eastAsia="宋体" w:hAnsi="宋体"/>
        </w:rPr>
        <w:t xml:space="preserve">        ll base=a,ans=1;</w:t>
      </w:r>
    </w:p>
    <w:p w:rsidR="008C42CB" w:rsidRPr="003F0B0C" w:rsidRDefault="008C42CB" w:rsidP="008C42CB">
      <w:pPr>
        <w:rPr>
          <w:rFonts w:ascii="宋体" w:eastAsia="宋体" w:hAnsi="宋体"/>
        </w:rPr>
      </w:pPr>
      <w:r w:rsidRPr="003F0B0C">
        <w:rPr>
          <w:rFonts w:ascii="宋体" w:eastAsia="宋体" w:hAnsi="宋体"/>
        </w:rPr>
        <w:t xml:space="preserve">        while(b){</w:t>
      </w:r>
    </w:p>
    <w:p w:rsidR="008C42CB" w:rsidRPr="003F0B0C" w:rsidRDefault="008C42CB" w:rsidP="008C42CB">
      <w:pPr>
        <w:rPr>
          <w:rFonts w:ascii="宋体" w:eastAsia="宋体" w:hAnsi="宋体"/>
        </w:rPr>
      </w:pPr>
      <w:r w:rsidRPr="003F0B0C">
        <w:rPr>
          <w:rFonts w:ascii="宋体" w:eastAsia="宋体" w:hAnsi="宋体"/>
        </w:rPr>
        <w:t xml:space="preserve">            if(b&amp;1) ans=(ans*base)%N;</w:t>
      </w:r>
    </w:p>
    <w:p w:rsidR="008C42CB" w:rsidRPr="003F0B0C" w:rsidRDefault="008C42CB" w:rsidP="008C42CB">
      <w:pPr>
        <w:rPr>
          <w:rFonts w:ascii="宋体" w:eastAsia="宋体" w:hAnsi="宋体"/>
        </w:rPr>
      </w:pPr>
      <w:r w:rsidRPr="003F0B0C">
        <w:rPr>
          <w:rFonts w:ascii="宋体" w:eastAsia="宋体" w:hAnsi="宋体"/>
        </w:rPr>
        <w:t xml:space="preserve">            b&gt;&gt;=1;</w:t>
      </w:r>
    </w:p>
    <w:p w:rsidR="008C42CB" w:rsidRPr="003F0B0C" w:rsidRDefault="008C42CB" w:rsidP="008C42CB">
      <w:pPr>
        <w:rPr>
          <w:rFonts w:ascii="宋体" w:eastAsia="宋体" w:hAnsi="宋体"/>
        </w:rPr>
      </w:pPr>
      <w:r w:rsidRPr="003F0B0C">
        <w:rPr>
          <w:rFonts w:ascii="宋体" w:eastAsia="宋体" w:hAnsi="宋体"/>
        </w:rPr>
        <w:t xml:space="preserve">            base=(base*base)%N;</w:t>
      </w:r>
    </w:p>
    <w:p w:rsidR="008C42CB" w:rsidRPr="003F0B0C" w:rsidRDefault="008C42CB" w:rsidP="008C42CB">
      <w:pPr>
        <w:rPr>
          <w:rFonts w:ascii="宋体" w:eastAsia="宋体" w:hAnsi="宋体"/>
        </w:rPr>
      </w:pPr>
      <w:r w:rsidRPr="003F0B0C">
        <w:rPr>
          <w:rFonts w:ascii="宋体" w:eastAsia="宋体" w:hAnsi="宋体"/>
        </w:rPr>
        <w:t xml:space="preserve">        }</w:t>
      </w:r>
    </w:p>
    <w:p w:rsidR="008C42CB" w:rsidRPr="003F0B0C" w:rsidRDefault="008C42CB" w:rsidP="008C42CB">
      <w:pPr>
        <w:rPr>
          <w:rFonts w:ascii="宋体" w:eastAsia="宋体" w:hAnsi="宋体"/>
        </w:rPr>
      </w:pPr>
      <w:r w:rsidRPr="003F0B0C">
        <w:rPr>
          <w:rFonts w:ascii="宋体" w:eastAsia="宋体" w:hAnsi="宋体"/>
        </w:rPr>
        <w:t xml:space="preserve">        return ans;</w:t>
      </w:r>
    </w:p>
    <w:p w:rsidR="008C42CB" w:rsidRPr="003F0B0C" w:rsidRDefault="008C42CB" w:rsidP="008C42CB">
      <w:pPr>
        <w:rPr>
          <w:rFonts w:ascii="宋体" w:eastAsia="宋体" w:hAnsi="宋体"/>
        </w:rPr>
      </w:pPr>
      <w:r w:rsidRPr="003F0B0C">
        <w:rPr>
          <w:rFonts w:ascii="宋体" w:eastAsia="宋体" w:hAnsi="宋体"/>
        </w:rPr>
        <w:t xml:space="preserve">    }</w:t>
      </w:r>
    </w:p>
    <w:p w:rsidR="008C42CB" w:rsidRPr="003F0B0C" w:rsidRDefault="008C42CB" w:rsidP="008C42CB">
      <w:pPr>
        <w:rPr>
          <w:rFonts w:ascii="宋体" w:eastAsia="宋体" w:hAnsi="宋体"/>
        </w:rPr>
      </w:pPr>
      <w:r w:rsidRPr="003F0B0C">
        <w:rPr>
          <w:rFonts w:ascii="宋体" w:eastAsia="宋体" w:hAnsi="宋体"/>
        </w:rPr>
        <w:t xml:space="preserve">    ll base=a,ans=1;</w:t>
      </w:r>
    </w:p>
    <w:p w:rsidR="008C42CB" w:rsidRPr="003F0B0C" w:rsidRDefault="008C42CB" w:rsidP="008C42CB">
      <w:pPr>
        <w:rPr>
          <w:rFonts w:ascii="宋体" w:eastAsia="宋体" w:hAnsi="宋体"/>
        </w:rPr>
      </w:pPr>
      <w:r w:rsidRPr="003F0B0C">
        <w:rPr>
          <w:rFonts w:ascii="宋体" w:eastAsia="宋体" w:hAnsi="宋体"/>
        </w:rPr>
        <w:t xml:space="preserve">    while(b){</w:t>
      </w:r>
    </w:p>
    <w:p w:rsidR="008C42CB" w:rsidRPr="003F0B0C" w:rsidRDefault="008C42CB" w:rsidP="008C42CB">
      <w:pPr>
        <w:rPr>
          <w:rFonts w:ascii="宋体" w:eastAsia="宋体" w:hAnsi="宋体"/>
        </w:rPr>
      </w:pPr>
      <w:r w:rsidRPr="003F0B0C">
        <w:rPr>
          <w:rFonts w:ascii="宋体" w:eastAsia="宋体" w:hAnsi="宋体"/>
        </w:rPr>
        <w:t xml:space="preserve">        if(b&amp;1) ans*=base;</w:t>
      </w:r>
    </w:p>
    <w:p w:rsidR="008C42CB" w:rsidRPr="003F0B0C" w:rsidRDefault="008C42CB" w:rsidP="008C42CB">
      <w:pPr>
        <w:rPr>
          <w:rFonts w:ascii="宋体" w:eastAsia="宋体" w:hAnsi="宋体"/>
        </w:rPr>
      </w:pPr>
      <w:r w:rsidRPr="003F0B0C">
        <w:rPr>
          <w:rFonts w:ascii="宋体" w:eastAsia="宋体" w:hAnsi="宋体"/>
        </w:rPr>
        <w:t xml:space="preserve">        b&gt;&gt;=1;</w:t>
      </w:r>
    </w:p>
    <w:p w:rsidR="008C42CB" w:rsidRPr="003F0B0C" w:rsidRDefault="008C42CB" w:rsidP="008C42CB">
      <w:pPr>
        <w:rPr>
          <w:rFonts w:ascii="宋体" w:eastAsia="宋体" w:hAnsi="宋体"/>
        </w:rPr>
      </w:pPr>
      <w:r w:rsidRPr="003F0B0C">
        <w:rPr>
          <w:rFonts w:ascii="宋体" w:eastAsia="宋体" w:hAnsi="宋体"/>
        </w:rPr>
        <w:t xml:space="preserve">        base*=base;</w:t>
      </w:r>
    </w:p>
    <w:p w:rsidR="008C42CB" w:rsidRPr="003F0B0C" w:rsidRDefault="008C42CB" w:rsidP="008C42CB">
      <w:pPr>
        <w:rPr>
          <w:rFonts w:ascii="宋体" w:eastAsia="宋体" w:hAnsi="宋体"/>
        </w:rPr>
      </w:pPr>
      <w:r w:rsidRPr="003F0B0C">
        <w:rPr>
          <w:rFonts w:ascii="宋体" w:eastAsia="宋体" w:hAnsi="宋体"/>
        </w:rPr>
        <w:t xml:space="preserve">    }</w:t>
      </w:r>
    </w:p>
    <w:p w:rsidR="008C42CB" w:rsidRPr="003F0B0C" w:rsidRDefault="008C42CB" w:rsidP="008C42CB">
      <w:pPr>
        <w:rPr>
          <w:rFonts w:ascii="宋体" w:eastAsia="宋体" w:hAnsi="宋体"/>
        </w:rPr>
      </w:pPr>
      <w:r w:rsidRPr="003F0B0C">
        <w:rPr>
          <w:rFonts w:ascii="宋体" w:eastAsia="宋体" w:hAnsi="宋体"/>
        </w:rPr>
        <w:t xml:space="preserve">    return ans;</w:t>
      </w:r>
    </w:p>
    <w:p w:rsidR="008C42CB" w:rsidRPr="003F0B0C" w:rsidRDefault="008C42CB" w:rsidP="008C42CB">
      <w:pPr>
        <w:rPr>
          <w:rFonts w:ascii="宋体" w:eastAsia="宋体" w:hAnsi="宋体"/>
        </w:rPr>
      </w:pPr>
    </w:p>
    <w:p w:rsidR="008C42CB" w:rsidRPr="003F0B0C" w:rsidRDefault="008C42CB" w:rsidP="008C42CB">
      <w:pPr>
        <w:rPr>
          <w:rFonts w:ascii="宋体" w:eastAsia="宋体" w:hAnsi="宋体"/>
        </w:rPr>
      </w:pPr>
      <w:r w:rsidRPr="003F0B0C">
        <w:rPr>
          <w:rFonts w:ascii="宋体" w:eastAsia="宋体" w:hAnsi="宋体"/>
        </w:rPr>
        <w:t>}</w:t>
      </w:r>
    </w:p>
    <w:p w:rsidR="008C42CB" w:rsidRPr="003F0B0C" w:rsidRDefault="008C42CB" w:rsidP="008C42CB">
      <w:pPr>
        <w:rPr>
          <w:rFonts w:ascii="宋体" w:eastAsia="宋体" w:hAnsi="宋体"/>
        </w:rPr>
      </w:pPr>
    </w:p>
    <w:p w:rsidR="008C42CB" w:rsidRPr="003F0B0C" w:rsidRDefault="008C42CB" w:rsidP="008C42CB">
      <w:pPr>
        <w:rPr>
          <w:rFonts w:ascii="宋体" w:eastAsia="宋体" w:hAnsi="宋体"/>
        </w:rPr>
      </w:pPr>
      <w:r w:rsidRPr="003F0B0C">
        <w:rPr>
          <w:rFonts w:ascii="宋体" w:eastAsia="宋体" w:hAnsi="宋体"/>
        </w:rPr>
        <w:t>ll f(ll n){</w:t>
      </w:r>
    </w:p>
    <w:p w:rsidR="008C42CB" w:rsidRPr="003F0B0C" w:rsidRDefault="008C42CB" w:rsidP="008C42CB">
      <w:pPr>
        <w:rPr>
          <w:rFonts w:ascii="宋体" w:eastAsia="宋体" w:hAnsi="宋体"/>
        </w:rPr>
      </w:pPr>
      <w:r w:rsidRPr="003F0B0C">
        <w:rPr>
          <w:rFonts w:ascii="宋体" w:eastAsia="宋体" w:hAnsi="宋体"/>
        </w:rPr>
        <w:t xml:space="preserve">    if(n==1) return 4;</w:t>
      </w:r>
    </w:p>
    <w:p w:rsidR="008C42CB" w:rsidRPr="003F0B0C" w:rsidRDefault="008C42CB" w:rsidP="008C42CB">
      <w:pPr>
        <w:rPr>
          <w:rFonts w:ascii="宋体" w:eastAsia="宋体" w:hAnsi="宋体"/>
        </w:rPr>
      </w:pPr>
      <w:r w:rsidRPr="003F0B0C">
        <w:rPr>
          <w:rFonts w:ascii="宋体" w:eastAsia="宋体" w:hAnsi="宋体"/>
        </w:rPr>
        <w:t xml:space="preserve">    return (3*fast_pow(2,2*(n-1),MODN,true))%MODN+((n+1)*fast_pow(2,n-2,MODN,true))%MODN;</w:t>
      </w:r>
    </w:p>
    <w:p w:rsidR="008C42CB" w:rsidRPr="003F0B0C" w:rsidRDefault="008C42CB" w:rsidP="008C42CB">
      <w:pPr>
        <w:rPr>
          <w:rFonts w:ascii="宋体" w:eastAsia="宋体" w:hAnsi="宋体"/>
        </w:rPr>
      </w:pPr>
      <w:r w:rsidRPr="003F0B0C">
        <w:rPr>
          <w:rFonts w:ascii="宋体" w:eastAsia="宋体" w:hAnsi="宋体"/>
        </w:rPr>
        <w:t>}</w:t>
      </w:r>
    </w:p>
    <w:p w:rsidR="008C42CB" w:rsidRPr="003F0B0C" w:rsidRDefault="008C42CB" w:rsidP="008C42CB">
      <w:pPr>
        <w:rPr>
          <w:rFonts w:ascii="宋体" w:eastAsia="宋体" w:hAnsi="宋体"/>
        </w:rPr>
      </w:pPr>
    </w:p>
    <w:p w:rsidR="008C42CB" w:rsidRPr="003F0B0C" w:rsidRDefault="008C42CB" w:rsidP="008C42CB">
      <w:pPr>
        <w:rPr>
          <w:rFonts w:ascii="宋体" w:eastAsia="宋体" w:hAnsi="宋体"/>
        </w:rPr>
      </w:pPr>
      <w:r w:rsidRPr="003F0B0C">
        <w:rPr>
          <w:rFonts w:ascii="宋体" w:eastAsia="宋体" w:hAnsi="宋体"/>
        </w:rPr>
        <w:lastRenderedPageBreak/>
        <w:t>ll s[MAXN]={1,2};</w:t>
      </w:r>
    </w:p>
    <w:p w:rsidR="008C42CB" w:rsidRPr="003F0B0C" w:rsidRDefault="008C42CB" w:rsidP="008C42CB">
      <w:pPr>
        <w:rPr>
          <w:rFonts w:ascii="宋体" w:eastAsia="宋体" w:hAnsi="宋体"/>
        </w:rPr>
      </w:pPr>
      <w:r w:rsidRPr="003F0B0C">
        <w:rPr>
          <w:rFonts w:ascii="宋体" w:eastAsia="宋体" w:hAnsi="宋体"/>
        </w:rPr>
        <w:t>int main(){</w:t>
      </w:r>
    </w:p>
    <w:p w:rsidR="008C42CB" w:rsidRPr="003F0B0C" w:rsidRDefault="008C42CB" w:rsidP="008C42CB">
      <w:pPr>
        <w:rPr>
          <w:rFonts w:ascii="宋体" w:eastAsia="宋体" w:hAnsi="宋体"/>
        </w:rPr>
      </w:pPr>
      <w:r w:rsidRPr="003F0B0C">
        <w:rPr>
          <w:rFonts w:ascii="宋体" w:eastAsia="宋体" w:hAnsi="宋体"/>
        </w:rPr>
        <w:t xml:space="preserve">    for (int i=2;i&lt;=70;i++){</w:t>
      </w:r>
    </w:p>
    <w:p w:rsidR="008C42CB" w:rsidRPr="003F0B0C" w:rsidRDefault="008C42CB" w:rsidP="008C42CB">
      <w:pPr>
        <w:rPr>
          <w:rFonts w:ascii="宋体" w:eastAsia="宋体" w:hAnsi="宋体"/>
        </w:rPr>
      </w:pPr>
      <w:r w:rsidRPr="003F0B0C">
        <w:rPr>
          <w:rFonts w:ascii="宋体" w:eastAsia="宋体" w:hAnsi="宋体"/>
        </w:rPr>
        <w:t xml:space="preserve">        s[i]=(s[i-1]+f(i-1)%MODN)%MODN;</w:t>
      </w:r>
    </w:p>
    <w:p w:rsidR="008C42CB" w:rsidRPr="003F0B0C" w:rsidRDefault="008C42CB" w:rsidP="008C42CB">
      <w:pPr>
        <w:rPr>
          <w:rFonts w:ascii="宋体" w:eastAsia="宋体" w:hAnsi="宋体"/>
        </w:rPr>
      </w:pPr>
      <w:r w:rsidRPr="003F0B0C">
        <w:rPr>
          <w:rFonts w:ascii="宋体" w:eastAsia="宋体" w:hAnsi="宋体"/>
        </w:rPr>
        <w:t xml:space="preserve">    }</w:t>
      </w:r>
    </w:p>
    <w:p w:rsidR="008C42CB" w:rsidRPr="003F0B0C" w:rsidRDefault="008C42CB" w:rsidP="008C42CB">
      <w:pPr>
        <w:rPr>
          <w:rFonts w:ascii="宋体" w:eastAsia="宋体" w:hAnsi="宋体"/>
        </w:rPr>
      </w:pPr>
      <w:r w:rsidRPr="003F0B0C">
        <w:rPr>
          <w:rFonts w:ascii="宋体" w:eastAsia="宋体" w:hAnsi="宋体"/>
        </w:rPr>
        <w:t xml:space="preserve">    int t;</w:t>
      </w:r>
    </w:p>
    <w:p w:rsidR="008C42CB" w:rsidRPr="003F0B0C" w:rsidRDefault="008C42CB" w:rsidP="008C42CB">
      <w:pPr>
        <w:rPr>
          <w:rFonts w:ascii="宋体" w:eastAsia="宋体" w:hAnsi="宋体"/>
        </w:rPr>
      </w:pPr>
      <w:r w:rsidRPr="003F0B0C">
        <w:rPr>
          <w:rFonts w:ascii="宋体" w:eastAsia="宋体" w:hAnsi="宋体"/>
        </w:rPr>
        <w:t xml:space="preserve">    cin&gt;&gt;t;</w:t>
      </w:r>
    </w:p>
    <w:p w:rsidR="008C42CB" w:rsidRPr="003F0B0C" w:rsidRDefault="008C42CB" w:rsidP="008C42CB">
      <w:pPr>
        <w:rPr>
          <w:rFonts w:ascii="宋体" w:eastAsia="宋体" w:hAnsi="宋体"/>
        </w:rPr>
      </w:pPr>
      <w:r w:rsidRPr="003F0B0C">
        <w:rPr>
          <w:rFonts w:ascii="宋体" w:eastAsia="宋体" w:hAnsi="宋体"/>
        </w:rPr>
        <w:t xml:space="preserve">    while(t--){</w:t>
      </w:r>
    </w:p>
    <w:p w:rsidR="008C42CB" w:rsidRPr="003F0B0C" w:rsidRDefault="008C42CB" w:rsidP="008C42CB">
      <w:pPr>
        <w:rPr>
          <w:rFonts w:ascii="宋体" w:eastAsia="宋体" w:hAnsi="宋体"/>
        </w:rPr>
      </w:pPr>
      <w:r w:rsidRPr="003F0B0C">
        <w:rPr>
          <w:rFonts w:ascii="宋体" w:eastAsia="宋体" w:hAnsi="宋体"/>
        </w:rPr>
        <w:t xml:space="preserve">        ll n;</w:t>
      </w:r>
    </w:p>
    <w:p w:rsidR="008C42CB" w:rsidRPr="003F0B0C" w:rsidRDefault="008C42CB" w:rsidP="008C42CB">
      <w:pPr>
        <w:rPr>
          <w:rFonts w:ascii="宋体" w:eastAsia="宋体" w:hAnsi="宋体"/>
        </w:rPr>
      </w:pPr>
      <w:r w:rsidRPr="003F0B0C">
        <w:rPr>
          <w:rFonts w:ascii="宋体" w:eastAsia="宋体" w:hAnsi="宋体"/>
        </w:rPr>
        <w:t xml:space="preserve">        cin&gt;&gt;n;</w:t>
      </w:r>
    </w:p>
    <w:p w:rsidR="008C42CB" w:rsidRPr="003F0B0C" w:rsidRDefault="008C42CB" w:rsidP="008C42CB">
      <w:pPr>
        <w:rPr>
          <w:rFonts w:ascii="宋体" w:eastAsia="宋体" w:hAnsi="宋体"/>
        </w:rPr>
      </w:pPr>
      <w:r w:rsidRPr="003F0B0C">
        <w:rPr>
          <w:rFonts w:ascii="宋体" w:eastAsia="宋体" w:hAnsi="宋体"/>
        </w:rPr>
        <w:t xml:space="preserve">        if(n==1){</w:t>
      </w:r>
    </w:p>
    <w:p w:rsidR="008C42CB" w:rsidRPr="003F0B0C" w:rsidRDefault="008C42CB" w:rsidP="008C42CB">
      <w:pPr>
        <w:rPr>
          <w:rFonts w:ascii="宋体" w:eastAsia="宋体" w:hAnsi="宋体"/>
        </w:rPr>
      </w:pPr>
      <w:r w:rsidRPr="003F0B0C">
        <w:rPr>
          <w:rFonts w:ascii="宋体" w:eastAsia="宋体" w:hAnsi="宋体"/>
        </w:rPr>
        <w:t xml:space="preserve">            cout&lt;&lt;1&lt;&lt;endl;</w:t>
      </w:r>
    </w:p>
    <w:p w:rsidR="008C42CB" w:rsidRPr="003F0B0C" w:rsidRDefault="008C42CB" w:rsidP="008C42CB">
      <w:pPr>
        <w:rPr>
          <w:rFonts w:ascii="宋体" w:eastAsia="宋体" w:hAnsi="宋体"/>
        </w:rPr>
      </w:pPr>
      <w:r w:rsidRPr="003F0B0C">
        <w:rPr>
          <w:rFonts w:ascii="宋体" w:eastAsia="宋体" w:hAnsi="宋体"/>
        </w:rPr>
        <w:t xml:space="preserve">            continue;</w:t>
      </w:r>
    </w:p>
    <w:p w:rsidR="008C42CB" w:rsidRPr="003F0B0C" w:rsidRDefault="008C42CB" w:rsidP="008C42CB">
      <w:pPr>
        <w:rPr>
          <w:rFonts w:ascii="宋体" w:eastAsia="宋体" w:hAnsi="宋体"/>
        </w:rPr>
      </w:pPr>
      <w:r w:rsidRPr="003F0B0C">
        <w:rPr>
          <w:rFonts w:ascii="宋体" w:eastAsia="宋体" w:hAnsi="宋体"/>
        </w:rPr>
        <w:t xml:space="preserve">        }</w:t>
      </w:r>
    </w:p>
    <w:p w:rsidR="008C42CB" w:rsidRPr="003F0B0C" w:rsidRDefault="008C42CB" w:rsidP="008C42CB">
      <w:pPr>
        <w:rPr>
          <w:rFonts w:ascii="宋体" w:eastAsia="宋体" w:hAnsi="宋体"/>
        </w:rPr>
      </w:pPr>
      <w:r w:rsidRPr="003F0B0C">
        <w:rPr>
          <w:rFonts w:ascii="宋体" w:eastAsia="宋体" w:hAnsi="宋体"/>
        </w:rPr>
        <w:t xml:space="preserve">        int cnt=0;</w:t>
      </w:r>
    </w:p>
    <w:p w:rsidR="008C42CB" w:rsidRPr="003F0B0C" w:rsidRDefault="008C42CB" w:rsidP="008C42CB">
      <w:pPr>
        <w:rPr>
          <w:rFonts w:ascii="宋体" w:eastAsia="宋体" w:hAnsi="宋体"/>
        </w:rPr>
      </w:pPr>
      <w:r w:rsidRPr="003F0B0C">
        <w:rPr>
          <w:rFonts w:ascii="宋体" w:eastAsia="宋体" w:hAnsi="宋体"/>
        </w:rPr>
        <w:t xml:space="preserve">        while(fast_pow(2,cnt,MODN,false)&lt;=n) cnt++;</w:t>
      </w:r>
    </w:p>
    <w:p w:rsidR="008C42CB" w:rsidRPr="003F0B0C" w:rsidRDefault="008C42CB" w:rsidP="008C42CB">
      <w:pPr>
        <w:rPr>
          <w:rFonts w:ascii="宋体" w:eastAsia="宋体" w:hAnsi="宋体"/>
        </w:rPr>
      </w:pPr>
      <w:r w:rsidRPr="003F0B0C">
        <w:rPr>
          <w:rFonts w:ascii="宋体" w:eastAsia="宋体" w:hAnsi="宋体"/>
        </w:rPr>
        <w:t xml:space="preserve">        cnt--;</w:t>
      </w:r>
    </w:p>
    <w:p w:rsidR="008C42CB" w:rsidRPr="003F0B0C" w:rsidRDefault="008C42CB" w:rsidP="008C42CB">
      <w:pPr>
        <w:rPr>
          <w:rFonts w:ascii="宋体" w:eastAsia="宋体" w:hAnsi="宋体"/>
        </w:rPr>
      </w:pPr>
      <w:r w:rsidRPr="003F0B0C">
        <w:rPr>
          <w:rFonts w:ascii="宋体" w:eastAsia="宋体" w:hAnsi="宋体"/>
        </w:rPr>
        <w:t xml:space="preserve">        ll ans=s[cnt];</w:t>
      </w:r>
    </w:p>
    <w:p w:rsidR="008C42CB" w:rsidRPr="003F0B0C" w:rsidRDefault="008C42CB" w:rsidP="008C42CB">
      <w:pPr>
        <w:rPr>
          <w:rFonts w:ascii="宋体" w:eastAsia="宋体" w:hAnsi="宋体"/>
        </w:rPr>
      </w:pPr>
      <w:r w:rsidRPr="003F0B0C">
        <w:rPr>
          <w:rFonts w:ascii="宋体" w:eastAsia="宋体" w:hAnsi="宋体"/>
        </w:rPr>
        <w:t xml:space="preserve">        n=n-fast_pow(2,cnt,MODN,false);</w:t>
      </w:r>
    </w:p>
    <w:p w:rsidR="008C42CB" w:rsidRPr="003F0B0C" w:rsidRDefault="008C42CB" w:rsidP="008C42CB">
      <w:pPr>
        <w:rPr>
          <w:rFonts w:ascii="宋体" w:eastAsia="宋体" w:hAnsi="宋体"/>
        </w:rPr>
      </w:pPr>
      <w:r w:rsidRPr="003F0B0C">
        <w:rPr>
          <w:rFonts w:ascii="宋体" w:eastAsia="宋体" w:hAnsi="宋体"/>
        </w:rPr>
        <w:t xml:space="preserve">        while(n){</w:t>
      </w:r>
    </w:p>
    <w:p w:rsidR="008C42CB" w:rsidRPr="003F0B0C" w:rsidRDefault="008C42CB" w:rsidP="008C42CB">
      <w:pPr>
        <w:rPr>
          <w:rFonts w:ascii="宋体" w:eastAsia="宋体" w:hAnsi="宋体"/>
        </w:rPr>
      </w:pPr>
      <w:r w:rsidRPr="003F0B0C">
        <w:rPr>
          <w:rFonts w:ascii="宋体" w:eastAsia="宋体" w:hAnsi="宋体"/>
        </w:rPr>
        <w:t xml:space="preserve">            n++;</w:t>
      </w:r>
    </w:p>
    <w:p w:rsidR="008C42CB" w:rsidRPr="003F0B0C" w:rsidRDefault="008C42CB" w:rsidP="008C42CB">
      <w:pPr>
        <w:rPr>
          <w:rFonts w:ascii="宋体" w:eastAsia="宋体" w:hAnsi="宋体"/>
        </w:rPr>
      </w:pPr>
      <w:r w:rsidRPr="003F0B0C">
        <w:rPr>
          <w:rFonts w:ascii="宋体" w:eastAsia="宋体" w:hAnsi="宋体"/>
        </w:rPr>
        <w:t xml:space="preserve">            ll add=(fast_pow(2,cnt-1,MODN,false))%MODN;</w:t>
      </w:r>
    </w:p>
    <w:p w:rsidR="008C42CB" w:rsidRPr="003F0B0C" w:rsidRDefault="008C42CB" w:rsidP="008C42CB">
      <w:pPr>
        <w:rPr>
          <w:rFonts w:ascii="宋体" w:eastAsia="宋体" w:hAnsi="宋体"/>
        </w:rPr>
      </w:pPr>
      <w:r w:rsidRPr="003F0B0C">
        <w:rPr>
          <w:rFonts w:ascii="宋体" w:eastAsia="宋体" w:hAnsi="宋体"/>
        </w:rPr>
        <w:t xml:space="preserve">            ans=(ans+((add*((n-1)%MODN))%MODN))%MODN;</w:t>
      </w:r>
    </w:p>
    <w:p w:rsidR="008C42CB" w:rsidRPr="003F0B0C" w:rsidRDefault="008C42CB" w:rsidP="008C42CB">
      <w:pPr>
        <w:rPr>
          <w:rFonts w:ascii="宋体" w:eastAsia="宋体" w:hAnsi="宋体"/>
        </w:rPr>
      </w:pPr>
      <w:r w:rsidRPr="003F0B0C">
        <w:rPr>
          <w:rFonts w:ascii="宋体" w:eastAsia="宋体" w:hAnsi="宋体"/>
        </w:rPr>
        <w:t xml:space="preserve">            while(fast_pow(2,cnt,MODN,false)&gt;n) cnt--;</w:t>
      </w:r>
    </w:p>
    <w:p w:rsidR="008C42CB" w:rsidRPr="003F0B0C" w:rsidRDefault="008C42CB" w:rsidP="008C42CB">
      <w:pPr>
        <w:rPr>
          <w:rFonts w:ascii="宋体" w:eastAsia="宋体" w:hAnsi="宋体"/>
        </w:rPr>
      </w:pPr>
      <w:r w:rsidRPr="003F0B0C">
        <w:rPr>
          <w:rFonts w:ascii="宋体" w:eastAsia="宋体" w:hAnsi="宋体"/>
        </w:rPr>
        <w:t xml:space="preserve">            ans=((ans+s[cnt])%MODN+MODN-1)%MODN;</w:t>
      </w:r>
    </w:p>
    <w:p w:rsidR="008C42CB" w:rsidRPr="003F0B0C" w:rsidRDefault="008C42CB" w:rsidP="008C42CB">
      <w:pPr>
        <w:rPr>
          <w:rFonts w:ascii="宋体" w:eastAsia="宋体" w:hAnsi="宋体"/>
        </w:rPr>
      </w:pPr>
      <w:r w:rsidRPr="003F0B0C">
        <w:rPr>
          <w:rFonts w:ascii="宋体" w:eastAsia="宋体" w:hAnsi="宋体"/>
        </w:rPr>
        <w:t xml:space="preserve">            n=n-fast_pow(2,cnt,MODN,false);</w:t>
      </w:r>
    </w:p>
    <w:p w:rsidR="008C42CB" w:rsidRPr="003F0B0C" w:rsidRDefault="008C42CB" w:rsidP="008C42CB">
      <w:pPr>
        <w:rPr>
          <w:rFonts w:ascii="宋体" w:eastAsia="宋体" w:hAnsi="宋体"/>
        </w:rPr>
      </w:pPr>
      <w:r w:rsidRPr="003F0B0C">
        <w:rPr>
          <w:rFonts w:ascii="宋体" w:eastAsia="宋体" w:hAnsi="宋体"/>
        </w:rPr>
        <w:t xml:space="preserve">        }</w:t>
      </w:r>
    </w:p>
    <w:p w:rsidR="008C42CB" w:rsidRPr="003F0B0C" w:rsidRDefault="008C42CB" w:rsidP="008C42CB">
      <w:pPr>
        <w:rPr>
          <w:rFonts w:ascii="宋体" w:eastAsia="宋体" w:hAnsi="宋体"/>
        </w:rPr>
      </w:pPr>
      <w:r w:rsidRPr="003F0B0C">
        <w:rPr>
          <w:rFonts w:ascii="宋体" w:eastAsia="宋体" w:hAnsi="宋体"/>
        </w:rPr>
        <w:t xml:space="preserve">        cout&lt;&lt;ans&lt;&lt;endl;</w:t>
      </w:r>
    </w:p>
    <w:p w:rsidR="008C42CB" w:rsidRPr="003F0B0C" w:rsidRDefault="008C42CB" w:rsidP="008C42CB">
      <w:pPr>
        <w:rPr>
          <w:rFonts w:ascii="宋体" w:eastAsia="宋体" w:hAnsi="宋体"/>
        </w:rPr>
      </w:pPr>
      <w:r w:rsidRPr="003F0B0C">
        <w:rPr>
          <w:rFonts w:ascii="宋体" w:eastAsia="宋体" w:hAnsi="宋体"/>
        </w:rPr>
        <w:t xml:space="preserve">    }</w:t>
      </w:r>
    </w:p>
    <w:p w:rsidR="008C42CB" w:rsidRPr="003F0B0C" w:rsidRDefault="008C42CB" w:rsidP="008C42CB">
      <w:pPr>
        <w:rPr>
          <w:rFonts w:ascii="宋体" w:eastAsia="宋体" w:hAnsi="宋体"/>
        </w:rPr>
      </w:pPr>
      <w:r w:rsidRPr="003F0B0C">
        <w:rPr>
          <w:rFonts w:ascii="宋体" w:eastAsia="宋体" w:hAnsi="宋体"/>
        </w:rPr>
        <w:t xml:space="preserve">    return 0;</w:t>
      </w:r>
    </w:p>
    <w:p w:rsidR="008C42CB" w:rsidRPr="003F0B0C" w:rsidRDefault="008C42CB" w:rsidP="008C42CB">
      <w:pPr>
        <w:rPr>
          <w:rFonts w:ascii="宋体" w:eastAsia="宋体" w:hAnsi="宋体"/>
        </w:rPr>
      </w:pPr>
      <w:r w:rsidRPr="003F0B0C">
        <w:rPr>
          <w:rFonts w:ascii="宋体" w:eastAsia="宋体" w:hAnsi="宋体"/>
        </w:rPr>
        <w:t>}</w:t>
      </w:r>
    </w:p>
    <w:p w:rsidR="00353E8D" w:rsidRPr="003F0B0C" w:rsidRDefault="00353E8D" w:rsidP="00353E8D">
      <w:pPr>
        <w:pStyle w:val="3"/>
        <w:rPr>
          <w:rFonts w:ascii="宋体" w:eastAsia="宋体" w:hAnsi="宋体"/>
          <w:b w:val="0"/>
        </w:rPr>
      </w:pPr>
      <w:bookmarkStart w:id="217" w:name="_Toc521431910"/>
      <w:r w:rsidRPr="003F0B0C">
        <w:rPr>
          <w:rFonts w:ascii="宋体" w:eastAsia="宋体" w:hAnsi="宋体" w:hint="eastAsia"/>
          <w:b w:val="0"/>
        </w:rPr>
        <w:t>√-EOJ-</w:t>
      </w:r>
      <w:r w:rsidRPr="003F0B0C">
        <w:rPr>
          <w:rFonts w:ascii="宋体" w:eastAsia="宋体" w:hAnsi="宋体"/>
          <w:b w:val="0"/>
        </w:rPr>
        <w:t>110</w:t>
      </w:r>
      <w:r w:rsidRPr="003F0B0C">
        <w:rPr>
          <w:rFonts w:ascii="宋体" w:eastAsia="宋体" w:hAnsi="宋体" w:hint="eastAsia"/>
          <w:b w:val="0"/>
        </w:rPr>
        <w:t>-</w:t>
      </w:r>
      <w:r w:rsidRPr="003F0B0C">
        <w:rPr>
          <w:rFonts w:ascii="宋体" w:eastAsia="宋体" w:hAnsi="宋体"/>
          <w:b w:val="0"/>
        </w:rPr>
        <w:t>2018</w:t>
      </w:r>
      <w:r w:rsidRPr="003F0B0C">
        <w:rPr>
          <w:rFonts w:ascii="宋体" w:eastAsia="宋体" w:hAnsi="宋体" w:hint="eastAsia"/>
          <w:b w:val="0"/>
        </w:rPr>
        <w:t>月赛7-数蝌蚪-签到题</w:t>
      </w:r>
      <w:bookmarkEnd w:id="217"/>
      <w:r w:rsidRPr="003F0B0C">
        <w:rPr>
          <w:rFonts w:ascii="宋体" w:eastAsia="宋体" w:hAnsi="宋体"/>
          <w:b w:val="0"/>
        </w:rPr>
        <w:fldChar w:fldCharType="begin"/>
      </w:r>
      <w:r w:rsidRPr="003F0B0C">
        <w:rPr>
          <w:rFonts w:ascii="宋体" w:eastAsia="宋体" w:hAnsi="宋体"/>
        </w:rPr>
        <w:instrText xml:space="preserve"> XE "</w:instrText>
      </w:r>
      <w:r w:rsidRPr="003F0B0C">
        <w:rPr>
          <w:rFonts w:ascii="宋体" w:eastAsia="宋体" w:hAnsi="宋体" w:hint="eastAsia"/>
          <w:b w:val="0"/>
        </w:rPr>
        <w:instrText>√-EOJ-</w:instrText>
      </w:r>
      <w:r w:rsidRPr="003F0B0C">
        <w:rPr>
          <w:rFonts w:ascii="宋体" w:eastAsia="宋体" w:hAnsi="宋体"/>
          <w:b w:val="0"/>
        </w:rPr>
        <w:instrText>110</w:instrText>
      </w:r>
      <w:r w:rsidRPr="003F0B0C">
        <w:rPr>
          <w:rFonts w:ascii="宋体" w:eastAsia="宋体" w:hAnsi="宋体" w:hint="eastAsia"/>
          <w:b w:val="0"/>
        </w:rPr>
        <w:instrText>-</w:instrText>
      </w:r>
      <w:r w:rsidRPr="003F0B0C">
        <w:rPr>
          <w:rFonts w:ascii="宋体" w:eastAsia="宋体" w:hAnsi="宋体"/>
          <w:b w:val="0"/>
        </w:rPr>
        <w:instrText>2018</w:instrText>
      </w:r>
      <w:r w:rsidRPr="003F0B0C">
        <w:rPr>
          <w:rFonts w:ascii="宋体" w:eastAsia="宋体" w:hAnsi="宋体" w:hint="eastAsia"/>
          <w:b w:val="0"/>
        </w:rPr>
        <w:instrText>月赛7-数蝌蚪-签到题</w:instrText>
      </w:r>
      <w:r w:rsidRPr="003F0B0C">
        <w:rPr>
          <w:rFonts w:ascii="宋体" w:eastAsia="宋体" w:hAnsi="宋体"/>
          <w:b w:val="0"/>
        </w:rPr>
        <w:instrText>:</w:instrText>
      </w:r>
      <w:r w:rsidRPr="003F0B0C">
        <w:rPr>
          <w:rFonts w:ascii="宋体" w:eastAsia="宋体" w:hAnsi="宋体" w:hint="eastAsia"/>
        </w:rPr>
        <w:instrText>1</w:instrText>
      </w:r>
      <w:r w:rsidRPr="003F0B0C">
        <w:rPr>
          <w:rFonts w:ascii="宋体" w:eastAsia="宋体" w:hAnsi="宋体"/>
        </w:rPr>
        <w:instrText xml:space="preserve">10" \y "EOJ:110" </w:instrText>
      </w:r>
      <w:r w:rsidRPr="003F0B0C">
        <w:rPr>
          <w:rFonts w:ascii="宋体" w:eastAsia="宋体" w:hAnsi="宋体"/>
          <w:b w:val="0"/>
        </w:rPr>
        <w:fldChar w:fldCharType="end"/>
      </w:r>
    </w:p>
    <w:p w:rsidR="00353E8D" w:rsidRPr="003F0B0C" w:rsidRDefault="00353E8D" w:rsidP="00353E8D">
      <w:pPr>
        <w:rPr>
          <w:rFonts w:ascii="宋体" w:eastAsia="宋体" w:hAnsi="宋体"/>
        </w:rPr>
      </w:pPr>
      <w:r w:rsidRPr="003F0B0C">
        <w:rPr>
          <w:rFonts w:ascii="宋体" w:eastAsia="宋体" w:hAnsi="宋体" w:hint="eastAsia"/>
        </w:rPr>
        <w:t>【题意】n个数，要求变为公差为k的等差数列（均要为正），对每个数可以加1或减1算1次操作，求最小操作数</w:t>
      </w:r>
    </w:p>
    <w:p w:rsidR="00353E8D" w:rsidRPr="003F0B0C" w:rsidRDefault="00353E8D" w:rsidP="00353E8D">
      <w:pPr>
        <w:rPr>
          <w:rFonts w:ascii="宋体" w:eastAsia="宋体" w:hAnsi="宋体"/>
        </w:rPr>
      </w:pPr>
      <w:r w:rsidRPr="003F0B0C">
        <w:rPr>
          <w:rFonts w:ascii="宋体" w:eastAsia="宋体" w:hAnsi="宋体" w:hint="eastAsia"/>
        </w:rPr>
        <w:t>【题解】</w:t>
      </w:r>
    </w:p>
    <w:p w:rsidR="00353E8D" w:rsidRPr="003F0B0C" w:rsidRDefault="00353E8D" w:rsidP="00353E8D">
      <w:pPr>
        <w:rPr>
          <w:rFonts w:ascii="宋体" w:eastAsia="宋体" w:hAnsi="宋体"/>
        </w:rPr>
      </w:pPr>
      <w:r w:rsidRPr="003F0B0C">
        <w:rPr>
          <w:rFonts w:ascii="宋体" w:eastAsia="宋体" w:hAnsi="宋体" w:hint="eastAsia"/>
        </w:rPr>
        <w:t>【代码】</w:t>
      </w:r>
    </w:p>
    <w:p w:rsidR="00353E8D" w:rsidRPr="003F0B0C" w:rsidRDefault="00353E8D" w:rsidP="00353E8D">
      <w:pPr>
        <w:rPr>
          <w:rFonts w:ascii="宋体" w:eastAsia="宋体" w:hAnsi="宋体"/>
        </w:rPr>
      </w:pPr>
      <w:r w:rsidRPr="003F0B0C">
        <w:rPr>
          <w:rFonts w:ascii="宋体" w:eastAsia="宋体" w:hAnsi="宋体"/>
        </w:rPr>
        <w:t>#include &lt;bits/stdc++.h&gt;</w:t>
      </w:r>
    </w:p>
    <w:p w:rsidR="00353E8D" w:rsidRPr="003F0B0C" w:rsidRDefault="00353E8D" w:rsidP="00353E8D">
      <w:pPr>
        <w:rPr>
          <w:rFonts w:ascii="宋体" w:eastAsia="宋体" w:hAnsi="宋体"/>
        </w:rPr>
      </w:pPr>
      <w:r w:rsidRPr="003F0B0C">
        <w:rPr>
          <w:rFonts w:ascii="宋体" w:eastAsia="宋体" w:hAnsi="宋体"/>
        </w:rPr>
        <w:t>#define ll long long</w:t>
      </w:r>
    </w:p>
    <w:p w:rsidR="00353E8D" w:rsidRPr="003F0B0C" w:rsidRDefault="00353E8D" w:rsidP="00353E8D">
      <w:pPr>
        <w:rPr>
          <w:rFonts w:ascii="宋体" w:eastAsia="宋体" w:hAnsi="宋体"/>
        </w:rPr>
      </w:pPr>
      <w:r w:rsidRPr="003F0B0C">
        <w:rPr>
          <w:rFonts w:ascii="宋体" w:eastAsia="宋体" w:hAnsi="宋体"/>
        </w:rPr>
        <w:t>#define MAXN 300010</w:t>
      </w:r>
    </w:p>
    <w:p w:rsidR="00353E8D" w:rsidRPr="003F0B0C" w:rsidRDefault="00353E8D" w:rsidP="00353E8D">
      <w:pPr>
        <w:rPr>
          <w:rFonts w:ascii="宋体" w:eastAsia="宋体" w:hAnsi="宋体"/>
        </w:rPr>
      </w:pPr>
    </w:p>
    <w:p w:rsidR="00353E8D" w:rsidRPr="003F0B0C" w:rsidRDefault="00353E8D" w:rsidP="00353E8D">
      <w:pPr>
        <w:rPr>
          <w:rFonts w:ascii="宋体" w:eastAsia="宋体" w:hAnsi="宋体"/>
        </w:rPr>
      </w:pPr>
      <w:r w:rsidRPr="003F0B0C">
        <w:rPr>
          <w:rFonts w:ascii="宋体" w:eastAsia="宋体" w:hAnsi="宋体"/>
        </w:rPr>
        <w:t>using namespace std;</w:t>
      </w:r>
    </w:p>
    <w:p w:rsidR="00353E8D" w:rsidRPr="003F0B0C" w:rsidRDefault="00353E8D" w:rsidP="00353E8D">
      <w:pPr>
        <w:rPr>
          <w:rFonts w:ascii="宋体" w:eastAsia="宋体" w:hAnsi="宋体"/>
        </w:rPr>
      </w:pPr>
    </w:p>
    <w:p w:rsidR="00353E8D" w:rsidRPr="003F0B0C" w:rsidRDefault="00353E8D" w:rsidP="00353E8D">
      <w:pPr>
        <w:rPr>
          <w:rFonts w:ascii="宋体" w:eastAsia="宋体" w:hAnsi="宋体"/>
        </w:rPr>
      </w:pPr>
      <w:r w:rsidRPr="003F0B0C">
        <w:rPr>
          <w:rFonts w:ascii="宋体" w:eastAsia="宋体" w:hAnsi="宋体"/>
        </w:rPr>
        <w:lastRenderedPageBreak/>
        <w:t>int main(){</w:t>
      </w:r>
    </w:p>
    <w:p w:rsidR="00353E8D" w:rsidRPr="003F0B0C" w:rsidRDefault="00353E8D" w:rsidP="00353E8D">
      <w:pPr>
        <w:rPr>
          <w:rFonts w:ascii="宋体" w:eastAsia="宋体" w:hAnsi="宋体"/>
        </w:rPr>
      </w:pPr>
      <w:r w:rsidRPr="003F0B0C">
        <w:rPr>
          <w:rFonts w:ascii="宋体" w:eastAsia="宋体" w:hAnsi="宋体"/>
        </w:rPr>
        <w:t xml:space="preserve">    ll n,k,a[MAXN],b[MAXN];</w:t>
      </w:r>
    </w:p>
    <w:p w:rsidR="00353E8D" w:rsidRPr="003F0B0C" w:rsidRDefault="00353E8D" w:rsidP="00353E8D">
      <w:pPr>
        <w:rPr>
          <w:rFonts w:ascii="宋体" w:eastAsia="宋体" w:hAnsi="宋体"/>
        </w:rPr>
      </w:pPr>
      <w:r w:rsidRPr="003F0B0C">
        <w:rPr>
          <w:rFonts w:ascii="宋体" w:eastAsia="宋体" w:hAnsi="宋体"/>
        </w:rPr>
        <w:t xml:space="preserve">    scanf("%lld%lld",&amp;n,&amp;k);</w:t>
      </w:r>
    </w:p>
    <w:p w:rsidR="00353E8D" w:rsidRPr="003F0B0C" w:rsidRDefault="00353E8D" w:rsidP="00353E8D">
      <w:pPr>
        <w:rPr>
          <w:rFonts w:ascii="宋体" w:eastAsia="宋体" w:hAnsi="宋体"/>
        </w:rPr>
      </w:pPr>
      <w:r w:rsidRPr="003F0B0C">
        <w:rPr>
          <w:rFonts w:ascii="宋体" w:eastAsia="宋体" w:hAnsi="宋体"/>
        </w:rPr>
        <w:t xml:space="preserve">    for(ll i=0;i&lt;n;i++){</w:t>
      </w:r>
    </w:p>
    <w:p w:rsidR="00353E8D" w:rsidRPr="003F0B0C" w:rsidRDefault="00353E8D" w:rsidP="00353E8D">
      <w:pPr>
        <w:rPr>
          <w:rFonts w:ascii="宋体" w:eastAsia="宋体" w:hAnsi="宋体"/>
        </w:rPr>
      </w:pPr>
      <w:r w:rsidRPr="003F0B0C">
        <w:rPr>
          <w:rFonts w:ascii="宋体" w:eastAsia="宋体" w:hAnsi="宋体"/>
        </w:rPr>
        <w:t xml:space="preserve">        scanf("%lld",&amp;a[i]);</w:t>
      </w:r>
    </w:p>
    <w:p w:rsidR="00353E8D" w:rsidRPr="003F0B0C" w:rsidRDefault="00353E8D" w:rsidP="00353E8D">
      <w:pPr>
        <w:rPr>
          <w:rFonts w:ascii="宋体" w:eastAsia="宋体" w:hAnsi="宋体"/>
        </w:rPr>
      </w:pPr>
      <w:r w:rsidRPr="003F0B0C">
        <w:rPr>
          <w:rFonts w:ascii="宋体" w:eastAsia="宋体" w:hAnsi="宋体"/>
        </w:rPr>
        <w:t xml:space="preserve">        a[i]-=i*k;//每个数减去它所要求的公差后应该要相等(这样把这个公差加回去之后就是它所要的等差数列)</w:t>
      </w:r>
    </w:p>
    <w:p w:rsidR="00353E8D" w:rsidRPr="003F0B0C" w:rsidRDefault="00353E8D" w:rsidP="00353E8D">
      <w:pPr>
        <w:rPr>
          <w:rFonts w:ascii="宋体" w:eastAsia="宋体" w:hAnsi="宋体"/>
        </w:rPr>
      </w:pPr>
      <w:r w:rsidRPr="003F0B0C">
        <w:rPr>
          <w:rFonts w:ascii="宋体" w:eastAsia="宋体" w:hAnsi="宋体"/>
        </w:rPr>
        <w:t xml:space="preserve">    }</w:t>
      </w:r>
    </w:p>
    <w:p w:rsidR="00353E8D" w:rsidRPr="003F0B0C" w:rsidRDefault="00353E8D" w:rsidP="00353E8D">
      <w:pPr>
        <w:rPr>
          <w:rFonts w:ascii="宋体" w:eastAsia="宋体" w:hAnsi="宋体"/>
        </w:rPr>
      </w:pPr>
      <w:r w:rsidRPr="003F0B0C">
        <w:rPr>
          <w:rFonts w:ascii="宋体" w:eastAsia="宋体" w:hAnsi="宋体"/>
        </w:rPr>
        <w:t xml:space="preserve">    /*</w:t>
      </w:r>
    </w:p>
    <w:p w:rsidR="00353E8D" w:rsidRPr="003F0B0C" w:rsidRDefault="00353E8D" w:rsidP="00353E8D">
      <w:pPr>
        <w:rPr>
          <w:rFonts w:ascii="宋体" w:eastAsia="宋体" w:hAnsi="宋体"/>
        </w:rPr>
      </w:pPr>
      <w:r w:rsidRPr="003F0B0C">
        <w:rPr>
          <w:rFonts w:ascii="宋体" w:eastAsia="宋体" w:hAnsi="宋体"/>
        </w:rPr>
        <w:t xml:space="preserve">        找到a数组的中位数</w:t>
      </w:r>
    </w:p>
    <w:p w:rsidR="00353E8D" w:rsidRPr="003F0B0C" w:rsidRDefault="00353E8D" w:rsidP="00353E8D">
      <w:pPr>
        <w:rPr>
          <w:rFonts w:ascii="宋体" w:eastAsia="宋体" w:hAnsi="宋体"/>
        </w:rPr>
      </w:pPr>
      <w:r w:rsidRPr="003F0B0C">
        <w:rPr>
          <w:rFonts w:ascii="宋体" w:eastAsia="宋体" w:hAnsi="宋体"/>
        </w:rPr>
        <w:t xml:space="preserve">    */</w:t>
      </w:r>
    </w:p>
    <w:p w:rsidR="00353E8D" w:rsidRPr="003F0B0C" w:rsidRDefault="00353E8D" w:rsidP="00353E8D">
      <w:pPr>
        <w:rPr>
          <w:rFonts w:ascii="宋体" w:eastAsia="宋体" w:hAnsi="宋体"/>
        </w:rPr>
      </w:pPr>
      <w:r w:rsidRPr="003F0B0C">
        <w:rPr>
          <w:rFonts w:ascii="宋体" w:eastAsia="宋体" w:hAnsi="宋体"/>
        </w:rPr>
        <w:t xml:space="preserve">    memcpy(b,a,sizeof(a));</w:t>
      </w:r>
    </w:p>
    <w:p w:rsidR="00353E8D" w:rsidRPr="003F0B0C" w:rsidRDefault="00353E8D" w:rsidP="00353E8D">
      <w:pPr>
        <w:rPr>
          <w:rFonts w:ascii="宋体" w:eastAsia="宋体" w:hAnsi="宋体"/>
        </w:rPr>
      </w:pPr>
      <w:r w:rsidRPr="003F0B0C">
        <w:rPr>
          <w:rFonts w:ascii="宋体" w:eastAsia="宋体" w:hAnsi="宋体"/>
        </w:rPr>
        <w:t xml:space="preserve">    sort(b,b+n);</w:t>
      </w:r>
    </w:p>
    <w:p w:rsidR="00353E8D" w:rsidRPr="003F0B0C" w:rsidRDefault="00353E8D" w:rsidP="00353E8D">
      <w:pPr>
        <w:rPr>
          <w:rFonts w:ascii="宋体" w:eastAsia="宋体" w:hAnsi="宋体"/>
        </w:rPr>
      </w:pPr>
      <w:r w:rsidRPr="003F0B0C">
        <w:rPr>
          <w:rFonts w:ascii="宋体" w:eastAsia="宋体" w:hAnsi="宋体"/>
        </w:rPr>
        <w:t xml:space="preserve">    ll mid=b[n/2];</w:t>
      </w:r>
    </w:p>
    <w:p w:rsidR="00353E8D" w:rsidRPr="003F0B0C" w:rsidRDefault="00353E8D" w:rsidP="00353E8D">
      <w:pPr>
        <w:rPr>
          <w:rFonts w:ascii="宋体" w:eastAsia="宋体" w:hAnsi="宋体"/>
        </w:rPr>
      </w:pPr>
      <w:r w:rsidRPr="003F0B0C">
        <w:rPr>
          <w:rFonts w:ascii="宋体" w:eastAsia="宋体" w:hAnsi="宋体"/>
        </w:rPr>
        <w:t xml:space="preserve">    if(mid&lt;0) mid=0;//特判中位数&lt;0的情况，因为蝌蚪数不能为负</w:t>
      </w:r>
    </w:p>
    <w:p w:rsidR="00353E8D" w:rsidRPr="003F0B0C" w:rsidRDefault="00353E8D" w:rsidP="00353E8D">
      <w:pPr>
        <w:rPr>
          <w:rFonts w:ascii="宋体" w:eastAsia="宋体" w:hAnsi="宋体"/>
        </w:rPr>
      </w:pPr>
      <w:r w:rsidRPr="003F0B0C">
        <w:rPr>
          <w:rFonts w:ascii="宋体" w:eastAsia="宋体" w:hAnsi="宋体"/>
        </w:rPr>
        <w:t xml:space="preserve">    ll ans=0;</w:t>
      </w:r>
    </w:p>
    <w:p w:rsidR="00353E8D" w:rsidRPr="003F0B0C" w:rsidRDefault="00353E8D" w:rsidP="00353E8D">
      <w:pPr>
        <w:rPr>
          <w:rFonts w:ascii="宋体" w:eastAsia="宋体" w:hAnsi="宋体"/>
        </w:rPr>
      </w:pPr>
      <w:r w:rsidRPr="003F0B0C">
        <w:rPr>
          <w:rFonts w:ascii="宋体" w:eastAsia="宋体" w:hAnsi="宋体"/>
        </w:rPr>
        <w:t xml:space="preserve">    /*计算操作数*/</w:t>
      </w:r>
    </w:p>
    <w:p w:rsidR="00353E8D" w:rsidRPr="003F0B0C" w:rsidRDefault="00353E8D" w:rsidP="00353E8D">
      <w:pPr>
        <w:rPr>
          <w:rFonts w:ascii="宋体" w:eastAsia="宋体" w:hAnsi="宋体"/>
        </w:rPr>
      </w:pPr>
      <w:r w:rsidRPr="003F0B0C">
        <w:rPr>
          <w:rFonts w:ascii="宋体" w:eastAsia="宋体" w:hAnsi="宋体"/>
        </w:rPr>
        <w:t xml:space="preserve">    for (int i=0;i&lt;n;i++) ans+=(a[i]&gt;mid)?a[i]-mid:mid-a[i];</w:t>
      </w:r>
    </w:p>
    <w:p w:rsidR="00353E8D" w:rsidRPr="003F0B0C" w:rsidRDefault="00353E8D" w:rsidP="00353E8D">
      <w:pPr>
        <w:rPr>
          <w:rFonts w:ascii="宋体" w:eastAsia="宋体" w:hAnsi="宋体"/>
        </w:rPr>
      </w:pPr>
      <w:r w:rsidRPr="003F0B0C">
        <w:rPr>
          <w:rFonts w:ascii="宋体" w:eastAsia="宋体" w:hAnsi="宋体"/>
        </w:rPr>
        <w:t xml:space="preserve">    cout&lt;&lt;ans&lt;&lt;endl;</w:t>
      </w:r>
    </w:p>
    <w:p w:rsidR="00353E8D" w:rsidRPr="003F0B0C" w:rsidRDefault="00353E8D" w:rsidP="00353E8D">
      <w:pPr>
        <w:rPr>
          <w:rFonts w:ascii="宋体" w:eastAsia="宋体" w:hAnsi="宋体"/>
        </w:rPr>
      </w:pPr>
      <w:r w:rsidRPr="003F0B0C">
        <w:rPr>
          <w:rFonts w:ascii="宋体" w:eastAsia="宋体" w:hAnsi="宋体"/>
        </w:rPr>
        <w:t xml:space="preserve">    return 0;</w:t>
      </w:r>
    </w:p>
    <w:p w:rsidR="0084779C" w:rsidRPr="003F0B0C" w:rsidRDefault="00353E8D" w:rsidP="00366C2F">
      <w:pPr>
        <w:rPr>
          <w:rFonts w:ascii="宋体" w:eastAsia="宋体" w:hAnsi="宋体"/>
          <w:b/>
        </w:rPr>
      </w:pPr>
      <w:r w:rsidRPr="003F0B0C">
        <w:rPr>
          <w:rFonts w:ascii="宋体" w:eastAsia="宋体" w:hAnsi="宋体"/>
        </w:rPr>
        <w:t>}</w:t>
      </w:r>
      <w:r w:rsidR="00366C2F" w:rsidRPr="003F0B0C">
        <w:rPr>
          <w:rFonts w:ascii="宋体" w:eastAsia="宋体" w:hAnsi="宋体"/>
          <w:b/>
        </w:rPr>
        <w:t xml:space="preserve"> </w:t>
      </w:r>
    </w:p>
    <w:p w:rsidR="0084779C" w:rsidRPr="003F0B0C" w:rsidRDefault="00366C2F" w:rsidP="00366C2F">
      <w:pPr>
        <w:pStyle w:val="3"/>
        <w:rPr>
          <w:rFonts w:ascii="宋体" w:eastAsia="宋体" w:hAnsi="宋体"/>
          <w:b w:val="0"/>
        </w:rPr>
      </w:pPr>
      <w:bookmarkStart w:id="218" w:name="_Toc521431911"/>
      <w:r w:rsidRPr="003F0B0C">
        <w:rPr>
          <w:rFonts w:ascii="宋体" w:eastAsia="宋体" w:hAnsi="宋体" w:hint="eastAsia"/>
          <w:b w:val="0"/>
        </w:rPr>
        <w:t>√-</w:t>
      </w:r>
      <w:r w:rsidR="0084779C" w:rsidRPr="003F0B0C">
        <w:rPr>
          <w:rFonts w:ascii="宋体" w:eastAsia="宋体" w:hAnsi="宋体"/>
          <w:b w:val="0"/>
        </w:rPr>
        <w:t>HDU</w:t>
      </w:r>
      <w:r w:rsidRPr="003F0B0C">
        <w:rPr>
          <w:rFonts w:ascii="宋体" w:eastAsia="宋体" w:hAnsi="宋体" w:hint="eastAsia"/>
          <w:b w:val="0"/>
        </w:rPr>
        <w:t>-</w:t>
      </w:r>
      <w:r w:rsidR="0084779C" w:rsidRPr="003F0B0C">
        <w:rPr>
          <w:rFonts w:ascii="宋体" w:eastAsia="宋体" w:hAnsi="宋体"/>
          <w:b w:val="0"/>
        </w:rPr>
        <w:t>6333</w:t>
      </w:r>
      <w:r w:rsidR="0084779C" w:rsidRPr="003F0B0C">
        <w:rPr>
          <w:rFonts w:ascii="宋体" w:eastAsia="宋体" w:hAnsi="宋体" w:hint="eastAsia"/>
          <w:b w:val="0"/>
        </w:rPr>
        <w:t>-</w:t>
      </w:r>
      <w:r w:rsidR="0084779C" w:rsidRPr="003F0B0C">
        <w:rPr>
          <w:rFonts w:ascii="宋体" w:eastAsia="宋体" w:hAnsi="宋体"/>
          <w:b w:val="0"/>
        </w:rPr>
        <w:t>Harvest of Apples</w:t>
      </w:r>
      <w:bookmarkEnd w:id="218"/>
      <w:r w:rsidR="00A76AE8" w:rsidRPr="003F0B0C">
        <w:rPr>
          <w:rFonts w:ascii="宋体" w:eastAsia="宋体" w:hAnsi="宋体"/>
          <w:b w:val="0"/>
        </w:rPr>
        <w:fldChar w:fldCharType="begin"/>
      </w:r>
      <w:r w:rsidR="00A76AE8" w:rsidRPr="003F0B0C">
        <w:rPr>
          <w:rFonts w:ascii="宋体" w:eastAsia="宋体" w:hAnsi="宋体"/>
        </w:rPr>
        <w:instrText xml:space="preserve"> XE "</w:instrText>
      </w:r>
      <w:r w:rsidR="00A76AE8" w:rsidRPr="003F0B0C">
        <w:rPr>
          <w:rFonts w:ascii="宋体" w:eastAsia="宋体" w:hAnsi="宋体" w:hint="eastAsia"/>
          <w:b w:val="0"/>
        </w:rPr>
        <w:instrText>√-</w:instrText>
      </w:r>
      <w:r w:rsidR="00A76AE8" w:rsidRPr="003F0B0C">
        <w:rPr>
          <w:rFonts w:ascii="宋体" w:eastAsia="宋体" w:hAnsi="宋体"/>
          <w:b w:val="0"/>
        </w:rPr>
        <w:instrText>HDU</w:instrText>
      </w:r>
      <w:r w:rsidR="00A76AE8" w:rsidRPr="003F0B0C">
        <w:rPr>
          <w:rFonts w:ascii="宋体" w:eastAsia="宋体" w:hAnsi="宋体" w:hint="eastAsia"/>
          <w:b w:val="0"/>
        </w:rPr>
        <w:instrText>-</w:instrText>
      </w:r>
      <w:r w:rsidR="00A76AE8" w:rsidRPr="003F0B0C">
        <w:rPr>
          <w:rFonts w:ascii="宋体" w:eastAsia="宋体" w:hAnsi="宋体"/>
          <w:b w:val="0"/>
        </w:rPr>
        <w:instrText>6333</w:instrText>
      </w:r>
      <w:r w:rsidR="00A76AE8" w:rsidRPr="003F0B0C">
        <w:rPr>
          <w:rFonts w:ascii="宋体" w:eastAsia="宋体" w:hAnsi="宋体" w:hint="eastAsia"/>
          <w:b w:val="0"/>
        </w:rPr>
        <w:instrText>-</w:instrText>
      </w:r>
      <w:r w:rsidR="00A76AE8" w:rsidRPr="003F0B0C">
        <w:rPr>
          <w:rFonts w:ascii="宋体" w:eastAsia="宋体" w:hAnsi="宋体"/>
          <w:b w:val="0"/>
        </w:rPr>
        <w:instrText>Harvest of Apples:</w:instrText>
      </w:r>
      <w:r w:rsidR="00A76AE8" w:rsidRPr="003F0B0C">
        <w:rPr>
          <w:rFonts w:ascii="宋体" w:eastAsia="宋体" w:hAnsi="宋体"/>
        </w:rPr>
        <w:instrText xml:space="preserve">6333" \y "HDU:6333" </w:instrText>
      </w:r>
      <w:r w:rsidR="00A76AE8" w:rsidRPr="003F0B0C">
        <w:rPr>
          <w:rFonts w:ascii="宋体" w:eastAsia="宋体" w:hAnsi="宋体"/>
          <w:b w:val="0"/>
        </w:rPr>
        <w:fldChar w:fldCharType="end"/>
      </w:r>
    </w:p>
    <w:p w:rsidR="00366C2F" w:rsidRPr="003F0B0C" w:rsidRDefault="00366C2F" w:rsidP="0084779C">
      <w:pPr>
        <w:rPr>
          <w:rFonts w:ascii="宋体" w:eastAsia="宋体" w:hAnsi="宋体"/>
        </w:rPr>
      </w:pPr>
      <w:r w:rsidRPr="003F0B0C">
        <w:rPr>
          <w:rFonts w:ascii="宋体" w:eastAsia="宋体" w:hAnsi="宋体" w:hint="eastAsia"/>
        </w:rPr>
        <w:t>【source】2018杭电暑期多校4B</w:t>
      </w:r>
    </w:p>
    <w:p w:rsidR="0084779C" w:rsidRPr="003F0B0C" w:rsidRDefault="0084779C" w:rsidP="0084779C">
      <w:pPr>
        <w:rPr>
          <w:rFonts w:ascii="宋体" w:eastAsia="宋体" w:hAnsi="宋体"/>
        </w:rPr>
      </w:pPr>
      <w:r w:rsidRPr="003F0B0C">
        <w:rPr>
          <w:rFonts w:ascii="宋体" w:eastAsia="宋体" w:hAnsi="宋体" w:hint="eastAsia"/>
        </w:rPr>
        <w:t>【题意】</w:t>
      </w:r>
      <w:r w:rsidR="00366C2F" w:rsidRPr="003F0B0C">
        <w:rPr>
          <w:rFonts w:ascii="宋体" w:eastAsia="宋体" w:hAnsi="宋体" w:hint="eastAsia"/>
        </w:rPr>
        <w:t>T组数据（1e5），给定n和m计算</w:t>
      </w:r>
      <w:r w:rsidR="00366C2F" w:rsidRPr="003F0B0C">
        <w:rPr>
          <w:rFonts w:ascii="宋体" w:eastAsia="宋体" w:hAnsi="宋体"/>
          <w:position w:val="-28"/>
        </w:rPr>
        <w:object w:dxaOrig="600" w:dyaOrig="680">
          <v:shape id="_x0000_i1073" type="#_x0000_t75" style="width:51pt;height:57.75pt" o:ole="">
            <v:imagedata r:id="rId223" o:title=""/>
          </v:shape>
          <o:OLEObject Type="Embed" ProgID="Equation.DSMT4" ShapeID="_x0000_i1073" DrawAspect="Content" ObjectID="_1595176211" r:id="rId224"/>
        </w:object>
      </w:r>
      <w:r w:rsidR="00366C2F" w:rsidRPr="003F0B0C">
        <w:rPr>
          <w:rFonts w:ascii="宋体" w:eastAsia="宋体" w:hAnsi="宋体" w:hint="eastAsia"/>
        </w:rPr>
        <w:t>，n和m数据规模1e5</w:t>
      </w:r>
    </w:p>
    <w:p w:rsidR="0084779C" w:rsidRPr="003F0B0C" w:rsidRDefault="0084779C" w:rsidP="0084779C">
      <w:pPr>
        <w:rPr>
          <w:rFonts w:ascii="宋体" w:eastAsia="宋体" w:hAnsi="宋体"/>
        </w:rPr>
      </w:pPr>
      <w:r w:rsidRPr="003F0B0C">
        <w:rPr>
          <w:rFonts w:ascii="宋体" w:eastAsia="宋体" w:hAnsi="宋体" w:hint="eastAsia"/>
        </w:rPr>
        <w:t>【TAG】组合数</w:t>
      </w:r>
      <w:r w:rsidR="00366C2F" w:rsidRPr="003F0B0C">
        <w:rPr>
          <w:rFonts w:ascii="宋体" w:eastAsia="宋体" w:hAnsi="宋体" w:hint="eastAsia"/>
        </w:rPr>
        <w:t xml:space="preserve"> 逆元 阶乘逆元 莫队算法</w:t>
      </w:r>
    </w:p>
    <w:p w:rsidR="0084779C" w:rsidRPr="003F0B0C" w:rsidRDefault="0084779C" w:rsidP="0084779C">
      <w:pPr>
        <w:rPr>
          <w:rFonts w:ascii="宋体" w:eastAsia="宋体" w:hAnsi="宋体"/>
        </w:rPr>
      </w:pPr>
      <w:r w:rsidRPr="003F0B0C">
        <w:rPr>
          <w:rFonts w:ascii="宋体" w:eastAsia="宋体" w:hAnsi="宋体" w:hint="eastAsia"/>
        </w:rPr>
        <w:t>【题解】</w:t>
      </w:r>
      <w:r w:rsidR="00366C2F" w:rsidRPr="003F0B0C">
        <w:rPr>
          <w:rFonts w:ascii="宋体" w:eastAsia="宋体" w:hAnsi="宋体" w:hint="eastAsia"/>
        </w:rPr>
        <w:t>有了阶乘逆元的知识，我们知道可以在O(n)内预处理出1e5的阶乘和阶乘逆元的值，从而可以在之后以O(1)计算出1e5范围内组合数的值。但是总共1</w:t>
      </w:r>
      <w:r w:rsidR="00366C2F" w:rsidRPr="003F0B0C">
        <w:rPr>
          <w:rFonts w:ascii="宋体" w:eastAsia="宋体" w:hAnsi="宋体"/>
        </w:rPr>
        <w:t>e5</w:t>
      </w:r>
      <w:r w:rsidR="00366C2F" w:rsidRPr="003F0B0C">
        <w:rPr>
          <w:rFonts w:ascii="宋体" w:eastAsia="宋体" w:hAnsi="宋体" w:hint="eastAsia"/>
        </w:rPr>
        <w:t>组数据，每次最多可能有1e5个组合数求和，暴力求解不可接受。</w:t>
      </w:r>
    </w:p>
    <w:p w:rsidR="00366C2F" w:rsidRPr="003F0B0C" w:rsidRDefault="00366C2F" w:rsidP="0084779C">
      <w:pPr>
        <w:rPr>
          <w:rFonts w:ascii="宋体" w:eastAsia="宋体" w:hAnsi="宋体"/>
        </w:rPr>
      </w:pPr>
      <w:r w:rsidRPr="003F0B0C">
        <w:rPr>
          <w:rFonts w:ascii="宋体" w:eastAsia="宋体" w:hAnsi="宋体" w:hint="eastAsia"/>
        </w:rPr>
        <w:t>考虑将每组数据的n,m看成区间[n,m]，尝试采用莫队算法，复杂度O(n^1.5)考虑题目时限2s，可能可以接受。要想使用莫队算法解决的核心就是要在O(1)复杂度从[L,R]推出[L-1,R],[L+1,R],[L,R-1],[L,R+1]。</w:t>
      </w:r>
    </w:p>
    <w:p w:rsidR="00366C2F" w:rsidRPr="003F0B0C" w:rsidRDefault="00366C2F" w:rsidP="0084779C">
      <w:pPr>
        <w:rPr>
          <w:rFonts w:ascii="宋体" w:eastAsia="宋体" w:hAnsi="宋体"/>
        </w:rPr>
      </w:pPr>
      <w:r w:rsidRPr="003F0B0C">
        <w:rPr>
          <w:rFonts w:ascii="宋体" w:eastAsia="宋体" w:hAnsi="宋体" w:hint="eastAsia"/>
        </w:rPr>
        <w:t>在本题中即要从S(N,M)求出S(N-1,M),S(N+1,M),S(N,M-1),S(N,M+1)</w:t>
      </w:r>
    </w:p>
    <w:p w:rsidR="00366C2F" w:rsidRPr="003F0B0C" w:rsidRDefault="00366C2F" w:rsidP="0084779C">
      <w:pPr>
        <w:rPr>
          <w:rFonts w:ascii="宋体" w:eastAsia="宋体" w:hAnsi="宋体"/>
        </w:rPr>
      </w:pPr>
      <w:r w:rsidRPr="003F0B0C">
        <w:rPr>
          <w:rFonts w:ascii="宋体" w:eastAsia="宋体" w:hAnsi="宋体"/>
          <w:position w:val="-12"/>
        </w:rPr>
        <w:object w:dxaOrig="2180" w:dyaOrig="380">
          <v:shape id="_x0000_i1074" type="#_x0000_t75" style="width:185.25pt;height:32.25pt" o:ole="">
            <v:imagedata r:id="rId225" o:title=""/>
          </v:shape>
          <o:OLEObject Type="Embed" ProgID="Equation.DSMT4" ShapeID="_x0000_i1074" DrawAspect="Content" ObjectID="_1595176212" r:id="rId226"/>
        </w:object>
      </w:r>
    </w:p>
    <w:p w:rsidR="00A76AE8" w:rsidRPr="003F0B0C" w:rsidRDefault="00A76AE8" w:rsidP="0084779C">
      <w:pPr>
        <w:rPr>
          <w:rFonts w:ascii="宋体" w:eastAsia="宋体" w:hAnsi="宋体"/>
        </w:rPr>
      </w:pPr>
      <w:r w:rsidRPr="003F0B0C">
        <w:rPr>
          <w:rFonts w:ascii="宋体" w:eastAsia="宋体" w:hAnsi="宋体" w:hint="eastAsia"/>
        </w:rPr>
        <w:t>S(N,M-1),S(N,M+1)比较显然</w:t>
      </w:r>
    </w:p>
    <w:p w:rsidR="00A76AE8" w:rsidRPr="003F0B0C" w:rsidRDefault="00A76AE8" w:rsidP="0084779C">
      <w:pPr>
        <w:rPr>
          <w:rFonts w:ascii="宋体" w:eastAsia="宋体" w:hAnsi="宋体"/>
        </w:rPr>
      </w:pPr>
      <w:r w:rsidRPr="003F0B0C">
        <w:rPr>
          <w:rFonts w:ascii="宋体" w:eastAsia="宋体" w:hAnsi="宋体"/>
          <w:position w:val="-12"/>
        </w:rPr>
        <w:object w:dxaOrig="4120" w:dyaOrig="380">
          <v:shape id="_x0000_i1075" type="#_x0000_t75" style="width:350.25pt;height:32.25pt" o:ole="">
            <v:imagedata r:id="rId227" o:title=""/>
          </v:shape>
          <o:OLEObject Type="Embed" ProgID="Equation.DSMT4" ShapeID="_x0000_i1075" DrawAspect="Content" ObjectID="_1595176213" r:id="rId228"/>
        </w:object>
      </w:r>
    </w:p>
    <w:p w:rsidR="00A76AE8" w:rsidRPr="003F0B0C" w:rsidRDefault="00A76AE8" w:rsidP="0084779C">
      <w:pPr>
        <w:rPr>
          <w:rFonts w:ascii="宋体" w:eastAsia="宋体" w:hAnsi="宋体"/>
        </w:rPr>
      </w:pPr>
      <w:r w:rsidRPr="003F0B0C">
        <w:rPr>
          <w:rFonts w:ascii="宋体" w:eastAsia="宋体" w:hAnsi="宋体"/>
          <w:position w:val="-12"/>
        </w:rPr>
        <w:object w:dxaOrig="1380" w:dyaOrig="380">
          <v:shape id="_x0000_i1076" type="#_x0000_t75" style="width:117pt;height:32.25pt" o:ole="">
            <v:imagedata r:id="rId229" o:title=""/>
          </v:shape>
          <o:OLEObject Type="Embed" ProgID="Equation.DSMT4" ShapeID="_x0000_i1076" DrawAspect="Content" ObjectID="_1595176214" r:id="rId230"/>
        </w:object>
      </w:r>
    </w:p>
    <w:p w:rsidR="00A76AE8" w:rsidRPr="003F0B0C" w:rsidRDefault="00A76AE8" w:rsidP="0084779C">
      <w:pPr>
        <w:rPr>
          <w:rFonts w:ascii="宋体" w:eastAsia="宋体" w:hAnsi="宋体"/>
        </w:rPr>
      </w:pPr>
      <w:r w:rsidRPr="003F0B0C">
        <w:rPr>
          <w:rFonts w:ascii="宋体" w:eastAsia="宋体" w:hAnsi="宋体"/>
        </w:rPr>
        <w:t>S(N+1,M)</w:t>
      </w:r>
      <w:r w:rsidRPr="003F0B0C">
        <w:rPr>
          <w:rFonts w:ascii="宋体" w:eastAsia="宋体" w:hAnsi="宋体" w:hint="eastAsia"/>
        </w:rPr>
        <w:t>和S(N-1,M)要用一下组合数的递推公式，也不难得出</w:t>
      </w:r>
    </w:p>
    <w:p w:rsidR="00A76AE8" w:rsidRPr="003F0B0C" w:rsidRDefault="00A76AE8" w:rsidP="0084779C">
      <w:pPr>
        <w:rPr>
          <w:rFonts w:ascii="宋体" w:eastAsia="宋体" w:hAnsi="宋体"/>
        </w:rPr>
      </w:pPr>
      <w:r w:rsidRPr="003F0B0C">
        <w:rPr>
          <w:rFonts w:ascii="宋体" w:eastAsia="宋体" w:hAnsi="宋体"/>
          <w:position w:val="-72"/>
        </w:rPr>
        <w:object w:dxaOrig="6420" w:dyaOrig="1560">
          <v:shape id="_x0000_i1077" type="#_x0000_t75" style="width:489.75pt;height:118.5pt" o:ole="">
            <v:imagedata r:id="rId231" o:title=""/>
          </v:shape>
          <o:OLEObject Type="Embed" ProgID="Equation.DSMT4" ShapeID="_x0000_i1077" DrawAspect="Content" ObjectID="_1595176215" r:id="rId232"/>
        </w:object>
      </w:r>
    </w:p>
    <w:p w:rsidR="00A76AE8" w:rsidRPr="003F0B0C" w:rsidRDefault="00A76AE8" w:rsidP="0084779C">
      <w:pPr>
        <w:rPr>
          <w:rFonts w:ascii="宋体" w:eastAsia="宋体" w:hAnsi="宋体"/>
        </w:rPr>
      </w:pPr>
      <w:r w:rsidRPr="003F0B0C">
        <w:rPr>
          <w:rFonts w:ascii="宋体" w:eastAsia="宋体" w:hAnsi="宋体"/>
          <w:position w:val="-24"/>
        </w:rPr>
        <w:object w:dxaOrig="1680" w:dyaOrig="620">
          <v:shape id="_x0000_i1078" type="#_x0000_t75" style="width:128.25pt;height:47.25pt" o:ole="">
            <v:imagedata r:id="rId233" o:title=""/>
          </v:shape>
          <o:OLEObject Type="Embed" ProgID="Equation.DSMT4" ShapeID="_x0000_i1078" DrawAspect="Content" ObjectID="_1595176216" r:id="rId234"/>
        </w:object>
      </w:r>
    </w:p>
    <w:p w:rsidR="00A76AE8" w:rsidRPr="003F0B0C" w:rsidRDefault="00A76AE8" w:rsidP="0084779C">
      <w:pPr>
        <w:rPr>
          <w:rFonts w:ascii="宋体" w:eastAsia="宋体" w:hAnsi="宋体"/>
        </w:rPr>
      </w:pPr>
      <w:r w:rsidRPr="003F0B0C">
        <w:rPr>
          <w:rFonts w:ascii="宋体" w:eastAsia="宋体" w:hAnsi="宋体" w:hint="eastAsia"/>
        </w:rPr>
        <w:t>用上述关系直接应用莫队算法即可。</w:t>
      </w:r>
    </w:p>
    <w:p w:rsidR="0084779C" w:rsidRPr="003F0B0C" w:rsidRDefault="0084779C" w:rsidP="0084779C">
      <w:pPr>
        <w:rPr>
          <w:rFonts w:ascii="宋体" w:eastAsia="宋体" w:hAnsi="宋体"/>
        </w:rPr>
      </w:pPr>
      <w:r w:rsidRPr="003F0B0C">
        <w:rPr>
          <w:rFonts w:ascii="宋体" w:eastAsia="宋体" w:hAnsi="宋体" w:hint="eastAsia"/>
        </w:rPr>
        <w:t>【代码】</w:t>
      </w:r>
    </w:p>
    <w:p w:rsidR="00366C2F" w:rsidRPr="003F0B0C" w:rsidRDefault="00366C2F" w:rsidP="00366C2F">
      <w:pPr>
        <w:rPr>
          <w:rFonts w:ascii="宋体" w:eastAsia="宋体" w:hAnsi="宋体"/>
        </w:rPr>
      </w:pPr>
      <w:r w:rsidRPr="003F0B0C">
        <w:rPr>
          <w:rFonts w:ascii="宋体" w:eastAsia="宋体" w:hAnsi="宋体"/>
        </w:rPr>
        <w:t>#ifdef unix</w:t>
      </w:r>
    </w:p>
    <w:p w:rsidR="00366C2F" w:rsidRPr="003F0B0C" w:rsidRDefault="00366C2F" w:rsidP="00366C2F">
      <w:pPr>
        <w:rPr>
          <w:rFonts w:ascii="宋体" w:eastAsia="宋体" w:hAnsi="宋体"/>
        </w:rPr>
      </w:pPr>
      <w:r w:rsidRPr="003F0B0C">
        <w:rPr>
          <w:rFonts w:ascii="宋体" w:eastAsia="宋体" w:hAnsi="宋体"/>
        </w:rPr>
        <w:t>#define LLD "%lld"</w:t>
      </w:r>
    </w:p>
    <w:p w:rsidR="00366C2F" w:rsidRPr="003F0B0C" w:rsidRDefault="00366C2F" w:rsidP="00366C2F">
      <w:pPr>
        <w:rPr>
          <w:rFonts w:ascii="宋体" w:eastAsia="宋体" w:hAnsi="宋体"/>
        </w:rPr>
      </w:pPr>
      <w:r w:rsidRPr="003F0B0C">
        <w:rPr>
          <w:rFonts w:ascii="宋体" w:eastAsia="宋体" w:hAnsi="宋体"/>
        </w:rPr>
        <w:t>#else</w:t>
      </w:r>
    </w:p>
    <w:p w:rsidR="00366C2F" w:rsidRPr="003F0B0C" w:rsidRDefault="00366C2F" w:rsidP="00366C2F">
      <w:pPr>
        <w:rPr>
          <w:rFonts w:ascii="宋体" w:eastAsia="宋体" w:hAnsi="宋体"/>
        </w:rPr>
      </w:pPr>
      <w:r w:rsidRPr="003F0B0C">
        <w:rPr>
          <w:rFonts w:ascii="宋体" w:eastAsia="宋体" w:hAnsi="宋体"/>
        </w:rPr>
        <w:t>#define LLD "%I64d"</w:t>
      </w:r>
    </w:p>
    <w:p w:rsidR="00366C2F" w:rsidRPr="003F0B0C" w:rsidRDefault="00366C2F" w:rsidP="00366C2F">
      <w:pPr>
        <w:rPr>
          <w:rFonts w:ascii="宋体" w:eastAsia="宋体" w:hAnsi="宋体"/>
        </w:rPr>
      </w:pPr>
      <w:r w:rsidRPr="003F0B0C">
        <w:rPr>
          <w:rFonts w:ascii="宋体" w:eastAsia="宋体" w:hAnsi="宋体"/>
        </w:rPr>
        <w:t>#endif</w:t>
      </w:r>
    </w:p>
    <w:p w:rsidR="00366C2F" w:rsidRPr="003F0B0C" w:rsidRDefault="00366C2F" w:rsidP="00366C2F">
      <w:pPr>
        <w:rPr>
          <w:rFonts w:ascii="宋体" w:eastAsia="宋体" w:hAnsi="宋体"/>
        </w:rPr>
      </w:pPr>
      <w:r w:rsidRPr="003F0B0C">
        <w:rPr>
          <w:rFonts w:ascii="宋体" w:eastAsia="宋体" w:hAnsi="宋体"/>
        </w:rPr>
        <w:t>#define SCANFLL(x) scanf(LLD,&amp;x)</w:t>
      </w:r>
    </w:p>
    <w:p w:rsidR="00366C2F" w:rsidRPr="003F0B0C" w:rsidRDefault="00366C2F" w:rsidP="00366C2F">
      <w:pPr>
        <w:rPr>
          <w:rFonts w:ascii="宋体" w:eastAsia="宋体" w:hAnsi="宋体"/>
        </w:rPr>
      </w:pPr>
      <w:r w:rsidRPr="003F0B0C">
        <w:rPr>
          <w:rFonts w:ascii="宋体" w:eastAsia="宋体" w:hAnsi="宋体"/>
        </w:rPr>
        <w:t>#define PRINTLL(x) printf(LLD,x),printf("\n")</w:t>
      </w:r>
    </w:p>
    <w:p w:rsidR="00366C2F" w:rsidRPr="003F0B0C" w:rsidRDefault="00366C2F" w:rsidP="00366C2F">
      <w:pPr>
        <w:rPr>
          <w:rFonts w:ascii="宋体" w:eastAsia="宋体" w:hAnsi="宋体"/>
        </w:rPr>
      </w:pPr>
      <w:r w:rsidRPr="003F0B0C">
        <w:rPr>
          <w:rFonts w:ascii="宋体" w:eastAsia="宋体" w:hAnsi="宋体"/>
        </w:rPr>
        <w:t>#include &lt;bits/stdc++.h&gt;</w:t>
      </w:r>
    </w:p>
    <w:p w:rsidR="00366C2F" w:rsidRPr="003F0B0C" w:rsidRDefault="00366C2F" w:rsidP="00366C2F">
      <w:pPr>
        <w:rPr>
          <w:rFonts w:ascii="宋体" w:eastAsia="宋体" w:hAnsi="宋体"/>
        </w:rPr>
      </w:pPr>
      <w:r w:rsidRPr="003F0B0C">
        <w:rPr>
          <w:rFonts w:ascii="宋体" w:eastAsia="宋体" w:hAnsi="宋体"/>
        </w:rPr>
        <w:t>#define MAXN 100010</w:t>
      </w:r>
    </w:p>
    <w:p w:rsidR="00366C2F" w:rsidRPr="003F0B0C" w:rsidRDefault="00366C2F" w:rsidP="00366C2F">
      <w:pPr>
        <w:rPr>
          <w:rFonts w:ascii="宋体" w:eastAsia="宋体" w:hAnsi="宋体"/>
        </w:rPr>
      </w:pPr>
      <w:r w:rsidRPr="003F0B0C">
        <w:rPr>
          <w:rFonts w:ascii="宋体" w:eastAsia="宋体" w:hAnsi="宋体"/>
        </w:rPr>
        <w:t>#define ll long long</w:t>
      </w:r>
    </w:p>
    <w:p w:rsidR="00366C2F" w:rsidRPr="003F0B0C" w:rsidRDefault="00366C2F" w:rsidP="00366C2F">
      <w:pPr>
        <w:rPr>
          <w:rFonts w:ascii="宋体" w:eastAsia="宋体" w:hAnsi="宋体"/>
        </w:rPr>
      </w:pPr>
    </w:p>
    <w:p w:rsidR="00366C2F" w:rsidRPr="003F0B0C" w:rsidRDefault="00366C2F" w:rsidP="00366C2F">
      <w:pPr>
        <w:rPr>
          <w:rFonts w:ascii="宋体" w:eastAsia="宋体" w:hAnsi="宋体"/>
        </w:rPr>
      </w:pPr>
      <w:r w:rsidRPr="003F0B0C">
        <w:rPr>
          <w:rFonts w:ascii="宋体" w:eastAsia="宋体" w:hAnsi="宋体"/>
        </w:rPr>
        <w:t>using namespace std;</w:t>
      </w:r>
    </w:p>
    <w:p w:rsidR="00366C2F" w:rsidRPr="003F0B0C" w:rsidRDefault="00366C2F" w:rsidP="00366C2F">
      <w:pPr>
        <w:rPr>
          <w:rFonts w:ascii="宋体" w:eastAsia="宋体" w:hAnsi="宋体"/>
        </w:rPr>
      </w:pPr>
      <w:r w:rsidRPr="003F0B0C">
        <w:rPr>
          <w:rFonts w:ascii="宋体" w:eastAsia="宋体" w:hAnsi="宋体"/>
        </w:rPr>
        <w:t>const ll MODN=1000000007ll;</w:t>
      </w:r>
    </w:p>
    <w:p w:rsidR="00366C2F" w:rsidRPr="003F0B0C" w:rsidRDefault="00366C2F" w:rsidP="00366C2F">
      <w:pPr>
        <w:rPr>
          <w:rFonts w:ascii="宋体" w:eastAsia="宋体" w:hAnsi="宋体"/>
        </w:rPr>
      </w:pPr>
      <w:r w:rsidRPr="003F0B0C">
        <w:rPr>
          <w:rFonts w:ascii="宋体" w:eastAsia="宋体" w:hAnsi="宋体"/>
        </w:rPr>
        <w:t>//O(n)预处理阶乘逆元,O(1)计算组合数</w:t>
      </w:r>
    </w:p>
    <w:p w:rsidR="00366C2F" w:rsidRPr="003F0B0C" w:rsidRDefault="00366C2F" w:rsidP="00366C2F">
      <w:pPr>
        <w:rPr>
          <w:rFonts w:ascii="宋体" w:eastAsia="宋体" w:hAnsi="宋体"/>
        </w:rPr>
      </w:pPr>
      <w:r w:rsidRPr="003F0B0C">
        <w:rPr>
          <w:rFonts w:ascii="宋体" w:eastAsia="宋体" w:hAnsi="宋体"/>
        </w:rPr>
        <w:t>ll fac[MAXN],invfac[MAXN];</w:t>
      </w:r>
    </w:p>
    <w:p w:rsidR="00366C2F" w:rsidRPr="003F0B0C" w:rsidRDefault="00366C2F" w:rsidP="00366C2F">
      <w:pPr>
        <w:rPr>
          <w:rFonts w:ascii="宋体" w:eastAsia="宋体" w:hAnsi="宋体"/>
        </w:rPr>
      </w:pPr>
      <w:r w:rsidRPr="003F0B0C">
        <w:rPr>
          <w:rFonts w:ascii="宋体" w:eastAsia="宋体" w:hAnsi="宋体"/>
        </w:rPr>
        <w:t>ll inv(ll x){</w:t>
      </w:r>
    </w:p>
    <w:p w:rsidR="00366C2F" w:rsidRPr="003F0B0C" w:rsidRDefault="00366C2F" w:rsidP="00366C2F">
      <w:pPr>
        <w:rPr>
          <w:rFonts w:ascii="宋体" w:eastAsia="宋体" w:hAnsi="宋体"/>
        </w:rPr>
      </w:pPr>
      <w:r w:rsidRPr="003F0B0C">
        <w:rPr>
          <w:rFonts w:ascii="宋体" w:eastAsia="宋体" w:hAnsi="宋体"/>
        </w:rPr>
        <w:t xml:space="preserve">    ll cnt=MODN-2ll,base=x,ans=1ll;</w:t>
      </w:r>
    </w:p>
    <w:p w:rsidR="00366C2F" w:rsidRPr="003F0B0C" w:rsidRDefault="00366C2F" w:rsidP="00366C2F">
      <w:pPr>
        <w:rPr>
          <w:rFonts w:ascii="宋体" w:eastAsia="宋体" w:hAnsi="宋体"/>
        </w:rPr>
      </w:pPr>
      <w:r w:rsidRPr="003F0B0C">
        <w:rPr>
          <w:rFonts w:ascii="宋体" w:eastAsia="宋体" w:hAnsi="宋体"/>
        </w:rPr>
        <w:t xml:space="preserve">    while(cnt){</w:t>
      </w:r>
    </w:p>
    <w:p w:rsidR="00366C2F" w:rsidRPr="003F0B0C" w:rsidRDefault="00366C2F" w:rsidP="00366C2F">
      <w:pPr>
        <w:rPr>
          <w:rFonts w:ascii="宋体" w:eastAsia="宋体" w:hAnsi="宋体"/>
        </w:rPr>
      </w:pPr>
      <w:r w:rsidRPr="003F0B0C">
        <w:rPr>
          <w:rFonts w:ascii="宋体" w:eastAsia="宋体" w:hAnsi="宋体"/>
        </w:rPr>
        <w:t xml:space="preserve">        if(cnt&amp;1ll) ans=(ans*base)%MODN;</w:t>
      </w:r>
    </w:p>
    <w:p w:rsidR="00366C2F" w:rsidRPr="003F0B0C" w:rsidRDefault="00366C2F" w:rsidP="00366C2F">
      <w:pPr>
        <w:rPr>
          <w:rFonts w:ascii="宋体" w:eastAsia="宋体" w:hAnsi="宋体"/>
        </w:rPr>
      </w:pPr>
      <w:r w:rsidRPr="003F0B0C">
        <w:rPr>
          <w:rFonts w:ascii="宋体" w:eastAsia="宋体" w:hAnsi="宋体"/>
        </w:rPr>
        <w:t xml:space="preserve">        base=(base*base)%MODN;</w:t>
      </w:r>
    </w:p>
    <w:p w:rsidR="00366C2F" w:rsidRPr="003F0B0C" w:rsidRDefault="00366C2F" w:rsidP="00366C2F">
      <w:pPr>
        <w:rPr>
          <w:rFonts w:ascii="宋体" w:eastAsia="宋体" w:hAnsi="宋体"/>
        </w:rPr>
      </w:pPr>
      <w:r w:rsidRPr="003F0B0C">
        <w:rPr>
          <w:rFonts w:ascii="宋体" w:eastAsia="宋体" w:hAnsi="宋体"/>
        </w:rPr>
        <w:t xml:space="preserve">        cnt&gt;&gt;=1;</w:t>
      </w:r>
    </w:p>
    <w:p w:rsidR="00366C2F" w:rsidRPr="003F0B0C" w:rsidRDefault="00366C2F" w:rsidP="00366C2F">
      <w:pPr>
        <w:rPr>
          <w:rFonts w:ascii="宋体" w:eastAsia="宋体" w:hAnsi="宋体"/>
        </w:rPr>
      </w:pPr>
      <w:r w:rsidRPr="003F0B0C">
        <w:rPr>
          <w:rFonts w:ascii="宋体" w:eastAsia="宋体" w:hAnsi="宋体"/>
        </w:rPr>
        <w:t xml:space="preserve">    }</w:t>
      </w:r>
    </w:p>
    <w:p w:rsidR="00366C2F" w:rsidRPr="003F0B0C" w:rsidRDefault="00366C2F" w:rsidP="00366C2F">
      <w:pPr>
        <w:rPr>
          <w:rFonts w:ascii="宋体" w:eastAsia="宋体" w:hAnsi="宋体"/>
        </w:rPr>
      </w:pPr>
      <w:r w:rsidRPr="003F0B0C">
        <w:rPr>
          <w:rFonts w:ascii="宋体" w:eastAsia="宋体" w:hAnsi="宋体"/>
        </w:rPr>
        <w:t xml:space="preserve">    return ans;</w:t>
      </w:r>
    </w:p>
    <w:p w:rsidR="00366C2F" w:rsidRPr="003F0B0C" w:rsidRDefault="00366C2F" w:rsidP="00366C2F">
      <w:pPr>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r w:rsidRPr="003F0B0C">
        <w:rPr>
          <w:rFonts w:ascii="宋体" w:eastAsia="宋体" w:hAnsi="宋体"/>
        </w:rPr>
        <w:t>void init_fac(){</w:t>
      </w:r>
    </w:p>
    <w:p w:rsidR="00366C2F" w:rsidRPr="003F0B0C" w:rsidRDefault="00366C2F" w:rsidP="00366C2F">
      <w:pPr>
        <w:rPr>
          <w:rFonts w:ascii="宋体" w:eastAsia="宋体" w:hAnsi="宋体"/>
        </w:rPr>
      </w:pPr>
      <w:r w:rsidRPr="003F0B0C">
        <w:rPr>
          <w:rFonts w:ascii="宋体" w:eastAsia="宋体" w:hAnsi="宋体"/>
        </w:rPr>
        <w:t xml:space="preserve">    fac[0]=fac[1]=1ll;</w:t>
      </w:r>
    </w:p>
    <w:p w:rsidR="00366C2F" w:rsidRPr="003F0B0C" w:rsidRDefault="00366C2F" w:rsidP="00366C2F">
      <w:pPr>
        <w:rPr>
          <w:rFonts w:ascii="宋体" w:eastAsia="宋体" w:hAnsi="宋体"/>
        </w:rPr>
      </w:pPr>
      <w:r w:rsidRPr="003F0B0C">
        <w:rPr>
          <w:rFonts w:ascii="宋体" w:eastAsia="宋体" w:hAnsi="宋体"/>
        </w:rPr>
        <w:lastRenderedPageBreak/>
        <w:t xml:space="preserve">    for(ll i=2ll;i&lt;MAXN;i++) fac[i]=(fac[i-1]*i)%MODN;</w:t>
      </w:r>
    </w:p>
    <w:p w:rsidR="00366C2F" w:rsidRPr="003F0B0C" w:rsidRDefault="00366C2F" w:rsidP="00366C2F">
      <w:pPr>
        <w:rPr>
          <w:rFonts w:ascii="宋体" w:eastAsia="宋体" w:hAnsi="宋体"/>
        </w:rPr>
      </w:pPr>
      <w:r w:rsidRPr="003F0B0C">
        <w:rPr>
          <w:rFonts w:ascii="宋体" w:eastAsia="宋体" w:hAnsi="宋体"/>
        </w:rPr>
        <w:t xml:space="preserve">    invfac[MAXN-1]=inv(fac[MAXN-1]);</w:t>
      </w:r>
    </w:p>
    <w:p w:rsidR="00366C2F" w:rsidRPr="003F0B0C" w:rsidRDefault="00366C2F" w:rsidP="00366C2F">
      <w:pPr>
        <w:rPr>
          <w:rFonts w:ascii="宋体" w:eastAsia="宋体" w:hAnsi="宋体"/>
        </w:rPr>
      </w:pPr>
      <w:r w:rsidRPr="003F0B0C">
        <w:rPr>
          <w:rFonts w:ascii="宋体" w:eastAsia="宋体" w:hAnsi="宋体"/>
        </w:rPr>
        <w:t xml:space="preserve">    for(ll i=MAXN-2;i&gt;=0;i--) invfac[i]=(invfac[i+1]*(i+1ll))%MODN;</w:t>
      </w:r>
    </w:p>
    <w:p w:rsidR="00366C2F" w:rsidRPr="003F0B0C" w:rsidRDefault="00366C2F" w:rsidP="00366C2F">
      <w:pPr>
        <w:rPr>
          <w:rFonts w:ascii="宋体" w:eastAsia="宋体" w:hAnsi="宋体"/>
        </w:rPr>
      </w:pPr>
      <w:r w:rsidRPr="003F0B0C">
        <w:rPr>
          <w:rFonts w:ascii="宋体" w:eastAsia="宋体" w:hAnsi="宋体"/>
        </w:rPr>
        <w:t xml:space="preserve">    return;</w:t>
      </w:r>
    </w:p>
    <w:p w:rsidR="00366C2F" w:rsidRPr="003F0B0C" w:rsidRDefault="00366C2F" w:rsidP="00366C2F">
      <w:pPr>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r w:rsidRPr="003F0B0C">
        <w:rPr>
          <w:rFonts w:ascii="宋体" w:eastAsia="宋体" w:hAnsi="宋体"/>
        </w:rPr>
        <w:t>ll C(ll n,ll m){</w:t>
      </w:r>
    </w:p>
    <w:p w:rsidR="00366C2F" w:rsidRPr="003F0B0C" w:rsidRDefault="00366C2F" w:rsidP="00366C2F">
      <w:pPr>
        <w:rPr>
          <w:rFonts w:ascii="宋体" w:eastAsia="宋体" w:hAnsi="宋体"/>
        </w:rPr>
      </w:pPr>
      <w:r w:rsidRPr="003F0B0C">
        <w:rPr>
          <w:rFonts w:ascii="宋体" w:eastAsia="宋体" w:hAnsi="宋体"/>
        </w:rPr>
        <w:t xml:space="preserve">    return (((fac[n]*invfac[m])%MODN)*invfac[n-m])%MODN;</w:t>
      </w:r>
    </w:p>
    <w:p w:rsidR="00366C2F" w:rsidRPr="003F0B0C" w:rsidRDefault="00366C2F" w:rsidP="00366C2F">
      <w:pPr>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r w:rsidRPr="003F0B0C">
        <w:rPr>
          <w:rFonts w:ascii="宋体" w:eastAsia="宋体" w:hAnsi="宋体"/>
        </w:rPr>
        <w:t>//莫队算法,离线处理查询</w:t>
      </w:r>
    </w:p>
    <w:p w:rsidR="00366C2F" w:rsidRPr="003F0B0C" w:rsidRDefault="00366C2F" w:rsidP="00366C2F">
      <w:pPr>
        <w:rPr>
          <w:rFonts w:ascii="宋体" w:eastAsia="宋体" w:hAnsi="宋体"/>
        </w:rPr>
      </w:pPr>
      <w:r w:rsidRPr="003F0B0C">
        <w:rPr>
          <w:rFonts w:ascii="宋体" w:eastAsia="宋体" w:hAnsi="宋体"/>
        </w:rPr>
        <w:t>struct node{</w:t>
      </w:r>
    </w:p>
    <w:p w:rsidR="00366C2F" w:rsidRPr="003F0B0C" w:rsidRDefault="00366C2F" w:rsidP="00366C2F">
      <w:pPr>
        <w:rPr>
          <w:rFonts w:ascii="宋体" w:eastAsia="宋体" w:hAnsi="宋体"/>
        </w:rPr>
      </w:pPr>
      <w:r w:rsidRPr="003F0B0C">
        <w:rPr>
          <w:rFonts w:ascii="宋体" w:eastAsia="宋体" w:hAnsi="宋体"/>
        </w:rPr>
        <w:t xml:space="preserve">    ll n,m,id,blk;</w:t>
      </w:r>
    </w:p>
    <w:p w:rsidR="00366C2F" w:rsidRPr="003F0B0C" w:rsidRDefault="00366C2F" w:rsidP="00366C2F">
      <w:pPr>
        <w:rPr>
          <w:rFonts w:ascii="宋体" w:eastAsia="宋体" w:hAnsi="宋体"/>
        </w:rPr>
      </w:pPr>
      <w:r w:rsidRPr="003F0B0C">
        <w:rPr>
          <w:rFonts w:ascii="宋体" w:eastAsia="宋体" w:hAnsi="宋体"/>
        </w:rPr>
        <w:t>}Q[MAXN];</w:t>
      </w:r>
    </w:p>
    <w:p w:rsidR="00366C2F" w:rsidRPr="003F0B0C" w:rsidRDefault="00366C2F" w:rsidP="00366C2F">
      <w:pPr>
        <w:rPr>
          <w:rFonts w:ascii="宋体" w:eastAsia="宋体" w:hAnsi="宋体"/>
        </w:rPr>
      </w:pPr>
      <w:r w:rsidRPr="003F0B0C">
        <w:rPr>
          <w:rFonts w:ascii="宋体" w:eastAsia="宋体" w:hAnsi="宋体"/>
        </w:rPr>
        <w:t>bool cmp(node x,node y){</w:t>
      </w:r>
    </w:p>
    <w:p w:rsidR="00366C2F" w:rsidRPr="003F0B0C" w:rsidRDefault="00366C2F" w:rsidP="00366C2F">
      <w:pPr>
        <w:rPr>
          <w:rFonts w:ascii="宋体" w:eastAsia="宋体" w:hAnsi="宋体"/>
        </w:rPr>
      </w:pPr>
      <w:r w:rsidRPr="003F0B0C">
        <w:rPr>
          <w:rFonts w:ascii="宋体" w:eastAsia="宋体" w:hAnsi="宋体"/>
        </w:rPr>
        <w:t xml:space="preserve">    if(x.blk==y.blk) return x.n&lt;y.n;</w:t>
      </w:r>
    </w:p>
    <w:p w:rsidR="00366C2F" w:rsidRPr="003F0B0C" w:rsidRDefault="00366C2F" w:rsidP="00366C2F">
      <w:pPr>
        <w:rPr>
          <w:rFonts w:ascii="宋体" w:eastAsia="宋体" w:hAnsi="宋体"/>
        </w:rPr>
      </w:pPr>
      <w:r w:rsidRPr="003F0B0C">
        <w:rPr>
          <w:rFonts w:ascii="宋体" w:eastAsia="宋体" w:hAnsi="宋体"/>
        </w:rPr>
        <w:t xml:space="preserve">    return x.blk&lt;y.blk;</w:t>
      </w:r>
    </w:p>
    <w:p w:rsidR="00366C2F" w:rsidRPr="003F0B0C" w:rsidRDefault="00366C2F" w:rsidP="00366C2F">
      <w:pPr>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r w:rsidRPr="003F0B0C">
        <w:rPr>
          <w:rFonts w:ascii="宋体" w:eastAsia="宋体" w:hAnsi="宋体"/>
        </w:rPr>
        <w:t>ll nowm,nown,nowans,inv2=inv(2ll);</w:t>
      </w:r>
    </w:p>
    <w:p w:rsidR="00366C2F" w:rsidRPr="003F0B0C" w:rsidRDefault="00366C2F" w:rsidP="00366C2F">
      <w:pPr>
        <w:rPr>
          <w:rFonts w:ascii="宋体" w:eastAsia="宋体" w:hAnsi="宋体"/>
        </w:rPr>
      </w:pPr>
      <w:r w:rsidRPr="003F0B0C">
        <w:rPr>
          <w:rFonts w:ascii="宋体" w:eastAsia="宋体" w:hAnsi="宋体"/>
        </w:rPr>
        <w:t>void addn(){</w:t>
      </w:r>
    </w:p>
    <w:p w:rsidR="00366C2F" w:rsidRPr="003F0B0C" w:rsidRDefault="00366C2F" w:rsidP="00366C2F">
      <w:pPr>
        <w:rPr>
          <w:rFonts w:ascii="宋体" w:eastAsia="宋体" w:hAnsi="宋体"/>
        </w:rPr>
      </w:pPr>
      <w:r w:rsidRPr="003F0B0C">
        <w:rPr>
          <w:rFonts w:ascii="宋体" w:eastAsia="宋体" w:hAnsi="宋体"/>
        </w:rPr>
        <w:t xml:space="preserve">    nowans=((2ll*nowans)%MODN-C(nown,nowm)+MODN)%MODN;</w:t>
      </w:r>
    </w:p>
    <w:p w:rsidR="00366C2F" w:rsidRPr="003F0B0C" w:rsidRDefault="00366C2F" w:rsidP="00366C2F">
      <w:pPr>
        <w:rPr>
          <w:rFonts w:ascii="宋体" w:eastAsia="宋体" w:hAnsi="宋体"/>
        </w:rPr>
      </w:pPr>
      <w:r w:rsidRPr="003F0B0C">
        <w:rPr>
          <w:rFonts w:ascii="宋体" w:eastAsia="宋体" w:hAnsi="宋体"/>
        </w:rPr>
        <w:t xml:space="preserve">    return;</w:t>
      </w:r>
    </w:p>
    <w:p w:rsidR="00366C2F" w:rsidRPr="003F0B0C" w:rsidRDefault="00366C2F" w:rsidP="00366C2F">
      <w:pPr>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r w:rsidRPr="003F0B0C">
        <w:rPr>
          <w:rFonts w:ascii="宋体" w:eastAsia="宋体" w:hAnsi="宋体"/>
        </w:rPr>
        <w:t>void minusn(){</w:t>
      </w:r>
    </w:p>
    <w:p w:rsidR="00366C2F" w:rsidRPr="003F0B0C" w:rsidRDefault="00366C2F" w:rsidP="00366C2F">
      <w:pPr>
        <w:rPr>
          <w:rFonts w:ascii="宋体" w:eastAsia="宋体" w:hAnsi="宋体"/>
        </w:rPr>
      </w:pPr>
      <w:r w:rsidRPr="003F0B0C">
        <w:rPr>
          <w:rFonts w:ascii="宋体" w:eastAsia="宋体" w:hAnsi="宋体"/>
        </w:rPr>
        <w:t xml:space="preserve">    nowans=(((nowans+C(nown,nowm))%MODN)*inv2)%MODN;</w:t>
      </w:r>
    </w:p>
    <w:p w:rsidR="00366C2F" w:rsidRPr="003F0B0C" w:rsidRDefault="00366C2F" w:rsidP="00366C2F">
      <w:pPr>
        <w:rPr>
          <w:rFonts w:ascii="宋体" w:eastAsia="宋体" w:hAnsi="宋体"/>
        </w:rPr>
      </w:pPr>
      <w:r w:rsidRPr="003F0B0C">
        <w:rPr>
          <w:rFonts w:ascii="宋体" w:eastAsia="宋体" w:hAnsi="宋体"/>
        </w:rPr>
        <w:t xml:space="preserve">    return;</w:t>
      </w:r>
    </w:p>
    <w:p w:rsidR="00366C2F" w:rsidRPr="003F0B0C" w:rsidRDefault="00366C2F" w:rsidP="00366C2F">
      <w:pPr>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r w:rsidRPr="003F0B0C">
        <w:rPr>
          <w:rFonts w:ascii="宋体" w:eastAsia="宋体" w:hAnsi="宋体"/>
        </w:rPr>
        <w:t>void addm(){</w:t>
      </w:r>
    </w:p>
    <w:p w:rsidR="00366C2F" w:rsidRPr="003F0B0C" w:rsidRDefault="00366C2F" w:rsidP="00366C2F">
      <w:pPr>
        <w:rPr>
          <w:rFonts w:ascii="宋体" w:eastAsia="宋体" w:hAnsi="宋体"/>
        </w:rPr>
      </w:pPr>
      <w:r w:rsidRPr="003F0B0C">
        <w:rPr>
          <w:rFonts w:ascii="宋体" w:eastAsia="宋体" w:hAnsi="宋体"/>
        </w:rPr>
        <w:t xml:space="preserve">    nowans=(nowans+C(nown,nowm))%MODN;</w:t>
      </w:r>
    </w:p>
    <w:p w:rsidR="00366C2F" w:rsidRPr="003F0B0C" w:rsidRDefault="00366C2F" w:rsidP="00366C2F">
      <w:pPr>
        <w:rPr>
          <w:rFonts w:ascii="宋体" w:eastAsia="宋体" w:hAnsi="宋体"/>
        </w:rPr>
      </w:pPr>
      <w:r w:rsidRPr="003F0B0C">
        <w:rPr>
          <w:rFonts w:ascii="宋体" w:eastAsia="宋体" w:hAnsi="宋体"/>
        </w:rPr>
        <w:t xml:space="preserve">    return;</w:t>
      </w:r>
    </w:p>
    <w:p w:rsidR="00366C2F" w:rsidRPr="003F0B0C" w:rsidRDefault="00366C2F" w:rsidP="00366C2F">
      <w:pPr>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r w:rsidRPr="003F0B0C">
        <w:rPr>
          <w:rFonts w:ascii="宋体" w:eastAsia="宋体" w:hAnsi="宋体"/>
        </w:rPr>
        <w:t>void minusm(){</w:t>
      </w:r>
    </w:p>
    <w:p w:rsidR="00366C2F" w:rsidRPr="003F0B0C" w:rsidRDefault="00366C2F" w:rsidP="00366C2F">
      <w:pPr>
        <w:rPr>
          <w:rFonts w:ascii="宋体" w:eastAsia="宋体" w:hAnsi="宋体"/>
        </w:rPr>
      </w:pPr>
      <w:r w:rsidRPr="003F0B0C">
        <w:rPr>
          <w:rFonts w:ascii="宋体" w:eastAsia="宋体" w:hAnsi="宋体"/>
        </w:rPr>
        <w:t xml:space="preserve">    nowans=(nowans-C(nown,nowm)+MODN)%MODN;</w:t>
      </w:r>
    </w:p>
    <w:p w:rsidR="00366C2F" w:rsidRPr="003F0B0C" w:rsidRDefault="00366C2F" w:rsidP="00366C2F">
      <w:pPr>
        <w:rPr>
          <w:rFonts w:ascii="宋体" w:eastAsia="宋体" w:hAnsi="宋体"/>
        </w:rPr>
      </w:pPr>
      <w:r w:rsidRPr="003F0B0C">
        <w:rPr>
          <w:rFonts w:ascii="宋体" w:eastAsia="宋体" w:hAnsi="宋体"/>
        </w:rPr>
        <w:t xml:space="preserve">    return;</w:t>
      </w:r>
    </w:p>
    <w:p w:rsidR="00366C2F" w:rsidRPr="003F0B0C" w:rsidRDefault="00366C2F" w:rsidP="00366C2F">
      <w:pPr>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p>
    <w:p w:rsidR="00366C2F" w:rsidRPr="003F0B0C" w:rsidRDefault="00366C2F" w:rsidP="00366C2F">
      <w:pPr>
        <w:rPr>
          <w:rFonts w:ascii="宋体" w:eastAsia="宋体" w:hAnsi="宋体"/>
        </w:rPr>
      </w:pPr>
      <w:r w:rsidRPr="003F0B0C">
        <w:rPr>
          <w:rFonts w:ascii="宋体" w:eastAsia="宋体" w:hAnsi="宋体"/>
        </w:rPr>
        <w:t>int main()</w:t>
      </w:r>
    </w:p>
    <w:p w:rsidR="00366C2F" w:rsidRPr="003F0B0C" w:rsidRDefault="00366C2F" w:rsidP="00366C2F">
      <w:pPr>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r w:rsidRPr="003F0B0C">
        <w:rPr>
          <w:rFonts w:ascii="宋体" w:eastAsia="宋体" w:hAnsi="宋体"/>
        </w:rPr>
        <w:t xml:space="preserve">    init_fac();</w:t>
      </w:r>
    </w:p>
    <w:p w:rsidR="00366C2F" w:rsidRPr="003F0B0C" w:rsidRDefault="00366C2F" w:rsidP="00366C2F">
      <w:pPr>
        <w:rPr>
          <w:rFonts w:ascii="宋体" w:eastAsia="宋体" w:hAnsi="宋体"/>
        </w:rPr>
      </w:pPr>
      <w:r w:rsidRPr="003F0B0C">
        <w:rPr>
          <w:rFonts w:ascii="宋体" w:eastAsia="宋体" w:hAnsi="宋体"/>
        </w:rPr>
        <w:t xml:space="preserve">    ll ans[MAXN],t,sz;</w:t>
      </w:r>
    </w:p>
    <w:p w:rsidR="00366C2F" w:rsidRPr="003F0B0C" w:rsidRDefault="00366C2F" w:rsidP="00366C2F">
      <w:pPr>
        <w:rPr>
          <w:rFonts w:ascii="宋体" w:eastAsia="宋体" w:hAnsi="宋体"/>
        </w:rPr>
      </w:pPr>
      <w:r w:rsidRPr="003F0B0C">
        <w:rPr>
          <w:rFonts w:ascii="宋体" w:eastAsia="宋体" w:hAnsi="宋体"/>
        </w:rPr>
        <w:t xml:space="preserve">    SCANFLL(t);</w:t>
      </w:r>
    </w:p>
    <w:p w:rsidR="00366C2F" w:rsidRPr="003F0B0C" w:rsidRDefault="00366C2F" w:rsidP="00366C2F">
      <w:pPr>
        <w:rPr>
          <w:rFonts w:ascii="宋体" w:eastAsia="宋体" w:hAnsi="宋体"/>
        </w:rPr>
      </w:pPr>
      <w:r w:rsidRPr="003F0B0C">
        <w:rPr>
          <w:rFonts w:ascii="宋体" w:eastAsia="宋体" w:hAnsi="宋体"/>
        </w:rPr>
        <w:t xml:space="preserve">    sz=sqrt(t);</w:t>
      </w:r>
    </w:p>
    <w:p w:rsidR="00366C2F" w:rsidRPr="003F0B0C" w:rsidRDefault="00366C2F" w:rsidP="00366C2F">
      <w:pPr>
        <w:ind w:firstLine="420"/>
        <w:rPr>
          <w:rFonts w:ascii="宋体" w:eastAsia="宋体" w:hAnsi="宋体"/>
        </w:rPr>
      </w:pPr>
      <w:r w:rsidRPr="003F0B0C">
        <w:rPr>
          <w:rFonts w:ascii="宋体" w:eastAsia="宋体" w:hAnsi="宋体"/>
        </w:rPr>
        <w:t>for(ll i=0;i&lt;t;i++){</w:t>
      </w:r>
    </w:p>
    <w:p w:rsidR="00366C2F" w:rsidRPr="003F0B0C" w:rsidRDefault="00366C2F" w:rsidP="00366C2F">
      <w:pPr>
        <w:ind w:firstLine="420"/>
        <w:rPr>
          <w:rFonts w:ascii="宋体" w:eastAsia="宋体" w:hAnsi="宋体"/>
        </w:rPr>
      </w:pPr>
      <w:r w:rsidRPr="003F0B0C">
        <w:rPr>
          <w:rFonts w:ascii="宋体" w:eastAsia="宋体" w:hAnsi="宋体"/>
        </w:rPr>
        <w:t xml:space="preserve"> SCANFLL(Q[i].n),SCANFLL(Q[i].m),Q[i].id=i,Q[i].blk=Q[i].m/sz;</w:t>
      </w:r>
    </w:p>
    <w:p w:rsidR="00366C2F" w:rsidRPr="003F0B0C" w:rsidRDefault="00366C2F" w:rsidP="00366C2F">
      <w:pPr>
        <w:ind w:firstLine="420"/>
        <w:rPr>
          <w:rFonts w:ascii="宋体" w:eastAsia="宋体" w:hAnsi="宋体"/>
        </w:rPr>
      </w:pPr>
      <w:r w:rsidRPr="003F0B0C">
        <w:rPr>
          <w:rFonts w:ascii="宋体" w:eastAsia="宋体" w:hAnsi="宋体"/>
        </w:rPr>
        <w:t>}</w:t>
      </w:r>
    </w:p>
    <w:p w:rsidR="00366C2F" w:rsidRPr="003F0B0C" w:rsidRDefault="00366C2F" w:rsidP="00366C2F">
      <w:pPr>
        <w:rPr>
          <w:rFonts w:ascii="宋体" w:eastAsia="宋体" w:hAnsi="宋体"/>
        </w:rPr>
      </w:pPr>
      <w:r w:rsidRPr="003F0B0C">
        <w:rPr>
          <w:rFonts w:ascii="宋体" w:eastAsia="宋体" w:hAnsi="宋体"/>
        </w:rPr>
        <w:t xml:space="preserve">    sort(Q,Q+t,cmp);</w:t>
      </w:r>
    </w:p>
    <w:p w:rsidR="00366C2F" w:rsidRPr="003F0B0C" w:rsidRDefault="00366C2F" w:rsidP="00366C2F">
      <w:pPr>
        <w:rPr>
          <w:rFonts w:ascii="宋体" w:eastAsia="宋体" w:hAnsi="宋体"/>
        </w:rPr>
      </w:pPr>
      <w:r w:rsidRPr="003F0B0C">
        <w:rPr>
          <w:rFonts w:ascii="宋体" w:eastAsia="宋体" w:hAnsi="宋体"/>
        </w:rPr>
        <w:lastRenderedPageBreak/>
        <w:t xml:space="preserve">    nowm=nown=0,nowans=1ll;</w:t>
      </w:r>
    </w:p>
    <w:p w:rsidR="00366C2F" w:rsidRPr="003F0B0C" w:rsidRDefault="00366C2F" w:rsidP="00366C2F">
      <w:pPr>
        <w:rPr>
          <w:rFonts w:ascii="宋体" w:eastAsia="宋体" w:hAnsi="宋体"/>
        </w:rPr>
      </w:pPr>
      <w:r w:rsidRPr="003F0B0C">
        <w:rPr>
          <w:rFonts w:ascii="宋体" w:eastAsia="宋体" w:hAnsi="宋体"/>
        </w:rPr>
        <w:t xml:space="preserve">    for(ll i=0;i&lt;t;i++){</w:t>
      </w:r>
    </w:p>
    <w:p w:rsidR="00366C2F" w:rsidRPr="003F0B0C" w:rsidRDefault="00366C2F" w:rsidP="00366C2F">
      <w:pPr>
        <w:rPr>
          <w:rFonts w:ascii="宋体" w:eastAsia="宋体" w:hAnsi="宋体"/>
        </w:rPr>
      </w:pPr>
      <w:r w:rsidRPr="003F0B0C">
        <w:rPr>
          <w:rFonts w:ascii="宋体" w:eastAsia="宋体" w:hAnsi="宋体"/>
        </w:rPr>
        <w:t xml:space="preserve">        while(nown&lt;Q[i].n) addn(),nown++;</w:t>
      </w:r>
    </w:p>
    <w:p w:rsidR="00366C2F" w:rsidRPr="003F0B0C" w:rsidRDefault="00366C2F" w:rsidP="00366C2F">
      <w:pPr>
        <w:rPr>
          <w:rFonts w:ascii="宋体" w:eastAsia="宋体" w:hAnsi="宋体"/>
        </w:rPr>
      </w:pPr>
      <w:r w:rsidRPr="003F0B0C">
        <w:rPr>
          <w:rFonts w:ascii="宋体" w:eastAsia="宋体" w:hAnsi="宋体"/>
        </w:rPr>
        <w:t xml:space="preserve">        while(nown&gt;Q[i].n) nown--,minusn();</w:t>
      </w:r>
    </w:p>
    <w:p w:rsidR="00366C2F" w:rsidRPr="003F0B0C" w:rsidRDefault="00366C2F" w:rsidP="00366C2F">
      <w:pPr>
        <w:rPr>
          <w:rFonts w:ascii="宋体" w:eastAsia="宋体" w:hAnsi="宋体"/>
        </w:rPr>
      </w:pPr>
      <w:r w:rsidRPr="003F0B0C">
        <w:rPr>
          <w:rFonts w:ascii="宋体" w:eastAsia="宋体" w:hAnsi="宋体"/>
        </w:rPr>
        <w:t xml:space="preserve">        while(nowm&lt;Q[i].m) nowm++,addm();</w:t>
      </w:r>
    </w:p>
    <w:p w:rsidR="00366C2F" w:rsidRPr="003F0B0C" w:rsidRDefault="00366C2F" w:rsidP="00366C2F">
      <w:pPr>
        <w:rPr>
          <w:rFonts w:ascii="宋体" w:eastAsia="宋体" w:hAnsi="宋体"/>
        </w:rPr>
      </w:pPr>
      <w:r w:rsidRPr="003F0B0C">
        <w:rPr>
          <w:rFonts w:ascii="宋体" w:eastAsia="宋体" w:hAnsi="宋体"/>
        </w:rPr>
        <w:t xml:space="preserve">        while(nowm&gt;Q[i].m) minusm(),nowm--;</w:t>
      </w:r>
    </w:p>
    <w:p w:rsidR="00366C2F" w:rsidRPr="003F0B0C" w:rsidRDefault="00366C2F" w:rsidP="00366C2F">
      <w:pPr>
        <w:rPr>
          <w:rFonts w:ascii="宋体" w:eastAsia="宋体" w:hAnsi="宋体"/>
        </w:rPr>
      </w:pPr>
      <w:r w:rsidRPr="003F0B0C">
        <w:rPr>
          <w:rFonts w:ascii="宋体" w:eastAsia="宋体" w:hAnsi="宋体"/>
        </w:rPr>
        <w:t xml:space="preserve">        ans[Q[i].id]=nowans;</w:t>
      </w:r>
    </w:p>
    <w:p w:rsidR="00366C2F" w:rsidRPr="003F0B0C" w:rsidRDefault="00366C2F" w:rsidP="00366C2F">
      <w:pPr>
        <w:rPr>
          <w:rFonts w:ascii="宋体" w:eastAsia="宋体" w:hAnsi="宋体"/>
        </w:rPr>
      </w:pPr>
      <w:r w:rsidRPr="003F0B0C">
        <w:rPr>
          <w:rFonts w:ascii="宋体" w:eastAsia="宋体" w:hAnsi="宋体"/>
        </w:rPr>
        <w:t xml:space="preserve">    }</w:t>
      </w:r>
    </w:p>
    <w:p w:rsidR="00366C2F" w:rsidRPr="003F0B0C" w:rsidRDefault="00366C2F" w:rsidP="00366C2F">
      <w:pPr>
        <w:rPr>
          <w:rFonts w:ascii="宋体" w:eastAsia="宋体" w:hAnsi="宋体"/>
        </w:rPr>
      </w:pPr>
      <w:r w:rsidRPr="003F0B0C">
        <w:rPr>
          <w:rFonts w:ascii="宋体" w:eastAsia="宋体" w:hAnsi="宋体"/>
        </w:rPr>
        <w:t xml:space="preserve">    for(ll i=0;i&lt;t;i++) PRINTLL(ans[i]);</w:t>
      </w:r>
    </w:p>
    <w:p w:rsidR="00366C2F" w:rsidRPr="003F0B0C" w:rsidRDefault="00366C2F" w:rsidP="00366C2F">
      <w:pPr>
        <w:rPr>
          <w:rFonts w:ascii="宋体" w:eastAsia="宋体" w:hAnsi="宋体"/>
        </w:rPr>
      </w:pPr>
      <w:r w:rsidRPr="003F0B0C">
        <w:rPr>
          <w:rFonts w:ascii="宋体" w:eastAsia="宋体" w:hAnsi="宋体"/>
        </w:rPr>
        <w:t xml:space="preserve">    return 0;</w:t>
      </w:r>
    </w:p>
    <w:p w:rsidR="00353E8D" w:rsidRPr="003F0B0C" w:rsidRDefault="00366C2F" w:rsidP="00366C2F">
      <w:pPr>
        <w:rPr>
          <w:rFonts w:ascii="宋体" w:eastAsia="宋体" w:hAnsi="宋体"/>
        </w:rPr>
      </w:pPr>
      <w:r w:rsidRPr="003F0B0C">
        <w:rPr>
          <w:rFonts w:ascii="宋体" w:eastAsia="宋体" w:hAnsi="宋体"/>
        </w:rPr>
        <w:t>}</w:t>
      </w:r>
    </w:p>
    <w:p w:rsidR="005537B5" w:rsidRPr="003F0B0C" w:rsidRDefault="00FC13B1" w:rsidP="009B11BF">
      <w:pPr>
        <w:pStyle w:val="1"/>
        <w:rPr>
          <w:rFonts w:ascii="宋体" w:eastAsia="宋体" w:hAnsi="宋体"/>
        </w:rPr>
      </w:pPr>
      <w:bookmarkStart w:id="219" w:name="_Toc521431912"/>
      <w:r w:rsidRPr="003F0B0C">
        <w:rPr>
          <w:rFonts w:ascii="宋体" w:eastAsia="宋体" w:hAnsi="宋体" w:hint="eastAsia"/>
        </w:rPr>
        <w:t>八、</w:t>
      </w:r>
      <w:r w:rsidR="004B1ACF" w:rsidRPr="003F0B0C">
        <w:rPr>
          <w:rFonts w:ascii="宋体" w:eastAsia="宋体" w:hAnsi="宋体" w:hint="eastAsia"/>
        </w:rPr>
        <w:t>网络流</w:t>
      </w:r>
      <w:bookmarkEnd w:id="219"/>
    </w:p>
    <w:p w:rsidR="00F73381" w:rsidRPr="003F0B0C" w:rsidRDefault="00F73381" w:rsidP="00F73381">
      <w:pPr>
        <w:pStyle w:val="2"/>
        <w:rPr>
          <w:rFonts w:ascii="宋体" w:eastAsia="宋体" w:hAnsi="宋体"/>
          <w:b w:val="0"/>
        </w:rPr>
      </w:pPr>
      <w:bookmarkStart w:id="220" w:name="_Toc521431913"/>
      <w:r w:rsidRPr="003F0B0C">
        <w:rPr>
          <w:rFonts w:ascii="宋体" w:eastAsia="宋体" w:hAnsi="宋体" w:hint="eastAsia"/>
          <w:b w:val="0"/>
        </w:rPr>
        <w:t>补题</w:t>
      </w:r>
      <w:bookmarkEnd w:id="220"/>
    </w:p>
    <w:p w:rsidR="00F73381" w:rsidRPr="003F0B0C" w:rsidRDefault="00F73381" w:rsidP="00F73381">
      <w:pPr>
        <w:pStyle w:val="3"/>
        <w:rPr>
          <w:rFonts w:ascii="宋体" w:eastAsia="宋体" w:hAnsi="宋体"/>
          <w:b w:val="0"/>
        </w:rPr>
      </w:pPr>
      <w:bookmarkStart w:id="221" w:name="_Toc521431914"/>
      <w:r w:rsidRPr="003F0B0C">
        <w:rPr>
          <w:rFonts w:ascii="宋体" w:eastAsia="宋体" w:hAnsi="宋体" w:hint="eastAsia"/>
          <w:b w:val="0"/>
        </w:rPr>
        <w:t>银牌题</w:t>
      </w:r>
      <w:r w:rsidRPr="003F0B0C">
        <w:rPr>
          <w:rFonts w:ascii="宋体" w:eastAsia="宋体" w:hAnsi="宋体"/>
          <w:b w:val="0"/>
        </w:rPr>
        <w:t>-KM</w:t>
      </w:r>
      <w:r w:rsidRPr="003F0B0C">
        <w:rPr>
          <w:rFonts w:ascii="宋体" w:eastAsia="宋体" w:hAnsi="宋体" w:hint="eastAsia"/>
          <w:b w:val="0"/>
        </w:rPr>
        <w:t>匹配</w:t>
      </w:r>
      <w:bookmarkEnd w:id="221"/>
    </w:p>
    <w:p w:rsidR="00F73381" w:rsidRPr="003F0B0C" w:rsidRDefault="00F73381" w:rsidP="00F73381">
      <w:pPr>
        <w:rPr>
          <w:rFonts w:ascii="宋体" w:eastAsia="宋体" w:hAnsi="宋体"/>
        </w:rPr>
      </w:pPr>
      <w:r w:rsidRPr="003F0B0C">
        <w:rPr>
          <w:rFonts w:ascii="宋体" w:eastAsia="宋体" w:hAnsi="宋体" w:hint="eastAsia"/>
        </w:rPr>
        <w:t>2018百度之星</w:t>
      </w:r>
      <w:r w:rsidRPr="003F0B0C">
        <w:rPr>
          <w:rFonts w:ascii="宋体" w:eastAsia="宋体" w:hAnsi="宋体"/>
        </w:rPr>
        <w:t>程序设计大赛资格赛-1002</w:t>
      </w:r>
    </w:p>
    <w:p w:rsidR="00F73381" w:rsidRPr="003F0B0C" w:rsidRDefault="00F73381" w:rsidP="00F73381">
      <w:pPr>
        <w:rPr>
          <w:rFonts w:ascii="宋体" w:eastAsia="宋体" w:hAnsi="宋体"/>
        </w:rPr>
      </w:pPr>
      <w:r w:rsidRPr="003F0B0C">
        <w:rPr>
          <w:rFonts w:ascii="宋体" w:eastAsia="宋体" w:hAnsi="宋体" w:hint="eastAsia"/>
        </w:rPr>
        <w:t>【题意】</w:t>
      </w:r>
    </w:p>
    <w:p w:rsidR="00F73381" w:rsidRPr="003F0B0C" w:rsidRDefault="00F73381" w:rsidP="00F73381">
      <w:pPr>
        <w:rPr>
          <w:rFonts w:ascii="宋体" w:eastAsia="宋体" w:hAnsi="宋体"/>
        </w:rPr>
      </w:pPr>
      <w:r w:rsidRPr="003F0B0C">
        <w:rPr>
          <w:rFonts w:ascii="宋体" w:eastAsia="宋体" w:hAnsi="宋体" w:hint="eastAsia"/>
        </w:rPr>
        <w:t>【TAG】整数规划 KM匹配</w:t>
      </w:r>
    </w:p>
    <w:p w:rsidR="00F73381" w:rsidRPr="003F0B0C" w:rsidRDefault="00F73381" w:rsidP="00F73381">
      <w:pPr>
        <w:rPr>
          <w:rFonts w:ascii="宋体" w:eastAsia="宋体" w:hAnsi="宋体"/>
        </w:rPr>
      </w:pPr>
      <w:r w:rsidRPr="003F0B0C">
        <w:rPr>
          <w:rFonts w:ascii="宋体" w:eastAsia="宋体" w:hAnsi="宋体" w:hint="eastAsia"/>
        </w:rPr>
        <w:t>【代码】</w:t>
      </w:r>
    </w:p>
    <w:p w:rsidR="00F73381" w:rsidRPr="003F0B0C" w:rsidRDefault="00F73381" w:rsidP="00F73381">
      <w:pPr>
        <w:rPr>
          <w:rFonts w:ascii="宋体" w:eastAsia="宋体" w:hAnsi="宋体"/>
        </w:rPr>
      </w:pPr>
      <w:r w:rsidRPr="003F0B0C">
        <w:rPr>
          <w:rFonts w:ascii="宋体" w:eastAsia="宋体" w:hAnsi="宋体" w:hint="eastAsia"/>
        </w:rPr>
        <w:t>【网上AC代码】</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comment"/>
          <w:rFonts w:cs="Consolas"/>
          <w:color w:val="888888"/>
        </w:rPr>
        <w:t>#include&lt;bits/stdc++.h&gt;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using namespace std;</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typedef long long ll;</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const </w:t>
      </w:r>
      <w:r w:rsidRPr="003F0B0C">
        <w:rPr>
          <w:rStyle w:val="hljs-keyword"/>
          <w:rFonts w:cs="Consolas"/>
          <w:b/>
          <w:bCs/>
          <w:color w:val="000000"/>
        </w:rPr>
        <w:t>int</w:t>
      </w:r>
      <w:r w:rsidRPr="003F0B0C">
        <w:rPr>
          <w:rStyle w:val="HTML2"/>
          <w:rFonts w:cs="Consolas"/>
          <w:color w:val="000000"/>
        </w:rPr>
        <w:t xml:space="preserve"> inf=</w:t>
      </w:r>
      <w:r w:rsidRPr="003F0B0C">
        <w:rPr>
          <w:rStyle w:val="hljs-number"/>
          <w:rFonts w:cs="Consolas"/>
          <w:color w:val="008800"/>
        </w:rPr>
        <w:t>0x7f7f7f7f</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const </w:t>
      </w:r>
      <w:r w:rsidRPr="003F0B0C">
        <w:rPr>
          <w:rStyle w:val="hljs-keyword"/>
          <w:rFonts w:cs="Consolas"/>
          <w:b/>
          <w:bCs/>
          <w:color w:val="000000"/>
        </w:rPr>
        <w:t>int</w:t>
      </w:r>
      <w:r w:rsidRPr="003F0B0C">
        <w:rPr>
          <w:rStyle w:val="HTML2"/>
          <w:rFonts w:cs="Consolas"/>
          <w:color w:val="000000"/>
        </w:rPr>
        <w:t xml:space="preserve"> N=</w:t>
      </w:r>
      <w:r w:rsidRPr="003F0B0C">
        <w:rPr>
          <w:rStyle w:val="hljs-number"/>
          <w:rFonts w:cs="Consolas"/>
          <w:color w:val="008800"/>
        </w:rPr>
        <w:t>1010</w:t>
      </w:r>
      <w:r w:rsidRPr="003F0B0C">
        <w:rPr>
          <w:rStyle w:val="HTML2"/>
          <w:rFonts w:cs="Consolas"/>
          <w:color w:val="000000"/>
        </w:rPr>
        <w:t>,M=</w:t>
      </w:r>
      <w:r w:rsidRPr="003F0B0C">
        <w:rPr>
          <w:rStyle w:val="hljs-number"/>
          <w:rFonts w:cs="Consolas"/>
          <w:color w:val="008800"/>
        </w:rPr>
        <w:t>1000100</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TML2"/>
          <w:rFonts w:cs="Consolas"/>
          <w:color w:val="000000"/>
        </w:rPr>
        <w:t xml:space="preserve"> TT,n,labx[N],laby[N],xx[N],yy[N],pre[N];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TML2"/>
          <w:rFonts w:cs="Consolas"/>
          <w:color w:val="000000"/>
        </w:rPr>
        <w:t xml:space="preserve"> e[N][N],</w:t>
      </w:r>
      <w:r w:rsidRPr="003F0B0C">
        <w:rPr>
          <w:rStyle w:val="hljs-string"/>
          <w:rFonts w:cs="Consolas"/>
          <w:color w:val="880000"/>
        </w:rPr>
        <w:t>q[N]</w:t>
      </w:r>
      <w:r w:rsidRPr="003F0B0C">
        <w:rPr>
          <w:rStyle w:val="HTML2"/>
          <w:rFonts w:cs="Consolas"/>
          <w:color w:val="000000"/>
        </w:rPr>
        <w:t>,flag[M],slack[N];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ll ans;</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void find(</w:t>
      </w:r>
      <w:r w:rsidRPr="003F0B0C">
        <w:rPr>
          <w:rStyle w:val="hljs-keyword"/>
          <w:rFonts w:cs="Consolas"/>
          <w:b/>
          <w:bCs/>
          <w:color w:val="000000"/>
        </w:rPr>
        <w:t>int</w:t>
      </w:r>
      <w:r w:rsidRPr="003F0B0C">
        <w:rPr>
          <w:rStyle w:val="HTML2"/>
          <w:rFonts w:cs="Consolas"/>
          <w:color w:val="000000"/>
        </w:rPr>
        <w:t xml:space="preserve"> </w:t>
      </w:r>
      <w:r w:rsidRPr="003F0B0C">
        <w:rPr>
          <w:rStyle w:val="hljs-keyword"/>
          <w:rFonts w:cs="Consolas"/>
          <w:b/>
          <w:bCs/>
          <w:color w:val="000000"/>
        </w:rPr>
        <w:t>x</w:t>
      </w: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p;</w:t>
      </w:r>
      <w:r w:rsidRPr="003F0B0C">
        <w:rPr>
          <w:rStyle w:val="hljs-keyword"/>
          <w:rFonts w:cs="Consolas"/>
          <w:b/>
          <w:bCs/>
          <w:color w:val="000000"/>
        </w:rPr>
        <w:t>x</w:t>
      </w:r>
      <w:r w:rsidRPr="003F0B0C">
        <w:rPr>
          <w:rStyle w:val="HTML2"/>
          <w:rFonts w:cs="Consolas"/>
          <w:color w:val="000000"/>
        </w:rPr>
        <w:t>;p=xx[pre[</w:t>
      </w:r>
      <w:r w:rsidRPr="003F0B0C">
        <w:rPr>
          <w:rStyle w:val="hljs-keyword"/>
          <w:rFonts w:cs="Consolas"/>
          <w:b/>
          <w:bCs/>
          <w:color w:val="000000"/>
        </w:rPr>
        <w:t>x</w:t>
      </w:r>
      <w:r w:rsidRPr="003F0B0C">
        <w:rPr>
          <w:rStyle w:val="HTML2"/>
          <w:rFonts w:cs="Consolas"/>
          <w:color w:val="000000"/>
        </w:rPr>
        <w:t>]],yy[</w:t>
      </w:r>
      <w:r w:rsidRPr="003F0B0C">
        <w:rPr>
          <w:rStyle w:val="hljs-keyword"/>
          <w:rFonts w:cs="Consolas"/>
          <w:b/>
          <w:bCs/>
          <w:color w:val="000000"/>
        </w:rPr>
        <w:t>x</w:t>
      </w:r>
      <w:r w:rsidRPr="003F0B0C">
        <w:rPr>
          <w:rStyle w:val="HTML2"/>
          <w:rFonts w:cs="Consolas"/>
          <w:color w:val="000000"/>
        </w:rPr>
        <w:t>]=pre[</w:t>
      </w:r>
      <w:r w:rsidRPr="003F0B0C">
        <w:rPr>
          <w:rStyle w:val="hljs-keyword"/>
          <w:rFonts w:cs="Consolas"/>
          <w:b/>
          <w:bCs/>
          <w:color w:val="000000"/>
        </w:rPr>
        <w:t>x</w:t>
      </w:r>
      <w:r w:rsidRPr="003F0B0C">
        <w:rPr>
          <w:rStyle w:val="HTML2"/>
          <w:rFonts w:cs="Consolas"/>
          <w:color w:val="000000"/>
        </w:rPr>
        <w:t>],xx[pre[</w:t>
      </w:r>
      <w:r w:rsidRPr="003F0B0C">
        <w:rPr>
          <w:rStyle w:val="hljs-keyword"/>
          <w:rFonts w:cs="Consolas"/>
          <w:b/>
          <w:bCs/>
          <w:color w:val="000000"/>
        </w:rPr>
        <w:t>x</w:t>
      </w:r>
      <w:r w:rsidRPr="003F0B0C">
        <w:rPr>
          <w:rStyle w:val="HTML2"/>
          <w:rFonts w:cs="Consolas"/>
          <w:color w:val="000000"/>
        </w:rPr>
        <w:t>]]=</w:t>
      </w:r>
      <w:r w:rsidRPr="003F0B0C">
        <w:rPr>
          <w:rStyle w:val="hljs-keyword"/>
          <w:rFonts w:cs="Consolas"/>
          <w:b/>
          <w:bCs/>
          <w:color w:val="000000"/>
        </w:rPr>
        <w:t>x</w:t>
      </w:r>
      <w:r w:rsidRPr="003F0B0C">
        <w:rPr>
          <w:rStyle w:val="HTML2"/>
          <w:rFonts w:cs="Consolas"/>
          <w:color w:val="000000"/>
        </w:rPr>
        <w:t>,</w:t>
      </w:r>
      <w:r w:rsidRPr="003F0B0C">
        <w:rPr>
          <w:rStyle w:val="hljs-keyword"/>
          <w:rFonts w:cs="Consolas"/>
          <w:b/>
          <w:bCs/>
          <w:color w:val="000000"/>
        </w:rPr>
        <w:t>x</w:t>
      </w:r>
      <w:r w:rsidRPr="003F0B0C">
        <w:rPr>
          <w:rStyle w:val="HTML2"/>
          <w:rFonts w:cs="Consolas"/>
          <w:color w:val="000000"/>
        </w:rPr>
        <w:t>=p);</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void KM(</w:t>
      </w:r>
      <w:r w:rsidRPr="003F0B0C">
        <w:rPr>
          <w:rStyle w:val="hljs-keyword"/>
          <w:rFonts w:cs="Consolas"/>
          <w:b/>
          <w:bCs/>
          <w:color w:val="000000"/>
        </w:rPr>
        <w:t>int</w:t>
      </w:r>
      <w:r w:rsidRPr="003F0B0C">
        <w:rPr>
          <w:rStyle w:val="HTML2"/>
          <w:rFonts w:cs="Consolas"/>
          <w:color w:val="000000"/>
        </w:rPr>
        <w:t xml:space="preserve"> S){</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memset(flag,</w:t>
      </w:r>
      <w:r w:rsidRPr="003F0B0C">
        <w:rPr>
          <w:rStyle w:val="hljs-number"/>
          <w:rFonts w:cs="Consolas"/>
          <w:color w:val="008800"/>
        </w:rPr>
        <w:t>0</w:t>
      </w:r>
      <w:r w:rsidRPr="003F0B0C">
        <w:rPr>
          <w:rStyle w:val="HTML2"/>
          <w:rFonts w:cs="Consolas"/>
          <w:color w:val="000000"/>
        </w:rPr>
        <w:t>,sizeof(flag));</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memset(slack,</w:t>
      </w:r>
      <w:r w:rsidRPr="003F0B0C">
        <w:rPr>
          <w:rStyle w:val="hljs-number"/>
          <w:rFonts w:cs="Consolas"/>
          <w:color w:val="008800"/>
        </w:rPr>
        <w:t>63</w:t>
      </w:r>
      <w:r w:rsidRPr="003F0B0C">
        <w:rPr>
          <w:rStyle w:val="HTML2"/>
          <w:rFonts w:cs="Consolas"/>
          <w:color w:val="000000"/>
        </w:rPr>
        <w:t>,sizeof(slack));</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flag[</w:t>
      </w:r>
      <w:r w:rsidRPr="003F0B0C">
        <w:rPr>
          <w:rStyle w:val="hljs-string"/>
          <w:rFonts w:cs="Consolas"/>
          <w:color w:val="880000"/>
        </w:rPr>
        <w:t>q[1]</w:t>
      </w:r>
      <w:r w:rsidRPr="003F0B0C">
        <w:rPr>
          <w:rStyle w:val="HTML2"/>
          <w:rFonts w:cs="Consolas"/>
          <w:color w:val="000000"/>
        </w:rPr>
        <w:t>=S]=</w:t>
      </w:r>
      <w:r w:rsidRPr="003F0B0C">
        <w:rPr>
          <w:rStyle w:val="hljs-number"/>
          <w:rFonts w:cs="Consolas"/>
          <w:color w:val="008800"/>
        </w:rPr>
        <w:t>1</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lastRenderedPageBreak/>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l=</w:t>
      </w:r>
      <w:r w:rsidRPr="003F0B0C">
        <w:rPr>
          <w:rStyle w:val="hljs-number"/>
          <w:rFonts w:cs="Consolas"/>
          <w:color w:val="008800"/>
        </w:rPr>
        <w:t>1</w:t>
      </w:r>
      <w:r w:rsidRPr="003F0B0C">
        <w:rPr>
          <w:rStyle w:val="HTML2"/>
          <w:rFonts w:cs="Consolas"/>
          <w:color w:val="000000"/>
        </w:rPr>
        <w:t>,r=</w:t>
      </w:r>
      <w:r w:rsidRPr="003F0B0C">
        <w:rPr>
          <w:rStyle w:val="hljs-number"/>
          <w:rFonts w:cs="Consolas"/>
          <w:color w:val="008800"/>
        </w:rPr>
        <w:t>2</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while</w:t>
      </w:r>
      <w:r w:rsidRPr="003F0B0C">
        <w:rPr>
          <w:rStyle w:val="HTML2"/>
          <w:rFonts w:cs="Consolas"/>
          <w:color w:val="000000"/>
        </w:rPr>
        <w:t>(l&lt;r){</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w:t>
      </w:r>
      <w:r w:rsidRPr="003F0B0C">
        <w:rPr>
          <w:rStyle w:val="hljs-keyword"/>
          <w:rFonts w:cs="Consolas"/>
          <w:b/>
          <w:bCs/>
          <w:color w:val="000000"/>
        </w:rPr>
        <w:t>x</w:t>
      </w:r>
      <w:r w:rsidRPr="003F0B0C">
        <w:rPr>
          <w:rStyle w:val="HTML2"/>
          <w:rFonts w:cs="Consolas"/>
          <w:color w:val="000000"/>
        </w:rPr>
        <w:t>=</w:t>
      </w:r>
      <w:r w:rsidRPr="003F0B0C">
        <w:rPr>
          <w:rStyle w:val="hljs-string"/>
          <w:rFonts w:cs="Consolas"/>
          <w:color w:val="880000"/>
        </w:rPr>
        <w:t>q[l++]</w:t>
      </w: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w:t>
      </w:r>
      <w:r w:rsidRPr="003F0B0C">
        <w:rPr>
          <w:rStyle w:val="hljs-keyword"/>
          <w:rFonts w:cs="Consolas"/>
          <w:b/>
          <w:bCs/>
          <w:color w:val="000000"/>
        </w:rPr>
        <w:t>y</w:t>
      </w:r>
      <w:r w:rsidRPr="003F0B0C">
        <w:rPr>
          <w:rStyle w:val="HTML2"/>
          <w:rFonts w:cs="Consolas"/>
          <w:color w:val="000000"/>
        </w:rPr>
        <w:t>=</w:t>
      </w:r>
      <w:r w:rsidRPr="003F0B0C">
        <w:rPr>
          <w:rStyle w:val="hljs-number"/>
          <w:rFonts w:cs="Consolas"/>
          <w:color w:val="008800"/>
        </w:rPr>
        <w:t>1</w:t>
      </w:r>
      <w:r w:rsidRPr="003F0B0C">
        <w:rPr>
          <w:rStyle w:val="HTML2"/>
          <w:rFonts w:cs="Consolas"/>
          <w:color w:val="000000"/>
        </w:rPr>
        <w:t>;</w:t>
      </w:r>
      <w:r w:rsidRPr="003F0B0C">
        <w:rPr>
          <w:rStyle w:val="hljs-keyword"/>
          <w:rFonts w:cs="Consolas"/>
          <w:b/>
          <w:bCs/>
          <w:color w:val="000000"/>
        </w:rPr>
        <w:t>y</w:t>
      </w:r>
      <w:r w:rsidRPr="003F0B0C">
        <w:rPr>
          <w:rStyle w:val="HTML2"/>
          <w:rFonts w:cs="Consolas"/>
          <w:color w:val="000000"/>
        </w:rPr>
        <w:t>&lt;=n;</w:t>
      </w:r>
      <w:r w:rsidRPr="003F0B0C">
        <w:rPr>
          <w:rStyle w:val="hljs-keyword"/>
          <w:rFonts w:cs="Consolas"/>
          <w:b/>
          <w:bCs/>
          <w:color w:val="000000"/>
        </w:rPr>
        <w:t>y</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tmp=labx[</w:t>
      </w:r>
      <w:r w:rsidRPr="003F0B0C">
        <w:rPr>
          <w:rStyle w:val="hljs-keyword"/>
          <w:rFonts w:cs="Consolas"/>
          <w:b/>
          <w:bCs/>
          <w:color w:val="000000"/>
        </w:rPr>
        <w:t>x</w:t>
      </w:r>
      <w:r w:rsidRPr="003F0B0C">
        <w:rPr>
          <w:rStyle w:val="HTML2"/>
          <w:rFonts w:cs="Consolas"/>
          <w:color w:val="000000"/>
        </w:rPr>
        <w:t>]+laby[</w:t>
      </w:r>
      <w:r w:rsidRPr="003F0B0C">
        <w:rPr>
          <w:rStyle w:val="hljs-keyword"/>
          <w:rFonts w:cs="Consolas"/>
          <w:b/>
          <w:bCs/>
          <w:color w:val="000000"/>
        </w:rPr>
        <w:t>y</w:t>
      </w:r>
      <w:r w:rsidRPr="003F0B0C">
        <w:rPr>
          <w:rStyle w:val="HTML2"/>
          <w:rFonts w:cs="Consolas"/>
          <w:color w:val="000000"/>
        </w:rPr>
        <w:t>]-e[</w:t>
      </w:r>
      <w:r w:rsidRPr="003F0B0C">
        <w:rPr>
          <w:rStyle w:val="hljs-keyword"/>
          <w:rFonts w:cs="Consolas"/>
          <w:b/>
          <w:bCs/>
          <w:color w:val="000000"/>
        </w:rPr>
        <w:t>x</w:t>
      </w:r>
      <w:r w:rsidRPr="003F0B0C">
        <w:rPr>
          <w:rStyle w:val="HTML2"/>
          <w:rFonts w:cs="Consolas"/>
          <w:color w:val="000000"/>
        </w:rPr>
        <w:t>][</w:t>
      </w:r>
      <w:r w:rsidRPr="003F0B0C">
        <w:rPr>
          <w:rStyle w:val="hljs-keyword"/>
          <w:rFonts w:cs="Consolas"/>
          <w:b/>
          <w:bCs/>
          <w:color w:val="000000"/>
        </w:rPr>
        <w:t>y</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(flag[yy[</w:t>
      </w:r>
      <w:r w:rsidRPr="003F0B0C">
        <w:rPr>
          <w:rStyle w:val="hljs-keyword"/>
          <w:rFonts w:cs="Consolas"/>
          <w:b/>
          <w:bCs/>
          <w:color w:val="000000"/>
        </w:rPr>
        <w:t>y</w:t>
      </w:r>
      <w:r w:rsidRPr="003F0B0C">
        <w:rPr>
          <w:rStyle w:val="HTML2"/>
          <w:rFonts w:cs="Consolas"/>
          <w:color w:val="000000"/>
        </w:rPr>
        <w:t>]]||slack[</w:t>
      </w:r>
      <w:r w:rsidRPr="003F0B0C">
        <w:rPr>
          <w:rStyle w:val="hljs-keyword"/>
          <w:rFonts w:cs="Consolas"/>
          <w:b/>
          <w:bCs/>
          <w:color w:val="000000"/>
        </w:rPr>
        <w:t>y</w:t>
      </w:r>
      <w:r w:rsidRPr="003F0B0C">
        <w:rPr>
          <w:rStyle w:val="HTML2"/>
          <w:rFonts w:cs="Consolas"/>
          <w:color w:val="000000"/>
        </w:rPr>
        <w:t xml:space="preserve">]&lt;tmp) </w:t>
      </w:r>
      <w:r w:rsidRPr="003F0B0C">
        <w:rPr>
          <w:rStyle w:val="hljs-keyword"/>
          <w:rFonts w:cs="Consolas"/>
          <w:b/>
          <w:bCs/>
          <w:color w:val="000000"/>
        </w:rPr>
        <w:t>continue</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pre[</w:t>
      </w:r>
      <w:r w:rsidRPr="003F0B0C">
        <w:rPr>
          <w:rStyle w:val="hljs-keyword"/>
          <w:rFonts w:cs="Consolas"/>
          <w:b/>
          <w:bCs/>
          <w:color w:val="000000"/>
        </w:rPr>
        <w:t>y</w:t>
      </w:r>
      <w:r w:rsidRPr="003F0B0C">
        <w:rPr>
          <w:rStyle w:val="HTML2"/>
          <w:rFonts w:cs="Consolas"/>
          <w:color w:val="000000"/>
        </w:rPr>
        <w:t>]=</w:t>
      </w:r>
      <w:r w:rsidRPr="003F0B0C">
        <w:rPr>
          <w:rStyle w:val="hljs-keyword"/>
          <w:rFonts w:cs="Consolas"/>
          <w:b/>
          <w:bCs/>
          <w:color w:val="000000"/>
        </w:rPr>
        <w:t>x</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(!tmp){</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(!yy[</w:t>
      </w:r>
      <w:r w:rsidRPr="003F0B0C">
        <w:rPr>
          <w:rStyle w:val="hljs-keyword"/>
          <w:rFonts w:cs="Consolas"/>
          <w:b/>
          <w:bCs/>
          <w:color w:val="000000"/>
        </w:rPr>
        <w:t>y</w:t>
      </w: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find(</w:t>
      </w:r>
      <w:r w:rsidRPr="003F0B0C">
        <w:rPr>
          <w:rStyle w:val="hljs-keyword"/>
          <w:rFonts w:cs="Consolas"/>
          <w:b/>
          <w:bCs/>
          <w:color w:val="000000"/>
        </w:rPr>
        <w:t>y</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string"/>
          <w:rFonts w:cs="Consolas"/>
          <w:color w:val="880000"/>
        </w:rPr>
        <w:t>q[r]</w:t>
      </w:r>
      <w:r w:rsidRPr="003F0B0C">
        <w:rPr>
          <w:rStyle w:val="HTML2"/>
          <w:rFonts w:cs="Consolas"/>
          <w:color w:val="000000"/>
        </w:rPr>
        <w:t>=yy[</w:t>
      </w:r>
      <w:r w:rsidRPr="003F0B0C">
        <w:rPr>
          <w:rStyle w:val="hljs-keyword"/>
          <w:rFonts w:cs="Consolas"/>
          <w:b/>
          <w:bCs/>
          <w:color w:val="000000"/>
        </w:rPr>
        <w:t>y</w:t>
      </w:r>
      <w:r w:rsidRPr="003F0B0C">
        <w:rPr>
          <w:rStyle w:val="HTML2"/>
          <w:rFonts w:cs="Consolas"/>
          <w:color w:val="000000"/>
        </w:rPr>
        <w:t>]; flag[</w:t>
      </w:r>
      <w:r w:rsidRPr="003F0B0C">
        <w:rPr>
          <w:rStyle w:val="hljs-string"/>
          <w:rFonts w:cs="Consolas"/>
          <w:color w:val="880000"/>
        </w:rPr>
        <w:t>q[r]</w:t>
      </w:r>
      <w:r w:rsidRPr="003F0B0C">
        <w:rPr>
          <w:rStyle w:val="HTML2"/>
          <w:rFonts w:cs="Consolas"/>
          <w:color w:val="000000"/>
        </w:rPr>
        <w:t>]=</w:t>
      </w:r>
      <w:r w:rsidRPr="003F0B0C">
        <w:rPr>
          <w:rStyle w:val="hljs-number"/>
          <w:rFonts w:cs="Consolas"/>
          <w:color w:val="008800"/>
        </w:rPr>
        <w:t>1</w:t>
      </w:r>
      <w:r w:rsidRPr="003F0B0C">
        <w:rPr>
          <w:rStyle w:val="HTML2"/>
          <w:rFonts w:cs="Consolas"/>
          <w:color w:val="000000"/>
        </w:rPr>
        <w:t>;r++;</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else</w:t>
      </w:r>
      <w:r w:rsidRPr="003F0B0C">
        <w:rPr>
          <w:rStyle w:val="HTML2"/>
          <w:rFonts w:cs="Consolas"/>
          <w:color w:val="000000"/>
        </w:rPr>
        <w:t xml:space="preserve"> slack[</w:t>
      </w:r>
      <w:r w:rsidRPr="003F0B0C">
        <w:rPr>
          <w:rStyle w:val="hljs-keyword"/>
          <w:rFonts w:cs="Consolas"/>
          <w:b/>
          <w:bCs/>
          <w:color w:val="000000"/>
        </w:rPr>
        <w:t>y</w:t>
      </w:r>
      <w:r w:rsidRPr="003F0B0C">
        <w:rPr>
          <w:rStyle w:val="HTML2"/>
          <w:rFonts w:cs="Consolas"/>
          <w:color w:val="000000"/>
        </w:rPr>
        <w:t>]=tmp;</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int</w:t>
      </w:r>
      <w:r w:rsidRPr="003F0B0C">
        <w:rPr>
          <w:rStyle w:val="HTML2"/>
          <w:rFonts w:cs="Consolas"/>
          <w:color w:val="000000"/>
        </w:rPr>
        <w:t xml:space="preserve"> delta=inf;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;i&lt;=n;i++)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(!flag[yy[i]]) delta=min(delta,slack[i]);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;i&lt;=n;i++){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(flag[i]) labx[i]-=delta;</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(flag[yy[i]]) laby[i]+=delta;</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else</w:t>
      </w:r>
      <w:r w:rsidRPr="003F0B0C">
        <w:rPr>
          <w:rStyle w:val="HTML2"/>
          <w:rFonts w:cs="Consolas"/>
          <w:color w:val="000000"/>
        </w:rPr>
        <w:t xml:space="preserve"> slack[i]-=delta;</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 xml:space="preserve">;i&lt;=n;i++) </w:t>
      </w:r>
      <w:r w:rsidRPr="003F0B0C">
        <w:rPr>
          <w:rStyle w:val="hljs-keyword"/>
          <w:rFonts w:cs="Consolas"/>
          <w:b/>
          <w:bCs/>
          <w:color w:val="000000"/>
        </w:rPr>
        <w:t>if</w:t>
      </w:r>
      <w:r w:rsidRPr="003F0B0C">
        <w:rPr>
          <w:rStyle w:val="HTML2"/>
          <w:rFonts w:cs="Consolas"/>
          <w:color w:val="000000"/>
        </w:rPr>
        <w:t>(!flag[yy[i]]&amp;&amp;!slack[i]){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if</w:t>
      </w:r>
      <w:r w:rsidRPr="003F0B0C">
        <w:rPr>
          <w:rStyle w:val="HTML2"/>
          <w:rFonts w:cs="Consolas"/>
          <w:color w:val="000000"/>
        </w:rPr>
        <w:t xml:space="preserve">(!yy[i]) </w:t>
      </w:r>
      <w:r w:rsidRPr="003F0B0C">
        <w:rPr>
          <w:rStyle w:val="hljs-keyword"/>
          <w:rFonts w:cs="Consolas"/>
          <w:b/>
          <w:bCs/>
          <w:color w:val="000000"/>
        </w:rPr>
        <w:t>return</w:t>
      </w:r>
      <w:r w:rsidRPr="003F0B0C">
        <w:rPr>
          <w:rStyle w:val="HTML2"/>
          <w:rFonts w:cs="Consolas"/>
          <w:color w:val="000000"/>
        </w:rPr>
        <w:t xml:space="preserve"> find(i);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string"/>
          <w:rFonts w:cs="Consolas"/>
          <w:color w:val="880000"/>
        </w:rPr>
        <w:t>q[r]</w:t>
      </w:r>
      <w:r w:rsidRPr="003F0B0C">
        <w:rPr>
          <w:rStyle w:val="HTML2"/>
          <w:rFonts w:cs="Consolas"/>
          <w:color w:val="000000"/>
        </w:rPr>
        <w:t>=yy[i]; flag[</w:t>
      </w:r>
      <w:r w:rsidRPr="003F0B0C">
        <w:rPr>
          <w:rStyle w:val="hljs-string"/>
          <w:rFonts w:cs="Consolas"/>
          <w:color w:val="880000"/>
        </w:rPr>
        <w:t>q[r]</w:t>
      </w:r>
      <w:r w:rsidRPr="003F0B0C">
        <w:rPr>
          <w:rStyle w:val="HTML2"/>
          <w:rFonts w:cs="Consolas"/>
          <w:color w:val="000000"/>
        </w:rPr>
        <w:t>]=</w:t>
      </w:r>
      <w:r w:rsidRPr="003F0B0C">
        <w:rPr>
          <w:rStyle w:val="hljs-number"/>
          <w:rFonts w:cs="Consolas"/>
          <w:color w:val="008800"/>
        </w:rPr>
        <w:t>1</w:t>
      </w:r>
      <w:r w:rsidRPr="003F0B0C">
        <w:rPr>
          <w:rStyle w:val="HTML2"/>
          <w:rFonts w:cs="Consolas"/>
          <w:color w:val="000000"/>
        </w:rPr>
        <w:t>;r++;</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void KM(){</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;i&lt;=n;i++)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j=</w:t>
      </w:r>
      <w:r w:rsidRPr="003F0B0C">
        <w:rPr>
          <w:rStyle w:val="hljs-number"/>
          <w:rFonts w:cs="Consolas"/>
          <w:color w:val="008800"/>
        </w:rPr>
        <w:t>1</w:t>
      </w:r>
      <w:r w:rsidRPr="003F0B0C">
        <w:rPr>
          <w:rStyle w:val="HTML2"/>
          <w:rFonts w:cs="Consolas"/>
          <w:color w:val="000000"/>
        </w:rPr>
        <w:t>;j&lt;=n;j++)</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labx[i]=max(labx[i],e[i][j]);</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;i&lt;=n;i++)KM(i);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ljs-keyword"/>
          <w:rFonts w:cs="Consolas"/>
          <w:b/>
          <w:bCs/>
          <w:color w:val="000000"/>
        </w:rPr>
        <w:t>int</w:t>
      </w:r>
      <w:r w:rsidRPr="003F0B0C">
        <w:rPr>
          <w:rStyle w:val="HTML2"/>
          <w:rFonts w:cs="Consolas"/>
          <w:color w:val="000000"/>
        </w:rPr>
        <w:t xml:space="preserve"> main(){</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scanf(</w:t>
      </w:r>
      <w:r w:rsidRPr="003F0B0C">
        <w:rPr>
          <w:rStyle w:val="hljs-string"/>
          <w:rFonts w:cs="Consolas"/>
          <w:color w:val="880000"/>
        </w:rPr>
        <w:t>"</w:t>
      </w:r>
      <w:r w:rsidRPr="003F0B0C">
        <w:rPr>
          <w:rStyle w:val="hljs-variable"/>
          <w:rFonts w:cs="Consolas"/>
          <w:color w:val="880000"/>
        </w:rPr>
        <w:t>%d</w:t>
      </w:r>
      <w:r w:rsidRPr="003F0B0C">
        <w:rPr>
          <w:rStyle w:val="hljs-string"/>
          <w:rFonts w:cs="Consolas"/>
          <w:color w:val="880000"/>
        </w:rPr>
        <w:t>"</w:t>
      </w:r>
      <w:r w:rsidRPr="003F0B0C">
        <w:rPr>
          <w:rStyle w:val="HTML2"/>
          <w:rFonts w:cs="Consolas"/>
          <w:color w:val="000000"/>
        </w:rPr>
        <w:t>,&amp;TT);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T=</w:t>
      </w:r>
      <w:r w:rsidRPr="003F0B0C">
        <w:rPr>
          <w:rStyle w:val="hljs-number"/>
          <w:rFonts w:cs="Consolas"/>
          <w:color w:val="008800"/>
        </w:rPr>
        <w:t>1</w:t>
      </w:r>
      <w:r w:rsidRPr="003F0B0C">
        <w:rPr>
          <w:rStyle w:val="HTML2"/>
          <w:rFonts w:cs="Consolas"/>
          <w:color w:val="000000"/>
        </w:rPr>
        <w:t xml:space="preserve">;T&lt;=TT;T++){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scanf(</w:t>
      </w:r>
      <w:r w:rsidRPr="003F0B0C">
        <w:rPr>
          <w:rStyle w:val="hljs-string"/>
          <w:rFonts w:cs="Consolas"/>
          <w:color w:val="880000"/>
        </w:rPr>
        <w:t>"</w:t>
      </w:r>
      <w:r w:rsidRPr="003F0B0C">
        <w:rPr>
          <w:rStyle w:val="hljs-variable"/>
          <w:rFonts w:cs="Consolas"/>
          <w:color w:val="880000"/>
        </w:rPr>
        <w:t>%d</w:t>
      </w:r>
      <w:r w:rsidRPr="003F0B0C">
        <w:rPr>
          <w:rStyle w:val="hljs-string"/>
          <w:rFonts w:cs="Consolas"/>
          <w:color w:val="880000"/>
        </w:rPr>
        <w:t>"</w:t>
      </w:r>
      <w:r w:rsidRPr="003F0B0C">
        <w:rPr>
          <w:rStyle w:val="HTML2"/>
          <w:rFonts w:cs="Consolas"/>
          <w:color w:val="000000"/>
        </w:rPr>
        <w:t>,&amp;n); ans=</w:t>
      </w:r>
      <w:r w:rsidRPr="003F0B0C">
        <w:rPr>
          <w:rStyle w:val="hljs-number"/>
          <w:rFonts w:cs="Consolas"/>
          <w:color w:val="008800"/>
        </w:rPr>
        <w:t>0</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 xml:space="preserve">;i&lt;=n;i++)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j=</w:t>
      </w:r>
      <w:r w:rsidRPr="003F0B0C">
        <w:rPr>
          <w:rStyle w:val="hljs-number"/>
          <w:rFonts w:cs="Consolas"/>
          <w:color w:val="008800"/>
        </w:rPr>
        <w:t>1</w:t>
      </w:r>
      <w:r w:rsidRPr="003F0B0C">
        <w:rPr>
          <w:rStyle w:val="HTML2"/>
          <w:rFonts w:cs="Consolas"/>
          <w:color w:val="000000"/>
        </w:rPr>
        <w:t>;j&lt;=n;j++)</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scanf(</w:t>
      </w:r>
      <w:r w:rsidRPr="003F0B0C">
        <w:rPr>
          <w:rStyle w:val="hljs-string"/>
          <w:rFonts w:cs="Consolas"/>
          <w:color w:val="880000"/>
        </w:rPr>
        <w:t>"</w:t>
      </w:r>
      <w:r w:rsidRPr="003F0B0C">
        <w:rPr>
          <w:rStyle w:val="hljs-variable"/>
          <w:rFonts w:cs="Consolas"/>
          <w:color w:val="880000"/>
        </w:rPr>
        <w:t>%d</w:t>
      </w:r>
      <w:r w:rsidRPr="003F0B0C">
        <w:rPr>
          <w:rStyle w:val="hljs-string"/>
          <w:rFonts w:cs="Consolas"/>
          <w:color w:val="880000"/>
        </w:rPr>
        <w:t>"</w:t>
      </w:r>
      <w:r w:rsidRPr="003F0B0C">
        <w:rPr>
          <w:rStyle w:val="HTML2"/>
          <w:rFonts w:cs="Consolas"/>
          <w:color w:val="000000"/>
        </w:rPr>
        <w:t>,&amp;e[i][j]),e[i][j]*=-</w:t>
      </w:r>
      <w:r w:rsidRPr="003F0B0C">
        <w:rPr>
          <w:rStyle w:val="hljs-number"/>
          <w:rFonts w:cs="Consolas"/>
          <w:color w:val="008800"/>
        </w:rPr>
        <w:t>1</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KM();</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for</w:t>
      </w:r>
      <w:r w:rsidRPr="003F0B0C">
        <w:rPr>
          <w:rStyle w:val="HTML2"/>
          <w:rFonts w:cs="Consolas"/>
          <w:color w:val="000000"/>
        </w:rPr>
        <w:t>(</w:t>
      </w:r>
      <w:r w:rsidRPr="003F0B0C">
        <w:rPr>
          <w:rStyle w:val="hljs-keyword"/>
          <w:rFonts w:cs="Consolas"/>
          <w:b/>
          <w:bCs/>
          <w:color w:val="000000"/>
        </w:rPr>
        <w:t>int</w:t>
      </w:r>
      <w:r w:rsidRPr="003F0B0C">
        <w:rPr>
          <w:rStyle w:val="HTML2"/>
          <w:rFonts w:cs="Consolas"/>
          <w:color w:val="000000"/>
        </w:rPr>
        <w:t xml:space="preserve"> i=</w:t>
      </w:r>
      <w:r w:rsidRPr="003F0B0C">
        <w:rPr>
          <w:rStyle w:val="hljs-number"/>
          <w:rFonts w:cs="Consolas"/>
          <w:color w:val="008800"/>
        </w:rPr>
        <w:t>1</w:t>
      </w:r>
      <w:r w:rsidRPr="003F0B0C">
        <w:rPr>
          <w:rStyle w:val="HTML2"/>
          <w:rFonts w:cs="Consolas"/>
          <w:color w:val="000000"/>
        </w:rPr>
        <w:t>;i&lt;=n;i++) ans+=labx[i]+laby[i];</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printf</w:t>
      </w:r>
      <w:r w:rsidRPr="003F0B0C">
        <w:rPr>
          <w:rStyle w:val="HTML2"/>
          <w:rFonts w:cs="Consolas"/>
          <w:color w:val="000000"/>
        </w:rPr>
        <w:t>(</w:t>
      </w:r>
      <w:r w:rsidRPr="003F0B0C">
        <w:rPr>
          <w:rStyle w:val="hljs-string"/>
          <w:rFonts w:cs="Consolas"/>
          <w:color w:val="880000"/>
        </w:rPr>
        <w:t>"Case #</w:t>
      </w:r>
      <w:r w:rsidRPr="003F0B0C">
        <w:rPr>
          <w:rStyle w:val="hljs-variable"/>
          <w:rFonts w:cs="Consolas"/>
          <w:color w:val="880000"/>
        </w:rPr>
        <w:t>%d</w:t>
      </w:r>
      <w:r w:rsidRPr="003F0B0C">
        <w:rPr>
          <w:rStyle w:val="hljs-string"/>
          <w:rFonts w:cs="Consolas"/>
          <w:color w:val="880000"/>
        </w:rPr>
        <w:t xml:space="preserve">: </w:t>
      </w:r>
      <w:r w:rsidRPr="003F0B0C">
        <w:rPr>
          <w:rStyle w:val="hljs-variable"/>
          <w:rFonts w:cs="Consolas"/>
          <w:color w:val="880000"/>
        </w:rPr>
        <w:t>%I64d</w:t>
      </w:r>
      <w:r w:rsidRPr="003F0B0C">
        <w:rPr>
          <w:rStyle w:val="hljs-string"/>
          <w:rFonts w:cs="Consolas"/>
          <w:color w:val="880000"/>
        </w:rPr>
        <w:t>\n"</w:t>
      </w:r>
      <w:r w:rsidRPr="003F0B0C">
        <w:rPr>
          <w:rStyle w:val="HTML2"/>
          <w:rFonts w:cs="Consolas"/>
          <w:color w:val="000000"/>
        </w:rPr>
        <w:t>,T,-ans);</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lastRenderedPageBreak/>
        <w:t xml:space="preserve">        memset(labx,</w:t>
      </w:r>
      <w:r w:rsidRPr="003F0B0C">
        <w:rPr>
          <w:rStyle w:val="hljs-number"/>
          <w:rFonts w:cs="Consolas"/>
          <w:color w:val="008800"/>
        </w:rPr>
        <w:t>0</w:t>
      </w:r>
      <w:r w:rsidRPr="003F0B0C">
        <w:rPr>
          <w:rStyle w:val="HTML2"/>
          <w:rFonts w:cs="Consolas"/>
          <w:color w:val="000000"/>
        </w:rPr>
        <w:t>,sizeof(labx));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memset(laby,</w:t>
      </w:r>
      <w:r w:rsidRPr="003F0B0C">
        <w:rPr>
          <w:rStyle w:val="hljs-number"/>
          <w:rFonts w:cs="Consolas"/>
          <w:color w:val="008800"/>
        </w:rPr>
        <w:t>0</w:t>
      </w:r>
      <w:r w:rsidRPr="003F0B0C">
        <w:rPr>
          <w:rStyle w:val="HTML2"/>
          <w:rFonts w:cs="Consolas"/>
          <w:color w:val="000000"/>
        </w:rPr>
        <w:t>,sizeof(laby));</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memset(xx,</w:t>
      </w:r>
      <w:r w:rsidRPr="003F0B0C">
        <w:rPr>
          <w:rStyle w:val="hljs-number"/>
          <w:rFonts w:cs="Consolas"/>
          <w:color w:val="008800"/>
        </w:rPr>
        <w:t>0</w:t>
      </w:r>
      <w:r w:rsidRPr="003F0B0C">
        <w:rPr>
          <w:rStyle w:val="HTML2"/>
          <w:rFonts w:cs="Consolas"/>
          <w:color w:val="000000"/>
        </w:rPr>
        <w:t>,sizeof(xx));</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memset(yy,</w:t>
      </w:r>
      <w:r w:rsidRPr="003F0B0C">
        <w:rPr>
          <w:rStyle w:val="hljs-number"/>
          <w:rFonts w:cs="Consolas"/>
          <w:color w:val="008800"/>
        </w:rPr>
        <w:t>0</w:t>
      </w:r>
      <w:r w:rsidRPr="003F0B0C">
        <w:rPr>
          <w:rStyle w:val="HTML2"/>
          <w:rFonts w:cs="Consolas"/>
          <w:color w:val="000000"/>
        </w:rPr>
        <w:t>,sizeof(yy));</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memset(pre,</w:t>
      </w:r>
      <w:r w:rsidRPr="003F0B0C">
        <w:rPr>
          <w:rStyle w:val="hljs-number"/>
          <w:rFonts w:cs="Consolas"/>
          <w:color w:val="008800"/>
        </w:rPr>
        <w:t>0</w:t>
      </w:r>
      <w:r w:rsidRPr="003F0B0C">
        <w:rPr>
          <w:rStyle w:val="HTML2"/>
          <w:rFonts w:cs="Consolas"/>
          <w:color w:val="000000"/>
        </w:rPr>
        <w:t>,sizeof(pre));</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3F0B0C">
        <w:rPr>
          <w:rStyle w:val="HTML2"/>
          <w:rFonts w:cs="Consolas"/>
          <w:color w:val="000000"/>
        </w:rPr>
        <w:t xml:space="preserve">    </w:t>
      </w:r>
      <w:r w:rsidRPr="003F0B0C">
        <w:rPr>
          <w:rStyle w:val="hljs-keyword"/>
          <w:rFonts w:cs="Consolas"/>
          <w:b/>
          <w:bCs/>
          <w:color w:val="000000"/>
        </w:rPr>
        <w:t>return</w:t>
      </w:r>
      <w:r w:rsidRPr="003F0B0C">
        <w:rPr>
          <w:rStyle w:val="HTML2"/>
          <w:rFonts w:cs="Consolas"/>
          <w:color w:val="000000"/>
        </w:rPr>
        <w:t xml:space="preserve"> </w:t>
      </w:r>
      <w:r w:rsidRPr="003F0B0C">
        <w:rPr>
          <w:rStyle w:val="hljs-number"/>
          <w:rFonts w:cs="Consolas"/>
          <w:color w:val="008800"/>
        </w:rPr>
        <w:t>0</w:t>
      </w:r>
      <w:r w:rsidRPr="003F0B0C">
        <w:rPr>
          <w:rStyle w:val="HTML2"/>
          <w:rFonts w:cs="Consolas"/>
          <w:color w:val="000000"/>
        </w:rPr>
        <w:t>;</w:t>
      </w:r>
    </w:p>
    <w:p w:rsidR="00F73381" w:rsidRPr="003F0B0C"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3F0B0C">
        <w:rPr>
          <w:rStyle w:val="HTML2"/>
          <w:rFonts w:cs="Consolas"/>
          <w:color w:val="000000"/>
        </w:rPr>
        <w:t>}</w:t>
      </w:r>
    </w:p>
    <w:p w:rsidR="00FC13B1" w:rsidRPr="003F0B0C" w:rsidRDefault="00FC13B1" w:rsidP="00FC13B1">
      <w:pPr>
        <w:pStyle w:val="2"/>
        <w:rPr>
          <w:rFonts w:ascii="宋体" w:eastAsia="宋体" w:hAnsi="宋体"/>
          <w:b w:val="0"/>
        </w:rPr>
      </w:pPr>
      <w:bookmarkStart w:id="222" w:name="_Toc521431915"/>
      <w:r w:rsidRPr="003F0B0C">
        <w:rPr>
          <w:rFonts w:ascii="宋体" w:eastAsia="宋体" w:hAnsi="宋体" w:hint="eastAsia"/>
          <w:b w:val="0"/>
        </w:rPr>
        <w:t>最大流</w:t>
      </w:r>
      <w:bookmarkEnd w:id="222"/>
    </w:p>
    <w:p w:rsidR="00FC13B1" w:rsidRPr="003F0B0C" w:rsidRDefault="00FC13B1" w:rsidP="00FC13B1">
      <w:pPr>
        <w:pStyle w:val="2"/>
        <w:rPr>
          <w:rFonts w:ascii="宋体" w:eastAsia="宋体" w:hAnsi="宋体"/>
          <w:b w:val="0"/>
        </w:rPr>
      </w:pPr>
      <w:bookmarkStart w:id="223" w:name="_Toc521431916"/>
      <w:r w:rsidRPr="003F0B0C">
        <w:rPr>
          <w:rFonts w:ascii="宋体" w:eastAsia="宋体" w:hAnsi="宋体" w:hint="eastAsia"/>
          <w:b w:val="0"/>
        </w:rPr>
        <w:t>最小费用最大流</w:t>
      </w:r>
      <w:bookmarkEnd w:id="223"/>
    </w:p>
    <w:p w:rsidR="00803F52" w:rsidRPr="003F0B0C" w:rsidRDefault="00803F52" w:rsidP="00803F52">
      <w:pPr>
        <w:pStyle w:val="3"/>
        <w:rPr>
          <w:rFonts w:ascii="宋体" w:eastAsia="宋体" w:hAnsi="宋体"/>
          <w:b w:val="0"/>
        </w:rPr>
      </w:pPr>
      <w:bookmarkStart w:id="224" w:name="_Toc521431917"/>
      <w:r w:rsidRPr="003F0B0C">
        <w:rPr>
          <w:rFonts w:ascii="宋体" w:eastAsia="宋体" w:hAnsi="宋体" w:hint="eastAsia"/>
          <w:b w:val="0"/>
        </w:rPr>
        <w:t>模板</w:t>
      </w:r>
      <w:bookmarkEnd w:id="224"/>
    </w:p>
    <w:p w:rsidR="00803F52" w:rsidRPr="003F0B0C" w:rsidRDefault="00803F52" w:rsidP="00803F52">
      <w:pPr>
        <w:rPr>
          <w:rFonts w:ascii="宋体" w:eastAsia="宋体" w:hAnsi="宋体"/>
        </w:rPr>
      </w:pPr>
      <w:r w:rsidRPr="003F0B0C">
        <w:rPr>
          <w:rFonts w:ascii="宋体" w:eastAsia="宋体" w:hAnsi="宋体" w:hint="eastAsia"/>
        </w:rPr>
        <w:t>【模板1】</w:t>
      </w:r>
    </w:p>
    <w:p w:rsidR="00803F52" w:rsidRPr="003F0B0C" w:rsidRDefault="00803F52" w:rsidP="00803F52">
      <w:pPr>
        <w:rPr>
          <w:rFonts w:ascii="宋体" w:eastAsia="宋体" w:hAnsi="宋体"/>
        </w:rPr>
      </w:pPr>
      <w:r w:rsidRPr="003F0B0C">
        <w:rPr>
          <w:rFonts w:ascii="宋体" w:eastAsia="宋体" w:hAnsi="宋体"/>
        </w:rPr>
        <w:t>//求网络最小费用最大流,邻接阵形式</w:t>
      </w:r>
    </w:p>
    <w:p w:rsidR="00803F52" w:rsidRPr="003F0B0C" w:rsidRDefault="00803F52" w:rsidP="00803F52">
      <w:pPr>
        <w:rPr>
          <w:rFonts w:ascii="宋体" w:eastAsia="宋体" w:hAnsi="宋体"/>
        </w:rPr>
      </w:pPr>
      <w:r w:rsidRPr="003F0B0C">
        <w:rPr>
          <w:rFonts w:ascii="宋体" w:eastAsia="宋体" w:hAnsi="宋体"/>
        </w:rPr>
        <w:t>//返回最大流量,flow返回每条边的流量,netcost返回总费用</w:t>
      </w:r>
    </w:p>
    <w:p w:rsidR="00803F52" w:rsidRPr="003F0B0C" w:rsidRDefault="00803F52" w:rsidP="00803F52">
      <w:pPr>
        <w:rPr>
          <w:rFonts w:ascii="宋体" w:eastAsia="宋体" w:hAnsi="宋体"/>
        </w:rPr>
      </w:pPr>
      <w:r w:rsidRPr="003F0B0C">
        <w:rPr>
          <w:rFonts w:ascii="宋体" w:eastAsia="宋体" w:hAnsi="宋体"/>
        </w:rPr>
        <w:t>//传入网络节点数n,容量mat,单位费用cost,源点source,汇点sink</w:t>
      </w:r>
    </w:p>
    <w:p w:rsidR="00803F52" w:rsidRPr="003F0B0C" w:rsidRDefault="00803F52" w:rsidP="00803F52">
      <w:pPr>
        <w:rPr>
          <w:rFonts w:ascii="宋体" w:eastAsia="宋体" w:hAnsi="宋体"/>
        </w:rPr>
      </w:pPr>
      <w:r w:rsidRPr="003F0B0C">
        <w:rPr>
          <w:rFonts w:ascii="宋体" w:eastAsia="宋体" w:hAnsi="宋体"/>
        </w:rPr>
        <w:t>#include&lt;bits/stdc++.h&gt;</w:t>
      </w:r>
    </w:p>
    <w:p w:rsidR="00803F52" w:rsidRPr="003F0B0C" w:rsidRDefault="00803F52" w:rsidP="00803F52">
      <w:pPr>
        <w:rPr>
          <w:rFonts w:ascii="宋体" w:eastAsia="宋体" w:hAnsi="宋体"/>
        </w:rPr>
      </w:pPr>
      <w:r w:rsidRPr="003F0B0C">
        <w:rPr>
          <w:rFonts w:ascii="宋体" w:eastAsia="宋体" w:hAnsi="宋体"/>
        </w:rPr>
        <w:t>#define MAXN 210</w:t>
      </w:r>
    </w:p>
    <w:p w:rsidR="00803F52" w:rsidRPr="003F0B0C" w:rsidRDefault="00803F52" w:rsidP="00803F52">
      <w:pPr>
        <w:rPr>
          <w:rFonts w:ascii="宋体" w:eastAsia="宋体" w:hAnsi="宋体"/>
        </w:rPr>
      </w:pPr>
      <w:r w:rsidRPr="003F0B0C">
        <w:rPr>
          <w:rFonts w:ascii="宋体" w:eastAsia="宋体" w:hAnsi="宋体"/>
        </w:rPr>
        <w:t>#define inf 1000000000</w:t>
      </w:r>
    </w:p>
    <w:p w:rsidR="00803F52" w:rsidRPr="003F0B0C" w:rsidRDefault="00803F52" w:rsidP="00803F52">
      <w:pPr>
        <w:rPr>
          <w:rFonts w:ascii="宋体" w:eastAsia="宋体" w:hAnsi="宋体"/>
        </w:rPr>
      </w:pPr>
      <w:r w:rsidRPr="003F0B0C">
        <w:rPr>
          <w:rFonts w:ascii="宋体" w:eastAsia="宋体" w:hAnsi="宋体"/>
        </w:rPr>
        <w:t>using namespace std;</w:t>
      </w:r>
    </w:p>
    <w:p w:rsidR="00803F52" w:rsidRPr="003F0B0C" w:rsidRDefault="00803F52" w:rsidP="00803F52">
      <w:pPr>
        <w:rPr>
          <w:rFonts w:ascii="宋体" w:eastAsia="宋体" w:hAnsi="宋体"/>
        </w:rPr>
      </w:pPr>
      <w:r w:rsidRPr="003F0B0C">
        <w:rPr>
          <w:rFonts w:ascii="宋体" w:eastAsia="宋体" w:hAnsi="宋体"/>
        </w:rPr>
        <w:t>int min_cost_max_flow(int n,int mat[][MAXN],int cost[][MAXN],int source,int sink,int flow[][MAXN],int&amp; netcost){</w:t>
      </w:r>
    </w:p>
    <w:p w:rsidR="00803F52" w:rsidRPr="003F0B0C" w:rsidRDefault="00803F52" w:rsidP="00803F52">
      <w:pPr>
        <w:rPr>
          <w:rFonts w:ascii="宋体" w:eastAsia="宋体" w:hAnsi="宋体"/>
        </w:rPr>
      </w:pPr>
      <w:r w:rsidRPr="003F0B0C">
        <w:rPr>
          <w:rFonts w:ascii="宋体" w:eastAsia="宋体" w:hAnsi="宋体"/>
        </w:rPr>
        <w:t xml:space="preserve">       int pre[MAXN],min[MAXN],d[MAXN],i,j,t,tag;</w:t>
      </w:r>
    </w:p>
    <w:p w:rsidR="00803F52" w:rsidRPr="003F0B0C" w:rsidRDefault="00803F52" w:rsidP="00803F52">
      <w:pPr>
        <w:rPr>
          <w:rFonts w:ascii="宋体" w:eastAsia="宋体" w:hAnsi="宋体"/>
        </w:rPr>
      </w:pPr>
      <w:r w:rsidRPr="003F0B0C">
        <w:rPr>
          <w:rFonts w:ascii="宋体" w:eastAsia="宋体" w:hAnsi="宋体"/>
        </w:rPr>
        <w:t xml:space="preserve">       if (source==sink) return inf;</w:t>
      </w:r>
    </w:p>
    <w:p w:rsidR="00803F52" w:rsidRPr="003F0B0C" w:rsidRDefault="00803F52" w:rsidP="00803F52">
      <w:pPr>
        <w:rPr>
          <w:rFonts w:ascii="宋体" w:eastAsia="宋体" w:hAnsi="宋体"/>
        </w:rPr>
      </w:pPr>
      <w:r w:rsidRPr="003F0B0C">
        <w:rPr>
          <w:rFonts w:ascii="宋体" w:eastAsia="宋体" w:hAnsi="宋体"/>
        </w:rPr>
        <w:t xml:space="preserve">       for (i=0;i&lt;n;i++) for (j=0;j&lt;n;flow[i][j++]=0);</w:t>
      </w:r>
    </w:p>
    <w:p w:rsidR="00803F52" w:rsidRPr="003F0B0C" w:rsidRDefault="00803F52" w:rsidP="00803F52">
      <w:pPr>
        <w:rPr>
          <w:rFonts w:ascii="宋体" w:eastAsia="宋体" w:hAnsi="宋体"/>
        </w:rPr>
      </w:pPr>
      <w:r w:rsidRPr="003F0B0C">
        <w:rPr>
          <w:rFonts w:ascii="宋体" w:eastAsia="宋体" w:hAnsi="宋体"/>
        </w:rPr>
        <w:t xml:space="preserve">       for (netcost=0;;){</w:t>
      </w:r>
    </w:p>
    <w:p w:rsidR="00803F52" w:rsidRPr="003F0B0C" w:rsidRDefault="00803F52" w:rsidP="00803F52">
      <w:pPr>
        <w:rPr>
          <w:rFonts w:ascii="宋体" w:eastAsia="宋体" w:hAnsi="宋体"/>
        </w:rPr>
      </w:pPr>
      <w:r w:rsidRPr="003F0B0C">
        <w:rPr>
          <w:rFonts w:ascii="宋体" w:eastAsia="宋体" w:hAnsi="宋体"/>
        </w:rPr>
        <w:t xml:space="preserve">              for (i=0;i&lt;n;i++) pre[i]=0,min[i]=inf;</w:t>
      </w:r>
    </w:p>
    <w:p w:rsidR="00803F52" w:rsidRPr="003F0B0C" w:rsidRDefault="00803F52" w:rsidP="00803F52">
      <w:pPr>
        <w:rPr>
          <w:rFonts w:ascii="宋体" w:eastAsia="宋体" w:hAnsi="宋体"/>
        </w:rPr>
      </w:pPr>
      <w:r w:rsidRPr="003F0B0C">
        <w:rPr>
          <w:rFonts w:ascii="宋体" w:eastAsia="宋体" w:hAnsi="宋体"/>
        </w:rPr>
        <w:t xml:space="preserve">              for (pre[source]=source+1,min[source]=0,d[source]=inf,tag=1;tag;)</w:t>
      </w:r>
    </w:p>
    <w:p w:rsidR="00803F52" w:rsidRPr="003F0B0C" w:rsidRDefault="00803F52" w:rsidP="00803F52">
      <w:pPr>
        <w:rPr>
          <w:rFonts w:ascii="宋体" w:eastAsia="宋体" w:hAnsi="宋体"/>
        </w:rPr>
      </w:pPr>
      <w:r w:rsidRPr="003F0B0C">
        <w:rPr>
          <w:rFonts w:ascii="宋体" w:eastAsia="宋体" w:hAnsi="宋体"/>
        </w:rPr>
        <w:t xml:space="preserve">                     for (tag=t=0;t&lt;n;t++)</w:t>
      </w:r>
    </w:p>
    <w:p w:rsidR="00803F52" w:rsidRPr="003F0B0C" w:rsidRDefault="00803F52" w:rsidP="00803F52">
      <w:pPr>
        <w:rPr>
          <w:rFonts w:ascii="宋体" w:eastAsia="宋体" w:hAnsi="宋体"/>
        </w:rPr>
      </w:pPr>
      <w:r w:rsidRPr="003F0B0C">
        <w:rPr>
          <w:rFonts w:ascii="宋体" w:eastAsia="宋体" w:hAnsi="宋体"/>
        </w:rPr>
        <w:t xml:space="preserve">                            if (d[t])</w:t>
      </w:r>
    </w:p>
    <w:p w:rsidR="00803F52" w:rsidRPr="003F0B0C" w:rsidRDefault="00803F52" w:rsidP="00803F52">
      <w:pPr>
        <w:rPr>
          <w:rFonts w:ascii="宋体" w:eastAsia="宋体" w:hAnsi="宋体"/>
        </w:rPr>
      </w:pPr>
      <w:r w:rsidRPr="003F0B0C">
        <w:rPr>
          <w:rFonts w:ascii="宋体" w:eastAsia="宋体" w:hAnsi="宋体"/>
        </w:rPr>
        <w:t xml:space="preserve">                                   for (i=0;i&lt;n;i++)</w:t>
      </w:r>
    </w:p>
    <w:p w:rsidR="00803F52" w:rsidRPr="003F0B0C" w:rsidRDefault="00803F52" w:rsidP="00803F52">
      <w:pPr>
        <w:rPr>
          <w:rFonts w:ascii="宋体" w:eastAsia="宋体" w:hAnsi="宋体"/>
        </w:rPr>
      </w:pPr>
      <w:r w:rsidRPr="003F0B0C">
        <w:rPr>
          <w:rFonts w:ascii="宋体" w:eastAsia="宋体" w:hAnsi="宋体"/>
        </w:rPr>
        <w:t xml:space="preserve">                                          if (j=mat[t][i]-flow[t][i]&amp;&amp;min[t]+cost[t][i]&lt;min[i])</w:t>
      </w:r>
    </w:p>
    <w:p w:rsidR="00803F52" w:rsidRPr="003F0B0C" w:rsidRDefault="00803F52" w:rsidP="00803F52">
      <w:pPr>
        <w:rPr>
          <w:rFonts w:ascii="宋体" w:eastAsia="宋体" w:hAnsi="宋体"/>
        </w:rPr>
      </w:pPr>
      <w:r w:rsidRPr="003F0B0C">
        <w:rPr>
          <w:rFonts w:ascii="宋体" w:eastAsia="宋体" w:hAnsi="宋体"/>
        </w:rPr>
        <w:t xml:space="preserve">                                 tag=1,min[i]=min[t]+cost[t][i],pre[i]=t+1,d[i]=d[t]&lt;j?d[t]:j;</w:t>
      </w:r>
    </w:p>
    <w:p w:rsidR="00803F52" w:rsidRPr="003F0B0C" w:rsidRDefault="00803F52" w:rsidP="00803F52">
      <w:pPr>
        <w:rPr>
          <w:rFonts w:ascii="宋体" w:eastAsia="宋体" w:hAnsi="宋体"/>
        </w:rPr>
      </w:pPr>
      <w:r w:rsidRPr="003F0B0C">
        <w:rPr>
          <w:rFonts w:ascii="宋体" w:eastAsia="宋体" w:hAnsi="宋体"/>
        </w:rPr>
        <w:t xml:space="preserve">                                          else if (j=flow[i][t]&amp;&amp;min[t]&lt;inf&amp;&amp;min[t]-cost[i][t]&lt;min[i])</w:t>
      </w:r>
    </w:p>
    <w:p w:rsidR="00803F52" w:rsidRPr="003F0B0C" w:rsidRDefault="00803F52" w:rsidP="00803F52">
      <w:pPr>
        <w:rPr>
          <w:rFonts w:ascii="宋体" w:eastAsia="宋体" w:hAnsi="宋体"/>
        </w:rPr>
      </w:pPr>
      <w:r w:rsidRPr="003F0B0C">
        <w:rPr>
          <w:rFonts w:ascii="宋体" w:eastAsia="宋体" w:hAnsi="宋体"/>
        </w:rPr>
        <w:t xml:space="preserve">                                                 tag=1,min[i]=min[t]-</w:t>
      </w:r>
      <w:r w:rsidRPr="003F0B0C">
        <w:rPr>
          <w:rFonts w:ascii="宋体" w:eastAsia="宋体" w:hAnsi="宋体"/>
        </w:rPr>
        <w:lastRenderedPageBreak/>
        <w:t>cost[i][t],pre[i]=-t-1,d[i]=d[t]&lt;j?d[t]:j;</w:t>
      </w:r>
    </w:p>
    <w:p w:rsidR="00803F52" w:rsidRPr="003F0B0C" w:rsidRDefault="00803F52" w:rsidP="00803F52">
      <w:pPr>
        <w:rPr>
          <w:rFonts w:ascii="宋体" w:eastAsia="宋体" w:hAnsi="宋体"/>
        </w:rPr>
      </w:pPr>
      <w:r w:rsidRPr="003F0B0C">
        <w:rPr>
          <w:rFonts w:ascii="宋体" w:eastAsia="宋体" w:hAnsi="宋体"/>
        </w:rPr>
        <w:t xml:space="preserve">              if (!pre[sink])  break;</w:t>
      </w:r>
    </w:p>
    <w:p w:rsidR="00803F52" w:rsidRPr="003F0B0C" w:rsidRDefault="00803F52" w:rsidP="00803F52">
      <w:pPr>
        <w:rPr>
          <w:rFonts w:ascii="宋体" w:eastAsia="宋体" w:hAnsi="宋体"/>
        </w:rPr>
      </w:pPr>
      <w:r w:rsidRPr="003F0B0C">
        <w:rPr>
          <w:rFonts w:ascii="宋体" w:eastAsia="宋体" w:hAnsi="宋体"/>
        </w:rPr>
        <w:t xml:space="preserve">              for (netcost+=min[sink]*d[i=sink];i!=source;)</w:t>
      </w:r>
    </w:p>
    <w:p w:rsidR="00803F52" w:rsidRPr="003F0B0C" w:rsidRDefault="00803F52" w:rsidP="00803F52">
      <w:pPr>
        <w:rPr>
          <w:rFonts w:ascii="宋体" w:eastAsia="宋体" w:hAnsi="宋体"/>
        </w:rPr>
      </w:pPr>
      <w:r w:rsidRPr="003F0B0C">
        <w:rPr>
          <w:rFonts w:ascii="宋体" w:eastAsia="宋体" w:hAnsi="宋体"/>
        </w:rPr>
        <w:t xml:space="preserve">                     if (pre[i]&gt;0)</w:t>
      </w:r>
    </w:p>
    <w:p w:rsidR="00803F52" w:rsidRPr="003F0B0C" w:rsidRDefault="00803F52" w:rsidP="00803F52">
      <w:pPr>
        <w:rPr>
          <w:rFonts w:ascii="宋体" w:eastAsia="宋体" w:hAnsi="宋体"/>
        </w:rPr>
      </w:pPr>
      <w:r w:rsidRPr="003F0B0C">
        <w:rPr>
          <w:rFonts w:ascii="宋体" w:eastAsia="宋体" w:hAnsi="宋体"/>
        </w:rPr>
        <w:t xml:space="preserve">                            flow[pre[i]-1][i]+=d[sink],i=pre[i]-1;</w:t>
      </w:r>
    </w:p>
    <w:p w:rsidR="00803F52" w:rsidRPr="003F0B0C" w:rsidRDefault="00803F52" w:rsidP="00803F52">
      <w:pPr>
        <w:rPr>
          <w:rFonts w:ascii="宋体" w:eastAsia="宋体" w:hAnsi="宋体"/>
        </w:rPr>
      </w:pPr>
      <w:r w:rsidRPr="003F0B0C">
        <w:rPr>
          <w:rFonts w:ascii="宋体" w:eastAsia="宋体" w:hAnsi="宋体"/>
        </w:rPr>
        <w:t xml:space="preserve">                     else</w:t>
      </w:r>
    </w:p>
    <w:p w:rsidR="00803F52" w:rsidRPr="003F0B0C" w:rsidRDefault="00803F52" w:rsidP="00803F52">
      <w:pPr>
        <w:rPr>
          <w:rFonts w:ascii="宋体" w:eastAsia="宋体" w:hAnsi="宋体"/>
        </w:rPr>
      </w:pPr>
      <w:r w:rsidRPr="003F0B0C">
        <w:rPr>
          <w:rFonts w:ascii="宋体" w:eastAsia="宋体" w:hAnsi="宋体"/>
        </w:rPr>
        <w:t xml:space="preserve">                            flow[i][-pre[i]-1]-=d[sink],i=-pre[i]-1;</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for (j=i=0;i&lt;n;j+=flow[source][i++]);</w:t>
      </w:r>
    </w:p>
    <w:p w:rsidR="00803F52" w:rsidRPr="003F0B0C" w:rsidRDefault="00803F52" w:rsidP="00803F52">
      <w:pPr>
        <w:rPr>
          <w:rFonts w:ascii="宋体" w:eastAsia="宋体" w:hAnsi="宋体"/>
        </w:rPr>
      </w:pPr>
      <w:r w:rsidRPr="003F0B0C">
        <w:rPr>
          <w:rFonts w:ascii="宋体" w:eastAsia="宋体" w:hAnsi="宋体"/>
        </w:rPr>
        <w:t xml:space="preserve">       return j;</w:t>
      </w:r>
    </w:p>
    <w:p w:rsidR="00803F52" w:rsidRPr="003F0B0C" w:rsidRDefault="00803F52" w:rsidP="00803F52">
      <w:pPr>
        <w:rPr>
          <w:rFonts w:ascii="宋体" w:eastAsia="宋体" w:hAnsi="宋体"/>
        </w:rPr>
      </w:pPr>
      <w:r w:rsidRPr="003F0B0C">
        <w:rPr>
          <w:rFonts w:ascii="宋体" w:eastAsia="宋体" w:hAnsi="宋体"/>
        </w:rPr>
        <w:t>}</w:t>
      </w:r>
    </w:p>
    <w:p w:rsidR="00BA5BF1" w:rsidRPr="003F0B0C" w:rsidRDefault="00803F52" w:rsidP="00803F52">
      <w:pPr>
        <w:pStyle w:val="3"/>
        <w:rPr>
          <w:rFonts w:ascii="宋体" w:eastAsia="宋体" w:hAnsi="宋体"/>
          <w:b w:val="0"/>
        </w:rPr>
      </w:pPr>
      <w:bookmarkStart w:id="225" w:name="_Toc521431918"/>
      <w:r w:rsidRPr="003F0B0C">
        <w:rPr>
          <w:rFonts w:ascii="宋体" w:eastAsia="宋体" w:hAnsi="宋体" w:hint="eastAsia"/>
          <w:b w:val="0"/>
        </w:rPr>
        <w:t>√-</w:t>
      </w:r>
      <w:r w:rsidR="00BA5BF1" w:rsidRPr="003F0B0C">
        <w:rPr>
          <w:rFonts w:ascii="宋体" w:eastAsia="宋体" w:hAnsi="宋体" w:hint="eastAsia"/>
          <w:b w:val="0"/>
        </w:rPr>
        <w:t>牛客网2018暑期多校5E-</w:t>
      </w:r>
      <w:r w:rsidR="00BA5BF1" w:rsidRPr="003F0B0C">
        <w:rPr>
          <w:rFonts w:ascii="宋体" w:eastAsia="宋体" w:hAnsi="宋体"/>
          <w:b w:val="0"/>
        </w:rPr>
        <w:t>room</w:t>
      </w:r>
      <w:bookmarkEnd w:id="225"/>
      <w:r w:rsidR="001E3D49" w:rsidRPr="003F0B0C">
        <w:rPr>
          <w:rFonts w:ascii="宋体" w:eastAsia="宋体" w:hAnsi="宋体"/>
          <w:b w:val="0"/>
        </w:rPr>
        <w:fldChar w:fldCharType="begin"/>
      </w:r>
      <w:r w:rsidR="001E3D49" w:rsidRPr="003F0B0C">
        <w:rPr>
          <w:rFonts w:ascii="宋体" w:eastAsia="宋体" w:hAnsi="宋体"/>
        </w:rPr>
        <w:instrText xml:space="preserve"> XE "</w:instrText>
      </w:r>
      <w:r w:rsidR="001E3D49" w:rsidRPr="003F0B0C">
        <w:rPr>
          <w:rFonts w:ascii="宋体" w:eastAsia="宋体" w:hAnsi="宋体" w:hint="eastAsia"/>
          <w:b w:val="0"/>
        </w:rPr>
        <w:instrText>√-牛客网2018暑期多校5E-</w:instrText>
      </w:r>
      <w:r w:rsidR="001E3D49" w:rsidRPr="003F0B0C">
        <w:rPr>
          <w:rFonts w:ascii="宋体" w:eastAsia="宋体" w:hAnsi="宋体"/>
          <w:b w:val="0"/>
        </w:rPr>
        <w:instrText>room</w:instrText>
      </w:r>
      <w:r w:rsidR="001E3D49" w:rsidRPr="003F0B0C">
        <w:rPr>
          <w:rFonts w:ascii="宋体" w:eastAsia="宋体" w:hAnsi="宋体"/>
        </w:rPr>
        <w:instrText xml:space="preserve">" \y "牛客网" </w:instrText>
      </w:r>
      <w:r w:rsidR="001E3D49" w:rsidRPr="003F0B0C">
        <w:rPr>
          <w:rFonts w:ascii="宋体" w:eastAsia="宋体" w:hAnsi="宋体"/>
          <w:b w:val="0"/>
        </w:rPr>
        <w:fldChar w:fldCharType="end"/>
      </w:r>
    </w:p>
    <w:p w:rsidR="00BA5BF1" w:rsidRPr="003F0B0C" w:rsidRDefault="00BA5BF1" w:rsidP="00BA5BF1">
      <w:pPr>
        <w:rPr>
          <w:rFonts w:ascii="宋体" w:eastAsia="宋体" w:hAnsi="宋体"/>
        </w:rPr>
      </w:pPr>
      <w:r w:rsidRPr="003F0B0C">
        <w:rPr>
          <w:rFonts w:ascii="宋体" w:eastAsia="宋体" w:hAnsi="宋体" w:hint="eastAsia"/>
        </w:rPr>
        <w:t>【题意】</w:t>
      </w:r>
      <w:r w:rsidR="001E3D49" w:rsidRPr="003F0B0C">
        <w:rPr>
          <w:rFonts w:ascii="宋体" w:eastAsia="宋体" w:hAnsi="宋体" w:hint="eastAsia"/>
        </w:rPr>
        <w:t>给定n个旧寝室组合和n个新寝室组合，问从旧寝室组合调整到</w:t>
      </w:r>
    </w:p>
    <w:p w:rsidR="00BA5BF1" w:rsidRPr="003F0B0C" w:rsidRDefault="00BA5BF1" w:rsidP="00BA5BF1">
      <w:pPr>
        <w:rPr>
          <w:rFonts w:ascii="宋体" w:eastAsia="宋体" w:hAnsi="宋体"/>
        </w:rPr>
      </w:pPr>
      <w:r w:rsidRPr="003F0B0C">
        <w:rPr>
          <w:rFonts w:ascii="宋体" w:eastAsia="宋体" w:hAnsi="宋体" w:hint="eastAsia"/>
        </w:rPr>
        <w:t>【TAG】最小费用最大流 网络流</w:t>
      </w:r>
      <w:r w:rsidR="00803F52" w:rsidRPr="003F0B0C">
        <w:rPr>
          <w:rFonts w:ascii="宋体" w:eastAsia="宋体" w:hAnsi="宋体" w:hint="eastAsia"/>
        </w:rPr>
        <w:t xml:space="preserve"> 建图 铜牌题</w:t>
      </w:r>
    </w:p>
    <w:p w:rsidR="00803F52" w:rsidRPr="003F0B0C" w:rsidRDefault="00BA5BF1" w:rsidP="00BA5BF1">
      <w:pPr>
        <w:rPr>
          <w:rFonts w:ascii="宋体" w:eastAsia="宋体" w:hAnsi="宋体"/>
        </w:rPr>
      </w:pPr>
      <w:r w:rsidRPr="003F0B0C">
        <w:rPr>
          <w:rFonts w:ascii="宋体" w:eastAsia="宋体" w:hAnsi="宋体" w:hint="eastAsia"/>
        </w:rPr>
        <w:t>【题解】</w:t>
      </w:r>
      <w:r w:rsidR="00803F52" w:rsidRPr="003F0B0C">
        <w:rPr>
          <w:rFonts w:ascii="宋体" w:eastAsia="宋体" w:hAnsi="宋体" w:hint="eastAsia"/>
        </w:rPr>
        <w:t>每个旧寝室组合和新寝室组合都看成1个点，每个旧寝室组合和新寝室组合之间都有一条边，容量为1，最后最大流就是满流的情况，如果有流量流过这条边，就代表这个新寝室组合将会住进这个旧寝室组合所住的那个寝室，费用就是（4-新旧寝室相同人数），即这个新寝室组合住到这个旧寝室组合所在寝室会导致这个新寝室组合中有多少人换寝室。加上源点和汇点即可。</w:t>
      </w:r>
    </w:p>
    <w:p w:rsidR="00803F52" w:rsidRPr="003F0B0C" w:rsidRDefault="00803F52" w:rsidP="00BA5BF1">
      <w:pPr>
        <w:rPr>
          <w:rFonts w:ascii="宋体" w:eastAsia="宋体" w:hAnsi="宋体"/>
        </w:rPr>
      </w:pPr>
      <w:r w:rsidRPr="003F0B0C">
        <w:rPr>
          <w:rFonts w:ascii="宋体" w:eastAsia="宋体" w:hAnsi="宋体" w:hint="eastAsia"/>
        </w:rPr>
        <w:t>注意模板中的M</w:t>
      </w:r>
      <w:r w:rsidRPr="003F0B0C">
        <w:rPr>
          <w:rFonts w:ascii="宋体" w:eastAsia="宋体" w:hAnsi="宋体"/>
        </w:rPr>
        <w:t>AXN</w:t>
      </w:r>
      <w:r w:rsidRPr="003F0B0C">
        <w:rPr>
          <w:rFonts w:ascii="宋体" w:eastAsia="宋体" w:hAnsi="宋体" w:hint="eastAsia"/>
        </w:rPr>
        <w:t>的值要做调整，否则可能段溢出。</w:t>
      </w:r>
    </w:p>
    <w:p w:rsidR="00BA5BF1" w:rsidRPr="003F0B0C" w:rsidRDefault="00BA5BF1" w:rsidP="00BA5BF1">
      <w:pPr>
        <w:rPr>
          <w:rFonts w:ascii="宋体" w:eastAsia="宋体" w:hAnsi="宋体"/>
        </w:rPr>
      </w:pPr>
      <w:r w:rsidRPr="003F0B0C">
        <w:rPr>
          <w:rFonts w:ascii="宋体" w:eastAsia="宋体" w:hAnsi="宋体" w:hint="eastAsia"/>
        </w:rPr>
        <w:t>【代码</w:t>
      </w:r>
      <w:r w:rsidR="00803F52" w:rsidRPr="003F0B0C">
        <w:rPr>
          <w:rFonts w:ascii="宋体" w:eastAsia="宋体" w:hAnsi="宋体" w:hint="eastAsia"/>
        </w:rPr>
        <w:t>-使用最小费用最大流模板</w:t>
      </w:r>
      <w:r w:rsidRPr="003F0B0C">
        <w:rPr>
          <w:rFonts w:ascii="宋体" w:eastAsia="宋体" w:hAnsi="宋体" w:hint="eastAsia"/>
        </w:rPr>
        <w:t>】</w:t>
      </w:r>
    </w:p>
    <w:p w:rsidR="00803F52" w:rsidRPr="003F0B0C" w:rsidRDefault="00803F52" w:rsidP="00803F52">
      <w:pPr>
        <w:rPr>
          <w:rFonts w:ascii="宋体" w:eastAsia="宋体" w:hAnsi="宋体"/>
        </w:rPr>
      </w:pPr>
      <w:r w:rsidRPr="003F0B0C">
        <w:rPr>
          <w:rFonts w:ascii="宋体" w:eastAsia="宋体" w:hAnsi="宋体"/>
        </w:rPr>
        <w:t>//求网络最小费用最大流,邻接阵形式</w:t>
      </w:r>
    </w:p>
    <w:p w:rsidR="00803F52" w:rsidRPr="003F0B0C" w:rsidRDefault="00803F52" w:rsidP="00803F52">
      <w:pPr>
        <w:rPr>
          <w:rFonts w:ascii="宋体" w:eastAsia="宋体" w:hAnsi="宋体"/>
        </w:rPr>
      </w:pPr>
      <w:r w:rsidRPr="003F0B0C">
        <w:rPr>
          <w:rFonts w:ascii="宋体" w:eastAsia="宋体" w:hAnsi="宋体"/>
        </w:rPr>
        <w:t>//返回最大流量,flow返回每条边的流量,netcost返回总费用</w:t>
      </w:r>
    </w:p>
    <w:p w:rsidR="00803F52" w:rsidRPr="003F0B0C" w:rsidRDefault="00803F52" w:rsidP="00803F52">
      <w:pPr>
        <w:rPr>
          <w:rFonts w:ascii="宋体" w:eastAsia="宋体" w:hAnsi="宋体"/>
        </w:rPr>
      </w:pPr>
      <w:r w:rsidRPr="003F0B0C">
        <w:rPr>
          <w:rFonts w:ascii="宋体" w:eastAsia="宋体" w:hAnsi="宋体"/>
        </w:rPr>
        <w:t>//传入网络节点数n,容量mat,单位费用cost,源点source,汇点sink</w:t>
      </w:r>
    </w:p>
    <w:p w:rsidR="00803F52" w:rsidRPr="003F0B0C" w:rsidRDefault="00803F52" w:rsidP="00803F52">
      <w:pPr>
        <w:rPr>
          <w:rFonts w:ascii="宋体" w:eastAsia="宋体" w:hAnsi="宋体"/>
        </w:rPr>
      </w:pPr>
      <w:r w:rsidRPr="003F0B0C">
        <w:rPr>
          <w:rFonts w:ascii="宋体" w:eastAsia="宋体" w:hAnsi="宋体"/>
        </w:rPr>
        <w:t>#include&lt;bits/stdc++.h&gt;</w:t>
      </w:r>
    </w:p>
    <w:p w:rsidR="00803F52" w:rsidRPr="003F0B0C" w:rsidRDefault="00803F52" w:rsidP="00803F52">
      <w:pPr>
        <w:rPr>
          <w:rFonts w:ascii="宋体" w:eastAsia="宋体" w:hAnsi="宋体"/>
        </w:rPr>
      </w:pPr>
      <w:r w:rsidRPr="003F0B0C">
        <w:rPr>
          <w:rFonts w:ascii="宋体" w:eastAsia="宋体" w:hAnsi="宋体"/>
        </w:rPr>
        <w:t>#define MAXN 210</w:t>
      </w:r>
    </w:p>
    <w:p w:rsidR="00803F52" w:rsidRPr="003F0B0C" w:rsidRDefault="00803F52" w:rsidP="00803F52">
      <w:pPr>
        <w:rPr>
          <w:rFonts w:ascii="宋体" w:eastAsia="宋体" w:hAnsi="宋体"/>
        </w:rPr>
      </w:pPr>
      <w:r w:rsidRPr="003F0B0C">
        <w:rPr>
          <w:rFonts w:ascii="宋体" w:eastAsia="宋体" w:hAnsi="宋体"/>
        </w:rPr>
        <w:t>#define inf 1000000000</w:t>
      </w:r>
    </w:p>
    <w:p w:rsidR="00803F52" w:rsidRPr="003F0B0C" w:rsidRDefault="00803F52" w:rsidP="00803F52">
      <w:pPr>
        <w:rPr>
          <w:rFonts w:ascii="宋体" w:eastAsia="宋体" w:hAnsi="宋体"/>
        </w:rPr>
      </w:pPr>
      <w:r w:rsidRPr="003F0B0C">
        <w:rPr>
          <w:rFonts w:ascii="宋体" w:eastAsia="宋体" w:hAnsi="宋体"/>
        </w:rPr>
        <w:t>using namespace std;</w:t>
      </w:r>
    </w:p>
    <w:p w:rsidR="00803F52" w:rsidRPr="003F0B0C" w:rsidRDefault="00803F52" w:rsidP="00803F52">
      <w:pPr>
        <w:rPr>
          <w:rFonts w:ascii="宋体" w:eastAsia="宋体" w:hAnsi="宋体"/>
        </w:rPr>
      </w:pPr>
      <w:r w:rsidRPr="003F0B0C">
        <w:rPr>
          <w:rFonts w:ascii="宋体" w:eastAsia="宋体" w:hAnsi="宋体"/>
        </w:rPr>
        <w:t>int min_cost_max_flow(int n,int mat[][MAXN],int cost[][MAXN],int source,int sink,int flow[][MAXN],int&amp; netcost){</w:t>
      </w:r>
    </w:p>
    <w:p w:rsidR="00803F52" w:rsidRPr="003F0B0C" w:rsidRDefault="00803F52" w:rsidP="00803F52">
      <w:pPr>
        <w:rPr>
          <w:rFonts w:ascii="宋体" w:eastAsia="宋体" w:hAnsi="宋体"/>
        </w:rPr>
      </w:pPr>
      <w:r w:rsidRPr="003F0B0C">
        <w:rPr>
          <w:rFonts w:ascii="宋体" w:eastAsia="宋体" w:hAnsi="宋体"/>
        </w:rPr>
        <w:t xml:space="preserve">       int pre[MAXN],min[MAXN],d[MAXN],i,j,t,tag;</w:t>
      </w:r>
    </w:p>
    <w:p w:rsidR="00803F52" w:rsidRPr="003F0B0C" w:rsidRDefault="00803F52" w:rsidP="00803F52">
      <w:pPr>
        <w:rPr>
          <w:rFonts w:ascii="宋体" w:eastAsia="宋体" w:hAnsi="宋体"/>
        </w:rPr>
      </w:pPr>
      <w:r w:rsidRPr="003F0B0C">
        <w:rPr>
          <w:rFonts w:ascii="宋体" w:eastAsia="宋体" w:hAnsi="宋体"/>
        </w:rPr>
        <w:t xml:space="preserve">       if (source==sink) return inf;</w:t>
      </w:r>
    </w:p>
    <w:p w:rsidR="00803F52" w:rsidRPr="003F0B0C" w:rsidRDefault="00803F52" w:rsidP="00803F52">
      <w:pPr>
        <w:rPr>
          <w:rFonts w:ascii="宋体" w:eastAsia="宋体" w:hAnsi="宋体"/>
        </w:rPr>
      </w:pPr>
      <w:r w:rsidRPr="003F0B0C">
        <w:rPr>
          <w:rFonts w:ascii="宋体" w:eastAsia="宋体" w:hAnsi="宋体"/>
        </w:rPr>
        <w:t xml:space="preserve">       for (i=0;i&lt;n;i++) for (j=0;j&lt;n;flow[i][j++]=0);</w:t>
      </w:r>
    </w:p>
    <w:p w:rsidR="00803F52" w:rsidRPr="003F0B0C" w:rsidRDefault="00803F52" w:rsidP="00803F52">
      <w:pPr>
        <w:rPr>
          <w:rFonts w:ascii="宋体" w:eastAsia="宋体" w:hAnsi="宋体"/>
        </w:rPr>
      </w:pPr>
      <w:r w:rsidRPr="003F0B0C">
        <w:rPr>
          <w:rFonts w:ascii="宋体" w:eastAsia="宋体" w:hAnsi="宋体"/>
        </w:rPr>
        <w:t xml:space="preserve">       for (netcost=0;;){</w:t>
      </w:r>
    </w:p>
    <w:p w:rsidR="00803F52" w:rsidRPr="003F0B0C" w:rsidRDefault="00803F52" w:rsidP="00803F52">
      <w:pPr>
        <w:rPr>
          <w:rFonts w:ascii="宋体" w:eastAsia="宋体" w:hAnsi="宋体"/>
        </w:rPr>
      </w:pPr>
      <w:r w:rsidRPr="003F0B0C">
        <w:rPr>
          <w:rFonts w:ascii="宋体" w:eastAsia="宋体" w:hAnsi="宋体"/>
        </w:rPr>
        <w:t xml:space="preserve">              for (i=0;i&lt;n;i++) pre[i]=0,min[i]=inf;</w:t>
      </w:r>
    </w:p>
    <w:p w:rsidR="00803F52" w:rsidRPr="003F0B0C" w:rsidRDefault="00803F52" w:rsidP="00803F52">
      <w:pPr>
        <w:rPr>
          <w:rFonts w:ascii="宋体" w:eastAsia="宋体" w:hAnsi="宋体"/>
        </w:rPr>
      </w:pPr>
      <w:r w:rsidRPr="003F0B0C">
        <w:rPr>
          <w:rFonts w:ascii="宋体" w:eastAsia="宋体" w:hAnsi="宋体"/>
        </w:rPr>
        <w:t xml:space="preserve">              for (pre[source]=source+1,min[source]=0,d[source]=inf,tag=1;tag;)</w:t>
      </w:r>
    </w:p>
    <w:p w:rsidR="00803F52" w:rsidRPr="003F0B0C" w:rsidRDefault="00803F52" w:rsidP="00803F52">
      <w:pPr>
        <w:rPr>
          <w:rFonts w:ascii="宋体" w:eastAsia="宋体" w:hAnsi="宋体"/>
        </w:rPr>
      </w:pPr>
      <w:r w:rsidRPr="003F0B0C">
        <w:rPr>
          <w:rFonts w:ascii="宋体" w:eastAsia="宋体" w:hAnsi="宋体"/>
        </w:rPr>
        <w:t xml:space="preserve">                     for (tag=t=0;t&lt;n;t++)</w:t>
      </w:r>
    </w:p>
    <w:p w:rsidR="00803F52" w:rsidRPr="003F0B0C" w:rsidRDefault="00803F52" w:rsidP="00803F52">
      <w:pPr>
        <w:rPr>
          <w:rFonts w:ascii="宋体" w:eastAsia="宋体" w:hAnsi="宋体"/>
        </w:rPr>
      </w:pPr>
      <w:r w:rsidRPr="003F0B0C">
        <w:rPr>
          <w:rFonts w:ascii="宋体" w:eastAsia="宋体" w:hAnsi="宋体"/>
        </w:rPr>
        <w:t xml:space="preserve">                            if (d[t])</w:t>
      </w:r>
    </w:p>
    <w:p w:rsidR="00803F52" w:rsidRPr="003F0B0C" w:rsidRDefault="00803F52" w:rsidP="00803F52">
      <w:pPr>
        <w:rPr>
          <w:rFonts w:ascii="宋体" w:eastAsia="宋体" w:hAnsi="宋体"/>
        </w:rPr>
      </w:pPr>
      <w:r w:rsidRPr="003F0B0C">
        <w:rPr>
          <w:rFonts w:ascii="宋体" w:eastAsia="宋体" w:hAnsi="宋体"/>
        </w:rPr>
        <w:t xml:space="preserve">                                   for (i=0;i&lt;n;i++)</w:t>
      </w:r>
    </w:p>
    <w:p w:rsidR="00803F52" w:rsidRPr="003F0B0C" w:rsidRDefault="00803F52" w:rsidP="00803F52">
      <w:pPr>
        <w:rPr>
          <w:rFonts w:ascii="宋体" w:eastAsia="宋体" w:hAnsi="宋体"/>
        </w:rPr>
      </w:pPr>
      <w:r w:rsidRPr="003F0B0C">
        <w:rPr>
          <w:rFonts w:ascii="宋体" w:eastAsia="宋体" w:hAnsi="宋体"/>
        </w:rPr>
        <w:t xml:space="preserve">                                          if (j=mat[t][i]-flow[t][i]&amp;&amp;min[t]+cost[t][i]&lt;min[i])</w:t>
      </w:r>
    </w:p>
    <w:p w:rsidR="00803F52" w:rsidRPr="003F0B0C" w:rsidRDefault="00803F52" w:rsidP="00803F52">
      <w:pPr>
        <w:rPr>
          <w:rFonts w:ascii="宋体" w:eastAsia="宋体" w:hAnsi="宋体"/>
        </w:rPr>
      </w:pPr>
      <w:r w:rsidRPr="003F0B0C">
        <w:rPr>
          <w:rFonts w:ascii="宋体" w:eastAsia="宋体" w:hAnsi="宋体"/>
        </w:rPr>
        <w:t xml:space="preserve">                                 </w:t>
      </w:r>
      <w:r w:rsidRPr="003F0B0C">
        <w:rPr>
          <w:rFonts w:ascii="宋体" w:eastAsia="宋体" w:hAnsi="宋体"/>
        </w:rPr>
        <w:lastRenderedPageBreak/>
        <w:t>tag=1,min[i]=min[t]+cost[t][i],pre[i]=t+1,d[i]=d[t]&lt;j?d[t]:j;</w:t>
      </w:r>
    </w:p>
    <w:p w:rsidR="00803F52" w:rsidRPr="003F0B0C" w:rsidRDefault="00803F52" w:rsidP="00803F52">
      <w:pPr>
        <w:rPr>
          <w:rFonts w:ascii="宋体" w:eastAsia="宋体" w:hAnsi="宋体"/>
        </w:rPr>
      </w:pPr>
      <w:r w:rsidRPr="003F0B0C">
        <w:rPr>
          <w:rFonts w:ascii="宋体" w:eastAsia="宋体" w:hAnsi="宋体"/>
        </w:rPr>
        <w:t xml:space="preserve">                                          else if (j=flow[i][t]&amp;&amp;min[t]&lt;inf&amp;&amp;min[t]-cost[i][t]&lt;min[i])</w:t>
      </w:r>
    </w:p>
    <w:p w:rsidR="00803F52" w:rsidRPr="003F0B0C" w:rsidRDefault="00803F52" w:rsidP="00803F52">
      <w:pPr>
        <w:rPr>
          <w:rFonts w:ascii="宋体" w:eastAsia="宋体" w:hAnsi="宋体"/>
        </w:rPr>
      </w:pPr>
      <w:r w:rsidRPr="003F0B0C">
        <w:rPr>
          <w:rFonts w:ascii="宋体" w:eastAsia="宋体" w:hAnsi="宋体"/>
        </w:rPr>
        <w:t xml:space="preserve">                                                 tag=1,min[i]=min[t]-cost[i][t],pre[i]=-t-1,d[i]=d[t]&lt;j?d[t]:j;</w:t>
      </w:r>
    </w:p>
    <w:p w:rsidR="00803F52" w:rsidRPr="003F0B0C" w:rsidRDefault="00803F52" w:rsidP="00803F52">
      <w:pPr>
        <w:rPr>
          <w:rFonts w:ascii="宋体" w:eastAsia="宋体" w:hAnsi="宋体"/>
        </w:rPr>
      </w:pPr>
      <w:r w:rsidRPr="003F0B0C">
        <w:rPr>
          <w:rFonts w:ascii="宋体" w:eastAsia="宋体" w:hAnsi="宋体"/>
        </w:rPr>
        <w:t xml:space="preserve">              if (!pre[sink])  break;</w:t>
      </w:r>
    </w:p>
    <w:p w:rsidR="00803F52" w:rsidRPr="003F0B0C" w:rsidRDefault="00803F52" w:rsidP="00803F52">
      <w:pPr>
        <w:rPr>
          <w:rFonts w:ascii="宋体" w:eastAsia="宋体" w:hAnsi="宋体"/>
        </w:rPr>
      </w:pPr>
      <w:r w:rsidRPr="003F0B0C">
        <w:rPr>
          <w:rFonts w:ascii="宋体" w:eastAsia="宋体" w:hAnsi="宋体"/>
        </w:rPr>
        <w:t xml:space="preserve">              for (netcost+=min[sink]*d[i=sink];i!=source;)</w:t>
      </w:r>
    </w:p>
    <w:p w:rsidR="00803F52" w:rsidRPr="003F0B0C" w:rsidRDefault="00803F52" w:rsidP="00803F52">
      <w:pPr>
        <w:rPr>
          <w:rFonts w:ascii="宋体" w:eastAsia="宋体" w:hAnsi="宋体"/>
        </w:rPr>
      </w:pPr>
      <w:r w:rsidRPr="003F0B0C">
        <w:rPr>
          <w:rFonts w:ascii="宋体" w:eastAsia="宋体" w:hAnsi="宋体"/>
        </w:rPr>
        <w:t xml:space="preserve">                     if (pre[i]&gt;0)</w:t>
      </w:r>
    </w:p>
    <w:p w:rsidR="00803F52" w:rsidRPr="003F0B0C" w:rsidRDefault="00803F52" w:rsidP="00803F52">
      <w:pPr>
        <w:rPr>
          <w:rFonts w:ascii="宋体" w:eastAsia="宋体" w:hAnsi="宋体"/>
        </w:rPr>
      </w:pPr>
      <w:r w:rsidRPr="003F0B0C">
        <w:rPr>
          <w:rFonts w:ascii="宋体" w:eastAsia="宋体" w:hAnsi="宋体"/>
        </w:rPr>
        <w:t xml:space="preserve">                            flow[pre[i]-1][i]+=d[sink],i=pre[i]-1;</w:t>
      </w:r>
    </w:p>
    <w:p w:rsidR="00803F52" w:rsidRPr="003F0B0C" w:rsidRDefault="00803F52" w:rsidP="00803F52">
      <w:pPr>
        <w:rPr>
          <w:rFonts w:ascii="宋体" w:eastAsia="宋体" w:hAnsi="宋体"/>
        </w:rPr>
      </w:pPr>
      <w:r w:rsidRPr="003F0B0C">
        <w:rPr>
          <w:rFonts w:ascii="宋体" w:eastAsia="宋体" w:hAnsi="宋体"/>
        </w:rPr>
        <w:t xml:space="preserve">                     else</w:t>
      </w:r>
    </w:p>
    <w:p w:rsidR="00803F52" w:rsidRPr="003F0B0C" w:rsidRDefault="00803F52" w:rsidP="00803F52">
      <w:pPr>
        <w:rPr>
          <w:rFonts w:ascii="宋体" w:eastAsia="宋体" w:hAnsi="宋体"/>
        </w:rPr>
      </w:pPr>
      <w:r w:rsidRPr="003F0B0C">
        <w:rPr>
          <w:rFonts w:ascii="宋体" w:eastAsia="宋体" w:hAnsi="宋体"/>
        </w:rPr>
        <w:t xml:space="preserve">                            flow[i][-pre[i]-1]-=d[sink],i=-pre[i]-1;</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for (j=i=0;i&lt;n;j+=flow[source][i++]);</w:t>
      </w:r>
    </w:p>
    <w:p w:rsidR="00803F52" w:rsidRPr="003F0B0C" w:rsidRDefault="00803F52" w:rsidP="00803F52">
      <w:pPr>
        <w:rPr>
          <w:rFonts w:ascii="宋体" w:eastAsia="宋体" w:hAnsi="宋体"/>
        </w:rPr>
      </w:pPr>
      <w:r w:rsidRPr="003F0B0C">
        <w:rPr>
          <w:rFonts w:ascii="宋体" w:eastAsia="宋体" w:hAnsi="宋体"/>
        </w:rPr>
        <w:t xml:space="preserve">       return j;</w:t>
      </w:r>
    </w:p>
    <w:p w:rsidR="00803F52" w:rsidRPr="003F0B0C" w:rsidRDefault="00803F52" w:rsidP="00803F52">
      <w:pPr>
        <w:rPr>
          <w:rFonts w:ascii="宋体" w:eastAsia="宋体" w:hAnsi="宋体"/>
        </w:rPr>
      </w:pPr>
      <w:r w:rsidRPr="003F0B0C">
        <w:rPr>
          <w:rFonts w:ascii="宋体" w:eastAsia="宋体" w:hAnsi="宋体"/>
        </w:rPr>
        <w:t>}</w:t>
      </w:r>
    </w:p>
    <w:p w:rsidR="00803F52" w:rsidRPr="003F0B0C" w:rsidRDefault="00803F52" w:rsidP="00803F52">
      <w:pPr>
        <w:rPr>
          <w:rFonts w:ascii="宋体" w:eastAsia="宋体" w:hAnsi="宋体"/>
        </w:rPr>
      </w:pPr>
    </w:p>
    <w:p w:rsidR="00803F52" w:rsidRPr="003F0B0C" w:rsidRDefault="00803F52" w:rsidP="00803F52">
      <w:pPr>
        <w:rPr>
          <w:rFonts w:ascii="宋体" w:eastAsia="宋体" w:hAnsi="宋体"/>
        </w:rPr>
      </w:pPr>
      <w:r w:rsidRPr="003F0B0C">
        <w:rPr>
          <w:rFonts w:ascii="宋体" w:eastAsia="宋体" w:hAnsi="宋体"/>
        </w:rPr>
        <w:t>struct node{</w:t>
      </w:r>
    </w:p>
    <w:p w:rsidR="00803F52" w:rsidRPr="003F0B0C" w:rsidRDefault="00803F52" w:rsidP="00803F52">
      <w:pPr>
        <w:rPr>
          <w:rFonts w:ascii="宋体" w:eastAsia="宋体" w:hAnsi="宋体"/>
        </w:rPr>
      </w:pPr>
      <w:r w:rsidRPr="003F0B0C">
        <w:rPr>
          <w:rFonts w:ascii="宋体" w:eastAsia="宋体" w:hAnsi="宋体"/>
        </w:rPr>
        <w:t xml:space="preserve">    int id[4];</w:t>
      </w:r>
    </w:p>
    <w:p w:rsidR="00803F52" w:rsidRPr="003F0B0C" w:rsidRDefault="00803F52" w:rsidP="00803F52">
      <w:pPr>
        <w:rPr>
          <w:rFonts w:ascii="宋体" w:eastAsia="宋体" w:hAnsi="宋体"/>
        </w:rPr>
      </w:pPr>
      <w:r w:rsidRPr="003F0B0C">
        <w:rPr>
          <w:rFonts w:ascii="宋体" w:eastAsia="宋体" w:hAnsi="宋体"/>
        </w:rPr>
        <w:t>}old[MAXN],now[MAXN];</w:t>
      </w:r>
    </w:p>
    <w:p w:rsidR="00803F52" w:rsidRPr="003F0B0C" w:rsidRDefault="00803F52" w:rsidP="00803F52">
      <w:pPr>
        <w:rPr>
          <w:rFonts w:ascii="宋体" w:eastAsia="宋体" w:hAnsi="宋体"/>
        </w:rPr>
      </w:pPr>
    </w:p>
    <w:p w:rsidR="00803F52" w:rsidRPr="003F0B0C" w:rsidRDefault="00803F52" w:rsidP="00803F52">
      <w:pPr>
        <w:rPr>
          <w:rFonts w:ascii="宋体" w:eastAsia="宋体" w:hAnsi="宋体"/>
        </w:rPr>
      </w:pPr>
      <w:r w:rsidRPr="003F0B0C">
        <w:rPr>
          <w:rFonts w:ascii="宋体" w:eastAsia="宋体" w:hAnsi="宋体"/>
        </w:rPr>
        <w:t>int get_cost(node x,node y){</w:t>
      </w:r>
    </w:p>
    <w:p w:rsidR="00803F52" w:rsidRPr="003F0B0C" w:rsidRDefault="00803F52" w:rsidP="00803F52">
      <w:pPr>
        <w:rPr>
          <w:rFonts w:ascii="宋体" w:eastAsia="宋体" w:hAnsi="宋体"/>
        </w:rPr>
      </w:pPr>
      <w:r w:rsidRPr="003F0B0C">
        <w:rPr>
          <w:rFonts w:ascii="宋体" w:eastAsia="宋体" w:hAnsi="宋体"/>
        </w:rPr>
        <w:t xml:space="preserve">    int cnt=0,i=0,j=0;</w:t>
      </w:r>
    </w:p>
    <w:p w:rsidR="00803F52" w:rsidRPr="003F0B0C" w:rsidRDefault="00803F52" w:rsidP="00803F52">
      <w:pPr>
        <w:rPr>
          <w:rFonts w:ascii="宋体" w:eastAsia="宋体" w:hAnsi="宋体"/>
        </w:rPr>
      </w:pPr>
      <w:r w:rsidRPr="003F0B0C">
        <w:rPr>
          <w:rFonts w:ascii="宋体" w:eastAsia="宋体" w:hAnsi="宋体"/>
        </w:rPr>
        <w:t xml:space="preserve">    while(i&lt;4&amp;&amp;j&lt;4){</w:t>
      </w:r>
    </w:p>
    <w:p w:rsidR="00803F52" w:rsidRPr="003F0B0C" w:rsidRDefault="00803F52" w:rsidP="00803F52">
      <w:pPr>
        <w:rPr>
          <w:rFonts w:ascii="宋体" w:eastAsia="宋体" w:hAnsi="宋体"/>
        </w:rPr>
      </w:pPr>
      <w:r w:rsidRPr="003F0B0C">
        <w:rPr>
          <w:rFonts w:ascii="宋体" w:eastAsia="宋体" w:hAnsi="宋体"/>
        </w:rPr>
        <w:t xml:space="preserve">        if(x.id[i]==y.id[j]){</w:t>
      </w:r>
    </w:p>
    <w:p w:rsidR="00803F52" w:rsidRPr="003F0B0C" w:rsidRDefault="00803F52" w:rsidP="00803F52">
      <w:pPr>
        <w:rPr>
          <w:rFonts w:ascii="宋体" w:eastAsia="宋体" w:hAnsi="宋体"/>
        </w:rPr>
      </w:pPr>
      <w:r w:rsidRPr="003F0B0C">
        <w:rPr>
          <w:rFonts w:ascii="宋体" w:eastAsia="宋体" w:hAnsi="宋体"/>
        </w:rPr>
        <w:t xml:space="preserve">            cnt++,i++,j++;</w:t>
      </w:r>
    </w:p>
    <w:p w:rsidR="00803F52" w:rsidRPr="003F0B0C" w:rsidRDefault="00803F52" w:rsidP="00803F52">
      <w:pPr>
        <w:rPr>
          <w:rFonts w:ascii="宋体" w:eastAsia="宋体" w:hAnsi="宋体"/>
        </w:rPr>
      </w:pPr>
      <w:r w:rsidRPr="003F0B0C">
        <w:rPr>
          <w:rFonts w:ascii="宋体" w:eastAsia="宋体" w:hAnsi="宋体"/>
        </w:rPr>
        <w:t xml:space="preserve">            continue;</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if(x.id[i]&gt;y.id[j]){</w:t>
      </w:r>
    </w:p>
    <w:p w:rsidR="00803F52" w:rsidRPr="003F0B0C" w:rsidRDefault="00803F52" w:rsidP="00803F52">
      <w:pPr>
        <w:rPr>
          <w:rFonts w:ascii="宋体" w:eastAsia="宋体" w:hAnsi="宋体"/>
        </w:rPr>
      </w:pPr>
      <w:r w:rsidRPr="003F0B0C">
        <w:rPr>
          <w:rFonts w:ascii="宋体" w:eastAsia="宋体" w:hAnsi="宋体"/>
        </w:rPr>
        <w:t xml:space="preserve">            j++;</w:t>
      </w:r>
    </w:p>
    <w:p w:rsidR="00803F52" w:rsidRPr="003F0B0C" w:rsidRDefault="00803F52" w:rsidP="00803F52">
      <w:pPr>
        <w:rPr>
          <w:rFonts w:ascii="宋体" w:eastAsia="宋体" w:hAnsi="宋体"/>
        </w:rPr>
      </w:pPr>
      <w:r w:rsidRPr="003F0B0C">
        <w:rPr>
          <w:rFonts w:ascii="宋体" w:eastAsia="宋体" w:hAnsi="宋体"/>
        </w:rPr>
        <w:t xml:space="preserve">            continue;</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if(x.id[i]&lt;y.id[j]){</w:t>
      </w:r>
    </w:p>
    <w:p w:rsidR="00803F52" w:rsidRPr="003F0B0C" w:rsidRDefault="00803F52" w:rsidP="00803F52">
      <w:pPr>
        <w:rPr>
          <w:rFonts w:ascii="宋体" w:eastAsia="宋体" w:hAnsi="宋体"/>
        </w:rPr>
      </w:pPr>
      <w:r w:rsidRPr="003F0B0C">
        <w:rPr>
          <w:rFonts w:ascii="宋体" w:eastAsia="宋体" w:hAnsi="宋体"/>
        </w:rPr>
        <w:t xml:space="preserve">            i++;</w:t>
      </w:r>
    </w:p>
    <w:p w:rsidR="00803F52" w:rsidRPr="003F0B0C" w:rsidRDefault="00803F52" w:rsidP="00803F52">
      <w:pPr>
        <w:rPr>
          <w:rFonts w:ascii="宋体" w:eastAsia="宋体" w:hAnsi="宋体"/>
        </w:rPr>
      </w:pPr>
      <w:r w:rsidRPr="003F0B0C">
        <w:rPr>
          <w:rFonts w:ascii="宋体" w:eastAsia="宋体" w:hAnsi="宋体"/>
        </w:rPr>
        <w:t xml:space="preserve">            continue;</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return 4-cnt;</w:t>
      </w:r>
    </w:p>
    <w:p w:rsidR="00803F52" w:rsidRPr="003F0B0C" w:rsidRDefault="00803F52" w:rsidP="00803F52">
      <w:pPr>
        <w:rPr>
          <w:rFonts w:ascii="宋体" w:eastAsia="宋体" w:hAnsi="宋体"/>
        </w:rPr>
      </w:pPr>
      <w:r w:rsidRPr="003F0B0C">
        <w:rPr>
          <w:rFonts w:ascii="宋体" w:eastAsia="宋体" w:hAnsi="宋体"/>
        </w:rPr>
        <w:t>}</w:t>
      </w:r>
    </w:p>
    <w:p w:rsidR="00803F52" w:rsidRPr="003F0B0C" w:rsidRDefault="00803F52" w:rsidP="00803F52">
      <w:pPr>
        <w:rPr>
          <w:rFonts w:ascii="宋体" w:eastAsia="宋体" w:hAnsi="宋体"/>
        </w:rPr>
      </w:pPr>
    </w:p>
    <w:p w:rsidR="00803F52" w:rsidRPr="003F0B0C" w:rsidRDefault="00803F52" w:rsidP="00803F52">
      <w:pPr>
        <w:rPr>
          <w:rFonts w:ascii="宋体" w:eastAsia="宋体" w:hAnsi="宋体"/>
        </w:rPr>
      </w:pPr>
      <w:r w:rsidRPr="003F0B0C">
        <w:rPr>
          <w:rFonts w:ascii="宋体" w:eastAsia="宋体" w:hAnsi="宋体"/>
        </w:rPr>
        <w:t>int main(){</w:t>
      </w:r>
    </w:p>
    <w:p w:rsidR="00803F52" w:rsidRPr="003F0B0C" w:rsidRDefault="00803F52" w:rsidP="00803F52">
      <w:pPr>
        <w:rPr>
          <w:rFonts w:ascii="宋体" w:eastAsia="宋体" w:hAnsi="宋体"/>
        </w:rPr>
      </w:pPr>
      <w:r w:rsidRPr="003F0B0C">
        <w:rPr>
          <w:rFonts w:ascii="宋体" w:eastAsia="宋体" w:hAnsi="宋体"/>
        </w:rPr>
        <w:t xml:space="preserve">    //初始化读入部分</w:t>
      </w:r>
    </w:p>
    <w:p w:rsidR="00803F52" w:rsidRPr="003F0B0C" w:rsidRDefault="00803F52" w:rsidP="00803F52">
      <w:pPr>
        <w:rPr>
          <w:rFonts w:ascii="宋体" w:eastAsia="宋体" w:hAnsi="宋体"/>
        </w:rPr>
      </w:pPr>
      <w:r w:rsidRPr="003F0B0C">
        <w:rPr>
          <w:rFonts w:ascii="宋体" w:eastAsia="宋体" w:hAnsi="宋体"/>
        </w:rPr>
        <w:t xml:space="preserve">    int roomnum;</w:t>
      </w:r>
    </w:p>
    <w:p w:rsidR="00803F52" w:rsidRPr="003F0B0C" w:rsidRDefault="00803F52" w:rsidP="00803F52">
      <w:pPr>
        <w:rPr>
          <w:rFonts w:ascii="宋体" w:eastAsia="宋体" w:hAnsi="宋体"/>
        </w:rPr>
      </w:pPr>
      <w:r w:rsidRPr="003F0B0C">
        <w:rPr>
          <w:rFonts w:ascii="宋体" w:eastAsia="宋体" w:hAnsi="宋体"/>
        </w:rPr>
        <w:t xml:space="preserve">    scanf("%d",&amp;roomnum);</w:t>
      </w:r>
    </w:p>
    <w:p w:rsidR="00803F52" w:rsidRPr="003F0B0C" w:rsidRDefault="00803F52" w:rsidP="00803F52">
      <w:pPr>
        <w:rPr>
          <w:rFonts w:ascii="宋体" w:eastAsia="宋体" w:hAnsi="宋体"/>
        </w:rPr>
      </w:pPr>
      <w:r w:rsidRPr="003F0B0C">
        <w:rPr>
          <w:rFonts w:ascii="宋体" w:eastAsia="宋体" w:hAnsi="宋体"/>
        </w:rPr>
        <w:t xml:space="preserve">    for(int i=0;i&lt;roomnum;i++){</w:t>
      </w:r>
    </w:p>
    <w:p w:rsidR="00803F52" w:rsidRPr="003F0B0C" w:rsidRDefault="00803F52" w:rsidP="00803F52">
      <w:pPr>
        <w:rPr>
          <w:rFonts w:ascii="宋体" w:eastAsia="宋体" w:hAnsi="宋体"/>
        </w:rPr>
      </w:pPr>
      <w:r w:rsidRPr="003F0B0C">
        <w:rPr>
          <w:rFonts w:ascii="宋体" w:eastAsia="宋体" w:hAnsi="宋体"/>
        </w:rPr>
        <w:lastRenderedPageBreak/>
        <w:t xml:space="preserve">        for (int j=0;j&lt;4;j++) scanf("%d",&amp;old[i].id[j]);</w:t>
      </w:r>
    </w:p>
    <w:p w:rsidR="00803F52" w:rsidRPr="003F0B0C" w:rsidRDefault="00803F52" w:rsidP="00803F52">
      <w:pPr>
        <w:rPr>
          <w:rFonts w:ascii="宋体" w:eastAsia="宋体" w:hAnsi="宋体"/>
        </w:rPr>
      </w:pPr>
      <w:r w:rsidRPr="003F0B0C">
        <w:rPr>
          <w:rFonts w:ascii="宋体" w:eastAsia="宋体" w:hAnsi="宋体"/>
        </w:rPr>
        <w:t xml:space="preserve">        sort(old[i].id,old[i].id+4);</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for(int i=0;i&lt;roomnum;i++){</w:t>
      </w:r>
    </w:p>
    <w:p w:rsidR="00803F52" w:rsidRPr="003F0B0C" w:rsidRDefault="00803F52" w:rsidP="00803F52">
      <w:pPr>
        <w:rPr>
          <w:rFonts w:ascii="宋体" w:eastAsia="宋体" w:hAnsi="宋体"/>
        </w:rPr>
      </w:pPr>
      <w:r w:rsidRPr="003F0B0C">
        <w:rPr>
          <w:rFonts w:ascii="宋体" w:eastAsia="宋体" w:hAnsi="宋体"/>
        </w:rPr>
        <w:t xml:space="preserve">        for (int j=0;j&lt;4;j++) scanf("%d",&amp;now[i].id[j]);</w:t>
      </w:r>
    </w:p>
    <w:p w:rsidR="00803F52" w:rsidRPr="003F0B0C" w:rsidRDefault="00803F52" w:rsidP="00803F52">
      <w:pPr>
        <w:rPr>
          <w:rFonts w:ascii="宋体" w:eastAsia="宋体" w:hAnsi="宋体"/>
        </w:rPr>
      </w:pPr>
      <w:r w:rsidRPr="003F0B0C">
        <w:rPr>
          <w:rFonts w:ascii="宋体" w:eastAsia="宋体" w:hAnsi="宋体"/>
        </w:rPr>
        <w:t xml:space="preserve">        sort(now[i].id,now[i].id+4);</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//建图部分,源点0,old寝室1..roomnum,now寝室roomnum+1..2*roomnum,汇点2*roomnum+1,共2*roomnum+2个点</w:t>
      </w:r>
    </w:p>
    <w:p w:rsidR="00803F52" w:rsidRPr="003F0B0C" w:rsidRDefault="00803F52" w:rsidP="00803F52">
      <w:pPr>
        <w:rPr>
          <w:rFonts w:ascii="宋体" w:eastAsia="宋体" w:hAnsi="宋体"/>
        </w:rPr>
      </w:pPr>
      <w:r w:rsidRPr="003F0B0C">
        <w:rPr>
          <w:rFonts w:ascii="宋体" w:eastAsia="宋体" w:hAnsi="宋体"/>
        </w:rPr>
        <w:t xml:space="preserve">    int n=2*roomnum+2,mat[MAXN][MAXN],cost[MAXN][MAXN],source=0,sink=2*roomnum+1,flow[MAXN][MAXN],netcost;</w:t>
      </w:r>
    </w:p>
    <w:p w:rsidR="00803F52" w:rsidRPr="003F0B0C" w:rsidRDefault="00803F52" w:rsidP="00803F52">
      <w:pPr>
        <w:rPr>
          <w:rFonts w:ascii="宋体" w:eastAsia="宋体" w:hAnsi="宋体"/>
        </w:rPr>
      </w:pPr>
      <w:r w:rsidRPr="003F0B0C">
        <w:rPr>
          <w:rFonts w:ascii="宋体" w:eastAsia="宋体" w:hAnsi="宋体"/>
        </w:rPr>
        <w:t xml:space="preserve">    memset(cost,0,sizeof(cost)),memset(mat,0,sizeof(mat));</w:t>
      </w:r>
    </w:p>
    <w:p w:rsidR="00803F52" w:rsidRPr="003F0B0C" w:rsidRDefault="00803F52" w:rsidP="00803F52">
      <w:pPr>
        <w:rPr>
          <w:rFonts w:ascii="宋体" w:eastAsia="宋体" w:hAnsi="宋体"/>
        </w:rPr>
      </w:pPr>
      <w:r w:rsidRPr="003F0B0C">
        <w:rPr>
          <w:rFonts w:ascii="宋体" w:eastAsia="宋体" w:hAnsi="宋体"/>
        </w:rPr>
        <w:t xml:space="preserve">    for(int i=1;i&lt;=roomnum;i++) mat[0][i]=1;</w:t>
      </w:r>
    </w:p>
    <w:p w:rsidR="00803F52" w:rsidRPr="003F0B0C" w:rsidRDefault="00803F52" w:rsidP="00803F52">
      <w:pPr>
        <w:rPr>
          <w:rFonts w:ascii="宋体" w:eastAsia="宋体" w:hAnsi="宋体"/>
        </w:rPr>
      </w:pPr>
      <w:r w:rsidRPr="003F0B0C">
        <w:rPr>
          <w:rFonts w:ascii="宋体" w:eastAsia="宋体" w:hAnsi="宋体"/>
        </w:rPr>
        <w:t xml:space="preserve">    for(int i=roomnum+1;i&lt;=2*roomnum;i++) mat[i][n-1]=1;</w:t>
      </w:r>
    </w:p>
    <w:p w:rsidR="00803F52" w:rsidRPr="003F0B0C" w:rsidRDefault="00803F52" w:rsidP="00803F52">
      <w:pPr>
        <w:rPr>
          <w:rFonts w:ascii="宋体" w:eastAsia="宋体" w:hAnsi="宋体"/>
        </w:rPr>
      </w:pPr>
      <w:r w:rsidRPr="003F0B0C">
        <w:rPr>
          <w:rFonts w:ascii="宋体" w:eastAsia="宋体" w:hAnsi="宋体"/>
        </w:rPr>
        <w:t xml:space="preserve">    for(int i=1;i&lt;=roomnum;i++){</w:t>
      </w:r>
    </w:p>
    <w:p w:rsidR="00803F52" w:rsidRPr="003F0B0C" w:rsidRDefault="00803F52" w:rsidP="00803F52">
      <w:pPr>
        <w:rPr>
          <w:rFonts w:ascii="宋体" w:eastAsia="宋体" w:hAnsi="宋体"/>
        </w:rPr>
      </w:pPr>
      <w:r w:rsidRPr="003F0B0C">
        <w:rPr>
          <w:rFonts w:ascii="宋体" w:eastAsia="宋体" w:hAnsi="宋体"/>
        </w:rPr>
        <w:t xml:space="preserve">        for(int j=roomnum+1;j&lt;=2*roomnum;j++){</w:t>
      </w:r>
    </w:p>
    <w:p w:rsidR="00803F52" w:rsidRPr="003F0B0C" w:rsidRDefault="00803F52" w:rsidP="00803F52">
      <w:pPr>
        <w:rPr>
          <w:rFonts w:ascii="宋体" w:eastAsia="宋体" w:hAnsi="宋体"/>
        </w:rPr>
      </w:pPr>
      <w:r w:rsidRPr="003F0B0C">
        <w:rPr>
          <w:rFonts w:ascii="宋体" w:eastAsia="宋体" w:hAnsi="宋体"/>
        </w:rPr>
        <w:t xml:space="preserve">            mat[i][j]=1;</w:t>
      </w:r>
    </w:p>
    <w:p w:rsidR="00803F52" w:rsidRPr="003F0B0C" w:rsidRDefault="00803F52" w:rsidP="00803F52">
      <w:pPr>
        <w:rPr>
          <w:rFonts w:ascii="宋体" w:eastAsia="宋体" w:hAnsi="宋体"/>
        </w:rPr>
      </w:pPr>
      <w:r w:rsidRPr="003F0B0C">
        <w:rPr>
          <w:rFonts w:ascii="宋体" w:eastAsia="宋体" w:hAnsi="宋体"/>
        </w:rPr>
        <w:t xml:space="preserve">            cost[i][j]=get_cost(old[i-1],now[j-roomnum-1]);</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w:t>
      </w:r>
    </w:p>
    <w:p w:rsidR="00803F52" w:rsidRPr="003F0B0C" w:rsidRDefault="00803F52" w:rsidP="00803F52">
      <w:pPr>
        <w:rPr>
          <w:rFonts w:ascii="宋体" w:eastAsia="宋体" w:hAnsi="宋体"/>
        </w:rPr>
      </w:pPr>
      <w:r w:rsidRPr="003F0B0C">
        <w:rPr>
          <w:rFonts w:ascii="宋体" w:eastAsia="宋体" w:hAnsi="宋体"/>
        </w:rPr>
        <w:t xml:space="preserve">    //网络流套板子部分</w:t>
      </w:r>
    </w:p>
    <w:p w:rsidR="00803F52" w:rsidRPr="003F0B0C" w:rsidRDefault="00803F52" w:rsidP="00803F52">
      <w:pPr>
        <w:rPr>
          <w:rFonts w:ascii="宋体" w:eastAsia="宋体" w:hAnsi="宋体"/>
        </w:rPr>
      </w:pPr>
      <w:r w:rsidRPr="003F0B0C">
        <w:rPr>
          <w:rFonts w:ascii="宋体" w:eastAsia="宋体" w:hAnsi="宋体"/>
        </w:rPr>
        <w:t xml:space="preserve">    min_cost_max_flow(n,mat,cost,source,sink,flow,netcost);</w:t>
      </w:r>
    </w:p>
    <w:p w:rsidR="00803F52" w:rsidRPr="003F0B0C" w:rsidRDefault="00803F52" w:rsidP="00803F52">
      <w:pPr>
        <w:rPr>
          <w:rFonts w:ascii="宋体" w:eastAsia="宋体" w:hAnsi="宋体"/>
        </w:rPr>
      </w:pPr>
      <w:r w:rsidRPr="003F0B0C">
        <w:rPr>
          <w:rFonts w:ascii="宋体" w:eastAsia="宋体" w:hAnsi="宋体"/>
        </w:rPr>
        <w:t xml:space="preserve">    printf("%d\n",netcost);</w:t>
      </w:r>
    </w:p>
    <w:p w:rsidR="00803F52" w:rsidRPr="003F0B0C" w:rsidRDefault="00803F52" w:rsidP="00803F52">
      <w:pPr>
        <w:rPr>
          <w:rFonts w:ascii="宋体" w:eastAsia="宋体" w:hAnsi="宋体"/>
        </w:rPr>
      </w:pPr>
      <w:r w:rsidRPr="003F0B0C">
        <w:rPr>
          <w:rFonts w:ascii="宋体" w:eastAsia="宋体" w:hAnsi="宋体"/>
        </w:rPr>
        <w:t xml:space="preserve">    return 0;</w:t>
      </w:r>
    </w:p>
    <w:p w:rsidR="00BA5BF1" w:rsidRPr="003F0B0C" w:rsidRDefault="00803F52" w:rsidP="00803F52">
      <w:pPr>
        <w:rPr>
          <w:rFonts w:ascii="宋体" w:eastAsia="宋体" w:hAnsi="宋体"/>
        </w:rPr>
      </w:pPr>
      <w:r w:rsidRPr="003F0B0C">
        <w:rPr>
          <w:rFonts w:ascii="宋体" w:eastAsia="宋体" w:hAnsi="宋体"/>
        </w:rPr>
        <w:t>}</w:t>
      </w:r>
    </w:p>
    <w:p w:rsidR="00490216" w:rsidRPr="003F0B0C" w:rsidRDefault="00490216" w:rsidP="001157DF">
      <w:pPr>
        <w:pStyle w:val="2"/>
        <w:rPr>
          <w:rFonts w:ascii="宋体" w:eastAsia="宋体" w:hAnsi="宋体"/>
        </w:rPr>
      </w:pPr>
      <w:bookmarkStart w:id="226" w:name="_Toc521431919"/>
      <w:r w:rsidRPr="003F0B0C">
        <w:rPr>
          <w:rFonts w:ascii="宋体" w:eastAsia="宋体" w:hAnsi="宋体" w:hint="eastAsia"/>
        </w:rPr>
        <w:t>二分图匹配</w:t>
      </w:r>
      <w:bookmarkEnd w:id="226"/>
    </w:p>
    <w:p w:rsidR="00D34764" w:rsidRPr="003F0B0C" w:rsidRDefault="00490216" w:rsidP="00490216">
      <w:pPr>
        <w:rPr>
          <w:rFonts w:ascii="宋体" w:eastAsia="宋体" w:hAnsi="宋体"/>
          <w:b/>
        </w:rPr>
      </w:pPr>
      <w:r w:rsidRPr="003F0B0C">
        <w:rPr>
          <w:rFonts w:ascii="宋体" w:eastAsia="宋体" w:hAnsi="宋体"/>
          <w:b/>
        </w:rPr>
        <w:t>定理</w:t>
      </w:r>
    </w:p>
    <w:p w:rsidR="00490216" w:rsidRPr="003F0B0C" w:rsidRDefault="00490216" w:rsidP="00490216">
      <w:pPr>
        <w:rPr>
          <w:rFonts w:ascii="宋体" w:eastAsia="宋体" w:hAnsi="宋体"/>
        </w:rPr>
      </w:pPr>
      <w:r w:rsidRPr="003F0B0C">
        <w:rPr>
          <w:rFonts w:ascii="宋体" w:eastAsia="宋体" w:hAnsi="宋体"/>
        </w:rPr>
        <w:t>无向图G=&lt;V,E&gt;为二分图的充要条件是G的所有回路的长度均为偶数。</w:t>
      </w:r>
    </w:p>
    <w:p w:rsidR="00D34764" w:rsidRPr="003F0B0C" w:rsidRDefault="00366E46" w:rsidP="00490216">
      <w:pPr>
        <w:rPr>
          <w:rFonts w:ascii="宋体" w:eastAsia="宋体" w:hAnsi="宋体"/>
          <w:b/>
        </w:rPr>
      </w:pPr>
      <w:r w:rsidRPr="003F0B0C">
        <w:rPr>
          <w:rFonts w:ascii="宋体" w:eastAsia="宋体" w:hAnsi="宋体"/>
          <w:b/>
        </w:rPr>
        <w:t>最大匹配</w:t>
      </w:r>
    </w:p>
    <w:p w:rsidR="00DA38A4" w:rsidRPr="003F0B0C" w:rsidRDefault="00366E46" w:rsidP="00490216">
      <w:pPr>
        <w:rPr>
          <w:rFonts w:ascii="宋体" w:eastAsia="宋体" w:hAnsi="宋体"/>
        </w:rPr>
      </w:pPr>
      <w:r w:rsidRPr="003F0B0C">
        <w:rPr>
          <w:rFonts w:ascii="宋体" w:eastAsia="宋体" w:hAnsi="宋体"/>
        </w:rPr>
        <w:t>在G的一个子图M中，M的边集中的任意两条边都不依附于同一个顶点，则称M是一个匹配。选择这样的边数最大的子集称为图的最大匹配问题,最大匹配的边数称为最大匹配数.如果一个匹配中，图中的每个顶点都和图中某条边相关联，则称此匹配为完全匹配，也称作完备匹配。如果在左右两边加上源汇点后，图G等价于一个网络流，最大匹配问题可以转为最大流的问题。解决此问的</w:t>
      </w:r>
      <w:hyperlink r:id="rId235" w:tgtFrame="_blank" w:history="1">
        <w:r w:rsidRPr="003F0B0C">
          <w:rPr>
            <w:rFonts w:ascii="宋体" w:eastAsia="宋体" w:hAnsi="宋体"/>
          </w:rPr>
          <w:t>匈牙利</w:t>
        </w:r>
      </w:hyperlink>
      <w:hyperlink r:id="rId236" w:tgtFrame="_blank" w:tooltip="算法与数据结构知识库" w:history="1">
        <w:r w:rsidRPr="003F0B0C">
          <w:rPr>
            <w:rFonts w:ascii="宋体" w:eastAsia="宋体" w:hAnsi="宋体"/>
          </w:rPr>
          <w:t>算法</w:t>
        </w:r>
      </w:hyperlink>
      <w:r w:rsidRPr="003F0B0C">
        <w:rPr>
          <w:rFonts w:ascii="宋体" w:eastAsia="宋体" w:hAnsi="宋体"/>
        </w:rPr>
        <w:t>的本质就是寻找最大流的增广路径。</w:t>
      </w:r>
    </w:p>
    <w:p w:rsidR="00556859" w:rsidRPr="003F0B0C" w:rsidRDefault="00556859" w:rsidP="00490216">
      <w:pPr>
        <w:rPr>
          <w:rFonts w:ascii="宋体" w:eastAsia="宋体" w:hAnsi="宋体"/>
          <w:b/>
        </w:rPr>
      </w:pPr>
      <w:r w:rsidRPr="003F0B0C">
        <w:rPr>
          <w:rFonts w:ascii="宋体" w:eastAsia="宋体" w:hAnsi="宋体" w:hint="eastAsia"/>
          <w:b/>
        </w:rPr>
        <w:t>最优匹配</w:t>
      </w:r>
    </w:p>
    <w:p w:rsidR="00556859" w:rsidRPr="003F0B0C" w:rsidRDefault="00556859" w:rsidP="00490216">
      <w:pPr>
        <w:rPr>
          <w:rFonts w:ascii="宋体" w:eastAsia="宋体" w:hAnsi="宋体"/>
        </w:rPr>
      </w:pPr>
      <w:r w:rsidRPr="003F0B0C">
        <w:rPr>
          <w:rFonts w:ascii="宋体" w:eastAsia="宋体" w:hAnsi="宋体"/>
        </w:rPr>
        <w:t>最优匹配又称为带权最大匹配，是指在带有权值边的二分图中，求一个匹配使得匹配边上的权值和最大。一般X和Y集合顶点个数相同，最优匹配也是一个完备匹配，即每个顶点都被匹配。如果个数不相等，可以通过补点加0边实现转化。一般使用</w:t>
      </w:r>
      <w:hyperlink r:id="rId237" w:tgtFrame="_blank" w:history="1">
        <w:r w:rsidRPr="003F0B0C">
          <w:rPr>
            <w:rFonts w:ascii="宋体" w:eastAsia="宋体" w:hAnsi="宋体"/>
          </w:rPr>
          <w:t>KM算法</w:t>
        </w:r>
      </w:hyperlink>
      <w:r w:rsidRPr="003F0B0C">
        <w:rPr>
          <w:rFonts w:ascii="宋体" w:eastAsia="宋体" w:hAnsi="宋体"/>
        </w:rPr>
        <w:t>解决该问题。</w:t>
      </w:r>
    </w:p>
    <w:p w:rsidR="00720988" w:rsidRPr="003F0B0C" w:rsidRDefault="00720988" w:rsidP="00490216">
      <w:pPr>
        <w:rPr>
          <w:rFonts w:ascii="宋体" w:eastAsia="宋体" w:hAnsi="宋体"/>
          <w:b/>
        </w:rPr>
      </w:pPr>
      <w:r w:rsidRPr="003F0B0C">
        <w:rPr>
          <w:rFonts w:ascii="宋体" w:eastAsia="宋体" w:hAnsi="宋体" w:hint="eastAsia"/>
          <w:b/>
        </w:rPr>
        <w:t>最小覆盖</w:t>
      </w:r>
    </w:p>
    <w:p w:rsidR="00720988" w:rsidRPr="003F0B0C" w:rsidRDefault="00720988" w:rsidP="00490216">
      <w:pPr>
        <w:rPr>
          <w:rFonts w:ascii="宋体" w:eastAsia="宋体" w:hAnsi="宋体"/>
        </w:rPr>
      </w:pPr>
      <w:r w:rsidRPr="003F0B0C">
        <w:rPr>
          <w:rFonts w:ascii="宋体" w:eastAsia="宋体" w:hAnsi="宋体"/>
        </w:rPr>
        <w:t>二分图的最小覆盖分为最小顶点覆盖和最小路径覆盖：</w:t>
      </w:r>
    </w:p>
    <w:p w:rsidR="00A43D02" w:rsidRPr="003F0B0C" w:rsidRDefault="00A43D02" w:rsidP="00490216">
      <w:pPr>
        <w:rPr>
          <w:rFonts w:ascii="宋体" w:eastAsia="宋体" w:hAnsi="宋体"/>
        </w:rPr>
      </w:pPr>
      <w:r w:rsidRPr="003F0B0C">
        <w:rPr>
          <w:rFonts w:ascii="宋体" w:eastAsia="宋体" w:hAnsi="宋体"/>
          <w:b/>
        </w:rPr>
        <w:t>最小顶点覆盖</w:t>
      </w:r>
      <w:r w:rsidRPr="003F0B0C">
        <w:rPr>
          <w:rFonts w:ascii="宋体" w:eastAsia="宋体" w:hAnsi="宋体"/>
        </w:rPr>
        <w:t>是指最少的顶点数使得二分图G中的每条边都至少与其中一个点相关联，二</w:t>
      </w:r>
      <w:r w:rsidRPr="003F0B0C">
        <w:rPr>
          <w:rFonts w:ascii="宋体" w:eastAsia="宋体" w:hAnsi="宋体"/>
        </w:rPr>
        <w:lastRenderedPageBreak/>
        <w:t>分图的最小顶点覆盖数=二分图的最大匹配数；</w:t>
      </w:r>
    </w:p>
    <w:p w:rsidR="00A43D02" w:rsidRPr="003F0B0C" w:rsidRDefault="00A43D02" w:rsidP="00490216">
      <w:pPr>
        <w:rPr>
          <w:rFonts w:ascii="宋体" w:eastAsia="宋体" w:hAnsi="宋体"/>
        </w:rPr>
      </w:pPr>
      <w:r w:rsidRPr="003F0B0C">
        <w:rPr>
          <w:rFonts w:ascii="宋体" w:eastAsia="宋体" w:hAnsi="宋体"/>
          <w:b/>
        </w:rPr>
        <w:t>最小路径覆盖</w:t>
      </w:r>
      <w:r w:rsidRPr="003F0B0C">
        <w:rPr>
          <w:rFonts w:ascii="宋体" w:eastAsia="宋体" w:hAnsi="宋体"/>
        </w:rPr>
        <w:t>也称为最小边覆盖，是指用尽量少的不相交简单路径覆盖二分图中的所有顶点。二分图的最小路径覆盖数=|V|-二分图的最大匹配数；</w:t>
      </w:r>
    </w:p>
    <w:p w:rsidR="005C35BB" w:rsidRPr="003F0B0C" w:rsidRDefault="005C35BB" w:rsidP="00490216">
      <w:pPr>
        <w:rPr>
          <w:rFonts w:ascii="宋体" w:eastAsia="宋体" w:hAnsi="宋体"/>
          <w:b/>
        </w:rPr>
      </w:pPr>
      <w:r w:rsidRPr="003F0B0C">
        <w:rPr>
          <w:rFonts w:ascii="宋体" w:eastAsia="宋体" w:hAnsi="宋体"/>
          <w:b/>
        </w:rPr>
        <w:t>最大独立集</w:t>
      </w:r>
    </w:p>
    <w:p w:rsidR="005C35BB" w:rsidRPr="003F0B0C" w:rsidRDefault="005C35BB" w:rsidP="00490216">
      <w:pPr>
        <w:rPr>
          <w:rFonts w:ascii="宋体" w:eastAsia="宋体" w:hAnsi="宋体"/>
        </w:rPr>
      </w:pPr>
      <w:r w:rsidRPr="003F0B0C">
        <w:rPr>
          <w:rFonts w:ascii="宋体" w:eastAsia="宋体" w:hAnsi="宋体"/>
        </w:rPr>
        <w:t>最大独立集是指寻找一个点集，使得其中任意两点在图中无对应边。对于一般图来说，最大独立集是一个NP完全问题，对于二分图来说最大独立集=|V|-二分图的最大匹配数。</w:t>
      </w:r>
    </w:p>
    <w:p w:rsidR="008A7A63" w:rsidRPr="003F0B0C" w:rsidRDefault="008A7A63" w:rsidP="00490216">
      <w:pPr>
        <w:rPr>
          <w:rFonts w:ascii="宋体" w:eastAsia="宋体" w:hAnsi="宋体"/>
          <w:b/>
        </w:rPr>
      </w:pPr>
      <w:r w:rsidRPr="003F0B0C">
        <w:rPr>
          <w:rFonts w:ascii="宋体" w:eastAsia="宋体" w:hAnsi="宋体" w:hint="eastAsia"/>
          <w:b/>
        </w:rPr>
        <w:t>匈牙利算法</w:t>
      </w:r>
    </w:p>
    <w:p w:rsidR="008A7A63" w:rsidRPr="003F0B0C" w:rsidRDefault="008A7A63" w:rsidP="00490216">
      <w:pPr>
        <w:rPr>
          <w:rFonts w:ascii="宋体" w:eastAsia="宋体" w:hAnsi="宋体"/>
        </w:rPr>
      </w:pPr>
      <w:r w:rsidRPr="003F0B0C">
        <w:rPr>
          <w:rFonts w:ascii="宋体" w:eastAsia="宋体" w:hAnsi="宋体"/>
        </w:rPr>
        <w:t>初始时最大匹配为空</w:t>
      </w:r>
      <w:r w:rsidRPr="003F0B0C">
        <w:rPr>
          <w:rFonts w:ascii="宋体" w:eastAsia="宋体" w:hAnsi="宋体"/>
        </w:rPr>
        <w:br/>
        <w:t>while 找得到增广路径</w:t>
      </w:r>
      <w:r w:rsidR="00544808" w:rsidRPr="003F0B0C">
        <w:rPr>
          <w:rFonts w:ascii="宋体" w:eastAsia="宋体" w:hAnsi="宋体"/>
        </w:rPr>
        <w:t xml:space="preserve"> </w:t>
      </w:r>
      <w:r w:rsidRPr="003F0B0C">
        <w:rPr>
          <w:rFonts w:ascii="宋体" w:eastAsia="宋体" w:hAnsi="宋体"/>
        </w:rPr>
        <w:t>do 把增广路径加入到最大匹配中去</w:t>
      </w:r>
    </w:p>
    <w:p w:rsidR="00EF1164" w:rsidRPr="003F0B0C" w:rsidRDefault="00EF1164" w:rsidP="00490216">
      <w:pPr>
        <w:rPr>
          <w:rFonts w:ascii="宋体" w:eastAsia="宋体" w:hAnsi="宋体"/>
          <w:b/>
        </w:rPr>
      </w:pPr>
      <w:r w:rsidRPr="003F0B0C">
        <w:rPr>
          <w:rFonts w:ascii="宋体" w:eastAsia="宋体" w:hAnsi="宋体" w:hint="eastAsia"/>
          <w:b/>
        </w:rPr>
        <w:t>增广路径</w:t>
      </w:r>
    </w:p>
    <w:p w:rsidR="00EF1164" w:rsidRPr="003F0B0C" w:rsidRDefault="00EF1164" w:rsidP="00490216">
      <w:pPr>
        <w:rPr>
          <w:rFonts w:ascii="宋体" w:eastAsia="宋体" w:hAnsi="宋体"/>
        </w:rPr>
      </w:pPr>
      <w:r w:rsidRPr="003F0B0C">
        <w:rPr>
          <w:rFonts w:ascii="宋体" w:eastAsia="宋体" w:hAnsi="宋体"/>
        </w:rPr>
        <w:t>(1)有奇数条边。</w:t>
      </w:r>
      <w:r w:rsidRPr="003F0B0C">
        <w:rPr>
          <w:rFonts w:ascii="宋体" w:eastAsia="宋体" w:hAnsi="宋体"/>
        </w:rPr>
        <w:br/>
        <w:t>(2)起点在二分图的左半边，终点在右半边。</w:t>
      </w:r>
      <w:r w:rsidRPr="003F0B0C">
        <w:rPr>
          <w:rFonts w:ascii="宋体" w:eastAsia="宋体" w:hAnsi="宋体"/>
        </w:rPr>
        <w:br/>
        <w:t>(3)路径上的点一定是一个在左半边，一个在右半边，交替出现。</w:t>
      </w:r>
    </w:p>
    <w:p w:rsidR="00EF1164" w:rsidRPr="003F0B0C" w:rsidRDefault="00EF1164" w:rsidP="00490216">
      <w:pPr>
        <w:rPr>
          <w:rFonts w:ascii="宋体" w:eastAsia="宋体" w:hAnsi="宋体"/>
        </w:rPr>
      </w:pPr>
      <w:r w:rsidRPr="003F0B0C">
        <w:rPr>
          <w:rFonts w:ascii="宋体" w:eastAsia="宋体" w:hAnsi="宋体"/>
        </w:rPr>
        <w:t>(4)整条路径上没有重复的点。</w:t>
      </w:r>
      <w:r w:rsidRPr="003F0B0C">
        <w:rPr>
          <w:rFonts w:ascii="宋体" w:eastAsia="宋体" w:hAnsi="宋体"/>
        </w:rPr>
        <w:br/>
        <w:t>(5)起点和终点都是目前还没有配对的点，而其它所有点都是已经配好对的。</w:t>
      </w:r>
    </w:p>
    <w:p w:rsidR="00EF1164" w:rsidRPr="003F0B0C" w:rsidRDefault="00EF1164" w:rsidP="00490216">
      <w:pPr>
        <w:rPr>
          <w:rFonts w:ascii="宋体" w:eastAsia="宋体" w:hAnsi="宋体"/>
        </w:rPr>
      </w:pPr>
      <w:r w:rsidRPr="003F0B0C">
        <w:rPr>
          <w:rFonts w:ascii="宋体" w:eastAsia="宋体" w:hAnsi="宋体"/>
        </w:rPr>
        <w:t>(6)路径上的所有第奇数条边都不在原匹配中，所有第偶数条边都出现在原匹配中。</w:t>
      </w:r>
    </w:p>
    <w:p w:rsidR="00D34764" w:rsidRPr="003F0B0C" w:rsidRDefault="00EF1164" w:rsidP="00490216">
      <w:pPr>
        <w:rPr>
          <w:rFonts w:ascii="宋体" w:eastAsia="宋体" w:hAnsi="宋体"/>
          <w:b/>
        </w:rPr>
      </w:pPr>
      <w:r w:rsidRPr="003F0B0C">
        <w:rPr>
          <w:rFonts w:ascii="宋体" w:eastAsia="宋体" w:hAnsi="宋体"/>
        </w:rPr>
        <w:t>(7)把增广路径上的所有第奇数条边加入到原匹配中去，并把增广路径中的所有第偶数条边从原匹配中删除（这个操作称为增广路径的</w:t>
      </w:r>
      <w:r w:rsidRPr="003F0B0C">
        <w:rPr>
          <w:rFonts w:ascii="宋体" w:eastAsia="宋体" w:hAnsi="宋体"/>
          <w:b/>
          <w:bCs/>
        </w:rPr>
        <w:t>取反</w:t>
      </w:r>
      <w:r w:rsidRPr="003F0B0C">
        <w:rPr>
          <w:rFonts w:ascii="宋体" w:eastAsia="宋体" w:hAnsi="宋体"/>
        </w:rPr>
        <w:t>），则新的匹配数就比原匹配数增加了1个。</w:t>
      </w:r>
      <w:r w:rsidR="00DA38A4" w:rsidRPr="003F0B0C">
        <w:rPr>
          <w:rFonts w:ascii="宋体" w:eastAsia="宋体" w:hAnsi="宋体" w:hint="eastAsia"/>
          <w:b/>
        </w:rPr>
        <w:t>定理</w:t>
      </w:r>
    </w:p>
    <w:p w:rsidR="00DA38A4" w:rsidRPr="003F0B0C" w:rsidRDefault="00DA38A4" w:rsidP="00490216">
      <w:pPr>
        <w:rPr>
          <w:rFonts w:ascii="宋体" w:eastAsia="宋体" w:hAnsi="宋体"/>
        </w:rPr>
      </w:pPr>
      <w:r w:rsidRPr="003F0B0C">
        <w:rPr>
          <w:rFonts w:ascii="宋体" w:eastAsia="宋体" w:hAnsi="宋体"/>
        </w:rPr>
        <w:t>如果从一个点A出发，没有找到增广路径，那么无论再从别的点出发找到多少增广路径来改变现在的匹配，从A出发都永远找不到增广路径。</w:t>
      </w:r>
    </w:p>
    <w:p w:rsidR="009E3240" w:rsidRPr="003F0B0C" w:rsidRDefault="009E3240" w:rsidP="00490216">
      <w:pPr>
        <w:rPr>
          <w:rFonts w:ascii="宋体" w:eastAsia="宋体" w:hAnsi="宋体"/>
          <w:b/>
        </w:rPr>
      </w:pPr>
      <w:r w:rsidRPr="003F0B0C">
        <w:rPr>
          <w:rFonts w:ascii="宋体" w:eastAsia="宋体" w:hAnsi="宋体" w:hint="eastAsia"/>
          <w:b/>
        </w:rPr>
        <w:t>应用定理描述匈牙利算法</w:t>
      </w:r>
    </w:p>
    <w:p w:rsidR="009E3240" w:rsidRPr="003F0B0C" w:rsidRDefault="009E3240" w:rsidP="00490216">
      <w:pPr>
        <w:rPr>
          <w:rFonts w:ascii="宋体" w:eastAsia="宋体" w:hAnsi="宋体"/>
        </w:rPr>
      </w:pPr>
      <w:r w:rsidRPr="003F0B0C">
        <w:rPr>
          <w:rFonts w:ascii="宋体" w:eastAsia="宋体" w:hAnsi="宋体"/>
        </w:rPr>
        <w:t>初始时最大匹配为空</w:t>
      </w:r>
      <w:r w:rsidRPr="003F0B0C">
        <w:rPr>
          <w:rFonts w:ascii="宋体" w:eastAsia="宋体" w:hAnsi="宋体"/>
        </w:rPr>
        <w:br/>
        <w:t>for 二分图左半边的每个点i</w:t>
      </w:r>
      <w:r w:rsidRPr="003F0B0C">
        <w:rPr>
          <w:rFonts w:ascii="宋体" w:eastAsia="宋体" w:hAnsi="宋体"/>
        </w:rPr>
        <w:br/>
        <w:t>    do 从点i出发寻找增广路径。如果找到，则把它取反（即增加了总了匹配数）</w:t>
      </w:r>
    </w:p>
    <w:p w:rsidR="00043D6B" w:rsidRPr="003F0B0C" w:rsidRDefault="002F390D" w:rsidP="008B5AE8">
      <w:pPr>
        <w:pStyle w:val="3"/>
        <w:rPr>
          <w:rFonts w:ascii="宋体" w:eastAsia="宋体" w:hAnsi="宋体"/>
          <w:b w:val="0"/>
        </w:rPr>
      </w:pPr>
      <w:bookmarkStart w:id="227" w:name="_Toc521431920"/>
      <w:r w:rsidRPr="003F0B0C">
        <w:rPr>
          <w:rFonts w:ascii="宋体" w:eastAsia="宋体" w:hAnsi="宋体" w:hint="eastAsia"/>
          <w:b w:val="0"/>
        </w:rPr>
        <w:t>√</w:t>
      </w:r>
      <w:r w:rsidR="00043D6B" w:rsidRPr="003F0B0C">
        <w:rPr>
          <w:rFonts w:ascii="宋体" w:eastAsia="宋体" w:hAnsi="宋体" w:hint="eastAsia"/>
          <w:b w:val="0"/>
        </w:rPr>
        <w:t>-</w:t>
      </w:r>
      <w:r w:rsidR="00043D6B" w:rsidRPr="003F0B0C">
        <w:rPr>
          <w:rFonts w:ascii="宋体" w:eastAsia="宋体" w:hAnsi="宋体"/>
          <w:b w:val="0"/>
        </w:rPr>
        <w:t>51nod</w:t>
      </w:r>
      <w:r w:rsidR="00043D6B" w:rsidRPr="003F0B0C">
        <w:rPr>
          <w:rFonts w:ascii="宋体" w:eastAsia="宋体" w:hAnsi="宋体" w:hint="eastAsia"/>
          <w:b w:val="0"/>
        </w:rPr>
        <w:t>-</w:t>
      </w:r>
      <w:r w:rsidR="00043D6B" w:rsidRPr="003F0B0C">
        <w:rPr>
          <w:rFonts w:ascii="宋体" w:eastAsia="宋体" w:hAnsi="宋体"/>
          <w:b w:val="0"/>
        </w:rPr>
        <w:t>2006-</w:t>
      </w:r>
      <w:r w:rsidR="00043D6B" w:rsidRPr="003F0B0C">
        <w:rPr>
          <w:rFonts w:ascii="宋体" w:eastAsia="宋体" w:hAnsi="宋体" w:hint="eastAsia"/>
          <w:b w:val="0"/>
        </w:rPr>
        <w:t>飞行员配对</w:t>
      </w:r>
      <w:bookmarkEnd w:id="227"/>
      <w:r w:rsidR="00CC0F69" w:rsidRPr="003F0B0C">
        <w:rPr>
          <w:rFonts w:ascii="宋体" w:eastAsia="宋体" w:hAnsi="宋体"/>
          <w:b w:val="0"/>
        </w:rPr>
        <w:fldChar w:fldCharType="begin"/>
      </w:r>
      <w:r w:rsidR="00CC0F69" w:rsidRPr="003F0B0C">
        <w:rPr>
          <w:rFonts w:ascii="宋体" w:eastAsia="宋体" w:hAnsi="宋体"/>
        </w:rPr>
        <w:instrText xml:space="preserve"> XE "</w:instrText>
      </w:r>
      <w:r w:rsidR="00CC0F69" w:rsidRPr="003F0B0C">
        <w:rPr>
          <w:rFonts w:ascii="宋体" w:eastAsia="宋体" w:hAnsi="宋体" w:hint="eastAsia"/>
          <w:b w:val="0"/>
        </w:rPr>
        <w:instrText>√-</w:instrText>
      </w:r>
      <w:r w:rsidR="00CC0F69" w:rsidRPr="003F0B0C">
        <w:rPr>
          <w:rFonts w:ascii="宋体" w:eastAsia="宋体" w:hAnsi="宋体"/>
          <w:b w:val="0"/>
        </w:rPr>
        <w:instrText>51nod</w:instrText>
      </w:r>
      <w:r w:rsidR="00CC0F69" w:rsidRPr="003F0B0C">
        <w:rPr>
          <w:rFonts w:ascii="宋体" w:eastAsia="宋体" w:hAnsi="宋体" w:hint="eastAsia"/>
          <w:b w:val="0"/>
        </w:rPr>
        <w:instrText>-</w:instrText>
      </w:r>
      <w:r w:rsidR="00CC0F69" w:rsidRPr="003F0B0C">
        <w:rPr>
          <w:rFonts w:ascii="宋体" w:eastAsia="宋体" w:hAnsi="宋体"/>
          <w:b w:val="0"/>
        </w:rPr>
        <w:instrText>2006-</w:instrText>
      </w:r>
      <w:r w:rsidR="00CC0F69" w:rsidRPr="003F0B0C">
        <w:rPr>
          <w:rFonts w:ascii="宋体" w:eastAsia="宋体" w:hAnsi="宋体" w:hint="eastAsia"/>
          <w:b w:val="0"/>
        </w:rPr>
        <w:instrText>飞行员配对</w:instrText>
      </w:r>
      <w:r w:rsidR="00CC0F69" w:rsidRPr="003F0B0C">
        <w:rPr>
          <w:rFonts w:ascii="宋体" w:eastAsia="宋体" w:hAnsi="宋体"/>
        </w:rPr>
        <w:instrText>:</w:instrText>
      </w:r>
      <w:r w:rsidR="00CC0F69" w:rsidRPr="003F0B0C">
        <w:rPr>
          <w:rFonts w:ascii="宋体" w:eastAsia="宋体" w:hAnsi="宋体" w:hint="eastAsia"/>
        </w:rPr>
        <w:instrText>2</w:instrText>
      </w:r>
      <w:r w:rsidR="00CC0F69" w:rsidRPr="003F0B0C">
        <w:rPr>
          <w:rFonts w:ascii="宋体" w:eastAsia="宋体" w:hAnsi="宋体"/>
        </w:rPr>
        <w:instrText xml:space="preserve">006" \y "51nod:2006" </w:instrText>
      </w:r>
      <w:r w:rsidR="00CC0F69" w:rsidRPr="003F0B0C">
        <w:rPr>
          <w:rFonts w:ascii="宋体" w:eastAsia="宋体" w:hAnsi="宋体"/>
          <w:b w:val="0"/>
        </w:rPr>
        <w:fldChar w:fldCharType="end"/>
      </w:r>
    </w:p>
    <w:p w:rsidR="002F390D" w:rsidRPr="003F0B0C"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3F0B0C">
        <w:rPr>
          <w:rFonts w:ascii="宋体" w:eastAsia="宋体" w:hAnsi="宋体" w:cs="Microsoft Sans Serif"/>
          <w:b/>
          <w:bCs/>
          <w:color w:val="000000"/>
          <w:spacing w:val="30"/>
          <w:kern w:val="0"/>
          <w:sz w:val="27"/>
          <w:szCs w:val="27"/>
        </w:rPr>
        <w:t>Input</w:t>
      </w:r>
    </w:p>
    <w:p w:rsidR="002F390D" w:rsidRPr="003F0B0C"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3F0B0C">
        <w:rPr>
          <w:rFonts w:ascii="宋体" w:eastAsia="宋体" w:hAnsi="宋体" w:cs="宋体"/>
          <w:color w:val="303030"/>
          <w:kern w:val="0"/>
          <w:sz w:val="24"/>
          <w:szCs w:val="24"/>
        </w:rPr>
        <w:t>第1行有2个正整数 m 和 n。n 是皇家空军的飞行 员总数(n&lt;100);m 是外籍飞行员数。外籍飞行员编号为 1~m;英国飞行员编号为 m+1~n。接下来每行有 2 个正整数 i 和 j，表示外籍飞行员 i 可以和英国飞行员 j 配合。输入最后以 2 个-1 结束。</w:t>
      </w:r>
    </w:p>
    <w:p w:rsidR="002F390D" w:rsidRPr="003F0B0C"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3F0B0C">
        <w:rPr>
          <w:rFonts w:ascii="宋体" w:eastAsia="宋体" w:hAnsi="宋体" w:cs="Microsoft Sans Serif"/>
          <w:b/>
          <w:bCs/>
          <w:color w:val="000000"/>
          <w:spacing w:val="30"/>
          <w:kern w:val="0"/>
          <w:sz w:val="27"/>
          <w:szCs w:val="27"/>
        </w:rPr>
        <w:t>Output</w:t>
      </w:r>
    </w:p>
    <w:p w:rsidR="002F390D" w:rsidRPr="003F0B0C"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3F0B0C">
        <w:rPr>
          <w:rFonts w:ascii="宋体" w:eastAsia="宋体" w:hAnsi="宋体" w:cs="宋体"/>
          <w:color w:val="303030"/>
          <w:kern w:val="0"/>
          <w:sz w:val="24"/>
          <w:szCs w:val="24"/>
        </w:rPr>
        <w:t>第 1 行是最佳飞行 员配对方案一次能派出的最多的飞机数 M。如果所求的最佳飞行员配对方案不存在，则输出‘No Solution!’。</w:t>
      </w:r>
    </w:p>
    <w:p w:rsidR="002F390D" w:rsidRPr="003F0B0C"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3F0B0C">
        <w:rPr>
          <w:rFonts w:ascii="宋体" w:eastAsia="宋体" w:hAnsi="宋体" w:cs="Microsoft Sans Serif"/>
          <w:b/>
          <w:bCs/>
          <w:color w:val="000000"/>
          <w:spacing w:val="30"/>
          <w:kern w:val="0"/>
          <w:sz w:val="27"/>
          <w:szCs w:val="27"/>
        </w:rPr>
        <w:t>Input示例</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5 10</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lastRenderedPageBreak/>
        <w:t>1 7</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1 8</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2 6</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2 9</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2 10</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3 7</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3 8</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4 7</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4 8</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5 10</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-1 -1</w:t>
      </w:r>
    </w:p>
    <w:p w:rsidR="002F390D" w:rsidRPr="003F0B0C"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3F0B0C">
        <w:rPr>
          <w:rFonts w:ascii="宋体" w:eastAsia="宋体" w:hAnsi="宋体" w:cs="Microsoft Sans Serif"/>
          <w:b/>
          <w:bCs/>
          <w:color w:val="000000"/>
          <w:spacing w:val="30"/>
          <w:kern w:val="0"/>
          <w:sz w:val="27"/>
          <w:szCs w:val="27"/>
        </w:rPr>
        <w:t>Output示例</w:t>
      </w:r>
    </w:p>
    <w:p w:rsidR="002F390D" w:rsidRPr="003F0B0C"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4</w:t>
      </w:r>
    </w:p>
    <w:p w:rsidR="002F390D" w:rsidRPr="003F0B0C" w:rsidRDefault="002F390D" w:rsidP="002F390D">
      <w:pPr>
        <w:rPr>
          <w:rFonts w:ascii="宋体" w:eastAsia="宋体" w:hAnsi="宋体"/>
        </w:rPr>
      </w:pPr>
      <w:r w:rsidRPr="003F0B0C">
        <w:rPr>
          <w:rFonts w:ascii="宋体" w:eastAsia="宋体" w:hAnsi="宋体" w:hint="eastAsia"/>
        </w:rPr>
        <w:t>【题解】</w:t>
      </w:r>
    </w:p>
    <w:p w:rsidR="002F390D" w:rsidRPr="003F0B0C" w:rsidRDefault="002F390D" w:rsidP="002F390D">
      <w:pPr>
        <w:rPr>
          <w:rFonts w:ascii="宋体" w:eastAsia="宋体" w:hAnsi="宋体"/>
        </w:rPr>
      </w:pPr>
      <w:r w:rsidRPr="003F0B0C">
        <w:rPr>
          <w:rFonts w:ascii="宋体" w:eastAsia="宋体" w:hAnsi="宋体"/>
        </w:rPr>
        <w:t>#include &lt;cstdio&gt;</w:t>
      </w:r>
    </w:p>
    <w:p w:rsidR="002F390D" w:rsidRPr="003F0B0C" w:rsidRDefault="002F390D" w:rsidP="002F390D">
      <w:pPr>
        <w:rPr>
          <w:rFonts w:ascii="宋体" w:eastAsia="宋体" w:hAnsi="宋体"/>
        </w:rPr>
      </w:pPr>
      <w:r w:rsidRPr="003F0B0C">
        <w:rPr>
          <w:rFonts w:ascii="宋体" w:eastAsia="宋体" w:hAnsi="宋体"/>
        </w:rPr>
        <w:t>#include &lt;cstring&gt;</w:t>
      </w:r>
    </w:p>
    <w:p w:rsidR="002F390D" w:rsidRPr="003F0B0C" w:rsidRDefault="002F390D" w:rsidP="002F390D">
      <w:pPr>
        <w:rPr>
          <w:rFonts w:ascii="宋体" w:eastAsia="宋体" w:hAnsi="宋体"/>
        </w:rPr>
      </w:pPr>
      <w:r w:rsidRPr="003F0B0C">
        <w:rPr>
          <w:rFonts w:ascii="宋体" w:eastAsia="宋体" w:hAnsi="宋体"/>
        </w:rPr>
        <w:t>#include &lt;vector&gt;</w:t>
      </w:r>
    </w:p>
    <w:p w:rsidR="002F390D" w:rsidRPr="003F0B0C" w:rsidRDefault="002F390D" w:rsidP="002F390D">
      <w:pPr>
        <w:rPr>
          <w:rFonts w:ascii="宋体" w:eastAsia="宋体" w:hAnsi="宋体"/>
        </w:rPr>
      </w:pPr>
      <w:r w:rsidRPr="003F0B0C">
        <w:rPr>
          <w:rFonts w:ascii="宋体" w:eastAsia="宋体" w:hAnsi="宋体"/>
        </w:rPr>
        <w:t>#include &lt;algorithm&gt;</w:t>
      </w:r>
    </w:p>
    <w:p w:rsidR="002F390D" w:rsidRPr="003F0B0C" w:rsidRDefault="002F390D" w:rsidP="002F390D">
      <w:pPr>
        <w:rPr>
          <w:rFonts w:ascii="宋体" w:eastAsia="宋体" w:hAnsi="宋体"/>
        </w:rPr>
      </w:pPr>
      <w:r w:rsidRPr="003F0B0C">
        <w:rPr>
          <w:rFonts w:ascii="宋体" w:eastAsia="宋体" w:hAnsi="宋体"/>
        </w:rPr>
        <w:t>#define MAXN 110</w:t>
      </w:r>
    </w:p>
    <w:p w:rsidR="002F390D" w:rsidRPr="003F0B0C" w:rsidRDefault="002F390D" w:rsidP="002F390D">
      <w:pPr>
        <w:rPr>
          <w:rFonts w:ascii="宋体" w:eastAsia="宋体" w:hAnsi="宋体"/>
        </w:rPr>
      </w:pPr>
    </w:p>
    <w:p w:rsidR="002F390D" w:rsidRPr="003F0B0C" w:rsidRDefault="002F390D" w:rsidP="002F390D">
      <w:pPr>
        <w:rPr>
          <w:rFonts w:ascii="宋体" w:eastAsia="宋体" w:hAnsi="宋体"/>
        </w:rPr>
      </w:pPr>
      <w:r w:rsidRPr="003F0B0C">
        <w:rPr>
          <w:rFonts w:ascii="宋体" w:eastAsia="宋体" w:hAnsi="宋体"/>
        </w:rPr>
        <w:t>using namespace std;</w:t>
      </w:r>
    </w:p>
    <w:p w:rsidR="002F390D" w:rsidRPr="003F0B0C" w:rsidRDefault="002F390D" w:rsidP="002F390D">
      <w:pPr>
        <w:rPr>
          <w:rFonts w:ascii="宋体" w:eastAsia="宋体" w:hAnsi="宋体"/>
        </w:rPr>
      </w:pPr>
    </w:p>
    <w:p w:rsidR="002F390D" w:rsidRPr="003F0B0C" w:rsidRDefault="002F390D" w:rsidP="002F390D">
      <w:pPr>
        <w:rPr>
          <w:rFonts w:ascii="宋体" w:eastAsia="宋体" w:hAnsi="宋体"/>
        </w:rPr>
      </w:pPr>
      <w:r w:rsidRPr="003F0B0C">
        <w:rPr>
          <w:rFonts w:ascii="宋体" w:eastAsia="宋体" w:hAnsi="宋体"/>
        </w:rPr>
        <w:t>int rednum,bluenum,tot,choose[MAXN],ans=0;</w:t>
      </w:r>
    </w:p>
    <w:p w:rsidR="002F390D" w:rsidRPr="003F0B0C" w:rsidRDefault="002F390D" w:rsidP="002F390D">
      <w:pPr>
        <w:rPr>
          <w:rFonts w:ascii="宋体" w:eastAsia="宋体" w:hAnsi="宋体"/>
        </w:rPr>
      </w:pPr>
      <w:r w:rsidRPr="003F0B0C">
        <w:rPr>
          <w:rFonts w:ascii="宋体" w:eastAsia="宋体" w:hAnsi="宋体"/>
        </w:rPr>
        <w:t>vector&lt;int&gt; match[MAXN];</w:t>
      </w:r>
    </w:p>
    <w:p w:rsidR="002F390D" w:rsidRPr="003F0B0C" w:rsidRDefault="002F390D" w:rsidP="002F390D">
      <w:pPr>
        <w:rPr>
          <w:rFonts w:ascii="宋体" w:eastAsia="宋体" w:hAnsi="宋体"/>
        </w:rPr>
      </w:pPr>
      <w:r w:rsidRPr="003F0B0C">
        <w:rPr>
          <w:rFonts w:ascii="宋体" w:eastAsia="宋体" w:hAnsi="宋体"/>
        </w:rPr>
        <w:t>bool exist[MAXN];</w:t>
      </w:r>
    </w:p>
    <w:p w:rsidR="002F390D" w:rsidRPr="003F0B0C" w:rsidRDefault="002F390D" w:rsidP="002F390D">
      <w:pPr>
        <w:rPr>
          <w:rFonts w:ascii="宋体" w:eastAsia="宋体" w:hAnsi="宋体"/>
        </w:rPr>
      </w:pPr>
      <w:r w:rsidRPr="003F0B0C">
        <w:rPr>
          <w:rFonts w:ascii="宋体" w:eastAsia="宋体" w:hAnsi="宋体"/>
        </w:rPr>
        <w:t>bool dfs(int x){</w:t>
      </w:r>
    </w:p>
    <w:p w:rsidR="002F390D" w:rsidRPr="003F0B0C" w:rsidRDefault="002F390D" w:rsidP="002F390D">
      <w:pPr>
        <w:rPr>
          <w:rFonts w:ascii="宋体" w:eastAsia="宋体" w:hAnsi="宋体"/>
        </w:rPr>
      </w:pPr>
      <w:r w:rsidRPr="003F0B0C">
        <w:rPr>
          <w:rFonts w:ascii="宋体" w:eastAsia="宋体" w:hAnsi="宋体"/>
        </w:rPr>
        <w:t xml:space="preserve">    exist[x]=true;</w:t>
      </w:r>
    </w:p>
    <w:p w:rsidR="002F390D" w:rsidRPr="003F0B0C" w:rsidRDefault="002F390D" w:rsidP="002F390D">
      <w:pPr>
        <w:rPr>
          <w:rFonts w:ascii="宋体" w:eastAsia="宋体" w:hAnsi="宋体"/>
        </w:rPr>
      </w:pPr>
      <w:r w:rsidRPr="003F0B0C">
        <w:rPr>
          <w:rFonts w:ascii="宋体" w:eastAsia="宋体" w:hAnsi="宋体"/>
        </w:rPr>
        <w:t xml:space="preserve">    if (x&lt;=rednum){</w:t>
      </w:r>
    </w:p>
    <w:p w:rsidR="002F390D" w:rsidRPr="003F0B0C" w:rsidRDefault="002F390D" w:rsidP="002F390D">
      <w:pPr>
        <w:rPr>
          <w:rFonts w:ascii="宋体" w:eastAsia="宋体" w:hAnsi="宋体"/>
        </w:rPr>
      </w:pPr>
      <w:r w:rsidRPr="003F0B0C">
        <w:rPr>
          <w:rFonts w:ascii="宋体" w:eastAsia="宋体" w:hAnsi="宋体"/>
        </w:rPr>
        <w:t xml:space="preserve">        for (int i=0;i&lt;(int)match[x].size();i++){</w:t>
      </w:r>
    </w:p>
    <w:p w:rsidR="002F390D" w:rsidRPr="003F0B0C" w:rsidRDefault="002F390D" w:rsidP="002F390D">
      <w:pPr>
        <w:rPr>
          <w:rFonts w:ascii="宋体" w:eastAsia="宋体" w:hAnsi="宋体"/>
        </w:rPr>
      </w:pPr>
      <w:r w:rsidRPr="003F0B0C">
        <w:rPr>
          <w:rFonts w:ascii="宋体" w:eastAsia="宋体" w:hAnsi="宋体"/>
        </w:rPr>
        <w:t xml:space="preserve">            if (match[x][i]&gt;rednum&amp;&amp;!exist[match[x][i]]&amp;&amp;dfs(match[x][i])){</w:t>
      </w:r>
    </w:p>
    <w:p w:rsidR="002F390D" w:rsidRPr="003F0B0C" w:rsidRDefault="002F390D" w:rsidP="002F390D">
      <w:pPr>
        <w:rPr>
          <w:rFonts w:ascii="宋体" w:eastAsia="宋体" w:hAnsi="宋体"/>
        </w:rPr>
      </w:pPr>
      <w:r w:rsidRPr="003F0B0C">
        <w:rPr>
          <w:rFonts w:ascii="宋体" w:eastAsia="宋体" w:hAnsi="宋体"/>
        </w:rPr>
        <w:t xml:space="preserve">                ans++;</w:t>
      </w:r>
    </w:p>
    <w:p w:rsidR="002F390D" w:rsidRPr="003F0B0C" w:rsidRDefault="002F390D" w:rsidP="002F390D">
      <w:pPr>
        <w:rPr>
          <w:rFonts w:ascii="宋体" w:eastAsia="宋体" w:hAnsi="宋体"/>
        </w:rPr>
      </w:pPr>
      <w:r w:rsidRPr="003F0B0C">
        <w:rPr>
          <w:rFonts w:ascii="宋体" w:eastAsia="宋体" w:hAnsi="宋体"/>
        </w:rPr>
        <w:t xml:space="preserve">                choose[x]=match[x][i];</w:t>
      </w:r>
    </w:p>
    <w:p w:rsidR="002F390D" w:rsidRPr="003F0B0C" w:rsidRDefault="002F390D" w:rsidP="002F390D">
      <w:pPr>
        <w:rPr>
          <w:rFonts w:ascii="宋体" w:eastAsia="宋体" w:hAnsi="宋体"/>
        </w:rPr>
      </w:pPr>
      <w:r w:rsidRPr="003F0B0C">
        <w:rPr>
          <w:rFonts w:ascii="宋体" w:eastAsia="宋体" w:hAnsi="宋体"/>
        </w:rPr>
        <w:t xml:space="preserve">                choose[match[x][i]]=x;</w:t>
      </w:r>
    </w:p>
    <w:p w:rsidR="002F390D" w:rsidRPr="003F0B0C" w:rsidRDefault="002F390D" w:rsidP="002F390D">
      <w:pPr>
        <w:rPr>
          <w:rFonts w:ascii="宋体" w:eastAsia="宋体" w:hAnsi="宋体"/>
        </w:rPr>
      </w:pPr>
      <w:r w:rsidRPr="003F0B0C">
        <w:rPr>
          <w:rFonts w:ascii="宋体" w:eastAsia="宋体" w:hAnsi="宋体"/>
        </w:rPr>
        <w:t xml:space="preserve">                exist[x]=false;</w:t>
      </w:r>
    </w:p>
    <w:p w:rsidR="002F390D" w:rsidRPr="003F0B0C" w:rsidRDefault="002F390D" w:rsidP="002F390D">
      <w:pPr>
        <w:rPr>
          <w:rFonts w:ascii="宋体" w:eastAsia="宋体" w:hAnsi="宋体"/>
        </w:rPr>
      </w:pPr>
      <w:r w:rsidRPr="003F0B0C">
        <w:rPr>
          <w:rFonts w:ascii="宋体" w:eastAsia="宋体" w:hAnsi="宋体"/>
        </w:rPr>
        <w:t xml:space="preserve">                return true;</w:t>
      </w:r>
    </w:p>
    <w:p w:rsidR="002F390D" w:rsidRPr="003F0B0C" w:rsidRDefault="002F390D" w:rsidP="002F390D">
      <w:pPr>
        <w:rPr>
          <w:rFonts w:ascii="宋体" w:eastAsia="宋体" w:hAnsi="宋体"/>
        </w:rPr>
      </w:pPr>
      <w:r w:rsidRPr="003F0B0C">
        <w:rPr>
          <w:rFonts w:ascii="宋体" w:eastAsia="宋体" w:hAnsi="宋体"/>
        </w:rPr>
        <w:t xml:space="preserve">            }</w:t>
      </w:r>
    </w:p>
    <w:p w:rsidR="002F390D" w:rsidRPr="003F0B0C" w:rsidRDefault="002F390D" w:rsidP="002F390D">
      <w:pPr>
        <w:rPr>
          <w:rFonts w:ascii="宋体" w:eastAsia="宋体" w:hAnsi="宋体"/>
        </w:rPr>
      </w:pPr>
      <w:r w:rsidRPr="003F0B0C">
        <w:rPr>
          <w:rFonts w:ascii="宋体" w:eastAsia="宋体" w:hAnsi="宋体"/>
        </w:rPr>
        <w:t xml:space="preserve">        }</w:t>
      </w:r>
    </w:p>
    <w:p w:rsidR="002F390D" w:rsidRPr="003F0B0C" w:rsidRDefault="002F390D" w:rsidP="002F390D">
      <w:pPr>
        <w:rPr>
          <w:rFonts w:ascii="宋体" w:eastAsia="宋体" w:hAnsi="宋体"/>
        </w:rPr>
      </w:pPr>
      <w:r w:rsidRPr="003F0B0C">
        <w:rPr>
          <w:rFonts w:ascii="宋体" w:eastAsia="宋体" w:hAnsi="宋体"/>
        </w:rPr>
        <w:t xml:space="preserve">    }else{</w:t>
      </w:r>
    </w:p>
    <w:p w:rsidR="002F390D" w:rsidRPr="003F0B0C" w:rsidRDefault="002F390D" w:rsidP="002F390D">
      <w:pPr>
        <w:rPr>
          <w:rFonts w:ascii="宋体" w:eastAsia="宋体" w:hAnsi="宋体"/>
        </w:rPr>
      </w:pPr>
      <w:r w:rsidRPr="003F0B0C">
        <w:rPr>
          <w:rFonts w:ascii="宋体" w:eastAsia="宋体" w:hAnsi="宋体"/>
        </w:rPr>
        <w:t xml:space="preserve">        if (choose[x]==-1){</w:t>
      </w:r>
    </w:p>
    <w:p w:rsidR="002F390D" w:rsidRPr="003F0B0C" w:rsidRDefault="002F390D" w:rsidP="002F390D">
      <w:pPr>
        <w:rPr>
          <w:rFonts w:ascii="宋体" w:eastAsia="宋体" w:hAnsi="宋体"/>
        </w:rPr>
      </w:pPr>
      <w:r w:rsidRPr="003F0B0C">
        <w:rPr>
          <w:rFonts w:ascii="宋体" w:eastAsia="宋体" w:hAnsi="宋体"/>
        </w:rPr>
        <w:t xml:space="preserve">            exist[x]=false;</w:t>
      </w:r>
    </w:p>
    <w:p w:rsidR="002F390D" w:rsidRPr="003F0B0C" w:rsidRDefault="002F390D" w:rsidP="002F390D">
      <w:pPr>
        <w:rPr>
          <w:rFonts w:ascii="宋体" w:eastAsia="宋体" w:hAnsi="宋体"/>
        </w:rPr>
      </w:pPr>
      <w:r w:rsidRPr="003F0B0C">
        <w:rPr>
          <w:rFonts w:ascii="宋体" w:eastAsia="宋体" w:hAnsi="宋体"/>
        </w:rPr>
        <w:t xml:space="preserve">            return true;//找到增广路径</w:t>
      </w:r>
    </w:p>
    <w:p w:rsidR="002F390D" w:rsidRPr="003F0B0C" w:rsidRDefault="002F390D" w:rsidP="002F390D">
      <w:pPr>
        <w:rPr>
          <w:rFonts w:ascii="宋体" w:eastAsia="宋体" w:hAnsi="宋体"/>
        </w:rPr>
      </w:pPr>
      <w:r w:rsidRPr="003F0B0C">
        <w:rPr>
          <w:rFonts w:ascii="宋体" w:eastAsia="宋体" w:hAnsi="宋体"/>
        </w:rPr>
        <w:lastRenderedPageBreak/>
        <w:t xml:space="preserve">        }else{</w:t>
      </w:r>
    </w:p>
    <w:p w:rsidR="002F390D" w:rsidRPr="003F0B0C" w:rsidRDefault="002F390D" w:rsidP="002F390D">
      <w:pPr>
        <w:rPr>
          <w:rFonts w:ascii="宋体" w:eastAsia="宋体" w:hAnsi="宋体"/>
        </w:rPr>
      </w:pPr>
      <w:r w:rsidRPr="003F0B0C">
        <w:rPr>
          <w:rFonts w:ascii="宋体" w:eastAsia="宋体" w:hAnsi="宋体"/>
        </w:rPr>
        <w:t xml:space="preserve">            if (!exist[choose[x]]&amp;&amp;dfs(choose[x])){//蓝到红取反消除</w:t>
      </w:r>
    </w:p>
    <w:p w:rsidR="002F390D" w:rsidRPr="003F0B0C" w:rsidRDefault="002F390D" w:rsidP="002F390D">
      <w:pPr>
        <w:rPr>
          <w:rFonts w:ascii="宋体" w:eastAsia="宋体" w:hAnsi="宋体"/>
        </w:rPr>
      </w:pPr>
      <w:r w:rsidRPr="003F0B0C">
        <w:rPr>
          <w:rFonts w:ascii="宋体" w:eastAsia="宋体" w:hAnsi="宋体"/>
        </w:rPr>
        <w:t xml:space="preserve">                ans--;</w:t>
      </w:r>
    </w:p>
    <w:p w:rsidR="002F390D" w:rsidRPr="003F0B0C" w:rsidRDefault="002F390D" w:rsidP="002F390D">
      <w:pPr>
        <w:rPr>
          <w:rFonts w:ascii="宋体" w:eastAsia="宋体" w:hAnsi="宋体"/>
        </w:rPr>
      </w:pPr>
      <w:r w:rsidRPr="003F0B0C">
        <w:rPr>
          <w:rFonts w:ascii="宋体" w:eastAsia="宋体" w:hAnsi="宋体"/>
        </w:rPr>
        <w:t xml:space="preserve">                //choose[choose[x]]=-1;</w:t>
      </w:r>
    </w:p>
    <w:p w:rsidR="002F390D" w:rsidRPr="003F0B0C" w:rsidRDefault="002F390D" w:rsidP="002F390D">
      <w:pPr>
        <w:rPr>
          <w:rFonts w:ascii="宋体" w:eastAsia="宋体" w:hAnsi="宋体"/>
        </w:rPr>
      </w:pPr>
      <w:r w:rsidRPr="003F0B0C">
        <w:rPr>
          <w:rFonts w:ascii="宋体" w:eastAsia="宋体" w:hAnsi="宋体"/>
        </w:rPr>
        <w:t xml:space="preserve">                //choose[x]=-1;</w:t>
      </w:r>
    </w:p>
    <w:p w:rsidR="002F390D" w:rsidRPr="003F0B0C" w:rsidRDefault="002F390D" w:rsidP="002F390D">
      <w:pPr>
        <w:rPr>
          <w:rFonts w:ascii="宋体" w:eastAsia="宋体" w:hAnsi="宋体"/>
        </w:rPr>
      </w:pPr>
      <w:r w:rsidRPr="003F0B0C">
        <w:rPr>
          <w:rFonts w:ascii="宋体" w:eastAsia="宋体" w:hAnsi="宋体"/>
        </w:rPr>
        <w:t xml:space="preserve">                exist[x]=false;</w:t>
      </w:r>
    </w:p>
    <w:p w:rsidR="002F390D" w:rsidRPr="003F0B0C" w:rsidRDefault="002F390D" w:rsidP="002F390D">
      <w:pPr>
        <w:rPr>
          <w:rFonts w:ascii="宋体" w:eastAsia="宋体" w:hAnsi="宋体"/>
        </w:rPr>
      </w:pPr>
      <w:r w:rsidRPr="003F0B0C">
        <w:rPr>
          <w:rFonts w:ascii="宋体" w:eastAsia="宋体" w:hAnsi="宋体"/>
        </w:rPr>
        <w:t xml:space="preserve">                return true;</w:t>
      </w:r>
    </w:p>
    <w:p w:rsidR="002F390D" w:rsidRPr="003F0B0C" w:rsidRDefault="002F390D" w:rsidP="002F390D">
      <w:pPr>
        <w:rPr>
          <w:rFonts w:ascii="宋体" w:eastAsia="宋体" w:hAnsi="宋体"/>
        </w:rPr>
      </w:pPr>
      <w:r w:rsidRPr="003F0B0C">
        <w:rPr>
          <w:rFonts w:ascii="宋体" w:eastAsia="宋体" w:hAnsi="宋体"/>
        </w:rPr>
        <w:t xml:space="preserve">            }</w:t>
      </w:r>
    </w:p>
    <w:p w:rsidR="002F390D" w:rsidRPr="003F0B0C" w:rsidRDefault="002F390D" w:rsidP="002F390D">
      <w:pPr>
        <w:rPr>
          <w:rFonts w:ascii="宋体" w:eastAsia="宋体" w:hAnsi="宋体"/>
        </w:rPr>
      </w:pPr>
      <w:r w:rsidRPr="003F0B0C">
        <w:rPr>
          <w:rFonts w:ascii="宋体" w:eastAsia="宋体" w:hAnsi="宋体"/>
        </w:rPr>
        <w:t xml:space="preserve">        }</w:t>
      </w:r>
    </w:p>
    <w:p w:rsidR="002F390D" w:rsidRPr="003F0B0C" w:rsidRDefault="002F390D" w:rsidP="002F390D">
      <w:pPr>
        <w:rPr>
          <w:rFonts w:ascii="宋体" w:eastAsia="宋体" w:hAnsi="宋体"/>
        </w:rPr>
      </w:pPr>
      <w:r w:rsidRPr="003F0B0C">
        <w:rPr>
          <w:rFonts w:ascii="宋体" w:eastAsia="宋体" w:hAnsi="宋体"/>
        </w:rPr>
        <w:t xml:space="preserve">    }</w:t>
      </w:r>
    </w:p>
    <w:p w:rsidR="002F390D" w:rsidRPr="003F0B0C" w:rsidRDefault="002F390D" w:rsidP="002F390D">
      <w:pPr>
        <w:rPr>
          <w:rFonts w:ascii="宋体" w:eastAsia="宋体" w:hAnsi="宋体"/>
        </w:rPr>
      </w:pPr>
      <w:r w:rsidRPr="003F0B0C">
        <w:rPr>
          <w:rFonts w:ascii="宋体" w:eastAsia="宋体" w:hAnsi="宋体"/>
        </w:rPr>
        <w:t xml:space="preserve">    exist[x]=false;</w:t>
      </w:r>
    </w:p>
    <w:p w:rsidR="002F390D" w:rsidRPr="003F0B0C" w:rsidRDefault="002F390D" w:rsidP="002F390D">
      <w:pPr>
        <w:rPr>
          <w:rFonts w:ascii="宋体" w:eastAsia="宋体" w:hAnsi="宋体"/>
        </w:rPr>
      </w:pPr>
      <w:r w:rsidRPr="003F0B0C">
        <w:rPr>
          <w:rFonts w:ascii="宋体" w:eastAsia="宋体" w:hAnsi="宋体"/>
        </w:rPr>
        <w:t xml:space="preserve">    return false;</w:t>
      </w:r>
    </w:p>
    <w:p w:rsidR="002F390D" w:rsidRPr="003F0B0C" w:rsidRDefault="002F390D" w:rsidP="002F390D">
      <w:pPr>
        <w:rPr>
          <w:rFonts w:ascii="宋体" w:eastAsia="宋体" w:hAnsi="宋体"/>
        </w:rPr>
      </w:pPr>
      <w:r w:rsidRPr="003F0B0C">
        <w:rPr>
          <w:rFonts w:ascii="宋体" w:eastAsia="宋体" w:hAnsi="宋体"/>
        </w:rPr>
        <w:t>}</w:t>
      </w:r>
    </w:p>
    <w:p w:rsidR="002F390D" w:rsidRPr="003F0B0C" w:rsidRDefault="002F390D" w:rsidP="002F390D">
      <w:pPr>
        <w:rPr>
          <w:rFonts w:ascii="宋体" w:eastAsia="宋体" w:hAnsi="宋体"/>
        </w:rPr>
      </w:pPr>
    </w:p>
    <w:p w:rsidR="002F390D" w:rsidRPr="003F0B0C" w:rsidRDefault="002F390D" w:rsidP="002F390D">
      <w:pPr>
        <w:rPr>
          <w:rFonts w:ascii="宋体" w:eastAsia="宋体" w:hAnsi="宋体"/>
        </w:rPr>
      </w:pPr>
      <w:r w:rsidRPr="003F0B0C">
        <w:rPr>
          <w:rFonts w:ascii="宋体" w:eastAsia="宋体" w:hAnsi="宋体"/>
        </w:rPr>
        <w:t>int main()</w:t>
      </w:r>
    </w:p>
    <w:p w:rsidR="002F390D" w:rsidRPr="003F0B0C" w:rsidRDefault="002F390D" w:rsidP="002F390D">
      <w:pPr>
        <w:rPr>
          <w:rFonts w:ascii="宋体" w:eastAsia="宋体" w:hAnsi="宋体"/>
        </w:rPr>
      </w:pPr>
      <w:r w:rsidRPr="003F0B0C">
        <w:rPr>
          <w:rFonts w:ascii="宋体" w:eastAsia="宋体" w:hAnsi="宋体"/>
        </w:rPr>
        <w:t>{</w:t>
      </w:r>
    </w:p>
    <w:p w:rsidR="002F390D" w:rsidRPr="003F0B0C" w:rsidRDefault="002F390D" w:rsidP="002F390D">
      <w:pPr>
        <w:rPr>
          <w:rFonts w:ascii="宋体" w:eastAsia="宋体" w:hAnsi="宋体"/>
        </w:rPr>
      </w:pPr>
    </w:p>
    <w:p w:rsidR="002F390D" w:rsidRPr="003F0B0C" w:rsidRDefault="002F390D" w:rsidP="002F390D">
      <w:pPr>
        <w:rPr>
          <w:rFonts w:ascii="宋体" w:eastAsia="宋体" w:hAnsi="宋体"/>
        </w:rPr>
      </w:pPr>
      <w:r w:rsidRPr="003F0B0C">
        <w:rPr>
          <w:rFonts w:ascii="宋体" w:eastAsia="宋体" w:hAnsi="宋体"/>
        </w:rPr>
        <w:t xml:space="preserve">    memset(match,false,sizeof(match));</w:t>
      </w:r>
    </w:p>
    <w:p w:rsidR="002F390D" w:rsidRPr="003F0B0C" w:rsidRDefault="002F390D" w:rsidP="002F390D">
      <w:pPr>
        <w:rPr>
          <w:rFonts w:ascii="宋体" w:eastAsia="宋体" w:hAnsi="宋体"/>
        </w:rPr>
      </w:pPr>
      <w:r w:rsidRPr="003F0B0C">
        <w:rPr>
          <w:rFonts w:ascii="宋体" w:eastAsia="宋体" w:hAnsi="宋体"/>
        </w:rPr>
        <w:t xml:space="preserve">    memset(choose,-1,sizeof(choose));</w:t>
      </w:r>
    </w:p>
    <w:p w:rsidR="002F390D" w:rsidRPr="003F0B0C" w:rsidRDefault="002F390D" w:rsidP="002F390D">
      <w:pPr>
        <w:rPr>
          <w:rFonts w:ascii="宋体" w:eastAsia="宋体" w:hAnsi="宋体"/>
        </w:rPr>
      </w:pPr>
      <w:r w:rsidRPr="003F0B0C">
        <w:rPr>
          <w:rFonts w:ascii="宋体" w:eastAsia="宋体" w:hAnsi="宋体"/>
        </w:rPr>
        <w:t xml:space="preserve">    for (int i=1;i&lt;=tot;i++){</w:t>
      </w:r>
    </w:p>
    <w:p w:rsidR="002F390D" w:rsidRPr="003F0B0C" w:rsidRDefault="002F390D" w:rsidP="002F390D">
      <w:pPr>
        <w:rPr>
          <w:rFonts w:ascii="宋体" w:eastAsia="宋体" w:hAnsi="宋体"/>
        </w:rPr>
      </w:pPr>
      <w:r w:rsidRPr="003F0B0C">
        <w:rPr>
          <w:rFonts w:ascii="宋体" w:eastAsia="宋体" w:hAnsi="宋体"/>
        </w:rPr>
        <w:t xml:space="preserve">        match[i].clear();</w:t>
      </w:r>
    </w:p>
    <w:p w:rsidR="002F390D" w:rsidRPr="003F0B0C" w:rsidRDefault="002F390D" w:rsidP="002F390D">
      <w:pPr>
        <w:rPr>
          <w:rFonts w:ascii="宋体" w:eastAsia="宋体" w:hAnsi="宋体"/>
        </w:rPr>
      </w:pPr>
      <w:r w:rsidRPr="003F0B0C">
        <w:rPr>
          <w:rFonts w:ascii="宋体" w:eastAsia="宋体" w:hAnsi="宋体"/>
        </w:rPr>
        <w:t xml:space="preserve">    }</w:t>
      </w:r>
    </w:p>
    <w:p w:rsidR="002F390D" w:rsidRPr="003F0B0C" w:rsidRDefault="002F390D" w:rsidP="002F390D">
      <w:pPr>
        <w:rPr>
          <w:rFonts w:ascii="宋体" w:eastAsia="宋体" w:hAnsi="宋体"/>
        </w:rPr>
      </w:pPr>
      <w:r w:rsidRPr="003F0B0C">
        <w:rPr>
          <w:rFonts w:ascii="宋体" w:eastAsia="宋体" w:hAnsi="宋体"/>
        </w:rPr>
        <w:t xml:space="preserve">    scanf("%d%d",&amp;rednum,&amp;tot);</w:t>
      </w:r>
    </w:p>
    <w:p w:rsidR="002F390D" w:rsidRPr="003F0B0C" w:rsidRDefault="002F390D" w:rsidP="002F390D">
      <w:pPr>
        <w:rPr>
          <w:rFonts w:ascii="宋体" w:eastAsia="宋体" w:hAnsi="宋体"/>
        </w:rPr>
      </w:pPr>
      <w:r w:rsidRPr="003F0B0C">
        <w:rPr>
          <w:rFonts w:ascii="宋体" w:eastAsia="宋体" w:hAnsi="宋体"/>
        </w:rPr>
        <w:t xml:space="preserve">    bluenum=tot-rednum;</w:t>
      </w:r>
    </w:p>
    <w:p w:rsidR="002F390D" w:rsidRPr="003F0B0C" w:rsidRDefault="002F390D" w:rsidP="002F390D">
      <w:pPr>
        <w:rPr>
          <w:rFonts w:ascii="宋体" w:eastAsia="宋体" w:hAnsi="宋体"/>
        </w:rPr>
      </w:pPr>
      <w:r w:rsidRPr="003F0B0C">
        <w:rPr>
          <w:rFonts w:ascii="宋体" w:eastAsia="宋体" w:hAnsi="宋体"/>
        </w:rPr>
        <w:t xml:space="preserve">    int tempx,tempy;</w:t>
      </w:r>
    </w:p>
    <w:p w:rsidR="002F390D" w:rsidRPr="003F0B0C" w:rsidRDefault="002F390D" w:rsidP="002F390D">
      <w:pPr>
        <w:rPr>
          <w:rFonts w:ascii="宋体" w:eastAsia="宋体" w:hAnsi="宋体"/>
        </w:rPr>
      </w:pPr>
      <w:r w:rsidRPr="003F0B0C">
        <w:rPr>
          <w:rFonts w:ascii="宋体" w:eastAsia="宋体" w:hAnsi="宋体"/>
        </w:rPr>
        <w:t xml:space="preserve">    while (scanf("%d%d",&amp;tempx,&amp;tempy)&amp;&amp;!(tempx==-1&amp;&amp;tempy==-1)){</w:t>
      </w:r>
    </w:p>
    <w:p w:rsidR="002F390D" w:rsidRPr="003F0B0C" w:rsidRDefault="002F390D" w:rsidP="002F390D">
      <w:pPr>
        <w:rPr>
          <w:rFonts w:ascii="宋体" w:eastAsia="宋体" w:hAnsi="宋体"/>
        </w:rPr>
      </w:pPr>
      <w:r w:rsidRPr="003F0B0C">
        <w:rPr>
          <w:rFonts w:ascii="宋体" w:eastAsia="宋体" w:hAnsi="宋体"/>
        </w:rPr>
        <w:t xml:space="preserve">        match[tempx].push_back(tempy);</w:t>
      </w:r>
    </w:p>
    <w:p w:rsidR="002F390D" w:rsidRPr="003F0B0C" w:rsidRDefault="002F390D" w:rsidP="002F390D">
      <w:pPr>
        <w:rPr>
          <w:rFonts w:ascii="宋体" w:eastAsia="宋体" w:hAnsi="宋体"/>
        </w:rPr>
      </w:pPr>
      <w:r w:rsidRPr="003F0B0C">
        <w:rPr>
          <w:rFonts w:ascii="宋体" w:eastAsia="宋体" w:hAnsi="宋体"/>
        </w:rPr>
        <w:t xml:space="preserve">        match[tempy].push_back(tempx);</w:t>
      </w:r>
    </w:p>
    <w:p w:rsidR="002F390D" w:rsidRPr="003F0B0C" w:rsidRDefault="002F390D" w:rsidP="002F390D">
      <w:pPr>
        <w:rPr>
          <w:rFonts w:ascii="宋体" w:eastAsia="宋体" w:hAnsi="宋体"/>
        </w:rPr>
      </w:pPr>
      <w:r w:rsidRPr="003F0B0C">
        <w:rPr>
          <w:rFonts w:ascii="宋体" w:eastAsia="宋体" w:hAnsi="宋体"/>
        </w:rPr>
        <w:t xml:space="preserve">    }</w:t>
      </w:r>
    </w:p>
    <w:p w:rsidR="002F390D" w:rsidRPr="003F0B0C" w:rsidRDefault="002F390D" w:rsidP="002F390D">
      <w:pPr>
        <w:rPr>
          <w:rFonts w:ascii="宋体" w:eastAsia="宋体" w:hAnsi="宋体"/>
        </w:rPr>
      </w:pPr>
      <w:r w:rsidRPr="003F0B0C">
        <w:rPr>
          <w:rFonts w:ascii="宋体" w:eastAsia="宋体" w:hAnsi="宋体"/>
        </w:rPr>
        <w:t xml:space="preserve">    for (int i=1;i&lt;=rednum;i++){</w:t>
      </w:r>
    </w:p>
    <w:p w:rsidR="002F390D" w:rsidRPr="003F0B0C" w:rsidRDefault="002F390D" w:rsidP="002F390D">
      <w:pPr>
        <w:rPr>
          <w:rFonts w:ascii="宋体" w:eastAsia="宋体" w:hAnsi="宋体"/>
        </w:rPr>
      </w:pPr>
      <w:r w:rsidRPr="003F0B0C">
        <w:rPr>
          <w:rFonts w:ascii="宋体" w:eastAsia="宋体" w:hAnsi="宋体"/>
        </w:rPr>
        <w:t xml:space="preserve">        memset(exist,false,sizeof(exist));</w:t>
      </w:r>
    </w:p>
    <w:p w:rsidR="002F390D" w:rsidRPr="003F0B0C" w:rsidRDefault="002F390D" w:rsidP="002F390D">
      <w:pPr>
        <w:rPr>
          <w:rFonts w:ascii="宋体" w:eastAsia="宋体" w:hAnsi="宋体"/>
        </w:rPr>
      </w:pPr>
      <w:r w:rsidRPr="003F0B0C">
        <w:rPr>
          <w:rFonts w:ascii="宋体" w:eastAsia="宋体" w:hAnsi="宋体"/>
        </w:rPr>
        <w:t xml:space="preserve">        if (choose[i]==-1) dfs(i);</w:t>
      </w:r>
    </w:p>
    <w:p w:rsidR="002F390D" w:rsidRPr="003F0B0C" w:rsidRDefault="002F390D" w:rsidP="002F390D">
      <w:pPr>
        <w:rPr>
          <w:rFonts w:ascii="宋体" w:eastAsia="宋体" w:hAnsi="宋体"/>
        </w:rPr>
      </w:pPr>
      <w:r w:rsidRPr="003F0B0C">
        <w:rPr>
          <w:rFonts w:ascii="宋体" w:eastAsia="宋体" w:hAnsi="宋体"/>
        </w:rPr>
        <w:t xml:space="preserve">        if (ans==min(rednum,bluenum)) break;</w:t>
      </w:r>
    </w:p>
    <w:p w:rsidR="002F390D" w:rsidRPr="003F0B0C" w:rsidRDefault="002F390D" w:rsidP="002F390D">
      <w:pPr>
        <w:rPr>
          <w:rFonts w:ascii="宋体" w:eastAsia="宋体" w:hAnsi="宋体"/>
        </w:rPr>
      </w:pPr>
      <w:r w:rsidRPr="003F0B0C">
        <w:rPr>
          <w:rFonts w:ascii="宋体" w:eastAsia="宋体" w:hAnsi="宋体"/>
        </w:rPr>
        <w:t xml:space="preserve">        //printf("%d:%d\n",i,ans);</w:t>
      </w:r>
    </w:p>
    <w:p w:rsidR="002F390D" w:rsidRPr="003F0B0C" w:rsidRDefault="002F390D" w:rsidP="002F390D">
      <w:pPr>
        <w:rPr>
          <w:rFonts w:ascii="宋体" w:eastAsia="宋体" w:hAnsi="宋体"/>
        </w:rPr>
      </w:pPr>
      <w:r w:rsidRPr="003F0B0C">
        <w:rPr>
          <w:rFonts w:ascii="宋体" w:eastAsia="宋体" w:hAnsi="宋体"/>
        </w:rPr>
        <w:t xml:space="preserve">        //while(dfs(i));</w:t>
      </w:r>
    </w:p>
    <w:p w:rsidR="002F390D" w:rsidRPr="003F0B0C" w:rsidRDefault="002F390D" w:rsidP="002F390D">
      <w:pPr>
        <w:rPr>
          <w:rFonts w:ascii="宋体" w:eastAsia="宋体" w:hAnsi="宋体"/>
        </w:rPr>
      </w:pPr>
      <w:r w:rsidRPr="003F0B0C">
        <w:rPr>
          <w:rFonts w:ascii="宋体" w:eastAsia="宋体" w:hAnsi="宋体"/>
        </w:rPr>
        <w:t xml:space="preserve">    }</w:t>
      </w:r>
    </w:p>
    <w:p w:rsidR="002F390D" w:rsidRPr="003F0B0C" w:rsidRDefault="002F390D" w:rsidP="002F390D">
      <w:pPr>
        <w:rPr>
          <w:rFonts w:ascii="宋体" w:eastAsia="宋体" w:hAnsi="宋体"/>
        </w:rPr>
      </w:pPr>
      <w:r w:rsidRPr="003F0B0C">
        <w:rPr>
          <w:rFonts w:ascii="宋体" w:eastAsia="宋体" w:hAnsi="宋体"/>
        </w:rPr>
        <w:t xml:space="preserve">    if (ans==0) printf("No Solution!\n");else printf("%d\n",ans);</w:t>
      </w:r>
    </w:p>
    <w:p w:rsidR="002F390D" w:rsidRPr="003F0B0C" w:rsidRDefault="002F390D" w:rsidP="002F390D">
      <w:pPr>
        <w:rPr>
          <w:rFonts w:ascii="宋体" w:eastAsia="宋体" w:hAnsi="宋体"/>
        </w:rPr>
      </w:pPr>
      <w:r w:rsidRPr="003F0B0C">
        <w:rPr>
          <w:rFonts w:ascii="宋体" w:eastAsia="宋体" w:hAnsi="宋体"/>
        </w:rPr>
        <w:t xml:space="preserve">    return 0;</w:t>
      </w:r>
    </w:p>
    <w:p w:rsidR="002F390D" w:rsidRPr="003F0B0C" w:rsidRDefault="002F390D" w:rsidP="002F390D">
      <w:pPr>
        <w:rPr>
          <w:rFonts w:ascii="宋体" w:eastAsia="宋体" w:hAnsi="宋体"/>
        </w:rPr>
      </w:pPr>
      <w:r w:rsidRPr="003F0B0C">
        <w:rPr>
          <w:rFonts w:ascii="宋体" w:eastAsia="宋体" w:hAnsi="宋体"/>
        </w:rPr>
        <w:t>}</w:t>
      </w:r>
    </w:p>
    <w:p w:rsidR="00745462" w:rsidRPr="003F0B0C" w:rsidRDefault="00745462" w:rsidP="00745462">
      <w:pPr>
        <w:rPr>
          <w:rFonts w:ascii="宋体" w:eastAsia="宋体" w:hAnsi="宋体"/>
        </w:rPr>
      </w:pPr>
    </w:p>
    <w:p w:rsidR="00043D6B" w:rsidRPr="003F0B0C" w:rsidRDefault="008B5AE8" w:rsidP="00C478A5">
      <w:pPr>
        <w:pStyle w:val="3"/>
        <w:rPr>
          <w:rFonts w:ascii="宋体" w:eastAsia="宋体" w:hAnsi="宋体"/>
          <w:b w:val="0"/>
        </w:rPr>
      </w:pPr>
      <w:bookmarkStart w:id="228" w:name="_Toc521431921"/>
      <w:r w:rsidRPr="003F0B0C">
        <w:rPr>
          <w:rFonts w:ascii="宋体" w:eastAsia="宋体" w:hAnsi="宋体" w:hint="eastAsia"/>
          <w:b w:val="0"/>
        </w:rPr>
        <w:lastRenderedPageBreak/>
        <w:t>未做-hdu-2063</w:t>
      </w:r>
      <w:bookmarkEnd w:id="228"/>
      <w:r w:rsidR="00C478A5" w:rsidRPr="003F0B0C">
        <w:rPr>
          <w:rFonts w:ascii="宋体" w:eastAsia="宋体" w:hAnsi="宋体"/>
          <w:b w:val="0"/>
        </w:rPr>
        <w:fldChar w:fldCharType="begin"/>
      </w:r>
      <w:r w:rsidR="00C478A5" w:rsidRPr="003F0B0C">
        <w:rPr>
          <w:rFonts w:ascii="宋体" w:eastAsia="宋体" w:hAnsi="宋体"/>
        </w:rPr>
        <w:instrText xml:space="preserve"> XE "</w:instrText>
      </w:r>
      <w:r w:rsidR="00C478A5" w:rsidRPr="003F0B0C">
        <w:rPr>
          <w:rFonts w:ascii="宋体" w:eastAsia="宋体" w:hAnsi="宋体" w:hint="eastAsia"/>
          <w:b w:val="0"/>
        </w:rPr>
        <w:instrText>未做-hdu-2063</w:instrText>
      </w:r>
      <w:r w:rsidR="00C478A5" w:rsidRPr="003F0B0C">
        <w:rPr>
          <w:rFonts w:ascii="宋体" w:eastAsia="宋体" w:hAnsi="宋体"/>
        </w:rPr>
        <w:instrText xml:space="preserve">:2063" \y "HDU:2063" </w:instrText>
      </w:r>
      <w:r w:rsidR="00C478A5" w:rsidRPr="003F0B0C">
        <w:rPr>
          <w:rFonts w:ascii="宋体" w:eastAsia="宋体" w:hAnsi="宋体"/>
          <w:b w:val="0"/>
        </w:rPr>
        <w:fldChar w:fldCharType="end"/>
      </w:r>
    </w:p>
    <w:p w:rsidR="0011779B" w:rsidRPr="003F0B0C" w:rsidRDefault="004B1ACF" w:rsidP="000415A7">
      <w:pPr>
        <w:pStyle w:val="1"/>
        <w:rPr>
          <w:rFonts w:ascii="宋体" w:eastAsia="宋体" w:hAnsi="宋体"/>
        </w:rPr>
      </w:pPr>
      <w:bookmarkStart w:id="229" w:name="_Toc521431922"/>
      <w:r w:rsidRPr="003F0B0C">
        <w:rPr>
          <w:rFonts w:ascii="宋体" w:eastAsia="宋体" w:hAnsi="宋体" w:hint="eastAsia"/>
        </w:rPr>
        <w:t>九</w:t>
      </w:r>
      <w:r w:rsidR="0011779B" w:rsidRPr="003F0B0C">
        <w:rPr>
          <w:rFonts w:ascii="宋体" w:eastAsia="宋体" w:hAnsi="宋体" w:hint="eastAsia"/>
        </w:rPr>
        <w:t>、博弈</w:t>
      </w:r>
      <w:bookmarkEnd w:id="229"/>
    </w:p>
    <w:p w:rsidR="00720A41" w:rsidRPr="003F0B0C" w:rsidRDefault="00847D71" w:rsidP="009656B0">
      <w:pPr>
        <w:pStyle w:val="2"/>
        <w:rPr>
          <w:rFonts w:ascii="宋体" w:eastAsia="宋体" w:hAnsi="宋体" w:cstheme="minorBidi"/>
          <w:b w:val="0"/>
          <w:bCs w:val="0"/>
          <w:sz w:val="21"/>
          <w:szCs w:val="22"/>
        </w:rPr>
      </w:pPr>
      <w:bookmarkStart w:id="230" w:name="_Toc521431923"/>
      <w:r w:rsidRPr="003F0B0C">
        <w:rPr>
          <w:rFonts w:ascii="宋体" w:eastAsia="宋体" w:hAnsi="宋体" w:cstheme="minorBidi" w:hint="eastAsia"/>
          <w:b w:val="0"/>
          <w:bCs w:val="0"/>
          <w:sz w:val="21"/>
          <w:szCs w:val="22"/>
        </w:rPr>
        <w:t>√-51nod-</w:t>
      </w:r>
      <w:r w:rsidRPr="003F0B0C">
        <w:rPr>
          <w:rFonts w:ascii="宋体" w:eastAsia="宋体" w:hAnsi="宋体" w:cstheme="minorBidi"/>
          <w:b w:val="0"/>
          <w:bCs w:val="0"/>
          <w:sz w:val="21"/>
          <w:szCs w:val="22"/>
        </w:rPr>
        <w:t>1995</w:t>
      </w:r>
      <w:r w:rsidRPr="003F0B0C">
        <w:rPr>
          <w:rFonts w:ascii="宋体" w:eastAsia="宋体" w:hAnsi="宋体" w:cstheme="minorBidi" w:hint="eastAsia"/>
          <w:b w:val="0"/>
          <w:bCs w:val="0"/>
          <w:sz w:val="21"/>
          <w:szCs w:val="22"/>
        </w:rPr>
        <w:t>-三子棋</w:t>
      </w:r>
      <w:bookmarkEnd w:id="230"/>
      <w:r w:rsidR="00C478A5" w:rsidRPr="003F0B0C">
        <w:rPr>
          <w:rFonts w:ascii="宋体" w:eastAsia="宋体" w:hAnsi="宋体" w:cstheme="minorBidi"/>
          <w:b w:val="0"/>
          <w:bCs w:val="0"/>
          <w:sz w:val="21"/>
          <w:szCs w:val="22"/>
        </w:rPr>
        <w:fldChar w:fldCharType="begin"/>
      </w:r>
      <w:r w:rsidR="00C478A5" w:rsidRPr="003F0B0C">
        <w:rPr>
          <w:rFonts w:ascii="宋体" w:eastAsia="宋体" w:hAnsi="宋体"/>
        </w:rPr>
        <w:instrText xml:space="preserve"> XE "</w:instrText>
      </w:r>
      <w:r w:rsidR="00C478A5" w:rsidRPr="003F0B0C">
        <w:rPr>
          <w:rFonts w:ascii="宋体" w:eastAsia="宋体" w:hAnsi="宋体" w:cstheme="minorBidi" w:hint="eastAsia"/>
          <w:b w:val="0"/>
          <w:bCs w:val="0"/>
          <w:sz w:val="21"/>
          <w:szCs w:val="22"/>
        </w:rPr>
        <w:instrText>√-51nod-</w:instrText>
      </w:r>
      <w:r w:rsidR="00C478A5" w:rsidRPr="003F0B0C">
        <w:rPr>
          <w:rFonts w:ascii="宋体" w:eastAsia="宋体" w:hAnsi="宋体" w:cstheme="minorBidi"/>
          <w:b w:val="0"/>
          <w:bCs w:val="0"/>
          <w:sz w:val="21"/>
          <w:szCs w:val="22"/>
        </w:rPr>
        <w:instrText>1995</w:instrText>
      </w:r>
      <w:r w:rsidR="00C478A5" w:rsidRPr="003F0B0C">
        <w:rPr>
          <w:rFonts w:ascii="宋体" w:eastAsia="宋体" w:hAnsi="宋体" w:cstheme="minorBidi" w:hint="eastAsia"/>
          <w:b w:val="0"/>
          <w:bCs w:val="0"/>
          <w:sz w:val="21"/>
          <w:szCs w:val="22"/>
        </w:rPr>
        <w:instrText>-三子棋</w:instrText>
      </w:r>
      <w:r w:rsidR="00C478A5" w:rsidRPr="003F0B0C">
        <w:rPr>
          <w:rFonts w:ascii="宋体" w:eastAsia="宋体" w:hAnsi="宋体"/>
        </w:rPr>
        <w:instrText>:</w:instrText>
      </w:r>
      <w:r w:rsidR="00C478A5" w:rsidRPr="003F0B0C">
        <w:rPr>
          <w:rFonts w:ascii="宋体" w:eastAsia="宋体" w:hAnsi="宋体" w:hint="eastAsia"/>
        </w:rPr>
        <w:instrText>1</w:instrText>
      </w:r>
      <w:r w:rsidR="00C478A5" w:rsidRPr="003F0B0C">
        <w:rPr>
          <w:rFonts w:ascii="宋体" w:eastAsia="宋体" w:hAnsi="宋体"/>
        </w:rPr>
        <w:instrText xml:space="preserve">995" \y "51nod:1995" </w:instrText>
      </w:r>
      <w:r w:rsidR="00C478A5" w:rsidRPr="003F0B0C">
        <w:rPr>
          <w:rFonts w:ascii="宋体" w:eastAsia="宋体" w:hAnsi="宋体" w:cstheme="minorBidi"/>
          <w:b w:val="0"/>
          <w:bCs w:val="0"/>
          <w:sz w:val="21"/>
          <w:szCs w:val="22"/>
        </w:rPr>
        <w:fldChar w:fldCharType="end"/>
      </w:r>
    </w:p>
    <w:p w:rsidR="00CB2F7C" w:rsidRPr="003F0B0C" w:rsidRDefault="00CB2F7C" w:rsidP="00CB2F7C">
      <w:pPr>
        <w:rPr>
          <w:rFonts w:ascii="宋体" w:eastAsia="宋体" w:hAnsi="宋体"/>
        </w:rPr>
      </w:pPr>
      <w:r w:rsidRPr="003F0B0C">
        <w:rPr>
          <w:rFonts w:ascii="宋体" w:eastAsia="宋体" w:hAnsi="宋体" w:hint="eastAsia"/>
        </w:rPr>
        <w:t>【题干】</w:t>
      </w:r>
    </w:p>
    <w:p w:rsidR="007D0874" w:rsidRPr="003F0B0C"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3F0B0C">
        <w:rPr>
          <w:rFonts w:ascii="宋体" w:eastAsia="宋体" w:hAnsi="宋体" w:cs="Microsoft Sans Serif"/>
          <w:b/>
          <w:bCs/>
          <w:color w:val="000000"/>
          <w:spacing w:val="30"/>
          <w:kern w:val="0"/>
          <w:sz w:val="27"/>
          <w:szCs w:val="27"/>
        </w:rPr>
        <w:t>Input</w:t>
      </w:r>
    </w:p>
    <w:p w:rsidR="007D0874" w:rsidRPr="003F0B0C"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3F0B0C">
        <w:rPr>
          <w:rFonts w:ascii="宋体" w:eastAsia="宋体" w:hAnsi="宋体" w:cs="宋体"/>
          <w:color w:val="303030"/>
          <w:kern w:val="0"/>
          <w:sz w:val="24"/>
          <w:szCs w:val="24"/>
        </w:rPr>
        <w:t>第一行输入一个整数T，表示数据组数（1&lt;T&lt;10000）； </w:t>
      </w:r>
    </w:p>
    <w:p w:rsidR="007D0874" w:rsidRPr="003F0B0C"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3F0B0C">
        <w:rPr>
          <w:rFonts w:ascii="宋体" w:eastAsia="宋体" w:hAnsi="宋体" w:cs="宋体"/>
          <w:color w:val="303030"/>
          <w:kern w:val="0"/>
          <w:sz w:val="24"/>
          <w:szCs w:val="24"/>
        </w:rPr>
        <w:t>第二行输入两个整数x,y,表示3×4格子里面的一个坐标(x,y)（1&lt;=x&lt;=3,1&lt;=y&lt;=4）；</w:t>
      </w:r>
    </w:p>
    <w:p w:rsidR="007D0874" w:rsidRPr="003F0B0C"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3F0B0C">
        <w:rPr>
          <w:rFonts w:ascii="宋体" w:eastAsia="宋体" w:hAnsi="宋体" w:cs="Microsoft Sans Serif"/>
          <w:b/>
          <w:bCs/>
          <w:color w:val="000000"/>
          <w:spacing w:val="30"/>
          <w:kern w:val="0"/>
          <w:sz w:val="27"/>
          <w:szCs w:val="27"/>
        </w:rPr>
        <w:t>Output</w:t>
      </w:r>
    </w:p>
    <w:p w:rsidR="007D0874" w:rsidRPr="003F0B0C"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3F0B0C">
        <w:rPr>
          <w:rFonts w:ascii="宋体" w:eastAsia="宋体" w:hAnsi="宋体" w:cs="宋体"/>
          <w:color w:val="303030"/>
          <w:kern w:val="0"/>
          <w:sz w:val="24"/>
          <w:szCs w:val="24"/>
        </w:rPr>
        <w:t>每组数据输出最后小明输赢的结果，如果小明一定能赢，第一行输出“Win”,第二行输出小明所需要花的最少步数；如果小明跟小花只能打成平手，第一行输出“Equal”，第二行输出数字0；如果小明不能赢也不能跟小花打成平手，第一行输出“Lose”,第二行输出小花赢小明所需要花的最少步数。</w:t>
      </w:r>
    </w:p>
    <w:p w:rsidR="007D0874" w:rsidRPr="003F0B0C"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3F0B0C">
        <w:rPr>
          <w:rFonts w:ascii="宋体" w:eastAsia="宋体" w:hAnsi="宋体" w:cs="Microsoft Sans Serif"/>
          <w:b/>
          <w:bCs/>
          <w:color w:val="000000"/>
          <w:spacing w:val="30"/>
          <w:kern w:val="0"/>
          <w:sz w:val="27"/>
          <w:szCs w:val="27"/>
        </w:rPr>
        <w:t>Input示例</w:t>
      </w:r>
    </w:p>
    <w:p w:rsidR="007D0874" w:rsidRPr="003F0B0C"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2</w:t>
      </w:r>
    </w:p>
    <w:p w:rsidR="007D0874" w:rsidRPr="003F0B0C"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2 1</w:t>
      </w:r>
    </w:p>
    <w:p w:rsidR="007D0874" w:rsidRPr="003F0B0C"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2 4</w:t>
      </w:r>
    </w:p>
    <w:p w:rsidR="007D0874" w:rsidRPr="003F0B0C"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3F0B0C">
        <w:rPr>
          <w:rFonts w:ascii="宋体" w:eastAsia="宋体" w:hAnsi="宋体" w:cs="Microsoft Sans Serif"/>
          <w:b/>
          <w:bCs/>
          <w:color w:val="000000"/>
          <w:spacing w:val="30"/>
          <w:kern w:val="0"/>
          <w:sz w:val="27"/>
          <w:szCs w:val="27"/>
        </w:rPr>
        <w:t>Output示例</w:t>
      </w:r>
    </w:p>
    <w:p w:rsidR="007D0874" w:rsidRPr="003F0B0C"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Equal</w:t>
      </w:r>
    </w:p>
    <w:p w:rsidR="007D0874" w:rsidRPr="003F0B0C"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0</w:t>
      </w:r>
    </w:p>
    <w:p w:rsidR="007D0874" w:rsidRPr="003F0B0C"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Equal</w:t>
      </w:r>
    </w:p>
    <w:p w:rsidR="007D0874" w:rsidRPr="003F0B0C"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3F0B0C">
        <w:rPr>
          <w:rFonts w:ascii="宋体" w:eastAsia="宋体" w:hAnsi="宋体" w:cs="宋体"/>
          <w:color w:val="707070"/>
          <w:kern w:val="0"/>
          <w:sz w:val="18"/>
          <w:szCs w:val="18"/>
        </w:rPr>
        <w:t>0</w:t>
      </w:r>
    </w:p>
    <w:p w:rsidR="00CB2F7C" w:rsidRPr="003F0B0C" w:rsidRDefault="00CB2F7C" w:rsidP="00CB2F7C">
      <w:pPr>
        <w:rPr>
          <w:rFonts w:ascii="宋体" w:eastAsia="宋体" w:hAnsi="宋体"/>
        </w:rPr>
      </w:pPr>
      <w:r w:rsidRPr="003F0B0C">
        <w:rPr>
          <w:rFonts w:ascii="宋体" w:eastAsia="宋体" w:hAnsi="宋体" w:hint="eastAsia"/>
        </w:rPr>
        <w:t>【思路】</w:t>
      </w:r>
    </w:p>
    <w:p w:rsidR="007637A6" w:rsidRPr="003F0B0C" w:rsidRDefault="007637A6" w:rsidP="007637A6">
      <w:pPr>
        <w:rPr>
          <w:rFonts w:ascii="宋体" w:eastAsia="宋体" w:hAnsi="宋体"/>
        </w:rPr>
      </w:pPr>
      <w:r w:rsidRPr="003F0B0C">
        <w:rPr>
          <w:rFonts w:ascii="宋体" w:eastAsia="宋体" w:hAnsi="宋体" w:hint="eastAsia"/>
        </w:rPr>
        <w:t>将</w:t>
      </w:r>
      <w:r w:rsidRPr="003F0B0C">
        <w:rPr>
          <w:rFonts w:ascii="宋体" w:eastAsia="宋体" w:hAnsi="宋体"/>
        </w:rPr>
        <w:t>3*4的棋盘分成4种类型的位置（对称）</w:t>
      </w:r>
    </w:p>
    <w:p w:rsidR="007637A6" w:rsidRPr="003F0B0C" w:rsidRDefault="007637A6" w:rsidP="007637A6">
      <w:pPr>
        <w:rPr>
          <w:rFonts w:ascii="宋体" w:eastAsia="宋体" w:hAnsi="宋体"/>
        </w:rPr>
      </w:pPr>
      <w:r w:rsidRPr="003F0B0C">
        <w:rPr>
          <w:rFonts w:ascii="宋体" w:eastAsia="宋体" w:hAnsi="宋体"/>
        </w:rPr>
        <w:t>第1种 （1,1）（1,4）（3,1）（3,4）枚举后手的第1个位置，都有必赢策略，其中最多需要6步</w:t>
      </w:r>
    </w:p>
    <w:p w:rsidR="007637A6" w:rsidRPr="003F0B0C" w:rsidRDefault="007637A6" w:rsidP="007637A6">
      <w:pPr>
        <w:rPr>
          <w:rFonts w:ascii="宋体" w:eastAsia="宋体" w:hAnsi="宋体"/>
        </w:rPr>
      </w:pPr>
      <w:r w:rsidRPr="003F0B0C">
        <w:rPr>
          <w:rFonts w:ascii="宋体" w:eastAsia="宋体" w:hAnsi="宋体"/>
        </w:rPr>
        <w:t>第2种 （1,2）（1,3）（3,2）（3,3）枚举后手的第1个位置，都有必赢策略，其中最多需要4步</w:t>
      </w:r>
    </w:p>
    <w:p w:rsidR="007637A6" w:rsidRPr="003F0B0C" w:rsidRDefault="007637A6" w:rsidP="007637A6">
      <w:pPr>
        <w:rPr>
          <w:rFonts w:ascii="宋体" w:eastAsia="宋体" w:hAnsi="宋体"/>
        </w:rPr>
      </w:pPr>
      <w:r w:rsidRPr="003F0B0C">
        <w:rPr>
          <w:rFonts w:ascii="宋体" w:eastAsia="宋体" w:hAnsi="宋体"/>
        </w:rPr>
        <w:t>第3种 （2,2）（2，3）枚举后手的第1个位置，都有必赢策略，其中最多需要4步</w:t>
      </w:r>
    </w:p>
    <w:p w:rsidR="007637A6" w:rsidRPr="003F0B0C" w:rsidRDefault="007637A6" w:rsidP="007637A6">
      <w:pPr>
        <w:rPr>
          <w:rFonts w:ascii="宋体" w:eastAsia="宋体" w:hAnsi="宋体"/>
        </w:rPr>
      </w:pPr>
      <w:r w:rsidRPr="003F0B0C">
        <w:rPr>
          <w:rFonts w:ascii="宋体" w:eastAsia="宋体" w:hAnsi="宋体"/>
        </w:rPr>
        <w:t>第4种 （2,1）（2，4）根据题目样例，平局</w:t>
      </w:r>
    </w:p>
    <w:p w:rsidR="00CB2F7C" w:rsidRPr="003F0B0C" w:rsidRDefault="00CB2F7C" w:rsidP="00CB2F7C">
      <w:pPr>
        <w:rPr>
          <w:rFonts w:ascii="宋体" w:eastAsia="宋体" w:hAnsi="宋体"/>
        </w:rPr>
      </w:pPr>
      <w:r w:rsidRPr="003F0B0C">
        <w:rPr>
          <w:rFonts w:ascii="宋体" w:eastAsia="宋体" w:hAnsi="宋体" w:hint="eastAsia"/>
        </w:rPr>
        <w:lastRenderedPageBreak/>
        <w:t>【AC代码】</w:t>
      </w:r>
    </w:p>
    <w:p w:rsidR="00556AF1" w:rsidRPr="003F0B0C" w:rsidRDefault="00556AF1" w:rsidP="00556AF1">
      <w:pPr>
        <w:rPr>
          <w:rFonts w:ascii="宋体" w:eastAsia="宋体" w:hAnsi="宋体"/>
        </w:rPr>
      </w:pPr>
      <w:r w:rsidRPr="003F0B0C">
        <w:rPr>
          <w:rFonts w:ascii="宋体" w:eastAsia="宋体" w:hAnsi="宋体"/>
        </w:rPr>
        <w:t>#include &lt;iostream&gt;</w:t>
      </w:r>
    </w:p>
    <w:p w:rsidR="00556AF1" w:rsidRPr="003F0B0C" w:rsidRDefault="00556AF1" w:rsidP="00556AF1">
      <w:pPr>
        <w:rPr>
          <w:rFonts w:ascii="宋体" w:eastAsia="宋体" w:hAnsi="宋体"/>
        </w:rPr>
      </w:pPr>
      <w:r w:rsidRPr="003F0B0C">
        <w:rPr>
          <w:rFonts w:ascii="宋体" w:eastAsia="宋体" w:hAnsi="宋体"/>
        </w:rPr>
        <w:t>using namespace std;</w:t>
      </w:r>
    </w:p>
    <w:p w:rsidR="00556AF1" w:rsidRPr="003F0B0C" w:rsidRDefault="00556AF1" w:rsidP="00556AF1">
      <w:pPr>
        <w:rPr>
          <w:rFonts w:ascii="宋体" w:eastAsia="宋体" w:hAnsi="宋体"/>
        </w:rPr>
      </w:pPr>
      <w:r w:rsidRPr="003F0B0C">
        <w:rPr>
          <w:rFonts w:ascii="宋体" w:eastAsia="宋体" w:hAnsi="宋体"/>
        </w:rPr>
        <w:t>int main()</w:t>
      </w:r>
    </w:p>
    <w:p w:rsidR="00556AF1" w:rsidRPr="003F0B0C" w:rsidRDefault="00556AF1" w:rsidP="00556AF1">
      <w:pPr>
        <w:rPr>
          <w:rFonts w:ascii="宋体" w:eastAsia="宋体" w:hAnsi="宋体"/>
        </w:rPr>
      </w:pPr>
      <w:r w:rsidRPr="003F0B0C">
        <w:rPr>
          <w:rFonts w:ascii="宋体" w:eastAsia="宋体" w:hAnsi="宋体"/>
        </w:rPr>
        <w:t>{</w:t>
      </w:r>
    </w:p>
    <w:p w:rsidR="00556AF1" w:rsidRPr="003F0B0C" w:rsidRDefault="00556AF1" w:rsidP="00556AF1">
      <w:pPr>
        <w:rPr>
          <w:rFonts w:ascii="宋体" w:eastAsia="宋体" w:hAnsi="宋体"/>
        </w:rPr>
      </w:pPr>
      <w:r w:rsidRPr="003F0B0C">
        <w:rPr>
          <w:rFonts w:ascii="宋体" w:eastAsia="宋体" w:hAnsi="宋体"/>
        </w:rPr>
        <w:t xml:space="preserve">    const int type[3][4]={{1,2,2,1},{4,3,3,4},{1,2,2,1}};</w:t>
      </w:r>
    </w:p>
    <w:p w:rsidR="00556AF1" w:rsidRPr="003F0B0C" w:rsidRDefault="00556AF1" w:rsidP="00556AF1">
      <w:pPr>
        <w:rPr>
          <w:rFonts w:ascii="宋体" w:eastAsia="宋体" w:hAnsi="宋体"/>
        </w:rPr>
      </w:pPr>
      <w:r w:rsidRPr="003F0B0C">
        <w:rPr>
          <w:rFonts w:ascii="宋体" w:eastAsia="宋体" w:hAnsi="宋体"/>
        </w:rPr>
        <w:t xml:space="preserve">    int t;</w:t>
      </w:r>
    </w:p>
    <w:p w:rsidR="00556AF1" w:rsidRPr="003F0B0C" w:rsidRDefault="00556AF1" w:rsidP="00556AF1">
      <w:pPr>
        <w:rPr>
          <w:rFonts w:ascii="宋体" w:eastAsia="宋体" w:hAnsi="宋体"/>
        </w:rPr>
      </w:pPr>
      <w:r w:rsidRPr="003F0B0C">
        <w:rPr>
          <w:rFonts w:ascii="宋体" w:eastAsia="宋体" w:hAnsi="宋体"/>
        </w:rPr>
        <w:t xml:space="preserve">    cin&gt;&gt;t;</w:t>
      </w:r>
    </w:p>
    <w:p w:rsidR="00556AF1" w:rsidRPr="003F0B0C" w:rsidRDefault="00556AF1" w:rsidP="00556AF1">
      <w:pPr>
        <w:rPr>
          <w:rFonts w:ascii="宋体" w:eastAsia="宋体" w:hAnsi="宋体"/>
        </w:rPr>
      </w:pPr>
      <w:r w:rsidRPr="003F0B0C">
        <w:rPr>
          <w:rFonts w:ascii="宋体" w:eastAsia="宋体" w:hAnsi="宋体"/>
        </w:rPr>
        <w:t xml:space="preserve">    while (t--){</w:t>
      </w:r>
    </w:p>
    <w:p w:rsidR="00556AF1" w:rsidRPr="003F0B0C" w:rsidRDefault="00556AF1" w:rsidP="00556AF1">
      <w:pPr>
        <w:rPr>
          <w:rFonts w:ascii="宋体" w:eastAsia="宋体" w:hAnsi="宋体"/>
        </w:rPr>
      </w:pPr>
      <w:r w:rsidRPr="003F0B0C">
        <w:rPr>
          <w:rFonts w:ascii="宋体" w:eastAsia="宋体" w:hAnsi="宋体"/>
        </w:rPr>
        <w:t xml:space="preserve">        int x,y;</w:t>
      </w:r>
    </w:p>
    <w:p w:rsidR="00556AF1" w:rsidRPr="003F0B0C" w:rsidRDefault="00556AF1" w:rsidP="00556AF1">
      <w:pPr>
        <w:rPr>
          <w:rFonts w:ascii="宋体" w:eastAsia="宋体" w:hAnsi="宋体"/>
        </w:rPr>
      </w:pPr>
      <w:r w:rsidRPr="003F0B0C">
        <w:rPr>
          <w:rFonts w:ascii="宋体" w:eastAsia="宋体" w:hAnsi="宋体"/>
        </w:rPr>
        <w:t xml:space="preserve">        cin&gt;&gt;x&gt;&gt;y;</w:t>
      </w:r>
    </w:p>
    <w:p w:rsidR="00556AF1" w:rsidRPr="003F0B0C" w:rsidRDefault="00556AF1" w:rsidP="00556AF1">
      <w:pPr>
        <w:rPr>
          <w:rFonts w:ascii="宋体" w:eastAsia="宋体" w:hAnsi="宋体"/>
        </w:rPr>
      </w:pPr>
      <w:r w:rsidRPr="003F0B0C">
        <w:rPr>
          <w:rFonts w:ascii="宋体" w:eastAsia="宋体" w:hAnsi="宋体"/>
        </w:rPr>
        <w:t xml:space="preserve">        x--,y--;</w:t>
      </w:r>
    </w:p>
    <w:p w:rsidR="00556AF1" w:rsidRPr="003F0B0C" w:rsidRDefault="00556AF1" w:rsidP="00556AF1">
      <w:pPr>
        <w:rPr>
          <w:rFonts w:ascii="宋体" w:eastAsia="宋体" w:hAnsi="宋体"/>
        </w:rPr>
      </w:pPr>
      <w:r w:rsidRPr="003F0B0C">
        <w:rPr>
          <w:rFonts w:ascii="宋体" w:eastAsia="宋体" w:hAnsi="宋体"/>
        </w:rPr>
        <w:t xml:space="preserve">        switch(type[x][y]){</w:t>
      </w:r>
    </w:p>
    <w:p w:rsidR="00556AF1" w:rsidRPr="003F0B0C" w:rsidRDefault="00556AF1" w:rsidP="00556AF1">
      <w:pPr>
        <w:rPr>
          <w:rFonts w:ascii="宋体" w:eastAsia="宋体" w:hAnsi="宋体"/>
        </w:rPr>
      </w:pPr>
      <w:r w:rsidRPr="003F0B0C">
        <w:rPr>
          <w:rFonts w:ascii="宋体" w:eastAsia="宋体" w:hAnsi="宋体"/>
        </w:rPr>
        <w:t xml:space="preserve">        case 1:</w:t>
      </w:r>
    </w:p>
    <w:p w:rsidR="00556AF1" w:rsidRPr="003F0B0C" w:rsidRDefault="00556AF1" w:rsidP="00556AF1">
      <w:pPr>
        <w:rPr>
          <w:rFonts w:ascii="宋体" w:eastAsia="宋体" w:hAnsi="宋体"/>
        </w:rPr>
      </w:pPr>
      <w:r w:rsidRPr="003F0B0C">
        <w:rPr>
          <w:rFonts w:ascii="宋体" w:eastAsia="宋体" w:hAnsi="宋体"/>
        </w:rPr>
        <w:t xml:space="preserve">            {</w:t>
      </w:r>
    </w:p>
    <w:p w:rsidR="00556AF1" w:rsidRPr="003F0B0C" w:rsidRDefault="00556AF1" w:rsidP="00556AF1">
      <w:pPr>
        <w:rPr>
          <w:rFonts w:ascii="宋体" w:eastAsia="宋体" w:hAnsi="宋体"/>
        </w:rPr>
      </w:pPr>
      <w:r w:rsidRPr="003F0B0C">
        <w:rPr>
          <w:rFonts w:ascii="宋体" w:eastAsia="宋体" w:hAnsi="宋体"/>
        </w:rPr>
        <w:t xml:space="preserve">                cout&lt;&lt;"Win"&lt;&lt;endl&lt;&lt;"6"&lt;&lt;endl;</w:t>
      </w:r>
    </w:p>
    <w:p w:rsidR="00556AF1" w:rsidRPr="003F0B0C" w:rsidRDefault="00556AF1" w:rsidP="00556AF1">
      <w:pPr>
        <w:rPr>
          <w:rFonts w:ascii="宋体" w:eastAsia="宋体" w:hAnsi="宋体"/>
        </w:rPr>
      </w:pPr>
      <w:r w:rsidRPr="003F0B0C">
        <w:rPr>
          <w:rFonts w:ascii="宋体" w:eastAsia="宋体" w:hAnsi="宋体"/>
        </w:rPr>
        <w:t xml:space="preserve">                break;</w:t>
      </w:r>
    </w:p>
    <w:p w:rsidR="00556AF1" w:rsidRPr="003F0B0C" w:rsidRDefault="00556AF1" w:rsidP="00556AF1">
      <w:pPr>
        <w:rPr>
          <w:rFonts w:ascii="宋体" w:eastAsia="宋体" w:hAnsi="宋体"/>
        </w:rPr>
      </w:pPr>
      <w:r w:rsidRPr="003F0B0C">
        <w:rPr>
          <w:rFonts w:ascii="宋体" w:eastAsia="宋体" w:hAnsi="宋体"/>
        </w:rPr>
        <w:t xml:space="preserve">            }</w:t>
      </w:r>
    </w:p>
    <w:p w:rsidR="00556AF1" w:rsidRPr="003F0B0C" w:rsidRDefault="00556AF1" w:rsidP="00556AF1">
      <w:pPr>
        <w:rPr>
          <w:rFonts w:ascii="宋体" w:eastAsia="宋体" w:hAnsi="宋体"/>
        </w:rPr>
      </w:pPr>
      <w:r w:rsidRPr="003F0B0C">
        <w:rPr>
          <w:rFonts w:ascii="宋体" w:eastAsia="宋体" w:hAnsi="宋体"/>
        </w:rPr>
        <w:t xml:space="preserve">        case 4:</w:t>
      </w:r>
    </w:p>
    <w:p w:rsidR="00556AF1" w:rsidRPr="003F0B0C" w:rsidRDefault="00556AF1" w:rsidP="00556AF1">
      <w:pPr>
        <w:rPr>
          <w:rFonts w:ascii="宋体" w:eastAsia="宋体" w:hAnsi="宋体"/>
        </w:rPr>
      </w:pPr>
      <w:r w:rsidRPr="003F0B0C">
        <w:rPr>
          <w:rFonts w:ascii="宋体" w:eastAsia="宋体" w:hAnsi="宋体"/>
        </w:rPr>
        <w:t xml:space="preserve">            {</w:t>
      </w:r>
    </w:p>
    <w:p w:rsidR="00556AF1" w:rsidRPr="003F0B0C" w:rsidRDefault="00556AF1" w:rsidP="00556AF1">
      <w:pPr>
        <w:rPr>
          <w:rFonts w:ascii="宋体" w:eastAsia="宋体" w:hAnsi="宋体"/>
        </w:rPr>
      </w:pPr>
      <w:r w:rsidRPr="003F0B0C">
        <w:rPr>
          <w:rFonts w:ascii="宋体" w:eastAsia="宋体" w:hAnsi="宋体"/>
        </w:rPr>
        <w:t xml:space="preserve">                cout&lt;&lt;"Equal"&lt;&lt;endl&lt;&lt;"0"&lt;&lt;endl;</w:t>
      </w:r>
    </w:p>
    <w:p w:rsidR="00556AF1" w:rsidRPr="003F0B0C" w:rsidRDefault="00556AF1" w:rsidP="00556AF1">
      <w:pPr>
        <w:rPr>
          <w:rFonts w:ascii="宋体" w:eastAsia="宋体" w:hAnsi="宋体"/>
        </w:rPr>
      </w:pPr>
      <w:r w:rsidRPr="003F0B0C">
        <w:rPr>
          <w:rFonts w:ascii="宋体" w:eastAsia="宋体" w:hAnsi="宋体"/>
        </w:rPr>
        <w:t xml:space="preserve">                break;</w:t>
      </w:r>
    </w:p>
    <w:p w:rsidR="00556AF1" w:rsidRPr="003F0B0C" w:rsidRDefault="00556AF1" w:rsidP="00556AF1">
      <w:pPr>
        <w:rPr>
          <w:rFonts w:ascii="宋体" w:eastAsia="宋体" w:hAnsi="宋体"/>
        </w:rPr>
      </w:pPr>
      <w:r w:rsidRPr="003F0B0C">
        <w:rPr>
          <w:rFonts w:ascii="宋体" w:eastAsia="宋体" w:hAnsi="宋体"/>
        </w:rPr>
        <w:t xml:space="preserve">            }</w:t>
      </w:r>
    </w:p>
    <w:p w:rsidR="00556AF1" w:rsidRPr="003F0B0C" w:rsidRDefault="00556AF1" w:rsidP="00556AF1">
      <w:pPr>
        <w:rPr>
          <w:rFonts w:ascii="宋体" w:eastAsia="宋体" w:hAnsi="宋体"/>
        </w:rPr>
      </w:pPr>
      <w:r w:rsidRPr="003F0B0C">
        <w:rPr>
          <w:rFonts w:ascii="宋体" w:eastAsia="宋体" w:hAnsi="宋体"/>
        </w:rPr>
        <w:t xml:space="preserve">        case 2:case 3:</w:t>
      </w:r>
    </w:p>
    <w:p w:rsidR="00556AF1" w:rsidRPr="003F0B0C" w:rsidRDefault="00556AF1" w:rsidP="00556AF1">
      <w:pPr>
        <w:rPr>
          <w:rFonts w:ascii="宋体" w:eastAsia="宋体" w:hAnsi="宋体"/>
        </w:rPr>
      </w:pPr>
      <w:r w:rsidRPr="003F0B0C">
        <w:rPr>
          <w:rFonts w:ascii="宋体" w:eastAsia="宋体" w:hAnsi="宋体"/>
        </w:rPr>
        <w:t xml:space="preserve">            {</w:t>
      </w:r>
    </w:p>
    <w:p w:rsidR="00556AF1" w:rsidRPr="003F0B0C" w:rsidRDefault="00556AF1" w:rsidP="00556AF1">
      <w:pPr>
        <w:rPr>
          <w:rFonts w:ascii="宋体" w:eastAsia="宋体" w:hAnsi="宋体"/>
        </w:rPr>
      </w:pPr>
      <w:r w:rsidRPr="003F0B0C">
        <w:rPr>
          <w:rFonts w:ascii="宋体" w:eastAsia="宋体" w:hAnsi="宋体"/>
        </w:rPr>
        <w:t xml:space="preserve">                cout&lt;&lt;"Win"&lt;&lt;endl&lt;&lt;"4"&lt;&lt;endl;</w:t>
      </w:r>
    </w:p>
    <w:p w:rsidR="00556AF1" w:rsidRPr="003F0B0C" w:rsidRDefault="00556AF1" w:rsidP="00556AF1">
      <w:pPr>
        <w:rPr>
          <w:rFonts w:ascii="宋体" w:eastAsia="宋体" w:hAnsi="宋体"/>
        </w:rPr>
      </w:pPr>
      <w:r w:rsidRPr="003F0B0C">
        <w:rPr>
          <w:rFonts w:ascii="宋体" w:eastAsia="宋体" w:hAnsi="宋体"/>
        </w:rPr>
        <w:t xml:space="preserve">                break;</w:t>
      </w:r>
    </w:p>
    <w:p w:rsidR="00556AF1" w:rsidRPr="003F0B0C" w:rsidRDefault="00556AF1" w:rsidP="00556AF1">
      <w:pPr>
        <w:rPr>
          <w:rFonts w:ascii="宋体" w:eastAsia="宋体" w:hAnsi="宋体"/>
        </w:rPr>
      </w:pPr>
      <w:r w:rsidRPr="003F0B0C">
        <w:rPr>
          <w:rFonts w:ascii="宋体" w:eastAsia="宋体" w:hAnsi="宋体"/>
        </w:rPr>
        <w:t xml:space="preserve">            }</w:t>
      </w:r>
    </w:p>
    <w:p w:rsidR="00556AF1" w:rsidRPr="003F0B0C" w:rsidRDefault="00556AF1" w:rsidP="00556AF1">
      <w:pPr>
        <w:rPr>
          <w:rFonts w:ascii="宋体" w:eastAsia="宋体" w:hAnsi="宋体"/>
        </w:rPr>
      </w:pPr>
      <w:r w:rsidRPr="003F0B0C">
        <w:rPr>
          <w:rFonts w:ascii="宋体" w:eastAsia="宋体" w:hAnsi="宋体"/>
        </w:rPr>
        <w:t xml:space="preserve">        }</w:t>
      </w:r>
    </w:p>
    <w:p w:rsidR="00556AF1" w:rsidRPr="003F0B0C" w:rsidRDefault="00556AF1" w:rsidP="00556AF1">
      <w:pPr>
        <w:rPr>
          <w:rFonts w:ascii="宋体" w:eastAsia="宋体" w:hAnsi="宋体"/>
        </w:rPr>
      </w:pPr>
      <w:r w:rsidRPr="003F0B0C">
        <w:rPr>
          <w:rFonts w:ascii="宋体" w:eastAsia="宋体" w:hAnsi="宋体"/>
        </w:rPr>
        <w:t xml:space="preserve">    }</w:t>
      </w:r>
    </w:p>
    <w:p w:rsidR="00556AF1" w:rsidRPr="003F0B0C" w:rsidRDefault="00556AF1" w:rsidP="00556AF1">
      <w:pPr>
        <w:rPr>
          <w:rFonts w:ascii="宋体" w:eastAsia="宋体" w:hAnsi="宋体"/>
        </w:rPr>
      </w:pPr>
      <w:r w:rsidRPr="003F0B0C">
        <w:rPr>
          <w:rFonts w:ascii="宋体" w:eastAsia="宋体" w:hAnsi="宋体"/>
        </w:rPr>
        <w:t xml:space="preserve">    return 0;</w:t>
      </w:r>
    </w:p>
    <w:p w:rsidR="007D0874" w:rsidRPr="003F0B0C" w:rsidRDefault="00556AF1" w:rsidP="00556AF1">
      <w:pPr>
        <w:rPr>
          <w:rFonts w:ascii="宋体" w:eastAsia="宋体" w:hAnsi="宋体"/>
        </w:rPr>
      </w:pPr>
      <w:r w:rsidRPr="003F0B0C">
        <w:rPr>
          <w:rFonts w:ascii="宋体" w:eastAsia="宋体" w:hAnsi="宋体"/>
        </w:rPr>
        <w:t>}</w:t>
      </w:r>
    </w:p>
    <w:p w:rsidR="00C84B1D" w:rsidRPr="003F0B0C" w:rsidRDefault="00C84B1D" w:rsidP="00556AF1">
      <w:pPr>
        <w:rPr>
          <w:rFonts w:ascii="宋体" w:eastAsia="宋体" w:hAnsi="宋体"/>
        </w:rPr>
      </w:pPr>
      <w:r w:rsidRPr="003F0B0C">
        <w:rPr>
          <w:rFonts w:ascii="宋体" w:eastAsia="宋体" w:hAnsi="宋体" w:hint="eastAsia"/>
        </w:rPr>
        <w:t>√-</w:t>
      </w:r>
      <w:r w:rsidRPr="003F0B0C">
        <w:rPr>
          <w:rFonts w:ascii="宋体" w:eastAsia="宋体" w:hAnsi="宋体"/>
        </w:rPr>
        <w:t>HDU</w:t>
      </w:r>
      <w:r w:rsidRPr="003F0B0C">
        <w:rPr>
          <w:rFonts w:ascii="宋体" w:eastAsia="宋体" w:hAnsi="宋体" w:hint="eastAsia"/>
        </w:rPr>
        <w:t>-</w:t>
      </w:r>
      <w:r w:rsidRPr="003F0B0C">
        <w:rPr>
          <w:rFonts w:ascii="宋体" w:eastAsia="宋体" w:hAnsi="宋体"/>
        </w:rPr>
        <w:t>6312</w:t>
      </w:r>
      <w:r w:rsidRPr="003F0B0C">
        <w:rPr>
          <w:rFonts w:ascii="宋体" w:eastAsia="宋体" w:hAnsi="宋体" w:hint="eastAsia"/>
        </w:rPr>
        <w:t>-多校2-签到题</w:t>
      </w:r>
    </w:p>
    <w:p w:rsidR="00C84B1D" w:rsidRPr="003F0B0C" w:rsidRDefault="00C84B1D" w:rsidP="00556AF1">
      <w:pPr>
        <w:rPr>
          <w:rFonts w:ascii="宋体" w:eastAsia="宋体" w:hAnsi="宋体"/>
        </w:rPr>
      </w:pPr>
      <w:r w:rsidRPr="003F0B0C">
        <w:rPr>
          <w:rFonts w:ascii="宋体" w:eastAsia="宋体" w:hAnsi="宋体" w:hint="eastAsia"/>
        </w:rPr>
        <w:t>【题意】</w:t>
      </w:r>
      <w:r w:rsidR="00CF1CCB" w:rsidRPr="003F0B0C">
        <w:rPr>
          <w:rFonts w:ascii="宋体" w:eastAsia="宋体" w:hAnsi="宋体" w:hint="eastAsia"/>
        </w:rPr>
        <w:t>1-n这n个正数，</w:t>
      </w:r>
      <w:r w:rsidR="000A4838" w:rsidRPr="003F0B0C">
        <w:rPr>
          <w:rFonts w:ascii="宋体" w:eastAsia="宋体" w:hAnsi="宋体" w:hint="eastAsia"/>
        </w:rPr>
        <w:t>每个人可以拿走1个数连带它的所有因子都被拿走，谁先拿完谁赢，Alice先手，</w:t>
      </w:r>
      <w:r w:rsidR="00D82054" w:rsidRPr="003F0B0C">
        <w:rPr>
          <w:rFonts w:ascii="宋体" w:eastAsia="宋体" w:hAnsi="宋体" w:hint="eastAsia"/>
        </w:rPr>
        <w:t>给定n</w:t>
      </w:r>
      <w:r w:rsidR="000A4838" w:rsidRPr="003F0B0C">
        <w:rPr>
          <w:rFonts w:ascii="宋体" w:eastAsia="宋体" w:hAnsi="宋体" w:hint="eastAsia"/>
        </w:rPr>
        <w:t>问Alice是否有必赢策略</w:t>
      </w:r>
      <w:r w:rsidR="00D82054" w:rsidRPr="003F0B0C">
        <w:rPr>
          <w:rFonts w:ascii="宋体" w:eastAsia="宋体" w:hAnsi="宋体" w:hint="eastAsia"/>
        </w:rPr>
        <w:t>。数据规模n为500</w:t>
      </w:r>
    </w:p>
    <w:p w:rsidR="00C84B1D" w:rsidRPr="003F0B0C" w:rsidRDefault="00C84B1D" w:rsidP="00556AF1">
      <w:pPr>
        <w:rPr>
          <w:rFonts w:ascii="宋体" w:eastAsia="宋体" w:hAnsi="宋体"/>
        </w:rPr>
      </w:pPr>
      <w:r w:rsidRPr="003F0B0C">
        <w:rPr>
          <w:rFonts w:ascii="宋体" w:eastAsia="宋体" w:hAnsi="宋体" w:hint="eastAsia"/>
        </w:rPr>
        <w:t>【题解】</w:t>
      </w:r>
    </w:p>
    <w:p w:rsidR="00C84B1D" w:rsidRPr="003F0B0C" w:rsidRDefault="00C84B1D" w:rsidP="00556AF1">
      <w:pPr>
        <w:rPr>
          <w:rFonts w:ascii="宋体" w:eastAsia="宋体" w:hAnsi="宋体"/>
        </w:rPr>
      </w:pPr>
      <w:r w:rsidRPr="003F0B0C">
        <w:rPr>
          <w:rFonts w:ascii="宋体" w:eastAsia="宋体" w:hAnsi="宋体" w:hint="eastAsia"/>
        </w:rPr>
        <w:t>比赛的时候先手算打表，一直算到n=7都是Alice赢，这时才开始比赛没几分钟，这题过的人已经井喷了，于是队友说估计是全Yes了，又稍微想了一会儿，交了果然全Yes</w:t>
      </w:r>
      <w:r w:rsidRPr="003F0B0C">
        <w:rPr>
          <w:rFonts w:ascii="宋体" w:eastAsia="宋体" w:hAnsi="宋体"/>
        </w:rPr>
        <w:t>…</w:t>
      </w:r>
    </w:p>
    <w:p w:rsidR="00C84B1D" w:rsidRPr="003F0B0C" w:rsidRDefault="00C84B1D" w:rsidP="00556AF1">
      <w:pPr>
        <w:rPr>
          <w:rFonts w:ascii="宋体" w:eastAsia="宋体" w:hAnsi="宋体"/>
        </w:rPr>
      </w:pPr>
      <w:r w:rsidRPr="003F0B0C">
        <w:rPr>
          <w:rFonts w:ascii="宋体" w:eastAsia="宋体" w:hAnsi="宋体" w:hint="eastAsia"/>
        </w:rPr>
        <w:t>具体严格的原因还没有想清楚。当时考虑到的一个就是如果剩下的都是互相互素的数的话，那么轮到一个人又偶数个的局就必输，反之奇数个就必赢。</w:t>
      </w:r>
    </w:p>
    <w:p w:rsidR="00C84B1D" w:rsidRPr="003F0B0C" w:rsidRDefault="00C84B1D" w:rsidP="00845525">
      <w:pPr>
        <w:rPr>
          <w:rFonts w:ascii="宋体" w:eastAsia="宋体" w:hAnsi="宋体"/>
        </w:rPr>
      </w:pPr>
      <w:r w:rsidRPr="003F0B0C">
        <w:rPr>
          <w:rFonts w:ascii="宋体" w:eastAsia="宋体" w:hAnsi="宋体" w:hint="eastAsia"/>
        </w:rPr>
        <w:t>赛后群里发的题解是“考虑将游戏变成初始时只有</w:t>
      </w:r>
      <w:r w:rsidRPr="003F0B0C">
        <w:rPr>
          <w:rFonts w:ascii="宋体" w:eastAsia="宋体" w:hAnsi="宋体"/>
        </w:rPr>
        <w:t>2~n，如果先手必胜的话，那么先手第一步按这样取就获胜了；如果后手必胜的话，那么先手第一步取走1就获胜了。所以全输出Yes就行了。</w:t>
      </w:r>
      <w:r w:rsidRPr="003F0B0C">
        <w:rPr>
          <w:rFonts w:ascii="宋体" w:eastAsia="宋体" w:hAnsi="宋体" w:hint="eastAsia"/>
        </w:rPr>
        <w:t>”</w:t>
      </w:r>
      <w:r w:rsidR="0031609F" w:rsidRPr="003F0B0C">
        <w:rPr>
          <w:rFonts w:ascii="宋体" w:eastAsia="宋体" w:hAnsi="宋体" w:hint="eastAsia"/>
        </w:rPr>
        <w:t>这有点强。。不过这个里面似乎没有出现题目中所要求的什么拿走因子之类的。。所以这个套路看来对很多种博弈都有效？（开局1-n，先手可以拿走1，谁先拿光谁赢</w:t>
      </w:r>
      <w:r w:rsidR="003212C5" w:rsidRPr="003F0B0C">
        <w:rPr>
          <w:rFonts w:ascii="宋体" w:eastAsia="宋体" w:hAnsi="宋体" w:hint="eastAsia"/>
        </w:rPr>
        <w:t>，其</w:t>
      </w:r>
      <w:r w:rsidR="003212C5" w:rsidRPr="003F0B0C">
        <w:rPr>
          <w:rFonts w:ascii="宋体" w:eastAsia="宋体" w:hAnsi="宋体" w:hint="eastAsia"/>
        </w:rPr>
        <w:lastRenderedPageBreak/>
        <w:t>他的拿法可以是任意某种确定的拿法</w:t>
      </w:r>
      <w:r w:rsidR="0031609F" w:rsidRPr="003F0B0C">
        <w:rPr>
          <w:rFonts w:ascii="宋体" w:eastAsia="宋体" w:hAnsi="宋体" w:hint="eastAsia"/>
        </w:rPr>
        <w:t>）</w:t>
      </w:r>
      <w:r w:rsidR="00845525" w:rsidRPr="003F0B0C">
        <w:rPr>
          <w:rFonts w:ascii="宋体" w:eastAsia="宋体" w:hAnsi="宋体" w:hint="eastAsia"/>
        </w:rPr>
        <w:t xml:space="preserve"> </w:t>
      </w:r>
      <w:r w:rsidR="00CF1CCB" w:rsidRPr="003F0B0C">
        <w:rPr>
          <w:rFonts w:ascii="宋体" w:eastAsia="宋体" w:hAnsi="宋体" w:hint="eastAsia"/>
        </w:rPr>
        <w:t>哦，不对，这里因为2-n里面随便拿走某一个都会导致1的被拿走，这一点是由本题的性质所决定的。</w:t>
      </w:r>
    </w:p>
    <w:p w:rsidR="008F1856" w:rsidRPr="003F0B0C" w:rsidRDefault="008F1856" w:rsidP="008F1856">
      <w:pPr>
        <w:pStyle w:val="1"/>
        <w:rPr>
          <w:rFonts w:ascii="宋体" w:eastAsia="宋体" w:hAnsi="宋体"/>
        </w:rPr>
      </w:pPr>
      <w:bookmarkStart w:id="231" w:name="_Toc521431924"/>
      <w:r w:rsidRPr="003F0B0C">
        <w:rPr>
          <w:rFonts w:ascii="宋体" w:eastAsia="宋体" w:hAnsi="宋体" w:hint="eastAsia"/>
        </w:rPr>
        <w:t>十、随机算法</w:t>
      </w:r>
      <w:bookmarkEnd w:id="231"/>
    </w:p>
    <w:p w:rsidR="007527EA" w:rsidRPr="003F0B0C" w:rsidRDefault="007527EA" w:rsidP="007527EA">
      <w:pPr>
        <w:rPr>
          <w:rFonts w:ascii="宋体" w:eastAsia="宋体" w:hAnsi="宋体"/>
        </w:rPr>
      </w:pPr>
      <w:r w:rsidRPr="003F0B0C">
        <w:rPr>
          <w:rFonts w:ascii="宋体" w:eastAsia="宋体" w:hAnsi="宋体" w:hint="eastAsia"/>
        </w:rPr>
        <w:t>随机除了可应用与某些随机算法的题目，还可以在代码提交前对代码进行大量的随机测试以判定代码是否正确</w:t>
      </w:r>
    </w:p>
    <w:p w:rsidR="008F1856" w:rsidRPr="003F0B0C" w:rsidRDefault="008F1856" w:rsidP="008F1856">
      <w:pPr>
        <w:pStyle w:val="2"/>
        <w:rPr>
          <w:rFonts w:ascii="宋体" w:eastAsia="宋体" w:hAnsi="宋体"/>
          <w:b w:val="0"/>
        </w:rPr>
      </w:pPr>
      <w:bookmarkStart w:id="232" w:name="_Toc521431925"/>
      <w:r w:rsidRPr="003F0B0C">
        <w:rPr>
          <w:rFonts w:ascii="宋体" w:eastAsia="宋体" w:hAnsi="宋体" w:hint="eastAsia"/>
          <w:b w:val="0"/>
        </w:rPr>
        <w:t>函数库</w:t>
      </w:r>
      <w:bookmarkEnd w:id="232"/>
    </w:p>
    <w:p w:rsidR="008F1856" w:rsidRPr="003F0B0C" w:rsidRDefault="008F1856" w:rsidP="008F1856">
      <w:pPr>
        <w:rPr>
          <w:rFonts w:ascii="宋体" w:eastAsia="宋体" w:hAnsi="宋体"/>
        </w:rPr>
      </w:pPr>
      <w:r w:rsidRPr="003F0B0C">
        <w:rPr>
          <w:rFonts w:ascii="宋体" w:eastAsia="宋体" w:hAnsi="宋体"/>
        </w:rPr>
        <w:t>//随机序列</w:t>
      </w:r>
    </w:p>
    <w:p w:rsidR="008F1856" w:rsidRPr="003F0B0C" w:rsidRDefault="008F1856" w:rsidP="008F1856">
      <w:pPr>
        <w:rPr>
          <w:rFonts w:ascii="宋体" w:eastAsia="宋体" w:hAnsi="宋体"/>
        </w:rPr>
      </w:pPr>
      <w:r w:rsidRPr="003F0B0C">
        <w:rPr>
          <w:rFonts w:ascii="宋体" w:eastAsia="宋体" w:hAnsi="宋体"/>
        </w:rPr>
        <w:t>#include &lt;algorithmn&gt;</w:t>
      </w:r>
    </w:p>
    <w:p w:rsidR="008F1856" w:rsidRPr="003F0B0C" w:rsidRDefault="008F1856" w:rsidP="008F1856">
      <w:pPr>
        <w:rPr>
          <w:rFonts w:ascii="宋体" w:eastAsia="宋体" w:hAnsi="宋体"/>
        </w:rPr>
      </w:pPr>
      <w:r w:rsidRPr="003F0B0C">
        <w:rPr>
          <w:rFonts w:ascii="宋体" w:eastAsia="宋体" w:hAnsi="宋体"/>
        </w:rPr>
        <w:t>int a[100];</w:t>
      </w:r>
    </w:p>
    <w:p w:rsidR="008F1856" w:rsidRPr="003F0B0C" w:rsidRDefault="008F1856" w:rsidP="008F1856">
      <w:pPr>
        <w:rPr>
          <w:rFonts w:ascii="宋体" w:eastAsia="宋体" w:hAnsi="宋体"/>
        </w:rPr>
      </w:pPr>
      <w:r w:rsidRPr="003F0B0C">
        <w:rPr>
          <w:rFonts w:ascii="宋体" w:eastAsia="宋体" w:hAnsi="宋体"/>
        </w:rPr>
        <w:t>random_shuffle(a,a+n);</w:t>
      </w:r>
    </w:p>
    <w:p w:rsidR="008F1856" w:rsidRPr="003F0B0C" w:rsidRDefault="008F1856" w:rsidP="008F1856">
      <w:pPr>
        <w:rPr>
          <w:rFonts w:ascii="宋体" w:eastAsia="宋体" w:hAnsi="宋体"/>
        </w:rPr>
      </w:pPr>
      <w:r w:rsidRPr="003F0B0C">
        <w:rPr>
          <w:rFonts w:ascii="宋体" w:eastAsia="宋体" w:hAnsi="宋体"/>
        </w:rPr>
        <w:t>vector&lt;int&gt; a;</w:t>
      </w:r>
    </w:p>
    <w:p w:rsidR="008F1856" w:rsidRPr="003F0B0C" w:rsidRDefault="008F1856" w:rsidP="008F1856">
      <w:pPr>
        <w:rPr>
          <w:rFonts w:ascii="宋体" w:eastAsia="宋体" w:hAnsi="宋体"/>
        </w:rPr>
      </w:pPr>
      <w:r w:rsidRPr="003F0B0C">
        <w:rPr>
          <w:rFonts w:ascii="宋体" w:eastAsia="宋体" w:hAnsi="宋体"/>
        </w:rPr>
        <w:t>random_shuffle(a.begin(),a.end());</w:t>
      </w:r>
    </w:p>
    <w:p w:rsidR="008F1856" w:rsidRPr="003F0B0C" w:rsidRDefault="008F1856" w:rsidP="008F1856">
      <w:pPr>
        <w:rPr>
          <w:rFonts w:ascii="宋体" w:eastAsia="宋体" w:hAnsi="宋体"/>
        </w:rPr>
      </w:pPr>
    </w:p>
    <w:p w:rsidR="008F1856" w:rsidRPr="003F0B0C" w:rsidRDefault="008F1856" w:rsidP="008F1856">
      <w:pPr>
        <w:rPr>
          <w:rFonts w:ascii="宋体" w:eastAsia="宋体" w:hAnsi="宋体"/>
        </w:rPr>
      </w:pPr>
      <w:r w:rsidRPr="003F0B0C">
        <w:rPr>
          <w:rFonts w:ascii="宋体" w:eastAsia="宋体" w:hAnsi="宋体"/>
        </w:rPr>
        <w:t>//生成一定范围内随机数</w:t>
      </w:r>
    </w:p>
    <w:p w:rsidR="008F1856" w:rsidRPr="003F0B0C" w:rsidRDefault="008F1856" w:rsidP="008F1856">
      <w:pPr>
        <w:rPr>
          <w:rFonts w:ascii="宋体" w:eastAsia="宋体" w:hAnsi="宋体"/>
        </w:rPr>
      </w:pPr>
      <w:r w:rsidRPr="003F0B0C">
        <w:rPr>
          <w:rFonts w:ascii="宋体" w:eastAsia="宋体" w:hAnsi="宋体"/>
        </w:rPr>
        <w:t>#include &lt;ctime&gt;</w:t>
      </w:r>
    </w:p>
    <w:p w:rsidR="008F1856" w:rsidRPr="003F0B0C" w:rsidRDefault="008F1856" w:rsidP="008F1856">
      <w:pPr>
        <w:rPr>
          <w:rFonts w:ascii="宋体" w:eastAsia="宋体" w:hAnsi="宋体"/>
        </w:rPr>
      </w:pPr>
      <w:r w:rsidRPr="003F0B0C">
        <w:rPr>
          <w:rFonts w:ascii="宋体" w:eastAsia="宋体" w:hAnsi="宋体"/>
        </w:rPr>
        <w:t>#include &lt;cstdlib&gt;</w:t>
      </w:r>
    </w:p>
    <w:p w:rsidR="008F1856" w:rsidRPr="003F0B0C" w:rsidRDefault="008F1856" w:rsidP="008F1856">
      <w:pPr>
        <w:rPr>
          <w:rFonts w:ascii="宋体" w:eastAsia="宋体" w:hAnsi="宋体"/>
        </w:rPr>
      </w:pPr>
      <w:r w:rsidRPr="003F0B0C">
        <w:rPr>
          <w:rFonts w:ascii="宋体" w:eastAsia="宋体" w:hAnsi="宋体"/>
        </w:rPr>
        <w:t>srand((unsigned)time(NULL));//用这个提交OJ可能会错，换成srand(i)尝试；</w:t>
      </w:r>
    </w:p>
    <w:p w:rsidR="008F1856" w:rsidRPr="003F0B0C" w:rsidRDefault="008F1856" w:rsidP="008F1856">
      <w:pPr>
        <w:widowControl/>
        <w:shd w:val="clear" w:color="auto" w:fill="FFFFFF"/>
        <w:spacing w:before="150" w:after="150"/>
        <w:jc w:val="left"/>
        <w:rPr>
          <w:rFonts w:ascii="宋体" w:eastAsia="宋体" w:hAnsi="宋体"/>
        </w:rPr>
      </w:pPr>
      <w:r w:rsidRPr="003F0B0C">
        <w:rPr>
          <w:rFonts w:ascii="宋体" w:eastAsia="宋体" w:hAnsi="宋体"/>
        </w:rPr>
        <w:t>产生一定范围随机数的通用表示公式是：</w:t>
      </w:r>
    </w:p>
    <w:p w:rsidR="008F1856" w:rsidRPr="003F0B0C" w:rsidRDefault="008F1856" w:rsidP="008F1856">
      <w:pPr>
        <w:widowControl/>
        <w:shd w:val="clear" w:color="auto" w:fill="FFFFFF"/>
        <w:wordWrap w:val="0"/>
        <w:spacing w:after="240"/>
        <w:jc w:val="left"/>
        <w:rPr>
          <w:rFonts w:ascii="宋体" w:eastAsia="宋体" w:hAnsi="宋体"/>
        </w:rPr>
      </w:pPr>
      <w:r w:rsidRPr="003F0B0C">
        <w:rPr>
          <w:rFonts w:ascii="宋体" w:eastAsia="宋体" w:hAnsi="宋体"/>
        </w:rPr>
        <w:t>取得(0,x)的随机整数：rand()%x；</w:t>
      </w:r>
    </w:p>
    <w:p w:rsidR="008F1856" w:rsidRPr="003F0B0C" w:rsidRDefault="008F1856" w:rsidP="008F1856">
      <w:pPr>
        <w:widowControl/>
        <w:shd w:val="clear" w:color="auto" w:fill="FFFFFF"/>
        <w:wordWrap w:val="0"/>
        <w:spacing w:after="240"/>
        <w:jc w:val="left"/>
        <w:rPr>
          <w:rFonts w:ascii="宋体" w:eastAsia="宋体" w:hAnsi="宋体"/>
        </w:rPr>
      </w:pPr>
      <w:r w:rsidRPr="003F0B0C">
        <w:rPr>
          <w:rFonts w:ascii="宋体" w:eastAsia="宋体" w:hAnsi="宋体"/>
        </w:rPr>
        <w:t>取得(a,b)的随机整数：rand()%(b-a)；</w:t>
      </w:r>
    </w:p>
    <w:p w:rsidR="008F1856" w:rsidRPr="003F0B0C" w:rsidRDefault="008F1856" w:rsidP="008F1856">
      <w:pPr>
        <w:widowControl/>
        <w:shd w:val="clear" w:color="auto" w:fill="FFFFFF"/>
        <w:wordWrap w:val="0"/>
        <w:spacing w:after="240"/>
        <w:jc w:val="left"/>
        <w:rPr>
          <w:rFonts w:ascii="宋体" w:eastAsia="宋体" w:hAnsi="宋体"/>
        </w:rPr>
      </w:pPr>
      <w:r w:rsidRPr="003F0B0C">
        <w:rPr>
          <w:rFonts w:ascii="宋体" w:eastAsia="宋体" w:hAnsi="宋体"/>
        </w:rPr>
        <w:t>取得[a,b)的随机整数：rand()%(b-a)+a；</w:t>
      </w:r>
    </w:p>
    <w:p w:rsidR="008F1856" w:rsidRPr="003F0B0C" w:rsidRDefault="008F1856" w:rsidP="008F1856">
      <w:pPr>
        <w:widowControl/>
        <w:shd w:val="clear" w:color="auto" w:fill="FFFFFF"/>
        <w:wordWrap w:val="0"/>
        <w:spacing w:after="240"/>
        <w:jc w:val="left"/>
        <w:rPr>
          <w:rFonts w:ascii="宋体" w:eastAsia="宋体" w:hAnsi="宋体"/>
        </w:rPr>
      </w:pPr>
      <w:r w:rsidRPr="003F0B0C">
        <w:rPr>
          <w:rFonts w:ascii="宋体" w:eastAsia="宋体" w:hAnsi="宋体"/>
        </w:rPr>
        <w:t>取得[a,b]的随机整数：rand()%(b-a+1)+a；</w:t>
      </w:r>
    </w:p>
    <w:p w:rsidR="008F1856" w:rsidRPr="003F0B0C" w:rsidRDefault="008F1856" w:rsidP="008F1856">
      <w:pPr>
        <w:widowControl/>
        <w:shd w:val="clear" w:color="auto" w:fill="FFFFFF"/>
        <w:wordWrap w:val="0"/>
        <w:spacing w:after="240"/>
        <w:jc w:val="left"/>
        <w:rPr>
          <w:rFonts w:ascii="宋体" w:eastAsia="宋体" w:hAnsi="宋体"/>
        </w:rPr>
      </w:pPr>
      <w:r w:rsidRPr="003F0B0C">
        <w:rPr>
          <w:rFonts w:ascii="宋体" w:eastAsia="宋体" w:hAnsi="宋体"/>
        </w:rPr>
        <w:t>取得(a,b]的随机整数：rand()%(b-a)+a+1；</w:t>
      </w:r>
    </w:p>
    <w:p w:rsidR="007527EA" w:rsidRPr="003F0B0C" w:rsidRDefault="008F1856" w:rsidP="008F1856">
      <w:pPr>
        <w:widowControl/>
        <w:shd w:val="clear" w:color="auto" w:fill="FFFFFF"/>
        <w:wordWrap w:val="0"/>
        <w:spacing w:after="240"/>
        <w:jc w:val="left"/>
        <w:rPr>
          <w:rFonts w:ascii="宋体" w:eastAsia="宋体" w:hAnsi="宋体"/>
        </w:rPr>
      </w:pPr>
      <w:r w:rsidRPr="003F0B0C">
        <w:rPr>
          <w:rFonts w:ascii="宋体" w:eastAsia="宋体" w:hAnsi="宋体"/>
        </w:rPr>
        <w:t>取得0-1之间的浮点数：rand()/double(RAND_MAX)。</w:t>
      </w:r>
    </w:p>
    <w:p w:rsidR="004B1ACF" w:rsidRPr="003F0B0C" w:rsidRDefault="004B1ACF" w:rsidP="004B1ACF">
      <w:pPr>
        <w:pStyle w:val="1"/>
        <w:rPr>
          <w:rFonts w:ascii="宋体" w:eastAsia="宋体" w:hAnsi="宋体"/>
        </w:rPr>
      </w:pPr>
      <w:bookmarkStart w:id="233" w:name="_Toc521431926"/>
      <w:r w:rsidRPr="003F0B0C">
        <w:rPr>
          <w:rFonts w:ascii="宋体" w:eastAsia="宋体" w:hAnsi="宋体" w:hint="eastAsia"/>
        </w:rPr>
        <w:t>十</w:t>
      </w:r>
      <w:r w:rsidR="008F1856" w:rsidRPr="003F0B0C">
        <w:rPr>
          <w:rFonts w:ascii="宋体" w:eastAsia="宋体" w:hAnsi="宋体" w:hint="eastAsia"/>
        </w:rPr>
        <w:t>一</w:t>
      </w:r>
      <w:r w:rsidRPr="003F0B0C">
        <w:rPr>
          <w:rFonts w:ascii="宋体" w:eastAsia="宋体" w:hAnsi="宋体" w:hint="eastAsia"/>
        </w:rPr>
        <w:t>、</w:t>
      </w:r>
      <w:r w:rsidR="00900142" w:rsidRPr="003F0B0C">
        <w:rPr>
          <w:rFonts w:ascii="宋体" w:eastAsia="宋体" w:hAnsi="宋体" w:hint="eastAsia"/>
        </w:rPr>
        <w:t>未分类</w:t>
      </w:r>
      <w:bookmarkEnd w:id="233"/>
    </w:p>
    <w:p w:rsidR="00900142" w:rsidRPr="003F0B0C" w:rsidRDefault="00900142" w:rsidP="00900142">
      <w:pPr>
        <w:pStyle w:val="2"/>
        <w:rPr>
          <w:rFonts w:ascii="宋体" w:eastAsia="宋体" w:hAnsi="宋体"/>
          <w:b w:val="0"/>
        </w:rPr>
      </w:pPr>
      <w:bookmarkStart w:id="234" w:name="_Toc521431927"/>
      <w:r w:rsidRPr="003F0B0C">
        <w:rPr>
          <w:rFonts w:ascii="宋体" w:eastAsia="宋体" w:hAnsi="宋体" w:hint="eastAsia"/>
          <w:b w:val="0"/>
        </w:rPr>
        <w:t>莫队算法</w:t>
      </w:r>
      <w:bookmarkEnd w:id="234"/>
    </w:p>
    <w:p w:rsidR="00800409" w:rsidRPr="003F0B0C" w:rsidRDefault="000D10AC" w:rsidP="00800409">
      <w:pPr>
        <w:rPr>
          <w:rFonts w:ascii="宋体" w:eastAsia="宋体" w:hAnsi="宋体"/>
        </w:rPr>
      </w:pPr>
      <w:hyperlink r:id="rId238" w:history="1">
        <w:r w:rsidR="00800409" w:rsidRPr="003F0B0C">
          <w:rPr>
            <w:rStyle w:val="a3"/>
            <w:rFonts w:ascii="宋体" w:eastAsia="宋体" w:hAnsi="宋体"/>
          </w:rPr>
          <w:t>https://blog.csdn.net/hnshhslsh/article/details/50582926</w:t>
        </w:r>
      </w:hyperlink>
    </w:p>
    <w:p w:rsidR="00800409" w:rsidRPr="003F0B0C" w:rsidRDefault="000D10AC" w:rsidP="00800409">
      <w:pPr>
        <w:rPr>
          <w:rFonts w:ascii="宋体" w:eastAsia="宋体" w:hAnsi="宋体"/>
        </w:rPr>
      </w:pPr>
      <w:hyperlink r:id="rId239" w:history="1">
        <w:r w:rsidR="00800409" w:rsidRPr="003F0B0C">
          <w:rPr>
            <w:rStyle w:val="a3"/>
            <w:rFonts w:ascii="宋体" w:eastAsia="宋体" w:hAnsi="宋体"/>
          </w:rPr>
          <w:t>https://www.cnblogs.com/137shoebills/p/7783739.html</w:t>
        </w:r>
      </w:hyperlink>
    </w:p>
    <w:p w:rsidR="00800409" w:rsidRPr="003F0B0C" w:rsidRDefault="000D10AC" w:rsidP="00800409">
      <w:pPr>
        <w:rPr>
          <w:rFonts w:ascii="宋体" w:eastAsia="宋体" w:hAnsi="宋体"/>
        </w:rPr>
      </w:pPr>
      <w:hyperlink r:id="rId240" w:history="1">
        <w:r w:rsidR="00800409" w:rsidRPr="003F0B0C">
          <w:rPr>
            <w:rStyle w:val="a3"/>
            <w:rFonts w:ascii="宋体" w:eastAsia="宋体" w:hAnsi="宋体"/>
          </w:rPr>
          <w:t>https://blog.csdn.net/thinfatty/article/details/72581276</w:t>
        </w:r>
      </w:hyperlink>
    </w:p>
    <w:p w:rsidR="004B1ACF" w:rsidRPr="003F0B0C" w:rsidRDefault="004B1ACF" w:rsidP="004B1ACF">
      <w:pPr>
        <w:pStyle w:val="2"/>
        <w:rPr>
          <w:rFonts w:ascii="宋体" w:eastAsia="宋体" w:hAnsi="宋体"/>
          <w:b w:val="0"/>
        </w:rPr>
      </w:pPr>
      <w:bookmarkStart w:id="235" w:name="_Toc521431928"/>
      <w:r w:rsidRPr="003F0B0C">
        <w:rPr>
          <w:rFonts w:ascii="宋体" w:eastAsia="宋体" w:hAnsi="宋体" w:hint="eastAsia"/>
          <w:b w:val="0"/>
        </w:rPr>
        <w:t>√-</w:t>
      </w:r>
      <w:r w:rsidRPr="003F0B0C">
        <w:rPr>
          <w:rFonts w:ascii="宋体" w:eastAsia="宋体" w:hAnsi="宋体"/>
          <w:b w:val="0"/>
        </w:rPr>
        <w:t>HDU-5857-2016</w:t>
      </w:r>
      <w:r w:rsidRPr="003F0B0C">
        <w:rPr>
          <w:rFonts w:ascii="宋体" w:eastAsia="宋体" w:hAnsi="宋体" w:hint="eastAsia"/>
          <w:b w:val="0"/>
        </w:rPr>
        <w:t>多校10-签到</w:t>
      </w:r>
      <w:bookmarkEnd w:id="235"/>
      <w:r w:rsidR="00B41D00" w:rsidRPr="003F0B0C">
        <w:rPr>
          <w:rFonts w:ascii="宋体" w:eastAsia="宋体" w:hAnsi="宋体"/>
          <w:b w:val="0"/>
        </w:rPr>
        <w:fldChar w:fldCharType="begin"/>
      </w:r>
      <w:r w:rsidR="00B41D00" w:rsidRPr="003F0B0C">
        <w:rPr>
          <w:rFonts w:ascii="宋体" w:eastAsia="宋体" w:hAnsi="宋体"/>
        </w:rPr>
        <w:instrText xml:space="preserve"> XE "</w:instrText>
      </w:r>
      <w:r w:rsidR="00B41D00" w:rsidRPr="003F0B0C">
        <w:rPr>
          <w:rFonts w:ascii="宋体" w:eastAsia="宋体" w:hAnsi="宋体" w:hint="eastAsia"/>
          <w:b w:val="0"/>
        </w:rPr>
        <w:instrText>√-</w:instrText>
      </w:r>
      <w:r w:rsidR="00B41D00" w:rsidRPr="003F0B0C">
        <w:rPr>
          <w:rFonts w:ascii="宋体" w:eastAsia="宋体" w:hAnsi="宋体"/>
          <w:b w:val="0"/>
        </w:rPr>
        <w:instrText>HDU-5857-2016</w:instrText>
      </w:r>
      <w:r w:rsidR="00B41D00" w:rsidRPr="003F0B0C">
        <w:rPr>
          <w:rFonts w:ascii="宋体" w:eastAsia="宋体" w:hAnsi="宋体" w:hint="eastAsia"/>
          <w:b w:val="0"/>
        </w:rPr>
        <w:instrText>多校10-签到</w:instrText>
      </w:r>
      <w:r w:rsidR="00B41D00" w:rsidRPr="003F0B0C">
        <w:rPr>
          <w:rFonts w:ascii="宋体" w:eastAsia="宋体" w:hAnsi="宋体"/>
          <w:b w:val="0"/>
        </w:rPr>
        <w:instrText>:</w:instrText>
      </w:r>
      <w:r w:rsidR="00B41D00" w:rsidRPr="003F0B0C">
        <w:rPr>
          <w:rFonts w:ascii="宋体" w:eastAsia="宋体" w:hAnsi="宋体" w:hint="eastAsia"/>
        </w:rPr>
        <w:instrText>5</w:instrText>
      </w:r>
      <w:r w:rsidR="00B41D00" w:rsidRPr="003F0B0C">
        <w:rPr>
          <w:rFonts w:ascii="宋体" w:eastAsia="宋体" w:hAnsi="宋体"/>
        </w:rPr>
        <w:instrText xml:space="preserve">857" \y "HDU:5857" </w:instrText>
      </w:r>
      <w:r w:rsidR="00B41D00" w:rsidRPr="003F0B0C">
        <w:rPr>
          <w:rFonts w:ascii="宋体" w:eastAsia="宋体" w:hAnsi="宋体"/>
          <w:b w:val="0"/>
        </w:rPr>
        <w:fldChar w:fldCharType="end"/>
      </w:r>
    </w:p>
    <w:p w:rsidR="004B1ACF" w:rsidRPr="003F0B0C" w:rsidRDefault="004B1ACF" w:rsidP="004B1ACF">
      <w:pPr>
        <w:pStyle w:val="2"/>
        <w:rPr>
          <w:rFonts w:ascii="宋体" w:eastAsia="宋体" w:hAnsi="宋体"/>
          <w:b w:val="0"/>
        </w:rPr>
      </w:pPr>
      <w:bookmarkStart w:id="236" w:name="_Toc521431929"/>
      <w:r w:rsidRPr="003F0B0C">
        <w:rPr>
          <w:rFonts w:ascii="宋体" w:eastAsia="宋体" w:hAnsi="宋体" w:hint="eastAsia"/>
          <w:b w:val="0"/>
        </w:rPr>
        <w:t>√-</w:t>
      </w:r>
      <w:r w:rsidRPr="003F0B0C">
        <w:rPr>
          <w:rFonts w:ascii="宋体" w:eastAsia="宋体" w:hAnsi="宋体"/>
          <w:b w:val="0"/>
        </w:rPr>
        <w:t>HDU</w:t>
      </w:r>
      <w:r w:rsidRPr="003F0B0C">
        <w:rPr>
          <w:rFonts w:ascii="宋体" w:eastAsia="宋体" w:hAnsi="宋体" w:hint="eastAsia"/>
          <w:b w:val="0"/>
        </w:rPr>
        <w:t>-</w:t>
      </w:r>
      <w:r w:rsidRPr="003F0B0C">
        <w:rPr>
          <w:rFonts w:ascii="宋体" w:eastAsia="宋体" w:hAnsi="宋体"/>
          <w:b w:val="0"/>
        </w:rPr>
        <w:t>5867</w:t>
      </w:r>
      <w:r w:rsidRPr="003F0B0C">
        <w:rPr>
          <w:rFonts w:ascii="宋体" w:eastAsia="宋体" w:hAnsi="宋体" w:hint="eastAsia"/>
          <w:b w:val="0"/>
        </w:rPr>
        <w:t>-</w:t>
      </w:r>
      <w:r w:rsidRPr="003F0B0C">
        <w:rPr>
          <w:rFonts w:ascii="宋体" w:eastAsia="宋体" w:hAnsi="宋体"/>
          <w:b w:val="0"/>
        </w:rPr>
        <w:t>2016</w:t>
      </w:r>
      <w:r w:rsidRPr="003F0B0C">
        <w:rPr>
          <w:rFonts w:ascii="宋体" w:eastAsia="宋体" w:hAnsi="宋体" w:hint="eastAsia"/>
          <w:b w:val="0"/>
        </w:rPr>
        <w:t>多校10-签到</w:t>
      </w:r>
      <w:bookmarkEnd w:id="236"/>
      <w:r w:rsidR="00B41D00" w:rsidRPr="003F0B0C">
        <w:rPr>
          <w:rFonts w:ascii="宋体" w:eastAsia="宋体" w:hAnsi="宋体"/>
          <w:b w:val="0"/>
        </w:rPr>
        <w:fldChar w:fldCharType="begin"/>
      </w:r>
      <w:r w:rsidR="00B41D00" w:rsidRPr="003F0B0C">
        <w:rPr>
          <w:rFonts w:ascii="宋体" w:eastAsia="宋体" w:hAnsi="宋体"/>
        </w:rPr>
        <w:instrText xml:space="preserve"> XE "</w:instrText>
      </w:r>
      <w:r w:rsidR="00B41D00" w:rsidRPr="003F0B0C">
        <w:rPr>
          <w:rFonts w:ascii="宋体" w:eastAsia="宋体" w:hAnsi="宋体" w:hint="eastAsia"/>
          <w:b w:val="0"/>
        </w:rPr>
        <w:instrText>√-</w:instrText>
      </w:r>
      <w:r w:rsidR="00B41D00" w:rsidRPr="003F0B0C">
        <w:rPr>
          <w:rFonts w:ascii="宋体" w:eastAsia="宋体" w:hAnsi="宋体"/>
          <w:b w:val="0"/>
        </w:rPr>
        <w:instrText>HDU</w:instrText>
      </w:r>
      <w:r w:rsidR="00B41D00" w:rsidRPr="003F0B0C">
        <w:rPr>
          <w:rFonts w:ascii="宋体" w:eastAsia="宋体" w:hAnsi="宋体" w:hint="eastAsia"/>
          <w:b w:val="0"/>
        </w:rPr>
        <w:instrText>-</w:instrText>
      </w:r>
      <w:r w:rsidR="00B41D00" w:rsidRPr="003F0B0C">
        <w:rPr>
          <w:rFonts w:ascii="宋体" w:eastAsia="宋体" w:hAnsi="宋体"/>
          <w:b w:val="0"/>
        </w:rPr>
        <w:instrText>5867</w:instrText>
      </w:r>
      <w:r w:rsidR="00B41D00" w:rsidRPr="003F0B0C">
        <w:rPr>
          <w:rFonts w:ascii="宋体" w:eastAsia="宋体" w:hAnsi="宋体" w:hint="eastAsia"/>
          <w:b w:val="0"/>
        </w:rPr>
        <w:instrText>-</w:instrText>
      </w:r>
      <w:r w:rsidR="00B41D00" w:rsidRPr="003F0B0C">
        <w:rPr>
          <w:rFonts w:ascii="宋体" w:eastAsia="宋体" w:hAnsi="宋体"/>
          <w:b w:val="0"/>
        </w:rPr>
        <w:instrText>2016</w:instrText>
      </w:r>
      <w:r w:rsidR="00B41D00" w:rsidRPr="003F0B0C">
        <w:rPr>
          <w:rFonts w:ascii="宋体" w:eastAsia="宋体" w:hAnsi="宋体" w:hint="eastAsia"/>
          <w:b w:val="0"/>
        </w:rPr>
        <w:instrText>多校10-签到</w:instrText>
      </w:r>
      <w:r w:rsidR="00B41D00" w:rsidRPr="003F0B0C">
        <w:rPr>
          <w:rFonts w:ascii="宋体" w:eastAsia="宋体" w:hAnsi="宋体"/>
          <w:b w:val="0"/>
        </w:rPr>
        <w:instrText>:</w:instrText>
      </w:r>
      <w:r w:rsidR="00B41D00" w:rsidRPr="003F0B0C">
        <w:rPr>
          <w:rFonts w:ascii="宋体" w:eastAsia="宋体" w:hAnsi="宋体"/>
        </w:rPr>
        <w:instrText xml:space="preserve">5867" \y "HDU:5867" </w:instrText>
      </w:r>
      <w:r w:rsidR="00B41D00" w:rsidRPr="003F0B0C">
        <w:rPr>
          <w:rFonts w:ascii="宋体" w:eastAsia="宋体" w:hAnsi="宋体"/>
          <w:b w:val="0"/>
        </w:rPr>
        <w:fldChar w:fldCharType="end"/>
      </w:r>
    </w:p>
    <w:p w:rsidR="002D399E" w:rsidRPr="003F0B0C" w:rsidRDefault="008F1856" w:rsidP="00FF2B27">
      <w:pPr>
        <w:pStyle w:val="1"/>
        <w:rPr>
          <w:rFonts w:ascii="宋体" w:eastAsia="宋体" w:hAnsi="宋体"/>
        </w:rPr>
      </w:pPr>
      <w:bookmarkStart w:id="237" w:name="_Toc521431930"/>
      <w:r w:rsidRPr="003F0B0C">
        <w:rPr>
          <w:rFonts w:ascii="宋体" w:eastAsia="宋体" w:hAnsi="宋体" w:hint="eastAsia"/>
        </w:rPr>
        <w:t>十二</w:t>
      </w:r>
      <w:r w:rsidR="002D399E" w:rsidRPr="003F0B0C">
        <w:rPr>
          <w:rFonts w:ascii="宋体" w:eastAsia="宋体" w:hAnsi="宋体" w:hint="eastAsia"/>
        </w:rPr>
        <w:t>、题库</w:t>
      </w:r>
      <w:bookmarkEnd w:id="237"/>
    </w:p>
    <w:p w:rsidR="008D0B24" w:rsidRPr="003F0B0C" w:rsidRDefault="000D10AC" w:rsidP="002D399E">
      <w:pPr>
        <w:rPr>
          <w:rFonts w:ascii="宋体" w:eastAsia="宋体" w:hAnsi="宋体"/>
        </w:rPr>
      </w:pPr>
      <w:hyperlink r:id="rId241" w:history="1">
        <w:r w:rsidR="008D0B24" w:rsidRPr="003F0B0C">
          <w:rPr>
            <w:rStyle w:val="a3"/>
            <w:rFonts w:ascii="宋体" w:eastAsia="宋体" w:hAnsi="宋体"/>
          </w:rPr>
          <w:t>https://blog.csdn.net/liuqiyao_01/article/details/9079611</w:t>
        </w:r>
      </w:hyperlink>
    </w:p>
    <w:p w:rsidR="008D0B24" w:rsidRPr="003F0B0C" w:rsidRDefault="008D0B24" w:rsidP="008D0B24">
      <w:pPr>
        <w:rPr>
          <w:rFonts w:ascii="宋体" w:eastAsia="宋体" w:hAnsi="宋体"/>
          <w:b/>
          <w:bCs/>
        </w:rPr>
      </w:pPr>
      <w:r w:rsidRPr="003F0B0C">
        <w:rPr>
          <w:rFonts w:ascii="宋体" w:eastAsia="宋体" w:hAnsi="宋体"/>
          <w:b/>
          <w:bCs/>
        </w:rPr>
        <w:t>ACM题集以及各种总结大全</w:t>
      </w:r>
    </w:p>
    <w:p w:rsidR="008D0B24" w:rsidRPr="003F0B0C" w:rsidRDefault="000D10AC" w:rsidP="008D0B24">
      <w:pPr>
        <w:rPr>
          <w:rFonts w:ascii="宋体" w:eastAsia="宋体" w:hAnsi="宋体"/>
          <w:b/>
        </w:rPr>
      </w:pPr>
      <w:hyperlink r:id="rId242" w:history="1">
        <w:r w:rsidR="008D0B24" w:rsidRPr="003F0B0C">
          <w:rPr>
            <w:rStyle w:val="a3"/>
            <w:rFonts w:ascii="宋体" w:eastAsia="宋体" w:hAnsi="宋体"/>
            <w:b/>
          </w:rPr>
          <w:t>https://blog.csdn.net/lingzidong/article/details/78472208</w:t>
        </w:r>
      </w:hyperlink>
    </w:p>
    <w:p w:rsidR="008D0B24" w:rsidRPr="003F0B0C" w:rsidRDefault="008D0B24" w:rsidP="008D0B24">
      <w:pPr>
        <w:rPr>
          <w:rFonts w:ascii="宋体" w:eastAsia="宋体" w:hAnsi="宋体"/>
          <w:b/>
        </w:rPr>
      </w:pPr>
      <w:r w:rsidRPr="003F0B0C">
        <w:rPr>
          <w:rFonts w:ascii="宋体" w:eastAsia="宋体" w:hAnsi="宋体"/>
          <w:b/>
        </w:rPr>
        <w:t>2013-2017 ACM/ICPC 区域赛&amp;final 水题和铜牌题</w:t>
      </w:r>
    </w:p>
    <w:p w:rsidR="00D87AB4" w:rsidRPr="003F0B0C" w:rsidRDefault="000D10AC" w:rsidP="008D0B24">
      <w:pPr>
        <w:rPr>
          <w:rFonts w:ascii="宋体" w:eastAsia="宋体" w:hAnsi="宋体"/>
          <w:b/>
        </w:rPr>
      </w:pPr>
      <w:hyperlink r:id="rId243" w:history="1">
        <w:r w:rsidR="00D87AB4" w:rsidRPr="003F0B0C">
          <w:rPr>
            <w:rStyle w:val="a3"/>
            <w:rFonts w:ascii="宋体" w:eastAsia="宋体" w:hAnsi="宋体"/>
            <w:b/>
          </w:rPr>
          <w:t>https://blog.csdn.net/acm_1361677193/article/details/42873141</w:t>
        </w:r>
      </w:hyperlink>
    </w:p>
    <w:p w:rsidR="00D87AB4" w:rsidRPr="003F0B0C" w:rsidRDefault="00D87AB4" w:rsidP="00D87AB4">
      <w:pPr>
        <w:rPr>
          <w:rFonts w:ascii="宋体" w:eastAsia="宋体" w:hAnsi="宋体"/>
          <w:b/>
        </w:rPr>
      </w:pPr>
      <w:r w:rsidRPr="003F0B0C">
        <w:rPr>
          <w:rFonts w:ascii="宋体" w:eastAsia="宋体" w:hAnsi="宋体"/>
          <w:b/>
        </w:rPr>
        <w:t>叉姐的训练指南</w:t>
      </w:r>
    </w:p>
    <w:p w:rsidR="00D87AB4" w:rsidRPr="003F0B0C" w:rsidRDefault="000D10AC" w:rsidP="008D0B24">
      <w:pPr>
        <w:rPr>
          <w:rFonts w:ascii="宋体" w:eastAsia="宋体" w:hAnsi="宋体"/>
          <w:b/>
        </w:rPr>
      </w:pPr>
      <w:hyperlink r:id="rId244" w:history="1">
        <w:r w:rsidR="00BB57EE" w:rsidRPr="003F0B0C">
          <w:rPr>
            <w:rStyle w:val="a3"/>
            <w:rFonts w:ascii="宋体" w:eastAsia="宋体" w:hAnsi="宋体"/>
            <w:b/>
          </w:rPr>
          <w:t>https://blog.csdn.net/qq_40688707/article/details/80602064</w:t>
        </w:r>
      </w:hyperlink>
    </w:p>
    <w:p w:rsidR="00BB57EE" w:rsidRPr="003F0B0C" w:rsidRDefault="00BB57EE" w:rsidP="008D0B24">
      <w:pPr>
        <w:rPr>
          <w:rFonts w:ascii="宋体" w:eastAsia="宋体" w:hAnsi="宋体"/>
          <w:b/>
        </w:rPr>
      </w:pPr>
      <w:r w:rsidRPr="003F0B0C">
        <w:rPr>
          <w:rFonts w:ascii="宋体" w:eastAsia="宋体" w:hAnsi="宋体"/>
          <w:b/>
        </w:rPr>
        <w:t>ACM训练史上最详细计划（大神养成记）</w:t>
      </w:r>
    </w:p>
    <w:p w:rsidR="00FB2290" w:rsidRPr="003F0B0C" w:rsidRDefault="00FB2290" w:rsidP="008D0B24">
      <w:pPr>
        <w:rPr>
          <w:rFonts w:ascii="宋体" w:eastAsia="宋体" w:hAnsi="宋体"/>
          <w:b/>
        </w:rPr>
      </w:pPr>
      <w:hyperlink r:id="rId245" w:history="1">
        <w:r w:rsidRPr="003F0B0C">
          <w:rPr>
            <w:rStyle w:val="a3"/>
            <w:rFonts w:ascii="宋体" w:eastAsia="宋体" w:hAnsi="宋体" w:hint="eastAsia"/>
            <w:b/>
          </w:rPr>
          <w:t>http://</w:t>
        </w:r>
        <w:r w:rsidRPr="003F0B0C">
          <w:rPr>
            <w:rStyle w:val="a3"/>
            <w:rFonts w:ascii="宋体" w:eastAsia="宋体" w:hAnsi="宋体"/>
            <w:b/>
          </w:rPr>
          <w:t>www.cnblogs.com/autsky-jadek/</w:t>
        </w:r>
      </w:hyperlink>
    </w:p>
    <w:p w:rsidR="00706F9B" w:rsidRPr="003F0B0C" w:rsidRDefault="00706F9B" w:rsidP="008D0B24">
      <w:pPr>
        <w:rPr>
          <w:rFonts w:ascii="宋体" w:eastAsia="宋体" w:hAnsi="宋体" w:hint="eastAsia"/>
          <w:b/>
        </w:rPr>
      </w:pPr>
    </w:p>
    <w:p w:rsidR="00586907" w:rsidRPr="003F0B0C" w:rsidRDefault="00443655" w:rsidP="009C5872">
      <w:pPr>
        <w:pStyle w:val="2"/>
        <w:rPr>
          <w:rFonts w:ascii="宋体" w:eastAsia="宋体" w:hAnsi="宋体"/>
          <w:b w:val="0"/>
        </w:rPr>
      </w:pPr>
      <w:bookmarkStart w:id="238" w:name="_Toc521431931"/>
      <w:r w:rsidRPr="003F0B0C">
        <w:rPr>
          <w:rFonts w:ascii="宋体" w:eastAsia="宋体" w:hAnsi="宋体" w:hint="eastAsia"/>
          <w:b w:val="0"/>
        </w:rPr>
        <w:t>杭电</w:t>
      </w:r>
      <w:r w:rsidR="00377524" w:rsidRPr="003F0B0C">
        <w:rPr>
          <w:rFonts w:ascii="宋体" w:eastAsia="宋体" w:hAnsi="宋体" w:hint="eastAsia"/>
          <w:b w:val="0"/>
        </w:rPr>
        <w:t>多校题库（2011-</w:t>
      </w:r>
      <w:r w:rsidR="00377524" w:rsidRPr="003F0B0C">
        <w:rPr>
          <w:rFonts w:ascii="宋体" w:eastAsia="宋体" w:hAnsi="宋体"/>
          <w:b w:val="0"/>
        </w:rPr>
        <w:t>2017</w:t>
      </w:r>
      <w:r w:rsidR="00377524" w:rsidRPr="003F0B0C">
        <w:rPr>
          <w:rFonts w:ascii="宋体" w:eastAsia="宋体" w:hAnsi="宋体" w:hint="eastAsia"/>
          <w:b w:val="0"/>
        </w:rPr>
        <w:t>）</w:t>
      </w:r>
      <w:bookmarkEnd w:id="238"/>
    </w:p>
    <w:p w:rsidR="00256C7F" w:rsidRPr="003F0B0C" w:rsidRDefault="00377524" w:rsidP="00256C7F">
      <w:pPr>
        <w:pStyle w:val="3"/>
        <w:rPr>
          <w:rFonts w:ascii="宋体" w:eastAsia="宋体" w:hAnsi="宋体"/>
          <w:b w:val="0"/>
        </w:rPr>
      </w:pPr>
      <w:bookmarkStart w:id="239" w:name="_Toc521431932"/>
      <w:r w:rsidRPr="003F0B0C">
        <w:rPr>
          <w:rFonts w:ascii="宋体" w:eastAsia="宋体" w:hAnsi="宋体" w:hint="eastAsia"/>
          <w:b w:val="0"/>
        </w:rPr>
        <w:t>签到题&amp;铜牌题库</w:t>
      </w:r>
      <w:bookmarkEnd w:id="239"/>
    </w:p>
    <w:p w:rsidR="0032315B" w:rsidRPr="003F0B0C" w:rsidRDefault="0032315B" w:rsidP="00443655">
      <w:pPr>
        <w:rPr>
          <w:rFonts w:ascii="宋体" w:eastAsia="宋体" w:hAnsi="宋体"/>
        </w:rPr>
      </w:pPr>
      <w:r w:rsidRPr="003F0B0C">
        <w:rPr>
          <w:rFonts w:ascii="宋体" w:eastAsia="宋体" w:hAnsi="宋体" w:hint="eastAsia"/>
        </w:rPr>
        <w:t>6092</w:t>
      </w:r>
    </w:p>
    <w:p w:rsidR="0032315B" w:rsidRPr="003F0B0C" w:rsidRDefault="0032315B" w:rsidP="00443655">
      <w:pPr>
        <w:rPr>
          <w:rFonts w:ascii="宋体" w:eastAsia="宋体" w:hAnsi="宋体"/>
        </w:rPr>
      </w:pPr>
      <w:r w:rsidRPr="003F0B0C">
        <w:rPr>
          <w:rFonts w:ascii="宋体" w:eastAsia="宋体" w:hAnsi="宋体" w:hint="eastAsia"/>
        </w:rPr>
        <w:t>6095</w:t>
      </w:r>
    </w:p>
    <w:p w:rsidR="0032315B" w:rsidRPr="003F0B0C" w:rsidRDefault="0032315B" w:rsidP="00443655">
      <w:pPr>
        <w:rPr>
          <w:rFonts w:ascii="宋体" w:eastAsia="宋体" w:hAnsi="宋体"/>
        </w:rPr>
      </w:pPr>
      <w:r w:rsidRPr="003F0B0C">
        <w:rPr>
          <w:rFonts w:ascii="宋体" w:eastAsia="宋体" w:hAnsi="宋体" w:hint="eastAsia"/>
        </w:rPr>
        <w:t>6069</w:t>
      </w:r>
    </w:p>
    <w:p w:rsidR="0032315B" w:rsidRPr="003F0B0C" w:rsidRDefault="0032315B" w:rsidP="00443655">
      <w:pPr>
        <w:rPr>
          <w:rFonts w:ascii="宋体" w:eastAsia="宋体" w:hAnsi="宋体"/>
        </w:rPr>
      </w:pPr>
      <w:r w:rsidRPr="003F0B0C">
        <w:rPr>
          <w:rFonts w:ascii="宋体" w:eastAsia="宋体" w:hAnsi="宋体"/>
        </w:rPr>
        <w:t>6070</w:t>
      </w:r>
    </w:p>
    <w:p w:rsidR="0032315B" w:rsidRPr="003F0B0C" w:rsidRDefault="0032315B" w:rsidP="00443655">
      <w:pPr>
        <w:rPr>
          <w:rFonts w:ascii="宋体" w:eastAsia="宋体" w:hAnsi="宋体"/>
        </w:rPr>
      </w:pPr>
      <w:r w:rsidRPr="003F0B0C">
        <w:rPr>
          <w:rFonts w:ascii="宋体" w:eastAsia="宋体" w:hAnsi="宋体" w:hint="eastAsia"/>
        </w:rPr>
        <w:t>6075</w:t>
      </w:r>
    </w:p>
    <w:p w:rsidR="0032315B" w:rsidRPr="003F0B0C" w:rsidRDefault="0032315B" w:rsidP="00443655">
      <w:pPr>
        <w:rPr>
          <w:rFonts w:ascii="宋体" w:eastAsia="宋体" w:hAnsi="宋体"/>
        </w:rPr>
      </w:pPr>
      <w:r w:rsidRPr="003F0B0C">
        <w:rPr>
          <w:rFonts w:ascii="宋体" w:eastAsia="宋体" w:hAnsi="宋体" w:hint="eastAsia"/>
        </w:rPr>
        <w:t>6077</w:t>
      </w:r>
    </w:p>
    <w:p w:rsidR="0032315B" w:rsidRPr="003F0B0C" w:rsidRDefault="0032315B" w:rsidP="00443655">
      <w:pPr>
        <w:rPr>
          <w:rFonts w:ascii="宋体" w:eastAsia="宋体" w:hAnsi="宋体"/>
        </w:rPr>
      </w:pPr>
      <w:r w:rsidRPr="003F0B0C">
        <w:rPr>
          <w:rFonts w:ascii="宋体" w:eastAsia="宋体" w:hAnsi="宋体" w:hint="eastAsia"/>
        </w:rPr>
        <w:t>6058</w:t>
      </w:r>
    </w:p>
    <w:p w:rsidR="0032315B" w:rsidRPr="003F0B0C" w:rsidRDefault="0032315B" w:rsidP="00443655">
      <w:pPr>
        <w:rPr>
          <w:rFonts w:ascii="宋体" w:eastAsia="宋体" w:hAnsi="宋体"/>
        </w:rPr>
      </w:pPr>
      <w:r w:rsidRPr="003F0B0C">
        <w:rPr>
          <w:rFonts w:ascii="宋体" w:eastAsia="宋体" w:hAnsi="宋体" w:hint="eastAsia"/>
        </w:rPr>
        <w:t>6060</w:t>
      </w:r>
    </w:p>
    <w:p w:rsidR="0032315B" w:rsidRPr="003F0B0C" w:rsidRDefault="0032315B" w:rsidP="00443655">
      <w:pPr>
        <w:rPr>
          <w:rFonts w:ascii="宋体" w:eastAsia="宋体" w:hAnsi="宋体"/>
        </w:rPr>
      </w:pPr>
      <w:r w:rsidRPr="003F0B0C">
        <w:rPr>
          <w:rFonts w:ascii="宋体" w:eastAsia="宋体" w:hAnsi="宋体" w:hint="eastAsia"/>
        </w:rPr>
        <w:t>6063</w:t>
      </w:r>
    </w:p>
    <w:p w:rsidR="0032315B" w:rsidRPr="003F0B0C" w:rsidRDefault="0032315B" w:rsidP="00443655">
      <w:pPr>
        <w:rPr>
          <w:rFonts w:ascii="宋体" w:eastAsia="宋体" w:hAnsi="宋体"/>
        </w:rPr>
      </w:pPr>
      <w:r w:rsidRPr="003F0B0C">
        <w:rPr>
          <w:rFonts w:ascii="宋体" w:eastAsia="宋体" w:hAnsi="宋体" w:hint="eastAsia"/>
        </w:rPr>
        <w:t>6066</w:t>
      </w:r>
    </w:p>
    <w:p w:rsidR="0032315B" w:rsidRPr="003F0B0C" w:rsidRDefault="00DC2A93" w:rsidP="00443655">
      <w:pPr>
        <w:rPr>
          <w:rFonts w:ascii="宋体" w:eastAsia="宋体" w:hAnsi="宋体"/>
        </w:rPr>
      </w:pPr>
      <w:r w:rsidRPr="003F0B0C">
        <w:rPr>
          <w:rFonts w:ascii="宋体" w:eastAsia="宋体" w:hAnsi="宋体" w:hint="eastAsia"/>
        </w:rPr>
        <w:t>6045</w:t>
      </w:r>
    </w:p>
    <w:p w:rsidR="00DC2A93" w:rsidRPr="003F0B0C" w:rsidRDefault="00DC2A93" w:rsidP="00443655">
      <w:pPr>
        <w:rPr>
          <w:rFonts w:ascii="宋体" w:eastAsia="宋体" w:hAnsi="宋体"/>
        </w:rPr>
      </w:pPr>
      <w:r w:rsidRPr="003F0B0C">
        <w:rPr>
          <w:rFonts w:ascii="宋体" w:eastAsia="宋体" w:hAnsi="宋体" w:hint="eastAsia"/>
        </w:rPr>
        <w:t>6047</w:t>
      </w:r>
    </w:p>
    <w:p w:rsidR="00DC2A93" w:rsidRPr="003F0B0C" w:rsidRDefault="00DC2A93" w:rsidP="00443655">
      <w:pPr>
        <w:rPr>
          <w:rFonts w:ascii="宋体" w:eastAsia="宋体" w:hAnsi="宋体"/>
        </w:rPr>
      </w:pPr>
      <w:r w:rsidRPr="003F0B0C">
        <w:rPr>
          <w:rFonts w:ascii="宋体" w:eastAsia="宋体" w:hAnsi="宋体" w:hint="eastAsia"/>
        </w:rPr>
        <w:t>6050</w:t>
      </w:r>
    </w:p>
    <w:p w:rsidR="00DC2A93" w:rsidRPr="003F0B0C" w:rsidRDefault="00DC2A93" w:rsidP="00443655">
      <w:pPr>
        <w:rPr>
          <w:rFonts w:ascii="宋体" w:eastAsia="宋体" w:hAnsi="宋体"/>
        </w:rPr>
      </w:pPr>
      <w:r w:rsidRPr="003F0B0C">
        <w:rPr>
          <w:rFonts w:ascii="宋体" w:eastAsia="宋体" w:hAnsi="宋体" w:hint="eastAsia"/>
        </w:rPr>
        <w:t>6053</w:t>
      </w:r>
    </w:p>
    <w:p w:rsidR="00DC2A93" w:rsidRPr="003F0B0C" w:rsidRDefault="00DC2A93" w:rsidP="00443655">
      <w:pPr>
        <w:rPr>
          <w:rFonts w:ascii="宋体" w:eastAsia="宋体" w:hAnsi="宋体"/>
        </w:rPr>
      </w:pPr>
      <w:r w:rsidRPr="003F0B0C">
        <w:rPr>
          <w:rFonts w:ascii="宋体" w:eastAsia="宋体" w:hAnsi="宋体" w:hint="eastAsia"/>
        </w:rPr>
        <w:t>6055</w:t>
      </w:r>
    </w:p>
    <w:p w:rsidR="00DC2A93" w:rsidRPr="003F0B0C" w:rsidRDefault="00DC2A93" w:rsidP="00443655">
      <w:pPr>
        <w:rPr>
          <w:rFonts w:ascii="宋体" w:eastAsia="宋体" w:hAnsi="宋体"/>
        </w:rPr>
      </w:pPr>
      <w:r w:rsidRPr="003F0B0C">
        <w:rPr>
          <w:rFonts w:ascii="宋体" w:eastAsia="宋体" w:hAnsi="宋体"/>
        </w:rPr>
        <w:t>6033</w:t>
      </w:r>
    </w:p>
    <w:p w:rsidR="00DC2A93" w:rsidRPr="003F0B0C" w:rsidRDefault="00DC2A93" w:rsidP="00443655">
      <w:pPr>
        <w:rPr>
          <w:rFonts w:ascii="宋体" w:eastAsia="宋体" w:hAnsi="宋体"/>
        </w:rPr>
      </w:pPr>
      <w:r w:rsidRPr="003F0B0C">
        <w:rPr>
          <w:rFonts w:ascii="宋体" w:eastAsia="宋体" w:hAnsi="宋体"/>
        </w:rPr>
        <w:lastRenderedPageBreak/>
        <w:t>6034</w:t>
      </w:r>
    </w:p>
    <w:p w:rsidR="00DC2A93" w:rsidRPr="003F0B0C" w:rsidRDefault="00DC2A93" w:rsidP="00443655">
      <w:pPr>
        <w:rPr>
          <w:rFonts w:ascii="宋体" w:eastAsia="宋体" w:hAnsi="宋体"/>
        </w:rPr>
      </w:pPr>
      <w:r w:rsidRPr="003F0B0C">
        <w:rPr>
          <w:rFonts w:ascii="宋体" w:eastAsia="宋体" w:hAnsi="宋体"/>
        </w:rPr>
        <w:t>6035</w:t>
      </w:r>
    </w:p>
    <w:p w:rsidR="00DC2A93" w:rsidRPr="003F0B0C" w:rsidRDefault="00DC2A93" w:rsidP="00443655">
      <w:pPr>
        <w:rPr>
          <w:rFonts w:ascii="宋体" w:eastAsia="宋体" w:hAnsi="宋体"/>
        </w:rPr>
      </w:pPr>
      <w:r w:rsidRPr="003F0B0C">
        <w:rPr>
          <w:rFonts w:ascii="宋体" w:eastAsia="宋体" w:hAnsi="宋体" w:hint="eastAsia"/>
        </w:rPr>
        <w:t>6038</w:t>
      </w:r>
    </w:p>
    <w:p w:rsidR="00DC2A93" w:rsidRPr="003F0B0C" w:rsidRDefault="00DC2A93" w:rsidP="00443655">
      <w:pPr>
        <w:rPr>
          <w:rFonts w:ascii="宋体" w:eastAsia="宋体" w:hAnsi="宋体"/>
        </w:rPr>
      </w:pPr>
      <w:r w:rsidRPr="003F0B0C">
        <w:rPr>
          <w:rFonts w:ascii="宋体" w:eastAsia="宋体" w:hAnsi="宋体" w:hint="eastAsia"/>
        </w:rPr>
        <w:t>6043</w:t>
      </w:r>
    </w:p>
    <w:p w:rsidR="00DC2A93" w:rsidRPr="003F0B0C" w:rsidRDefault="00DC2A93" w:rsidP="00443655">
      <w:pPr>
        <w:rPr>
          <w:rFonts w:ascii="宋体" w:eastAsia="宋体" w:hAnsi="宋体"/>
        </w:rPr>
      </w:pPr>
      <w:r w:rsidRPr="003F0B0C">
        <w:rPr>
          <w:rFonts w:ascii="宋体" w:eastAsia="宋体" w:hAnsi="宋体" w:hint="eastAsia"/>
        </w:rPr>
        <w:t>5855</w:t>
      </w:r>
    </w:p>
    <w:p w:rsidR="00DC2A93" w:rsidRPr="003F0B0C" w:rsidRDefault="00DC2A93" w:rsidP="00443655">
      <w:pPr>
        <w:rPr>
          <w:rFonts w:ascii="宋体" w:eastAsia="宋体" w:hAnsi="宋体"/>
        </w:rPr>
      </w:pPr>
      <w:r w:rsidRPr="003F0B0C">
        <w:rPr>
          <w:rFonts w:ascii="宋体" w:eastAsia="宋体" w:hAnsi="宋体" w:hint="eastAsia"/>
        </w:rPr>
        <w:t>5821</w:t>
      </w:r>
    </w:p>
    <w:p w:rsidR="00DC2A93" w:rsidRPr="003F0B0C" w:rsidRDefault="00DC2A93" w:rsidP="00443655">
      <w:pPr>
        <w:rPr>
          <w:rFonts w:ascii="宋体" w:eastAsia="宋体" w:hAnsi="宋体"/>
        </w:rPr>
      </w:pPr>
      <w:r w:rsidRPr="003F0B0C">
        <w:rPr>
          <w:rFonts w:ascii="宋体" w:eastAsia="宋体" w:hAnsi="宋体" w:hint="eastAsia"/>
        </w:rPr>
        <w:t>5826</w:t>
      </w:r>
    </w:p>
    <w:p w:rsidR="00DC2A93" w:rsidRPr="003F0B0C" w:rsidRDefault="00F13C7F" w:rsidP="00443655">
      <w:pPr>
        <w:rPr>
          <w:rFonts w:ascii="宋体" w:eastAsia="宋体" w:hAnsi="宋体"/>
        </w:rPr>
      </w:pPr>
      <w:r w:rsidRPr="003F0B0C">
        <w:rPr>
          <w:rFonts w:ascii="宋体" w:eastAsia="宋体" w:hAnsi="宋体" w:hint="eastAsia"/>
        </w:rPr>
        <w:t>5828</w:t>
      </w:r>
    </w:p>
    <w:p w:rsidR="00F13C7F" w:rsidRPr="003F0B0C" w:rsidRDefault="00F13C7F" w:rsidP="00443655">
      <w:pPr>
        <w:rPr>
          <w:rFonts w:ascii="宋体" w:eastAsia="宋体" w:hAnsi="宋体"/>
        </w:rPr>
      </w:pPr>
      <w:r w:rsidRPr="003F0B0C">
        <w:rPr>
          <w:rFonts w:ascii="宋体" w:eastAsia="宋体" w:hAnsi="宋体" w:hint="eastAsia"/>
        </w:rPr>
        <w:t>5831</w:t>
      </w:r>
    </w:p>
    <w:p w:rsidR="00F13C7F" w:rsidRPr="003F0B0C" w:rsidRDefault="00F13C7F" w:rsidP="00443655">
      <w:pPr>
        <w:rPr>
          <w:rFonts w:ascii="宋体" w:eastAsia="宋体" w:hAnsi="宋体"/>
        </w:rPr>
      </w:pPr>
      <w:r w:rsidRPr="003F0B0C">
        <w:rPr>
          <w:rFonts w:ascii="宋体" w:eastAsia="宋体" w:hAnsi="宋体" w:hint="eastAsia"/>
        </w:rPr>
        <w:t>5810</w:t>
      </w:r>
    </w:p>
    <w:p w:rsidR="00F13C7F" w:rsidRPr="003F0B0C" w:rsidRDefault="00F13C7F" w:rsidP="00443655">
      <w:pPr>
        <w:rPr>
          <w:rFonts w:ascii="宋体" w:eastAsia="宋体" w:hAnsi="宋体"/>
        </w:rPr>
      </w:pPr>
      <w:r w:rsidRPr="003F0B0C">
        <w:rPr>
          <w:rFonts w:ascii="宋体" w:eastAsia="宋体" w:hAnsi="宋体" w:hint="eastAsia"/>
        </w:rPr>
        <w:t>5813</w:t>
      </w:r>
    </w:p>
    <w:p w:rsidR="00F13C7F" w:rsidRPr="003F0B0C" w:rsidRDefault="00F13C7F" w:rsidP="00443655">
      <w:pPr>
        <w:rPr>
          <w:rFonts w:ascii="宋体" w:eastAsia="宋体" w:hAnsi="宋体"/>
        </w:rPr>
      </w:pPr>
      <w:r w:rsidRPr="003F0B0C">
        <w:rPr>
          <w:rFonts w:ascii="宋体" w:eastAsia="宋体" w:hAnsi="宋体" w:hint="eastAsia"/>
        </w:rPr>
        <w:t>5816</w:t>
      </w:r>
    </w:p>
    <w:p w:rsidR="00F13C7F" w:rsidRPr="003F0B0C" w:rsidRDefault="00F13C7F" w:rsidP="00443655">
      <w:pPr>
        <w:rPr>
          <w:rFonts w:ascii="宋体" w:eastAsia="宋体" w:hAnsi="宋体"/>
        </w:rPr>
      </w:pPr>
      <w:r w:rsidRPr="003F0B0C">
        <w:rPr>
          <w:rFonts w:ascii="宋体" w:eastAsia="宋体" w:hAnsi="宋体" w:hint="eastAsia"/>
        </w:rPr>
        <w:t>5818</w:t>
      </w:r>
    </w:p>
    <w:p w:rsidR="00F13C7F" w:rsidRPr="003F0B0C" w:rsidRDefault="008E6365" w:rsidP="00443655">
      <w:pPr>
        <w:rPr>
          <w:rFonts w:ascii="宋体" w:eastAsia="宋体" w:hAnsi="宋体"/>
        </w:rPr>
      </w:pPr>
      <w:r w:rsidRPr="003F0B0C">
        <w:rPr>
          <w:rFonts w:ascii="宋体" w:eastAsia="宋体" w:hAnsi="宋体" w:hint="eastAsia"/>
        </w:rPr>
        <w:t>5793</w:t>
      </w:r>
    </w:p>
    <w:p w:rsidR="008E6365" w:rsidRPr="003F0B0C" w:rsidRDefault="008E6365" w:rsidP="00443655">
      <w:pPr>
        <w:rPr>
          <w:rFonts w:ascii="宋体" w:eastAsia="宋体" w:hAnsi="宋体"/>
        </w:rPr>
      </w:pPr>
      <w:r w:rsidRPr="003F0B0C">
        <w:rPr>
          <w:rFonts w:ascii="宋体" w:eastAsia="宋体" w:hAnsi="宋体"/>
        </w:rPr>
        <w:t>5794</w:t>
      </w:r>
    </w:p>
    <w:p w:rsidR="008E6365" w:rsidRPr="003F0B0C" w:rsidRDefault="008E6365" w:rsidP="00443655">
      <w:pPr>
        <w:rPr>
          <w:rFonts w:ascii="宋体" w:eastAsia="宋体" w:hAnsi="宋体"/>
        </w:rPr>
      </w:pPr>
      <w:r w:rsidRPr="003F0B0C">
        <w:rPr>
          <w:rFonts w:ascii="宋体" w:eastAsia="宋体" w:hAnsi="宋体"/>
        </w:rPr>
        <w:t>5795</w:t>
      </w:r>
    </w:p>
    <w:p w:rsidR="008E6365" w:rsidRPr="003F0B0C" w:rsidRDefault="008E6365" w:rsidP="00443655">
      <w:pPr>
        <w:rPr>
          <w:rFonts w:ascii="宋体" w:eastAsia="宋体" w:hAnsi="宋体"/>
        </w:rPr>
      </w:pPr>
      <w:r w:rsidRPr="003F0B0C">
        <w:rPr>
          <w:rFonts w:ascii="宋体" w:eastAsia="宋体" w:hAnsi="宋体" w:hint="eastAsia"/>
        </w:rPr>
        <w:t>5781</w:t>
      </w:r>
    </w:p>
    <w:p w:rsidR="008E6365" w:rsidRPr="003F0B0C" w:rsidRDefault="008E6365" w:rsidP="00443655">
      <w:pPr>
        <w:rPr>
          <w:rFonts w:ascii="宋体" w:eastAsia="宋体" w:hAnsi="宋体"/>
        </w:rPr>
      </w:pPr>
      <w:r w:rsidRPr="003F0B0C">
        <w:rPr>
          <w:rFonts w:ascii="宋体" w:eastAsia="宋体" w:hAnsi="宋体" w:hint="eastAsia"/>
        </w:rPr>
        <w:t>5783</w:t>
      </w:r>
    </w:p>
    <w:p w:rsidR="008E6365" w:rsidRPr="003F0B0C" w:rsidRDefault="008E6365" w:rsidP="00443655">
      <w:pPr>
        <w:rPr>
          <w:rFonts w:ascii="宋体" w:eastAsia="宋体" w:hAnsi="宋体"/>
        </w:rPr>
      </w:pPr>
      <w:r w:rsidRPr="003F0B0C">
        <w:rPr>
          <w:rFonts w:ascii="宋体" w:eastAsia="宋体" w:hAnsi="宋体" w:hint="eastAsia"/>
        </w:rPr>
        <w:t>5787</w:t>
      </w:r>
    </w:p>
    <w:p w:rsidR="008E6365" w:rsidRPr="003F0B0C" w:rsidRDefault="008E6365" w:rsidP="00443655">
      <w:pPr>
        <w:rPr>
          <w:rFonts w:ascii="宋体" w:eastAsia="宋体" w:hAnsi="宋体"/>
        </w:rPr>
      </w:pPr>
      <w:r w:rsidRPr="003F0B0C">
        <w:rPr>
          <w:rFonts w:ascii="宋体" w:eastAsia="宋体" w:hAnsi="宋体" w:hint="eastAsia"/>
        </w:rPr>
        <w:t>5791</w:t>
      </w:r>
    </w:p>
    <w:p w:rsidR="008E6365" w:rsidRPr="003F0B0C" w:rsidRDefault="008E6365" w:rsidP="00443655">
      <w:pPr>
        <w:rPr>
          <w:rFonts w:ascii="宋体" w:eastAsia="宋体" w:hAnsi="宋体"/>
        </w:rPr>
      </w:pPr>
      <w:r w:rsidRPr="003F0B0C">
        <w:rPr>
          <w:rFonts w:ascii="宋体" w:eastAsia="宋体" w:hAnsi="宋体"/>
        </w:rPr>
        <w:t>5792</w:t>
      </w:r>
    </w:p>
    <w:p w:rsidR="008E6365" w:rsidRPr="003F0B0C" w:rsidRDefault="00A05C16" w:rsidP="00443655">
      <w:pPr>
        <w:rPr>
          <w:rFonts w:ascii="宋体" w:eastAsia="宋体" w:hAnsi="宋体"/>
        </w:rPr>
      </w:pPr>
      <w:r w:rsidRPr="003F0B0C">
        <w:rPr>
          <w:rFonts w:ascii="宋体" w:eastAsia="宋体" w:hAnsi="宋体"/>
        </w:rPr>
        <w:t>5763</w:t>
      </w:r>
    </w:p>
    <w:p w:rsidR="00A05C16" w:rsidRPr="003F0B0C" w:rsidRDefault="00A05C16" w:rsidP="00443655">
      <w:pPr>
        <w:rPr>
          <w:rFonts w:ascii="宋体" w:eastAsia="宋体" w:hAnsi="宋体"/>
        </w:rPr>
      </w:pPr>
      <w:r w:rsidRPr="003F0B0C">
        <w:rPr>
          <w:rFonts w:ascii="宋体" w:eastAsia="宋体" w:hAnsi="宋体" w:hint="eastAsia"/>
        </w:rPr>
        <w:t>5768</w:t>
      </w:r>
    </w:p>
    <w:p w:rsidR="00A05C16" w:rsidRPr="003F0B0C" w:rsidRDefault="00A05C16" w:rsidP="00443655">
      <w:pPr>
        <w:rPr>
          <w:rFonts w:ascii="宋体" w:eastAsia="宋体" w:hAnsi="宋体"/>
        </w:rPr>
      </w:pPr>
      <w:r w:rsidRPr="003F0B0C">
        <w:rPr>
          <w:rFonts w:ascii="宋体" w:eastAsia="宋体" w:hAnsi="宋体"/>
        </w:rPr>
        <w:t>5769</w:t>
      </w:r>
    </w:p>
    <w:p w:rsidR="00A05C16" w:rsidRPr="003F0B0C" w:rsidRDefault="00A05C16" w:rsidP="00443655">
      <w:pPr>
        <w:rPr>
          <w:rFonts w:ascii="宋体" w:eastAsia="宋体" w:hAnsi="宋体"/>
        </w:rPr>
      </w:pPr>
      <w:r w:rsidRPr="003F0B0C">
        <w:rPr>
          <w:rFonts w:ascii="宋体" w:eastAsia="宋体" w:hAnsi="宋体" w:hint="eastAsia"/>
        </w:rPr>
        <w:t>5773</w:t>
      </w:r>
    </w:p>
    <w:p w:rsidR="00A05C16" w:rsidRPr="003F0B0C" w:rsidRDefault="00A05C16" w:rsidP="00443655">
      <w:pPr>
        <w:rPr>
          <w:rFonts w:ascii="宋体" w:eastAsia="宋体" w:hAnsi="宋体"/>
        </w:rPr>
      </w:pPr>
      <w:r w:rsidRPr="003F0B0C">
        <w:rPr>
          <w:rFonts w:ascii="宋体" w:eastAsia="宋体" w:hAnsi="宋体"/>
        </w:rPr>
        <w:t>5774</w:t>
      </w:r>
    </w:p>
    <w:p w:rsidR="00A05C16" w:rsidRPr="003F0B0C" w:rsidRDefault="00A05C16" w:rsidP="00443655">
      <w:pPr>
        <w:rPr>
          <w:rFonts w:ascii="宋体" w:eastAsia="宋体" w:hAnsi="宋体"/>
        </w:rPr>
      </w:pPr>
      <w:r w:rsidRPr="003F0B0C">
        <w:rPr>
          <w:rFonts w:ascii="宋体" w:eastAsia="宋体" w:hAnsi="宋体"/>
        </w:rPr>
        <w:t>5775</w:t>
      </w:r>
    </w:p>
    <w:p w:rsidR="00A05C16" w:rsidRPr="003F0B0C" w:rsidRDefault="00F81146" w:rsidP="00443655">
      <w:pPr>
        <w:rPr>
          <w:rFonts w:ascii="宋体" w:eastAsia="宋体" w:hAnsi="宋体"/>
        </w:rPr>
      </w:pPr>
      <w:r w:rsidRPr="003F0B0C">
        <w:rPr>
          <w:rFonts w:ascii="宋体" w:eastAsia="宋体" w:hAnsi="宋体" w:hint="eastAsia"/>
        </w:rPr>
        <w:t>5752-</w:t>
      </w:r>
      <w:r w:rsidRPr="003F0B0C">
        <w:rPr>
          <w:rFonts w:ascii="宋体" w:eastAsia="宋体" w:hAnsi="宋体"/>
        </w:rPr>
        <w:t>5754</w:t>
      </w:r>
    </w:p>
    <w:p w:rsidR="00F81146" w:rsidRPr="003F0B0C" w:rsidRDefault="00F81146" w:rsidP="00443655">
      <w:pPr>
        <w:rPr>
          <w:rFonts w:ascii="宋体" w:eastAsia="宋体" w:hAnsi="宋体"/>
        </w:rPr>
      </w:pPr>
      <w:r w:rsidRPr="003F0B0C">
        <w:rPr>
          <w:rFonts w:ascii="宋体" w:eastAsia="宋体" w:hAnsi="宋体" w:hint="eastAsia"/>
        </w:rPr>
        <w:t>5761-</w:t>
      </w:r>
      <w:r w:rsidRPr="003F0B0C">
        <w:rPr>
          <w:rFonts w:ascii="宋体" w:eastAsia="宋体" w:hAnsi="宋体"/>
        </w:rPr>
        <w:t>5762</w:t>
      </w:r>
    </w:p>
    <w:p w:rsidR="00F81146" w:rsidRPr="003F0B0C" w:rsidRDefault="00253915" w:rsidP="00443655">
      <w:pPr>
        <w:rPr>
          <w:rFonts w:ascii="宋体" w:eastAsia="宋体" w:hAnsi="宋体"/>
        </w:rPr>
      </w:pPr>
      <w:r w:rsidRPr="003F0B0C">
        <w:rPr>
          <w:rFonts w:ascii="宋体" w:eastAsia="宋体" w:hAnsi="宋体" w:hint="eastAsia"/>
        </w:rPr>
        <w:t>5734</w:t>
      </w:r>
    </w:p>
    <w:p w:rsidR="00253915" w:rsidRPr="003F0B0C" w:rsidRDefault="00253915" w:rsidP="00443655">
      <w:pPr>
        <w:rPr>
          <w:rFonts w:ascii="宋体" w:eastAsia="宋体" w:hAnsi="宋体"/>
        </w:rPr>
      </w:pPr>
      <w:r w:rsidRPr="003F0B0C">
        <w:rPr>
          <w:rFonts w:ascii="宋体" w:eastAsia="宋体" w:hAnsi="宋体" w:hint="eastAsia"/>
        </w:rPr>
        <w:t>5738</w:t>
      </w:r>
    </w:p>
    <w:p w:rsidR="00253915" w:rsidRPr="003F0B0C" w:rsidRDefault="00253915" w:rsidP="00443655">
      <w:pPr>
        <w:rPr>
          <w:rFonts w:ascii="宋体" w:eastAsia="宋体" w:hAnsi="宋体"/>
        </w:rPr>
      </w:pPr>
      <w:r w:rsidRPr="003F0B0C">
        <w:rPr>
          <w:rFonts w:ascii="宋体" w:eastAsia="宋体" w:hAnsi="宋体" w:hint="eastAsia"/>
        </w:rPr>
        <w:t>5742</w:t>
      </w:r>
    </w:p>
    <w:p w:rsidR="00253915" w:rsidRPr="003F0B0C" w:rsidRDefault="00253915" w:rsidP="00443655">
      <w:pPr>
        <w:rPr>
          <w:rFonts w:ascii="宋体" w:eastAsia="宋体" w:hAnsi="宋体"/>
        </w:rPr>
      </w:pPr>
      <w:r w:rsidRPr="003F0B0C">
        <w:rPr>
          <w:rFonts w:ascii="宋体" w:eastAsia="宋体" w:hAnsi="宋体"/>
        </w:rPr>
        <w:t>5744</w:t>
      </w:r>
    </w:p>
    <w:p w:rsidR="00253915" w:rsidRPr="003F0B0C" w:rsidRDefault="00253915" w:rsidP="00443655">
      <w:pPr>
        <w:rPr>
          <w:rFonts w:ascii="宋体" w:eastAsia="宋体" w:hAnsi="宋体"/>
        </w:rPr>
      </w:pPr>
      <w:r w:rsidRPr="003F0B0C">
        <w:rPr>
          <w:rFonts w:ascii="宋体" w:eastAsia="宋体" w:hAnsi="宋体"/>
        </w:rPr>
        <w:t>5745</w:t>
      </w:r>
    </w:p>
    <w:p w:rsidR="00253915" w:rsidRPr="003F0B0C" w:rsidRDefault="00D3190B" w:rsidP="00443655">
      <w:pPr>
        <w:rPr>
          <w:rFonts w:ascii="宋体" w:eastAsia="宋体" w:hAnsi="宋体"/>
        </w:rPr>
      </w:pPr>
      <w:r w:rsidRPr="003F0B0C">
        <w:rPr>
          <w:rFonts w:ascii="宋体" w:eastAsia="宋体" w:hAnsi="宋体" w:hint="eastAsia"/>
        </w:rPr>
        <w:t>5723</w:t>
      </w:r>
    </w:p>
    <w:p w:rsidR="00D3190B" w:rsidRPr="003F0B0C" w:rsidRDefault="00D3190B" w:rsidP="00443655">
      <w:pPr>
        <w:rPr>
          <w:rFonts w:ascii="宋体" w:eastAsia="宋体" w:hAnsi="宋体"/>
        </w:rPr>
      </w:pPr>
      <w:r w:rsidRPr="003F0B0C">
        <w:rPr>
          <w:rFonts w:ascii="宋体" w:eastAsia="宋体" w:hAnsi="宋体"/>
        </w:rPr>
        <w:t>5724</w:t>
      </w:r>
    </w:p>
    <w:p w:rsidR="00D3190B" w:rsidRPr="003F0B0C" w:rsidRDefault="00D3190B" w:rsidP="00443655">
      <w:pPr>
        <w:rPr>
          <w:rFonts w:ascii="宋体" w:eastAsia="宋体" w:hAnsi="宋体"/>
        </w:rPr>
      </w:pPr>
      <w:r w:rsidRPr="003F0B0C">
        <w:rPr>
          <w:rFonts w:ascii="宋体" w:eastAsia="宋体" w:hAnsi="宋体"/>
        </w:rPr>
        <w:t>5726</w:t>
      </w:r>
    </w:p>
    <w:p w:rsidR="00D3190B" w:rsidRPr="003F0B0C" w:rsidRDefault="00D3190B" w:rsidP="00443655">
      <w:pPr>
        <w:rPr>
          <w:rFonts w:ascii="宋体" w:eastAsia="宋体" w:hAnsi="宋体"/>
        </w:rPr>
      </w:pPr>
      <w:r w:rsidRPr="003F0B0C">
        <w:rPr>
          <w:rFonts w:ascii="宋体" w:eastAsia="宋体" w:hAnsi="宋体"/>
        </w:rPr>
        <w:t>5733</w:t>
      </w:r>
    </w:p>
    <w:p w:rsidR="00D3190B" w:rsidRPr="003F0B0C" w:rsidRDefault="00D3190B" w:rsidP="00443655">
      <w:pPr>
        <w:rPr>
          <w:rFonts w:ascii="宋体" w:eastAsia="宋体" w:hAnsi="宋体"/>
        </w:rPr>
      </w:pPr>
      <w:r w:rsidRPr="003F0B0C">
        <w:rPr>
          <w:rFonts w:ascii="宋体" w:eastAsia="宋体" w:hAnsi="宋体" w:hint="eastAsia"/>
        </w:rPr>
        <w:t>5407</w:t>
      </w:r>
    </w:p>
    <w:p w:rsidR="00D3190B" w:rsidRPr="003F0B0C" w:rsidRDefault="00D3190B" w:rsidP="00443655">
      <w:pPr>
        <w:rPr>
          <w:rFonts w:ascii="宋体" w:eastAsia="宋体" w:hAnsi="宋体"/>
        </w:rPr>
      </w:pPr>
      <w:r w:rsidRPr="003F0B0C">
        <w:rPr>
          <w:rFonts w:ascii="宋体" w:eastAsia="宋体" w:hAnsi="宋体"/>
        </w:rPr>
        <w:t>5410</w:t>
      </w:r>
    </w:p>
    <w:p w:rsidR="00D3190B" w:rsidRPr="003F0B0C" w:rsidRDefault="00D3190B" w:rsidP="00443655">
      <w:pPr>
        <w:rPr>
          <w:rFonts w:ascii="宋体" w:eastAsia="宋体" w:hAnsi="宋体"/>
        </w:rPr>
      </w:pPr>
      <w:r w:rsidRPr="003F0B0C">
        <w:rPr>
          <w:rFonts w:ascii="宋体" w:eastAsia="宋体" w:hAnsi="宋体"/>
        </w:rPr>
        <w:t>5411</w:t>
      </w:r>
    </w:p>
    <w:p w:rsidR="00D3190B" w:rsidRPr="003F0B0C" w:rsidRDefault="00D3190B" w:rsidP="00443655">
      <w:pPr>
        <w:rPr>
          <w:rFonts w:ascii="宋体" w:eastAsia="宋体" w:hAnsi="宋体"/>
        </w:rPr>
      </w:pPr>
      <w:r w:rsidRPr="003F0B0C">
        <w:rPr>
          <w:rFonts w:ascii="宋体" w:eastAsia="宋体" w:hAnsi="宋体"/>
        </w:rPr>
        <w:t>5412</w:t>
      </w:r>
    </w:p>
    <w:p w:rsidR="00D3190B" w:rsidRPr="003F0B0C" w:rsidRDefault="00D3190B" w:rsidP="00443655">
      <w:pPr>
        <w:rPr>
          <w:rFonts w:ascii="宋体" w:eastAsia="宋体" w:hAnsi="宋体"/>
        </w:rPr>
      </w:pPr>
      <w:r w:rsidRPr="003F0B0C">
        <w:rPr>
          <w:rFonts w:ascii="宋体" w:eastAsia="宋体" w:hAnsi="宋体"/>
        </w:rPr>
        <w:t>5414</w:t>
      </w:r>
    </w:p>
    <w:p w:rsidR="00D3190B" w:rsidRPr="003F0B0C" w:rsidRDefault="00D3190B" w:rsidP="00443655">
      <w:pPr>
        <w:rPr>
          <w:rFonts w:ascii="宋体" w:eastAsia="宋体" w:hAnsi="宋体"/>
        </w:rPr>
      </w:pPr>
      <w:r w:rsidRPr="003F0B0C">
        <w:rPr>
          <w:rFonts w:ascii="宋体" w:eastAsia="宋体" w:hAnsi="宋体"/>
        </w:rPr>
        <w:t>5416</w:t>
      </w:r>
    </w:p>
    <w:p w:rsidR="00D3190B" w:rsidRPr="003F0B0C" w:rsidRDefault="00D3190B" w:rsidP="00443655">
      <w:pPr>
        <w:rPr>
          <w:rFonts w:ascii="宋体" w:eastAsia="宋体" w:hAnsi="宋体"/>
        </w:rPr>
      </w:pPr>
      <w:r w:rsidRPr="003F0B0C">
        <w:rPr>
          <w:rFonts w:ascii="宋体" w:eastAsia="宋体" w:hAnsi="宋体" w:hint="eastAsia"/>
        </w:rPr>
        <w:lastRenderedPageBreak/>
        <w:t>5396</w:t>
      </w:r>
    </w:p>
    <w:p w:rsidR="00D3190B" w:rsidRPr="003F0B0C" w:rsidRDefault="00D3190B" w:rsidP="00443655">
      <w:pPr>
        <w:rPr>
          <w:rFonts w:ascii="宋体" w:eastAsia="宋体" w:hAnsi="宋体"/>
        </w:rPr>
      </w:pPr>
      <w:r w:rsidRPr="003F0B0C">
        <w:rPr>
          <w:rFonts w:ascii="宋体" w:eastAsia="宋体" w:hAnsi="宋体"/>
        </w:rPr>
        <w:t>5399</w:t>
      </w:r>
    </w:p>
    <w:p w:rsidR="00D3190B" w:rsidRPr="003F0B0C" w:rsidRDefault="00D3190B" w:rsidP="00443655">
      <w:pPr>
        <w:rPr>
          <w:rFonts w:ascii="宋体" w:eastAsia="宋体" w:hAnsi="宋体"/>
        </w:rPr>
      </w:pPr>
      <w:r w:rsidRPr="003F0B0C">
        <w:rPr>
          <w:rFonts w:ascii="宋体" w:eastAsia="宋体" w:hAnsi="宋体"/>
        </w:rPr>
        <w:t>5400</w:t>
      </w:r>
    </w:p>
    <w:p w:rsidR="00D3190B" w:rsidRPr="003F0B0C" w:rsidRDefault="00D3190B" w:rsidP="00443655">
      <w:pPr>
        <w:rPr>
          <w:rFonts w:ascii="宋体" w:eastAsia="宋体" w:hAnsi="宋体"/>
        </w:rPr>
      </w:pPr>
      <w:r w:rsidRPr="003F0B0C">
        <w:rPr>
          <w:rFonts w:ascii="宋体" w:eastAsia="宋体" w:hAnsi="宋体"/>
        </w:rPr>
        <w:t>5402</w:t>
      </w:r>
    </w:p>
    <w:p w:rsidR="00D3190B" w:rsidRPr="003F0B0C" w:rsidRDefault="00DD0D9E" w:rsidP="00443655">
      <w:pPr>
        <w:rPr>
          <w:rFonts w:ascii="宋体" w:eastAsia="宋体" w:hAnsi="宋体"/>
        </w:rPr>
      </w:pPr>
      <w:r w:rsidRPr="003F0B0C">
        <w:rPr>
          <w:rFonts w:ascii="宋体" w:eastAsia="宋体" w:hAnsi="宋体" w:hint="eastAsia"/>
        </w:rPr>
        <w:t>5384</w:t>
      </w:r>
    </w:p>
    <w:p w:rsidR="00DD0D9E" w:rsidRPr="003F0B0C" w:rsidRDefault="00DD0D9E" w:rsidP="00443655">
      <w:pPr>
        <w:rPr>
          <w:rFonts w:ascii="宋体" w:eastAsia="宋体" w:hAnsi="宋体"/>
        </w:rPr>
      </w:pPr>
      <w:r w:rsidRPr="003F0B0C">
        <w:rPr>
          <w:rFonts w:ascii="宋体" w:eastAsia="宋体" w:hAnsi="宋体"/>
        </w:rPr>
        <w:t>5386</w:t>
      </w:r>
      <w:r w:rsidRPr="003F0B0C">
        <w:rPr>
          <w:rFonts w:ascii="宋体" w:eastAsia="宋体" w:hAnsi="宋体" w:hint="eastAsia"/>
        </w:rPr>
        <w:t>-</w:t>
      </w:r>
      <w:r w:rsidRPr="003F0B0C">
        <w:rPr>
          <w:rFonts w:ascii="宋体" w:eastAsia="宋体" w:hAnsi="宋体"/>
        </w:rPr>
        <w:t>5387</w:t>
      </w:r>
    </w:p>
    <w:p w:rsidR="00DD0D9E" w:rsidRPr="003F0B0C" w:rsidRDefault="00DD0D9E" w:rsidP="00443655">
      <w:pPr>
        <w:rPr>
          <w:rFonts w:ascii="宋体" w:eastAsia="宋体" w:hAnsi="宋体"/>
        </w:rPr>
      </w:pPr>
      <w:r w:rsidRPr="003F0B0C">
        <w:rPr>
          <w:rFonts w:ascii="宋体" w:eastAsia="宋体" w:hAnsi="宋体" w:hint="eastAsia"/>
        </w:rPr>
        <w:t>5389</w:t>
      </w:r>
    </w:p>
    <w:p w:rsidR="0052259C" w:rsidRPr="003F0B0C" w:rsidRDefault="0052259C" w:rsidP="00443655">
      <w:pPr>
        <w:rPr>
          <w:rFonts w:ascii="宋体" w:eastAsia="宋体" w:hAnsi="宋体"/>
        </w:rPr>
      </w:pPr>
      <w:r w:rsidRPr="003F0B0C">
        <w:rPr>
          <w:rFonts w:ascii="宋体" w:eastAsia="宋体" w:hAnsi="宋体"/>
        </w:rPr>
        <w:t>5371</w:t>
      </w:r>
    </w:p>
    <w:p w:rsidR="0052259C" w:rsidRPr="003F0B0C" w:rsidRDefault="0052259C" w:rsidP="00443655">
      <w:pPr>
        <w:rPr>
          <w:rFonts w:ascii="宋体" w:eastAsia="宋体" w:hAnsi="宋体"/>
        </w:rPr>
      </w:pPr>
      <w:r w:rsidRPr="003F0B0C">
        <w:rPr>
          <w:rFonts w:ascii="宋体" w:eastAsia="宋体" w:hAnsi="宋体"/>
        </w:rPr>
        <w:t>5373</w:t>
      </w:r>
    </w:p>
    <w:p w:rsidR="0052259C" w:rsidRPr="003F0B0C" w:rsidRDefault="0052259C" w:rsidP="00443655">
      <w:pPr>
        <w:rPr>
          <w:rFonts w:ascii="宋体" w:eastAsia="宋体" w:hAnsi="宋体"/>
        </w:rPr>
      </w:pPr>
      <w:r w:rsidRPr="003F0B0C">
        <w:rPr>
          <w:rFonts w:ascii="宋体" w:eastAsia="宋体" w:hAnsi="宋体"/>
        </w:rPr>
        <w:t>5375</w:t>
      </w:r>
    </w:p>
    <w:p w:rsidR="0052259C" w:rsidRPr="003F0B0C" w:rsidRDefault="0052259C" w:rsidP="00443655">
      <w:pPr>
        <w:rPr>
          <w:rFonts w:ascii="宋体" w:eastAsia="宋体" w:hAnsi="宋体"/>
        </w:rPr>
      </w:pPr>
      <w:r w:rsidRPr="003F0B0C">
        <w:rPr>
          <w:rFonts w:ascii="宋体" w:eastAsia="宋体" w:hAnsi="宋体"/>
        </w:rPr>
        <w:t>5379</w:t>
      </w:r>
    </w:p>
    <w:p w:rsidR="0052259C" w:rsidRPr="003F0B0C" w:rsidRDefault="002148E6" w:rsidP="00443655">
      <w:pPr>
        <w:rPr>
          <w:rFonts w:ascii="宋体" w:eastAsia="宋体" w:hAnsi="宋体"/>
        </w:rPr>
      </w:pPr>
      <w:r w:rsidRPr="003F0B0C">
        <w:rPr>
          <w:rFonts w:ascii="宋体" w:eastAsia="宋体" w:hAnsi="宋体" w:hint="eastAsia"/>
        </w:rPr>
        <w:t>5353</w:t>
      </w:r>
    </w:p>
    <w:p w:rsidR="002148E6" w:rsidRPr="003F0B0C" w:rsidRDefault="002148E6" w:rsidP="00443655">
      <w:pPr>
        <w:rPr>
          <w:rFonts w:ascii="宋体" w:eastAsia="宋体" w:hAnsi="宋体"/>
        </w:rPr>
      </w:pPr>
      <w:r w:rsidRPr="003F0B0C">
        <w:rPr>
          <w:rFonts w:ascii="宋体" w:eastAsia="宋体" w:hAnsi="宋体"/>
        </w:rPr>
        <w:t>5355</w:t>
      </w:r>
    </w:p>
    <w:p w:rsidR="002148E6" w:rsidRPr="003F0B0C" w:rsidRDefault="002148E6" w:rsidP="00443655">
      <w:pPr>
        <w:rPr>
          <w:rFonts w:ascii="宋体" w:eastAsia="宋体" w:hAnsi="宋体"/>
        </w:rPr>
      </w:pPr>
      <w:r w:rsidRPr="003F0B0C">
        <w:rPr>
          <w:rFonts w:ascii="宋体" w:eastAsia="宋体" w:hAnsi="宋体"/>
        </w:rPr>
        <w:t>5358</w:t>
      </w:r>
    </w:p>
    <w:p w:rsidR="002148E6" w:rsidRPr="003F0B0C" w:rsidRDefault="002148E6" w:rsidP="00443655">
      <w:pPr>
        <w:rPr>
          <w:rFonts w:ascii="宋体" w:eastAsia="宋体" w:hAnsi="宋体"/>
        </w:rPr>
      </w:pPr>
      <w:r w:rsidRPr="003F0B0C">
        <w:rPr>
          <w:rFonts w:ascii="宋体" w:eastAsia="宋体" w:hAnsi="宋体"/>
        </w:rPr>
        <w:t>5360</w:t>
      </w:r>
    </w:p>
    <w:p w:rsidR="002148E6" w:rsidRPr="003F0B0C" w:rsidRDefault="002148E6" w:rsidP="00443655">
      <w:pPr>
        <w:rPr>
          <w:rFonts w:ascii="宋体" w:eastAsia="宋体" w:hAnsi="宋体"/>
        </w:rPr>
      </w:pPr>
      <w:r w:rsidRPr="003F0B0C">
        <w:rPr>
          <w:rFonts w:ascii="宋体" w:eastAsia="宋体" w:hAnsi="宋体"/>
        </w:rPr>
        <w:t>5363</w:t>
      </w:r>
    </w:p>
    <w:p w:rsidR="002148E6" w:rsidRPr="003F0B0C" w:rsidRDefault="002148E6" w:rsidP="00443655">
      <w:pPr>
        <w:rPr>
          <w:rFonts w:ascii="宋体" w:eastAsia="宋体" w:hAnsi="宋体"/>
        </w:rPr>
      </w:pPr>
      <w:r w:rsidRPr="003F0B0C">
        <w:rPr>
          <w:rFonts w:ascii="宋体" w:eastAsia="宋体" w:hAnsi="宋体" w:hint="eastAsia"/>
        </w:rPr>
        <w:t>5344</w:t>
      </w:r>
    </w:p>
    <w:p w:rsidR="002148E6" w:rsidRPr="003F0B0C" w:rsidRDefault="002148E6" w:rsidP="00443655">
      <w:pPr>
        <w:rPr>
          <w:rFonts w:ascii="宋体" w:eastAsia="宋体" w:hAnsi="宋体"/>
        </w:rPr>
      </w:pPr>
      <w:r w:rsidRPr="003F0B0C">
        <w:rPr>
          <w:rFonts w:ascii="宋体" w:eastAsia="宋体" w:hAnsi="宋体"/>
        </w:rPr>
        <w:t>5347</w:t>
      </w:r>
    </w:p>
    <w:p w:rsidR="002148E6" w:rsidRPr="003F0B0C" w:rsidRDefault="002148E6" w:rsidP="00443655">
      <w:pPr>
        <w:rPr>
          <w:rFonts w:ascii="宋体" w:eastAsia="宋体" w:hAnsi="宋体"/>
        </w:rPr>
      </w:pPr>
      <w:r w:rsidRPr="003F0B0C">
        <w:rPr>
          <w:rFonts w:ascii="宋体" w:eastAsia="宋体" w:hAnsi="宋体"/>
        </w:rPr>
        <w:t>5348</w:t>
      </w:r>
    </w:p>
    <w:p w:rsidR="002148E6" w:rsidRPr="003F0B0C" w:rsidRDefault="002148E6" w:rsidP="00443655">
      <w:pPr>
        <w:rPr>
          <w:rFonts w:ascii="宋体" w:eastAsia="宋体" w:hAnsi="宋体"/>
        </w:rPr>
      </w:pPr>
      <w:r w:rsidRPr="003F0B0C">
        <w:rPr>
          <w:rFonts w:ascii="宋体" w:eastAsia="宋体" w:hAnsi="宋体"/>
        </w:rPr>
        <w:t>5349</w:t>
      </w:r>
    </w:p>
    <w:p w:rsidR="002148E6" w:rsidRPr="003F0B0C" w:rsidRDefault="002148E6" w:rsidP="00443655">
      <w:pPr>
        <w:rPr>
          <w:rFonts w:ascii="宋体" w:eastAsia="宋体" w:hAnsi="宋体"/>
        </w:rPr>
      </w:pPr>
      <w:r w:rsidRPr="003F0B0C">
        <w:rPr>
          <w:rFonts w:ascii="宋体" w:eastAsia="宋体" w:hAnsi="宋体"/>
        </w:rPr>
        <w:t>5351</w:t>
      </w:r>
    </w:p>
    <w:p w:rsidR="002148E6" w:rsidRPr="003F0B0C" w:rsidRDefault="002148E6" w:rsidP="00443655">
      <w:pPr>
        <w:rPr>
          <w:rFonts w:ascii="宋体" w:eastAsia="宋体" w:hAnsi="宋体"/>
        </w:rPr>
      </w:pPr>
      <w:r w:rsidRPr="003F0B0C">
        <w:rPr>
          <w:rFonts w:ascii="宋体" w:eastAsia="宋体" w:hAnsi="宋体" w:hint="eastAsia"/>
        </w:rPr>
        <w:t>5327</w:t>
      </w:r>
    </w:p>
    <w:p w:rsidR="002148E6" w:rsidRPr="003F0B0C" w:rsidRDefault="002148E6" w:rsidP="00443655">
      <w:pPr>
        <w:rPr>
          <w:rFonts w:ascii="宋体" w:eastAsia="宋体" w:hAnsi="宋体"/>
        </w:rPr>
      </w:pPr>
      <w:r w:rsidRPr="003F0B0C">
        <w:rPr>
          <w:rFonts w:ascii="宋体" w:eastAsia="宋体" w:hAnsi="宋体"/>
        </w:rPr>
        <w:t>5328</w:t>
      </w:r>
    </w:p>
    <w:p w:rsidR="002148E6" w:rsidRPr="003F0B0C" w:rsidRDefault="002148E6" w:rsidP="00443655">
      <w:pPr>
        <w:rPr>
          <w:rFonts w:ascii="宋体" w:eastAsia="宋体" w:hAnsi="宋体"/>
        </w:rPr>
      </w:pPr>
      <w:r w:rsidRPr="003F0B0C">
        <w:rPr>
          <w:rFonts w:ascii="宋体" w:eastAsia="宋体" w:hAnsi="宋体"/>
        </w:rPr>
        <w:t>5335</w:t>
      </w:r>
    </w:p>
    <w:p w:rsidR="002148E6" w:rsidRPr="003F0B0C" w:rsidRDefault="002148E6" w:rsidP="00443655">
      <w:pPr>
        <w:rPr>
          <w:rFonts w:ascii="宋体" w:eastAsia="宋体" w:hAnsi="宋体"/>
        </w:rPr>
      </w:pPr>
      <w:r w:rsidRPr="003F0B0C">
        <w:rPr>
          <w:rFonts w:ascii="宋体" w:eastAsia="宋体" w:hAnsi="宋体"/>
        </w:rPr>
        <w:t>5336</w:t>
      </w:r>
    </w:p>
    <w:p w:rsidR="002148E6" w:rsidRPr="003F0B0C" w:rsidRDefault="002148E6" w:rsidP="00443655">
      <w:pPr>
        <w:rPr>
          <w:rFonts w:ascii="宋体" w:eastAsia="宋体" w:hAnsi="宋体"/>
        </w:rPr>
      </w:pPr>
      <w:r w:rsidRPr="003F0B0C">
        <w:rPr>
          <w:rFonts w:ascii="宋体" w:eastAsia="宋体" w:hAnsi="宋体" w:hint="eastAsia"/>
        </w:rPr>
        <w:t>5316</w:t>
      </w:r>
    </w:p>
    <w:p w:rsidR="002148E6" w:rsidRPr="003F0B0C" w:rsidRDefault="002148E6" w:rsidP="00443655">
      <w:pPr>
        <w:rPr>
          <w:rFonts w:ascii="宋体" w:eastAsia="宋体" w:hAnsi="宋体"/>
        </w:rPr>
      </w:pPr>
      <w:r w:rsidRPr="003F0B0C">
        <w:rPr>
          <w:rFonts w:ascii="宋体" w:eastAsia="宋体" w:hAnsi="宋体"/>
        </w:rPr>
        <w:t>5317</w:t>
      </w:r>
    </w:p>
    <w:p w:rsidR="002148E6" w:rsidRPr="003F0B0C" w:rsidRDefault="002148E6" w:rsidP="00443655">
      <w:pPr>
        <w:rPr>
          <w:rFonts w:ascii="宋体" w:eastAsia="宋体" w:hAnsi="宋体"/>
        </w:rPr>
      </w:pPr>
      <w:r w:rsidRPr="003F0B0C">
        <w:rPr>
          <w:rFonts w:ascii="宋体" w:eastAsia="宋体" w:hAnsi="宋体"/>
        </w:rPr>
        <w:t>5319</w:t>
      </w:r>
    </w:p>
    <w:p w:rsidR="002148E6" w:rsidRPr="003F0B0C" w:rsidRDefault="002148E6" w:rsidP="00443655">
      <w:pPr>
        <w:rPr>
          <w:rFonts w:ascii="宋体" w:eastAsia="宋体" w:hAnsi="宋体"/>
        </w:rPr>
      </w:pPr>
      <w:r w:rsidRPr="003F0B0C">
        <w:rPr>
          <w:rFonts w:ascii="宋体" w:eastAsia="宋体" w:hAnsi="宋体"/>
        </w:rPr>
        <w:t>5323</w:t>
      </w:r>
    </w:p>
    <w:p w:rsidR="002148E6" w:rsidRPr="003F0B0C" w:rsidRDefault="002148E6" w:rsidP="00443655">
      <w:pPr>
        <w:rPr>
          <w:rFonts w:ascii="宋体" w:eastAsia="宋体" w:hAnsi="宋体"/>
        </w:rPr>
      </w:pPr>
      <w:r w:rsidRPr="003F0B0C">
        <w:rPr>
          <w:rFonts w:ascii="宋体" w:eastAsia="宋体" w:hAnsi="宋体"/>
        </w:rPr>
        <w:t>5325</w:t>
      </w:r>
      <w:r w:rsidRPr="003F0B0C">
        <w:rPr>
          <w:rFonts w:ascii="宋体" w:eastAsia="宋体" w:hAnsi="宋体" w:hint="eastAsia"/>
        </w:rPr>
        <w:t>-</w:t>
      </w:r>
      <w:r w:rsidRPr="003F0B0C">
        <w:rPr>
          <w:rFonts w:ascii="宋体" w:eastAsia="宋体" w:hAnsi="宋体"/>
        </w:rPr>
        <w:t>5326</w:t>
      </w:r>
    </w:p>
    <w:p w:rsidR="002148E6" w:rsidRPr="003F0B0C" w:rsidRDefault="002148E6" w:rsidP="00443655">
      <w:pPr>
        <w:rPr>
          <w:rFonts w:ascii="宋体" w:eastAsia="宋体" w:hAnsi="宋体"/>
        </w:rPr>
      </w:pPr>
      <w:r w:rsidRPr="003F0B0C">
        <w:rPr>
          <w:rFonts w:ascii="宋体" w:eastAsia="宋体" w:hAnsi="宋体" w:hint="eastAsia"/>
        </w:rPr>
        <w:t>5301</w:t>
      </w:r>
    </w:p>
    <w:p w:rsidR="002148E6" w:rsidRPr="003F0B0C" w:rsidRDefault="002148E6" w:rsidP="00443655">
      <w:pPr>
        <w:rPr>
          <w:rFonts w:ascii="宋体" w:eastAsia="宋体" w:hAnsi="宋体"/>
        </w:rPr>
      </w:pPr>
      <w:r w:rsidRPr="003F0B0C">
        <w:rPr>
          <w:rFonts w:ascii="宋体" w:eastAsia="宋体" w:hAnsi="宋体"/>
        </w:rPr>
        <w:t>5305</w:t>
      </w:r>
    </w:p>
    <w:p w:rsidR="002148E6" w:rsidRPr="003F0B0C" w:rsidRDefault="002148E6" w:rsidP="00443655">
      <w:pPr>
        <w:rPr>
          <w:rFonts w:ascii="宋体" w:eastAsia="宋体" w:hAnsi="宋体"/>
        </w:rPr>
      </w:pPr>
      <w:r w:rsidRPr="003F0B0C">
        <w:rPr>
          <w:rFonts w:ascii="宋体" w:eastAsia="宋体" w:hAnsi="宋体"/>
        </w:rPr>
        <w:t>5308</w:t>
      </w:r>
    </w:p>
    <w:p w:rsidR="002148E6" w:rsidRPr="003F0B0C" w:rsidRDefault="00FA5F28" w:rsidP="00443655">
      <w:pPr>
        <w:rPr>
          <w:rFonts w:ascii="宋体" w:eastAsia="宋体" w:hAnsi="宋体"/>
        </w:rPr>
      </w:pPr>
      <w:r w:rsidRPr="003F0B0C">
        <w:rPr>
          <w:rFonts w:ascii="宋体" w:eastAsia="宋体" w:hAnsi="宋体" w:hint="eastAsia"/>
        </w:rPr>
        <w:t>5288</w:t>
      </w:r>
    </w:p>
    <w:p w:rsidR="00FA5F28" w:rsidRPr="003F0B0C" w:rsidRDefault="00FA5F28" w:rsidP="00443655">
      <w:pPr>
        <w:rPr>
          <w:rFonts w:ascii="宋体" w:eastAsia="宋体" w:hAnsi="宋体"/>
        </w:rPr>
      </w:pPr>
      <w:r w:rsidRPr="003F0B0C">
        <w:rPr>
          <w:rFonts w:ascii="宋体" w:eastAsia="宋体" w:hAnsi="宋体"/>
        </w:rPr>
        <w:t>5289</w:t>
      </w:r>
    </w:p>
    <w:p w:rsidR="00FA5F28" w:rsidRPr="003F0B0C" w:rsidRDefault="00FA5F28" w:rsidP="00443655">
      <w:pPr>
        <w:rPr>
          <w:rFonts w:ascii="宋体" w:eastAsia="宋体" w:hAnsi="宋体"/>
        </w:rPr>
      </w:pPr>
      <w:r w:rsidRPr="003F0B0C">
        <w:rPr>
          <w:rFonts w:ascii="宋体" w:eastAsia="宋体" w:hAnsi="宋体"/>
        </w:rPr>
        <w:t>5294</w:t>
      </w:r>
    </w:p>
    <w:p w:rsidR="00FA5F28" w:rsidRPr="003F0B0C" w:rsidRDefault="00FA5F28" w:rsidP="00443655">
      <w:pPr>
        <w:rPr>
          <w:rFonts w:ascii="宋体" w:eastAsia="宋体" w:hAnsi="宋体"/>
        </w:rPr>
      </w:pPr>
    </w:p>
    <w:p w:rsidR="002148E6" w:rsidRPr="003F0B0C" w:rsidRDefault="002148E6" w:rsidP="00443655">
      <w:pPr>
        <w:rPr>
          <w:rFonts w:ascii="宋体" w:eastAsia="宋体" w:hAnsi="宋体"/>
        </w:rPr>
      </w:pPr>
    </w:p>
    <w:p w:rsidR="00377524" w:rsidRPr="003F0B0C" w:rsidRDefault="00377524" w:rsidP="00377524">
      <w:pPr>
        <w:pStyle w:val="3"/>
        <w:rPr>
          <w:rFonts w:ascii="宋体" w:eastAsia="宋体" w:hAnsi="宋体"/>
          <w:b w:val="0"/>
        </w:rPr>
      </w:pPr>
      <w:bookmarkStart w:id="240" w:name="_Toc521431933"/>
      <w:r w:rsidRPr="003F0B0C">
        <w:rPr>
          <w:rFonts w:ascii="宋体" w:eastAsia="宋体" w:hAnsi="宋体" w:hint="eastAsia"/>
          <w:b w:val="0"/>
        </w:rPr>
        <w:t>银牌题库</w:t>
      </w:r>
      <w:bookmarkEnd w:id="240"/>
    </w:p>
    <w:p w:rsidR="00443655" w:rsidRPr="003F0B0C" w:rsidRDefault="00443655" w:rsidP="00443655">
      <w:pPr>
        <w:rPr>
          <w:rFonts w:ascii="宋体" w:eastAsia="宋体" w:hAnsi="宋体"/>
        </w:rPr>
      </w:pPr>
      <w:r w:rsidRPr="003F0B0C">
        <w:rPr>
          <w:rFonts w:ascii="宋体" w:eastAsia="宋体" w:hAnsi="宋体"/>
        </w:rPr>
        <w:t>6161</w:t>
      </w:r>
    </w:p>
    <w:p w:rsidR="00443655" w:rsidRPr="003F0B0C" w:rsidRDefault="00443655" w:rsidP="00443655">
      <w:pPr>
        <w:rPr>
          <w:rFonts w:ascii="宋体" w:eastAsia="宋体" w:hAnsi="宋体"/>
        </w:rPr>
      </w:pPr>
      <w:r w:rsidRPr="003F0B0C">
        <w:rPr>
          <w:rFonts w:ascii="宋体" w:eastAsia="宋体" w:hAnsi="宋体" w:hint="eastAsia"/>
        </w:rPr>
        <w:t>6164</w:t>
      </w:r>
    </w:p>
    <w:p w:rsidR="00443655" w:rsidRPr="003F0B0C" w:rsidRDefault="00443655" w:rsidP="00443655">
      <w:pPr>
        <w:rPr>
          <w:rFonts w:ascii="宋体" w:eastAsia="宋体" w:hAnsi="宋体"/>
        </w:rPr>
      </w:pPr>
      <w:r w:rsidRPr="003F0B0C">
        <w:rPr>
          <w:rFonts w:ascii="宋体" w:eastAsia="宋体" w:hAnsi="宋体" w:hint="eastAsia"/>
        </w:rPr>
        <w:t>6167</w:t>
      </w:r>
    </w:p>
    <w:p w:rsidR="00443655" w:rsidRPr="003F0B0C" w:rsidRDefault="00443655" w:rsidP="00443655">
      <w:pPr>
        <w:rPr>
          <w:rFonts w:ascii="宋体" w:eastAsia="宋体" w:hAnsi="宋体"/>
        </w:rPr>
      </w:pPr>
      <w:r w:rsidRPr="003F0B0C">
        <w:rPr>
          <w:rFonts w:ascii="宋体" w:eastAsia="宋体" w:hAnsi="宋体" w:hint="eastAsia"/>
        </w:rPr>
        <w:lastRenderedPageBreak/>
        <w:t>6169</w:t>
      </w:r>
    </w:p>
    <w:p w:rsidR="00443655" w:rsidRPr="003F0B0C" w:rsidRDefault="00077701" w:rsidP="00443655">
      <w:pPr>
        <w:rPr>
          <w:rFonts w:ascii="宋体" w:eastAsia="宋体" w:hAnsi="宋体"/>
        </w:rPr>
      </w:pPr>
      <w:r w:rsidRPr="003F0B0C">
        <w:rPr>
          <w:rFonts w:ascii="宋体" w:eastAsia="宋体" w:hAnsi="宋体" w:hint="eastAsia"/>
        </w:rPr>
        <w:t>6133</w:t>
      </w:r>
    </w:p>
    <w:p w:rsidR="00077701" w:rsidRPr="003F0B0C" w:rsidRDefault="00077701" w:rsidP="00443655">
      <w:pPr>
        <w:rPr>
          <w:rFonts w:ascii="宋体" w:eastAsia="宋体" w:hAnsi="宋体"/>
        </w:rPr>
      </w:pPr>
      <w:r w:rsidRPr="003F0B0C">
        <w:rPr>
          <w:rFonts w:ascii="宋体" w:eastAsia="宋体" w:hAnsi="宋体" w:hint="eastAsia"/>
        </w:rPr>
        <w:t>6136</w:t>
      </w:r>
    </w:p>
    <w:p w:rsidR="00077701" w:rsidRPr="003F0B0C" w:rsidRDefault="00077701" w:rsidP="00443655">
      <w:pPr>
        <w:rPr>
          <w:rFonts w:ascii="宋体" w:eastAsia="宋体" w:hAnsi="宋体"/>
        </w:rPr>
      </w:pPr>
      <w:r w:rsidRPr="003F0B0C">
        <w:rPr>
          <w:rFonts w:ascii="宋体" w:eastAsia="宋体" w:hAnsi="宋体" w:hint="eastAsia"/>
        </w:rPr>
        <w:t>6139</w:t>
      </w:r>
    </w:p>
    <w:p w:rsidR="00077701" w:rsidRPr="003F0B0C" w:rsidRDefault="00077701" w:rsidP="00443655">
      <w:pPr>
        <w:rPr>
          <w:rFonts w:ascii="宋体" w:eastAsia="宋体" w:hAnsi="宋体"/>
        </w:rPr>
      </w:pPr>
      <w:r w:rsidRPr="003F0B0C">
        <w:rPr>
          <w:rFonts w:ascii="宋体" w:eastAsia="宋体" w:hAnsi="宋体" w:hint="eastAsia"/>
        </w:rPr>
        <w:t>6141</w:t>
      </w:r>
    </w:p>
    <w:p w:rsidR="00077701" w:rsidRPr="003F0B0C" w:rsidRDefault="0032315B" w:rsidP="00443655">
      <w:pPr>
        <w:rPr>
          <w:rFonts w:ascii="宋体" w:eastAsia="宋体" w:hAnsi="宋体"/>
        </w:rPr>
      </w:pPr>
      <w:r w:rsidRPr="003F0B0C">
        <w:rPr>
          <w:rFonts w:ascii="宋体" w:eastAsia="宋体" w:hAnsi="宋体" w:hint="eastAsia"/>
        </w:rPr>
        <w:t>6122</w:t>
      </w:r>
    </w:p>
    <w:p w:rsidR="0032315B" w:rsidRPr="003F0B0C" w:rsidRDefault="0032315B" w:rsidP="00443655">
      <w:pPr>
        <w:rPr>
          <w:rFonts w:ascii="宋体" w:eastAsia="宋体" w:hAnsi="宋体"/>
        </w:rPr>
      </w:pPr>
      <w:r w:rsidRPr="003F0B0C">
        <w:rPr>
          <w:rFonts w:ascii="宋体" w:eastAsia="宋体" w:hAnsi="宋体" w:hint="eastAsia"/>
        </w:rPr>
        <w:t>6125</w:t>
      </w:r>
    </w:p>
    <w:p w:rsidR="0032315B" w:rsidRPr="003F0B0C" w:rsidRDefault="0032315B" w:rsidP="00443655">
      <w:pPr>
        <w:rPr>
          <w:rFonts w:ascii="宋体" w:eastAsia="宋体" w:hAnsi="宋体"/>
        </w:rPr>
      </w:pPr>
      <w:r w:rsidRPr="003F0B0C">
        <w:rPr>
          <w:rFonts w:ascii="宋体" w:eastAsia="宋体" w:hAnsi="宋体" w:hint="eastAsia"/>
        </w:rPr>
        <w:t>6128</w:t>
      </w:r>
    </w:p>
    <w:p w:rsidR="0032315B" w:rsidRPr="003F0B0C" w:rsidRDefault="0032315B" w:rsidP="00443655">
      <w:pPr>
        <w:rPr>
          <w:rFonts w:ascii="宋体" w:eastAsia="宋体" w:hAnsi="宋体"/>
        </w:rPr>
      </w:pPr>
      <w:r w:rsidRPr="003F0B0C">
        <w:rPr>
          <w:rFonts w:ascii="宋体" w:eastAsia="宋体" w:hAnsi="宋体" w:hint="eastAsia"/>
        </w:rPr>
        <w:t>6096-6097</w:t>
      </w:r>
    </w:p>
    <w:p w:rsidR="0032315B" w:rsidRPr="003F0B0C" w:rsidRDefault="0032315B" w:rsidP="00443655">
      <w:pPr>
        <w:rPr>
          <w:rFonts w:ascii="宋体" w:eastAsia="宋体" w:hAnsi="宋体"/>
        </w:rPr>
      </w:pPr>
      <w:r w:rsidRPr="003F0B0C">
        <w:rPr>
          <w:rFonts w:ascii="宋体" w:eastAsia="宋体" w:hAnsi="宋体" w:hint="eastAsia"/>
        </w:rPr>
        <w:t>6102</w:t>
      </w:r>
    </w:p>
    <w:p w:rsidR="0032315B" w:rsidRPr="003F0B0C" w:rsidRDefault="0032315B" w:rsidP="00443655">
      <w:pPr>
        <w:rPr>
          <w:rFonts w:ascii="宋体" w:eastAsia="宋体" w:hAnsi="宋体"/>
        </w:rPr>
      </w:pPr>
      <w:r w:rsidRPr="003F0B0C">
        <w:rPr>
          <w:rFonts w:ascii="宋体" w:eastAsia="宋体" w:hAnsi="宋体" w:hint="eastAsia"/>
        </w:rPr>
        <w:t>6107</w:t>
      </w:r>
    </w:p>
    <w:p w:rsidR="0032315B" w:rsidRPr="003F0B0C" w:rsidRDefault="0032315B" w:rsidP="00443655">
      <w:pPr>
        <w:rPr>
          <w:rFonts w:ascii="宋体" w:eastAsia="宋体" w:hAnsi="宋体"/>
        </w:rPr>
      </w:pPr>
      <w:r w:rsidRPr="003F0B0C">
        <w:rPr>
          <w:rFonts w:ascii="宋体" w:eastAsia="宋体" w:hAnsi="宋体" w:hint="eastAsia"/>
        </w:rPr>
        <w:t>6093</w:t>
      </w:r>
    </w:p>
    <w:p w:rsidR="0032315B" w:rsidRPr="003F0B0C" w:rsidRDefault="0032315B" w:rsidP="00443655">
      <w:pPr>
        <w:rPr>
          <w:rFonts w:ascii="宋体" w:eastAsia="宋体" w:hAnsi="宋体"/>
        </w:rPr>
      </w:pPr>
      <w:r w:rsidRPr="003F0B0C">
        <w:rPr>
          <w:rFonts w:ascii="宋体" w:eastAsia="宋体" w:hAnsi="宋体" w:hint="eastAsia"/>
        </w:rPr>
        <w:t>6068</w:t>
      </w:r>
    </w:p>
    <w:p w:rsidR="0032315B" w:rsidRPr="003F0B0C" w:rsidRDefault="0032315B" w:rsidP="00443655">
      <w:pPr>
        <w:rPr>
          <w:rFonts w:ascii="宋体" w:eastAsia="宋体" w:hAnsi="宋体"/>
        </w:rPr>
      </w:pPr>
      <w:r w:rsidRPr="003F0B0C">
        <w:rPr>
          <w:rFonts w:ascii="宋体" w:eastAsia="宋体" w:hAnsi="宋体" w:hint="eastAsia"/>
        </w:rPr>
        <w:t>6071</w:t>
      </w:r>
    </w:p>
    <w:p w:rsidR="0032315B" w:rsidRPr="003F0B0C" w:rsidRDefault="0032315B" w:rsidP="00443655">
      <w:pPr>
        <w:rPr>
          <w:rFonts w:ascii="宋体" w:eastAsia="宋体" w:hAnsi="宋体"/>
        </w:rPr>
      </w:pPr>
      <w:r w:rsidRPr="003F0B0C">
        <w:rPr>
          <w:rFonts w:ascii="宋体" w:eastAsia="宋体" w:hAnsi="宋体" w:hint="eastAsia"/>
        </w:rPr>
        <w:t>6073</w:t>
      </w:r>
    </w:p>
    <w:p w:rsidR="0032315B" w:rsidRPr="003F0B0C" w:rsidRDefault="0032315B" w:rsidP="00443655">
      <w:pPr>
        <w:rPr>
          <w:rFonts w:ascii="宋体" w:eastAsia="宋体" w:hAnsi="宋体"/>
        </w:rPr>
      </w:pPr>
      <w:r w:rsidRPr="003F0B0C">
        <w:rPr>
          <w:rFonts w:ascii="宋体" w:eastAsia="宋体" w:hAnsi="宋体"/>
        </w:rPr>
        <w:t>6074</w:t>
      </w:r>
    </w:p>
    <w:p w:rsidR="0032315B" w:rsidRPr="003F0B0C" w:rsidRDefault="0032315B" w:rsidP="00443655">
      <w:pPr>
        <w:rPr>
          <w:rFonts w:ascii="宋体" w:eastAsia="宋体" w:hAnsi="宋体"/>
        </w:rPr>
      </w:pPr>
      <w:r w:rsidRPr="003F0B0C">
        <w:rPr>
          <w:rFonts w:ascii="宋体" w:eastAsia="宋体" w:hAnsi="宋体" w:hint="eastAsia"/>
        </w:rPr>
        <w:t>6076</w:t>
      </w:r>
    </w:p>
    <w:p w:rsidR="0032315B" w:rsidRPr="003F0B0C" w:rsidRDefault="0032315B" w:rsidP="00443655">
      <w:pPr>
        <w:rPr>
          <w:rFonts w:ascii="宋体" w:eastAsia="宋体" w:hAnsi="宋体"/>
        </w:rPr>
      </w:pPr>
      <w:r w:rsidRPr="003F0B0C">
        <w:rPr>
          <w:rFonts w:ascii="宋体" w:eastAsia="宋体" w:hAnsi="宋体" w:hint="eastAsia"/>
        </w:rPr>
        <w:t>6078</w:t>
      </w:r>
    </w:p>
    <w:p w:rsidR="0032315B" w:rsidRPr="003F0B0C" w:rsidRDefault="0032315B" w:rsidP="00443655">
      <w:pPr>
        <w:rPr>
          <w:rFonts w:ascii="宋体" w:eastAsia="宋体" w:hAnsi="宋体"/>
        </w:rPr>
      </w:pPr>
      <w:r w:rsidRPr="003F0B0C">
        <w:rPr>
          <w:rFonts w:ascii="宋体" w:eastAsia="宋体" w:hAnsi="宋体" w:hint="eastAsia"/>
        </w:rPr>
        <w:t>6057</w:t>
      </w:r>
    </w:p>
    <w:p w:rsidR="0032315B" w:rsidRPr="003F0B0C" w:rsidRDefault="0032315B" w:rsidP="00443655">
      <w:pPr>
        <w:rPr>
          <w:rFonts w:ascii="宋体" w:eastAsia="宋体" w:hAnsi="宋体"/>
        </w:rPr>
      </w:pPr>
      <w:r w:rsidRPr="003F0B0C">
        <w:rPr>
          <w:rFonts w:ascii="宋体" w:eastAsia="宋体" w:hAnsi="宋体" w:hint="eastAsia"/>
        </w:rPr>
        <w:t>6059</w:t>
      </w:r>
    </w:p>
    <w:p w:rsidR="0032315B" w:rsidRPr="003F0B0C" w:rsidRDefault="0032315B" w:rsidP="00443655">
      <w:pPr>
        <w:rPr>
          <w:rFonts w:ascii="宋体" w:eastAsia="宋体" w:hAnsi="宋体"/>
        </w:rPr>
      </w:pPr>
      <w:r w:rsidRPr="003F0B0C">
        <w:rPr>
          <w:rFonts w:ascii="宋体" w:eastAsia="宋体" w:hAnsi="宋体" w:hint="eastAsia"/>
        </w:rPr>
        <w:t>6061</w:t>
      </w:r>
    </w:p>
    <w:p w:rsidR="0032315B" w:rsidRPr="003F0B0C" w:rsidRDefault="0032315B" w:rsidP="00443655">
      <w:pPr>
        <w:rPr>
          <w:rFonts w:ascii="宋体" w:eastAsia="宋体" w:hAnsi="宋体"/>
        </w:rPr>
      </w:pPr>
      <w:r w:rsidRPr="003F0B0C">
        <w:rPr>
          <w:rFonts w:ascii="宋体" w:eastAsia="宋体" w:hAnsi="宋体" w:hint="eastAsia"/>
        </w:rPr>
        <w:t>6064</w:t>
      </w:r>
    </w:p>
    <w:p w:rsidR="0032315B" w:rsidRPr="003F0B0C" w:rsidRDefault="0032315B" w:rsidP="00443655">
      <w:pPr>
        <w:rPr>
          <w:rFonts w:ascii="宋体" w:eastAsia="宋体" w:hAnsi="宋体"/>
        </w:rPr>
      </w:pPr>
      <w:r w:rsidRPr="003F0B0C">
        <w:rPr>
          <w:rFonts w:ascii="宋体" w:eastAsia="宋体" w:hAnsi="宋体"/>
        </w:rPr>
        <w:t>6065</w:t>
      </w:r>
    </w:p>
    <w:p w:rsidR="0032315B" w:rsidRPr="003F0B0C" w:rsidRDefault="00DC2A93" w:rsidP="00443655">
      <w:pPr>
        <w:rPr>
          <w:rFonts w:ascii="宋体" w:eastAsia="宋体" w:hAnsi="宋体"/>
        </w:rPr>
      </w:pPr>
      <w:r w:rsidRPr="003F0B0C">
        <w:rPr>
          <w:rFonts w:ascii="宋体" w:eastAsia="宋体" w:hAnsi="宋体" w:hint="eastAsia"/>
        </w:rPr>
        <w:t>6046</w:t>
      </w:r>
    </w:p>
    <w:p w:rsidR="00DC2A93" w:rsidRPr="003F0B0C" w:rsidRDefault="00DC2A93" w:rsidP="00443655">
      <w:pPr>
        <w:rPr>
          <w:rFonts w:ascii="宋体" w:eastAsia="宋体" w:hAnsi="宋体"/>
        </w:rPr>
      </w:pPr>
      <w:r w:rsidRPr="003F0B0C">
        <w:rPr>
          <w:rFonts w:ascii="宋体" w:eastAsia="宋体" w:hAnsi="宋体" w:hint="eastAsia"/>
        </w:rPr>
        <w:t>6048-6049</w:t>
      </w:r>
    </w:p>
    <w:p w:rsidR="00DC2A93" w:rsidRPr="003F0B0C" w:rsidRDefault="00DC2A93" w:rsidP="00443655">
      <w:pPr>
        <w:rPr>
          <w:rFonts w:ascii="宋体" w:eastAsia="宋体" w:hAnsi="宋体"/>
        </w:rPr>
      </w:pPr>
      <w:r w:rsidRPr="003F0B0C">
        <w:rPr>
          <w:rFonts w:ascii="宋体" w:eastAsia="宋体" w:hAnsi="宋体" w:hint="eastAsia"/>
        </w:rPr>
        <w:t>6052</w:t>
      </w:r>
    </w:p>
    <w:p w:rsidR="00DC2A93" w:rsidRPr="003F0B0C" w:rsidRDefault="00DC2A93" w:rsidP="00443655">
      <w:pPr>
        <w:rPr>
          <w:rFonts w:ascii="宋体" w:eastAsia="宋体" w:hAnsi="宋体"/>
        </w:rPr>
      </w:pPr>
      <w:r w:rsidRPr="003F0B0C">
        <w:rPr>
          <w:rFonts w:ascii="宋体" w:eastAsia="宋体" w:hAnsi="宋体" w:hint="eastAsia"/>
        </w:rPr>
        <w:t>6040</w:t>
      </w:r>
    </w:p>
    <w:p w:rsidR="00DC2A93" w:rsidRPr="003F0B0C" w:rsidRDefault="00DC2A93" w:rsidP="00443655">
      <w:pPr>
        <w:rPr>
          <w:rFonts w:ascii="宋体" w:eastAsia="宋体" w:hAnsi="宋体"/>
        </w:rPr>
      </w:pPr>
      <w:r w:rsidRPr="003F0B0C">
        <w:rPr>
          <w:rFonts w:ascii="宋体" w:eastAsia="宋体" w:hAnsi="宋体" w:hint="eastAsia"/>
        </w:rPr>
        <w:t>6044</w:t>
      </w:r>
    </w:p>
    <w:p w:rsidR="00DC2A93" w:rsidRPr="003F0B0C" w:rsidRDefault="00DC2A93" w:rsidP="00443655">
      <w:pPr>
        <w:rPr>
          <w:rFonts w:ascii="宋体" w:eastAsia="宋体" w:hAnsi="宋体"/>
        </w:rPr>
      </w:pPr>
      <w:r w:rsidRPr="003F0B0C">
        <w:rPr>
          <w:rFonts w:ascii="宋体" w:eastAsia="宋体" w:hAnsi="宋体" w:hint="eastAsia"/>
        </w:rPr>
        <w:t>5845</w:t>
      </w:r>
    </w:p>
    <w:p w:rsidR="00DC2A93" w:rsidRPr="003F0B0C" w:rsidRDefault="00DC2A93" w:rsidP="00443655">
      <w:pPr>
        <w:rPr>
          <w:rFonts w:ascii="宋体" w:eastAsia="宋体" w:hAnsi="宋体"/>
        </w:rPr>
      </w:pPr>
      <w:r w:rsidRPr="003F0B0C">
        <w:rPr>
          <w:rFonts w:ascii="宋体" w:eastAsia="宋体" w:hAnsi="宋体" w:hint="eastAsia"/>
        </w:rPr>
        <w:t>5852-5853</w:t>
      </w:r>
    </w:p>
    <w:p w:rsidR="00DC2A93" w:rsidRPr="003F0B0C" w:rsidRDefault="00DC2A93" w:rsidP="00443655">
      <w:pPr>
        <w:rPr>
          <w:rFonts w:ascii="宋体" w:eastAsia="宋体" w:hAnsi="宋体"/>
        </w:rPr>
      </w:pPr>
      <w:r w:rsidRPr="003F0B0C">
        <w:rPr>
          <w:rFonts w:ascii="宋体" w:eastAsia="宋体" w:hAnsi="宋体" w:hint="eastAsia"/>
        </w:rPr>
        <w:t>5823</w:t>
      </w:r>
    </w:p>
    <w:p w:rsidR="00DC2A93" w:rsidRPr="003F0B0C" w:rsidRDefault="00F13C7F" w:rsidP="00443655">
      <w:pPr>
        <w:rPr>
          <w:rFonts w:ascii="宋体" w:eastAsia="宋体" w:hAnsi="宋体"/>
        </w:rPr>
      </w:pPr>
      <w:r w:rsidRPr="003F0B0C">
        <w:rPr>
          <w:rFonts w:ascii="宋体" w:eastAsia="宋体" w:hAnsi="宋体" w:hint="eastAsia"/>
        </w:rPr>
        <w:t>5829</w:t>
      </w:r>
    </w:p>
    <w:p w:rsidR="00F13C7F" w:rsidRPr="003F0B0C" w:rsidRDefault="00F13C7F" w:rsidP="00443655">
      <w:pPr>
        <w:rPr>
          <w:rFonts w:ascii="宋体" w:eastAsia="宋体" w:hAnsi="宋体"/>
        </w:rPr>
      </w:pPr>
      <w:r w:rsidRPr="003F0B0C">
        <w:rPr>
          <w:rFonts w:ascii="宋体" w:eastAsia="宋体" w:hAnsi="宋体" w:hint="eastAsia"/>
        </w:rPr>
        <w:t>5811-5812</w:t>
      </w:r>
    </w:p>
    <w:p w:rsidR="00F13C7F" w:rsidRPr="003F0B0C" w:rsidRDefault="00F13C7F" w:rsidP="00443655">
      <w:pPr>
        <w:rPr>
          <w:rFonts w:ascii="宋体" w:eastAsia="宋体" w:hAnsi="宋体"/>
        </w:rPr>
      </w:pPr>
      <w:r w:rsidRPr="003F0B0C">
        <w:rPr>
          <w:rFonts w:ascii="宋体" w:eastAsia="宋体" w:hAnsi="宋体" w:hint="eastAsia"/>
        </w:rPr>
        <w:t>5814-5815</w:t>
      </w:r>
    </w:p>
    <w:p w:rsidR="00F13C7F" w:rsidRPr="003F0B0C" w:rsidRDefault="00F13C7F" w:rsidP="00443655">
      <w:pPr>
        <w:rPr>
          <w:rFonts w:ascii="宋体" w:eastAsia="宋体" w:hAnsi="宋体"/>
        </w:rPr>
      </w:pPr>
      <w:r w:rsidRPr="003F0B0C">
        <w:rPr>
          <w:rFonts w:ascii="宋体" w:eastAsia="宋体" w:hAnsi="宋体" w:hint="eastAsia"/>
        </w:rPr>
        <w:t>5819-5820</w:t>
      </w:r>
    </w:p>
    <w:p w:rsidR="00F13C7F" w:rsidRPr="003F0B0C" w:rsidRDefault="008E6365" w:rsidP="00443655">
      <w:pPr>
        <w:rPr>
          <w:rFonts w:ascii="宋体" w:eastAsia="宋体" w:hAnsi="宋体"/>
        </w:rPr>
      </w:pPr>
      <w:r w:rsidRPr="003F0B0C">
        <w:rPr>
          <w:rFonts w:ascii="宋体" w:eastAsia="宋体" w:hAnsi="宋体" w:hint="eastAsia"/>
        </w:rPr>
        <w:t>5800</w:t>
      </w:r>
    </w:p>
    <w:p w:rsidR="008E6365" w:rsidRPr="003F0B0C" w:rsidRDefault="008E6365" w:rsidP="00443655">
      <w:pPr>
        <w:rPr>
          <w:rFonts w:ascii="宋体" w:eastAsia="宋体" w:hAnsi="宋体"/>
        </w:rPr>
      </w:pPr>
      <w:r w:rsidRPr="003F0B0C">
        <w:rPr>
          <w:rFonts w:ascii="宋体" w:eastAsia="宋体" w:hAnsi="宋体"/>
        </w:rPr>
        <w:t>5802</w:t>
      </w:r>
    </w:p>
    <w:p w:rsidR="008E6365" w:rsidRPr="003F0B0C" w:rsidRDefault="008E6365" w:rsidP="00443655">
      <w:pPr>
        <w:rPr>
          <w:rFonts w:ascii="宋体" w:eastAsia="宋体" w:hAnsi="宋体"/>
        </w:rPr>
      </w:pPr>
      <w:r w:rsidRPr="003F0B0C">
        <w:rPr>
          <w:rFonts w:ascii="宋体" w:eastAsia="宋体" w:hAnsi="宋体" w:hint="eastAsia"/>
        </w:rPr>
        <w:t>5782</w:t>
      </w:r>
    </w:p>
    <w:p w:rsidR="008E6365" w:rsidRPr="003F0B0C" w:rsidRDefault="008E6365" w:rsidP="00443655">
      <w:pPr>
        <w:rPr>
          <w:rFonts w:ascii="宋体" w:eastAsia="宋体" w:hAnsi="宋体"/>
        </w:rPr>
      </w:pPr>
      <w:r w:rsidRPr="003F0B0C">
        <w:rPr>
          <w:rFonts w:ascii="宋体" w:eastAsia="宋体" w:hAnsi="宋体" w:hint="eastAsia"/>
        </w:rPr>
        <w:t>5784-5785</w:t>
      </w:r>
    </w:p>
    <w:p w:rsidR="008E6365" w:rsidRPr="003F0B0C" w:rsidRDefault="00A05C16" w:rsidP="00443655">
      <w:pPr>
        <w:rPr>
          <w:rFonts w:ascii="宋体" w:eastAsia="宋体" w:hAnsi="宋体"/>
        </w:rPr>
      </w:pPr>
      <w:r w:rsidRPr="003F0B0C">
        <w:rPr>
          <w:rFonts w:ascii="宋体" w:eastAsia="宋体" w:hAnsi="宋体" w:hint="eastAsia"/>
        </w:rPr>
        <w:t>5765</w:t>
      </w:r>
    </w:p>
    <w:p w:rsidR="00A05C16" w:rsidRPr="003F0B0C" w:rsidRDefault="00A05C16" w:rsidP="00443655">
      <w:pPr>
        <w:rPr>
          <w:rFonts w:ascii="宋体" w:eastAsia="宋体" w:hAnsi="宋体"/>
        </w:rPr>
      </w:pPr>
      <w:r w:rsidRPr="003F0B0C">
        <w:rPr>
          <w:rFonts w:ascii="宋体" w:eastAsia="宋体" w:hAnsi="宋体" w:hint="eastAsia"/>
        </w:rPr>
        <w:t>5772</w:t>
      </w:r>
    </w:p>
    <w:p w:rsidR="00A05C16" w:rsidRPr="003F0B0C" w:rsidRDefault="00F81146" w:rsidP="00443655">
      <w:pPr>
        <w:rPr>
          <w:rFonts w:ascii="宋体" w:eastAsia="宋体" w:hAnsi="宋体"/>
        </w:rPr>
      </w:pPr>
      <w:r w:rsidRPr="003F0B0C">
        <w:rPr>
          <w:rFonts w:ascii="宋体" w:eastAsia="宋体" w:hAnsi="宋体" w:hint="eastAsia"/>
        </w:rPr>
        <w:t>5755</w:t>
      </w:r>
    </w:p>
    <w:p w:rsidR="00F81146" w:rsidRPr="003F0B0C" w:rsidRDefault="00F81146" w:rsidP="00443655">
      <w:pPr>
        <w:rPr>
          <w:rFonts w:ascii="宋体" w:eastAsia="宋体" w:hAnsi="宋体"/>
        </w:rPr>
      </w:pPr>
      <w:r w:rsidRPr="003F0B0C">
        <w:rPr>
          <w:rFonts w:ascii="宋体" w:eastAsia="宋体" w:hAnsi="宋体" w:hint="eastAsia"/>
        </w:rPr>
        <w:t>5758</w:t>
      </w:r>
    </w:p>
    <w:p w:rsidR="00F81146" w:rsidRPr="003F0B0C" w:rsidRDefault="00253915" w:rsidP="00443655">
      <w:pPr>
        <w:rPr>
          <w:rFonts w:ascii="宋体" w:eastAsia="宋体" w:hAnsi="宋体"/>
        </w:rPr>
      </w:pPr>
      <w:r w:rsidRPr="003F0B0C">
        <w:rPr>
          <w:rFonts w:ascii="宋体" w:eastAsia="宋体" w:hAnsi="宋体" w:hint="eastAsia"/>
        </w:rPr>
        <w:t>5735</w:t>
      </w:r>
    </w:p>
    <w:p w:rsidR="00253915" w:rsidRPr="003F0B0C" w:rsidRDefault="00253915" w:rsidP="00443655">
      <w:pPr>
        <w:rPr>
          <w:rFonts w:ascii="宋体" w:eastAsia="宋体" w:hAnsi="宋体"/>
        </w:rPr>
      </w:pPr>
      <w:r w:rsidRPr="003F0B0C">
        <w:rPr>
          <w:rFonts w:ascii="宋体" w:eastAsia="宋体" w:hAnsi="宋体" w:hint="eastAsia"/>
        </w:rPr>
        <w:lastRenderedPageBreak/>
        <w:t>5739</w:t>
      </w:r>
    </w:p>
    <w:p w:rsidR="00253915" w:rsidRPr="003F0B0C" w:rsidRDefault="00253915" w:rsidP="00443655">
      <w:pPr>
        <w:rPr>
          <w:rFonts w:ascii="宋体" w:eastAsia="宋体" w:hAnsi="宋体"/>
        </w:rPr>
      </w:pPr>
      <w:r w:rsidRPr="003F0B0C">
        <w:rPr>
          <w:rFonts w:ascii="宋体" w:eastAsia="宋体" w:hAnsi="宋体" w:hint="eastAsia"/>
        </w:rPr>
        <w:t>5741</w:t>
      </w:r>
    </w:p>
    <w:p w:rsidR="00D3190B" w:rsidRPr="003F0B0C" w:rsidRDefault="00D3190B" w:rsidP="00443655">
      <w:pPr>
        <w:rPr>
          <w:rFonts w:ascii="宋体" w:eastAsia="宋体" w:hAnsi="宋体"/>
        </w:rPr>
      </w:pPr>
      <w:r w:rsidRPr="003F0B0C">
        <w:rPr>
          <w:rFonts w:ascii="宋体" w:eastAsia="宋体" w:hAnsi="宋体" w:hint="eastAsia"/>
        </w:rPr>
        <w:t>5727</w:t>
      </w:r>
    </w:p>
    <w:p w:rsidR="00D3190B" w:rsidRPr="003F0B0C" w:rsidRDefault="00D3190B" w:rsidP="00443655">
      <w:pPr>
        <w:rPr>
          <w:rFonts w:ascii="宋体" w:eastAsia="宋体" w:hAnsi="宋体"/>
        </w:rPr>
      </w:pPr>
      <w:r w:rsidRPr="003F0B0C">
        <w:rPr>
          <w:rFonts w:ascii="宋体" w:eastAsia="宋体" w:hAnsi="宋体"/>
        </w:rPr>
        <w:t>5729</w:t>
      </w:r>
      <w:r w:rsidRPr="003F0B0C">
        <w:rPr>
          <w:rFonts w:ascii="宋体" w:eastAsia="宋体" w:hAnsi="宋体" w:hint="eastAsia"/>
        </w:rPr>
        <w:t>-</w:t>
      </w:r>
      <w:r w:rsidRPr="003F0B0C">
        <w:rPr>
          <w:rFonts w:ascii="宋体" w:eastAsia="宋体" w:hAnsi="宋体"/>
        </w:rPr>
        <w:t>5731</w:t>
      </w:r>
    </w:p>
    <w:p w:rsidR="00D3190B" w:rsidRPr="003F0B0C" w:rsidRDefault="00D3190B" w:rsidP="00443655">
      <w:pPr>
        <w:rPr>
          <w:rFonts w:ascii="宋体" w:eastAsia="宋体" w:hAnsi="宋体"/>
        </w:rPr>
      </w:pPr>
      <w:r w:rsidRPr="003F0B0C">
        <w:rPr>
          <w:rFonts w:ascii="宋体" w:eastAsia="宋体" w:hAnsi="宋体" w:hint="eastAsia"/>
        </w:rPr>
        <w:t>5406</w:t>
      </w:r>
    </w:p>
    <w:p w:rsidR="00D3190B" w:rsidRPr="003F0B0C" w:rsidRDefault="00D3190B" w:rsidP="00443655">
      <w:pPr>
        <w:rPr>
          <w:rFonts w:ascii="宋体" w:eastAsia="宋体" w:hAnsi="宋体"/>
        </w:rPr>
      </w:pPr>
      <w:r w:rsidRPr="003F0B0C">
        <w:rPr>
          <w:rFonts w:ascii="宋体" w:eastAsia="宋体" w:hAnsi="宋体"/>
        </w:rPr>
        <w:t>5409</w:t>
      </w:r>
    </w:p>
    <w:p w:rsidR="00D3190B" w:rsidRPr="003F0B0C" w:rsidRDefault="00D3190B" w:rsidP="00443655">
      <w:pPr>
        <w:rPr>
          <w:rFonts w:ascii="宋体" w:eastAsia="宋体" w:hAnsi="宋体"/>
        </w:rPr>
      </w:pPr>
      <w:r w:rsidRPr="003F0B0C">
        <w:rPr>
          <w:rFonts w:ascii="宋体" w:eastAsia="宋体" w:hAnsi="宋体"/>
        </w:rPr>
        <w:t>5413</w:t>
      </w:r>
    </w:p>
    <w:p w:rsidR="00D3190B" w:rsidRPr="003F0B0C" w:rsidRDefault="00D3190B" w:rsidP="00443655">
      <w:pPr>
        <w:rPr>
          <w:rFonts w:ascii="宋体" w:eastAsia="宋体" w:hAnsi="宋体"/>
        </w:rPr>
      </w:pPr>
      <w:r w:rsidRPr="003F0B0C">
        <w:rPr>
          <w:rFonts w:ascii="宋体" w:eastAsia="宋体" w:hAnsi="宋体" w:hint="eastAsia"/>
        </w:rPr>
        <w:t>5398</w:t>
      </w:r>
    </w:p>
    <w:p w:rsidR="00D3190B" w:rsidRPr="003F0B0C" w:rsidRDefault="00D3190B" w:rsidP="00443655">
      <w:pPr>
        <w:rPr>
          <w:rFonts w:ascii="宋体" w:eastAsia="宋体" w:hAnsi="宋体"/>
        </w:rPr>
      </w:pPr>
      <w:r w:rsidRPr="003F0B0C">
        <w:rPr>
          <w:rFonts w:ascii="宋体" w:eastAsia="宋体" w:hAnsi="宋体"/>
        </w:rPr>
        <w:t>5401</w:t>
      </w:r>
    </w:p>
    <w:p w:rsidR="00D3190B" w:rsidRPr="003F0B0C" w:rsidRDefault="00DD0D9E" w:rsidP="00443655">
      <w:pPr>
        <w:rPr>
          <w:rFonts w:ascii="宋体" w:eastAsia="宋体" w:hAnsi="宋体"/>
        </w:rPr>
      </w:pPr>
      <w:r w:rsidRPr="003F0B0C">
        <w:rPr>
          <w:rFonts w:ascii="宋体" w:eastAsia="宋体" w:hAnsi="宋体" w:hint="eastAsia"/>
        </w:rPr>
        <w:t>5381</w:t>
      </w:r>
    </w:p>
    <w:p w:rsidR="00DD0D9E" w:rsidRPr="003F0B0C" w:rsidRDefault="00DD0D9E" w:rsidP="00443655">
      <w:pPr>
        <w:rPr>
          <w:rFonts w:ascii="宋体" w:eastAsia="宋体" w:hAnsi="宋体"/>
        </w:rPr>
      </w:pPr>
      <w:r w:rsidRPr="003F0B0C">
        <w:rPr>
          <w:rFonts w:ascii="宋体" w:eastAsia="宋体" w:hAnsi="宋体"/>
        </w:rPr>
        <w:t>5385</w:t>
      </w:r>
    </w:p>
    <w:p w:rsidR="00DD0D9E" w:rsidRPr="003F0B0C" w:rsidRDefault="0052259C" w:rsidP="00443655">
      <w:pPr>
        <w:rPr>
          <w:rFonts w:ascii="宋体" w:eastAsia="宋体" w:hAnsi="宋体"/>
        </w:rPr>
      </w:pPr>
      <w:r w:rsidRPr="003F0B0C">
        <w:rPr>
          <w:rFonts w:ascii="宋体" w:eastAsia="宋体" w:hAnsi="宋体" w:hint="eastAsia"/>
        </w:rPr>
        <w:t>5372</w:t>
      </w:r>
    </w:p>
    <w:p w:rsidR="0052259C" w:rsidRPr="003F0B0C" w:rsidRDefault="0052259C" w:rsidP="00443655">
      <w:pPr>
        <w:rPr>
          <w:rFonts w:ascii="宋体" w:eastAsia="宋体" w:hAnsi="宋体"/>
        </w:rPr>
      </w:pPr>
      <w:r w:rsidRPr="003F0B0C">
        <w:rPr>
          <w:rFonts w:ascii="宋体" w:eastAsia="宋体" w:hAnsi="宋体" w:hint="eastAsia"/>
        </w:rPr>
        <w:t>5374</w:t>
      </w:r>
    </w:p>
    <w:p w:rsidR="0052259C" w:rsidRPr="003F0B0C" w:rsidRDefault="0052259C" w:rsidP="00443655">
      <w:pPr>
        <w:rPr>
          <w:rFonts w:ascii="宋体" w:eastAsia="宋体" w:hAnsi="宋体"/>
        </w:rPr>
      </w:pPr>
      <w:r w:rsidRPr="003F0B0C">
        <w:rPr>
          <w:rFonts w:ascii="宋体" w:eastAsia="宋体" w:hAnsi="宋体"/>
        </w:rPr>
        <w:t>5378</w:t>
      </w:r>
    </w:p>
    <w:p w:rsidR="0052259C" w:rsidRPr="003F0B0C" w:rsidRDefault="002148E6" w:rsidP="00443655">
      <w:pPr>
        <w:rPr>
          <w:rFonts w:ascii="宋体" w:eastAsia="宋体" w:hAnsi="宋体"/>
        </w:rPr>
      </w:pPr>
      <w:r w:rsidRPr="003F0B0C">
        <w:rPr>
          <w:rFonts w:ascii="宋体" w:eastAsia="宋体" w:hAnsi="宋体" w:hint="eastAsia"/>
        </w:rPr>
        <w:t>5357</w:t>
      </w:r>
    </w:p>
    <w:p w:rsidR="002148E6" w:rsidRPr="003F0B0C" w:rsidRDefault="002148E6" w:rsidP="00443655">
      <w:pPr>
        <w:rPr>
          <w:rFonts w:ascii="宋体" w:eastAsia="宋体" w:hAnsi="宋体"/>
        </w:rPr>
      </w:pPr>
      <w:r w:rsidRPr="003F0B0C">
        <w:rPr>
          <w:rFonts w:ascii="宋体" w:eastAsia="宋体" w:hAnsi="宋体"/>
        </w:rPr>
        <w:t>5361</w:t>
      </w:r>
    </w:p>
    <w:p w:rsidR="002148E6" w:rsidRPr="003F0B0C" w:rsidRDefault="002148E6" w:rsidP="00443655">
      <w:pPr>
        <w:rPr>
          <w:rFonts w:ascii="宋体" w:eastAsia="宋体" w:hAnsi="宋体"/>
        </w:rPr>
      </w:pPr>
      <w:r w:rsidRPr="003F0B0C">
        <w:rPr>
          <w:rFonts w:ascii="宋体" w:eastAsia="宋体" w:hAnsi="宋体"/>
        </w:rPr>
        <w:t>5362</w:t>
      </w:r>
    </w:p>
    <w:p w:rsidR="0052259C" w:rsidRPr="003F0B0C" w:rsidRDefault="002148E6" w:rsidP="00443655">
      <w:pPr>
        <w:rPr>
          <w:rFonts w:ascii="宋体" w:eastAsia="宋体" w:hAnsi="宋体"/>
        </w:rPr>
      </w:pPr>
      <w:r w:rsidRPr="003F0B0C">
        <w:rPr>
          <w:rFonts w:ascii="宋体" w:eastAsia="宋体" w:hAnsi="宋体" w:hint="eastAsia"/>
        </w:rPr>
        <w:t>5352</w:t>
      </w:r>
    </w:p>
    <w:p w:rsidR="002148E6" w:rsidRPr="003F0B0C" w:rsidRDefault="002148E6" w:rsidP="00443655">
      <w:pPr>
        <w:rPr>
          <w:rFonts w:ascii="宋体" w:eastAsia="宋体" w:hAnsi="宋体"/>
        </w:rPr>
      </w:pPr>
      <w:r w:rsidRPr="003F0B0C">
        <w:rPr>
          <w:rFonts w:ascii="宋体" w:eastAsia="宋体" w:hAnsi="宋体"/>
        </w:rPr>
        <w:t>5334</w:t>
      </w:r>
    </w:p>
    <w:p w:rsidR="002148E6" w:rsidRPr="003F0B0C" w:rsidRDefault="002148E6" w:rsidP="00443655">
      <w:pPr>
        <w:rPr>
          <w:rFonts w:ascii="宋体" w:eastAsia="宋体" w:hAnsi="宋体"/>
        </w:rPr>
      </w:pPr>
      <w:r w:rsidRPr="003F0B0C">
        <w:rPr>
          <w:rFonts w:ascii="宋体" w:eastAsia="宋体" w:hAnsi="宋体" w:hint="eastAsia"/>
        </w:rPr>
        <w:t>5338</w:t>
      </w:r>
    </w:p>
    <w:p w:rsidR="002148E6" w:rsidRPr="003F0B0C" w:rsidRDefault="002148E6" w:rsidP="00443655">
      <w:pPr>
        <w:rPr>
          <w:rFonts w:ascii="宋体" w:eastAsia="宋体" w:hAnsi="宋体"/>
        </w:rPr>
      </w:pPr>
      <w:r w:rsidRPr="003F0B0C">
        <w:rPr>
          <w:rFonts w:ascii="宋体" w:eastAsia="宋体" w:hAnsi="宋体"/>
        </w:rPr>
        <w:t>5318</w:t>
      </w:r>
    </w:p>
    <w:p w:rsidR="002148E6" w:rsidRPr="003F0B0C" w:rsidRDefault="002148E6" w:rsidP="00443655">
      <w:pPr>
        <w:rPr>
          <w:rFonts w:ascii="宋体" w:eastAsia="宋体" w:hAnsi="宋体"/>
        </w:rPr>
      </w:pPr>
      <w:r w:rsidRPr="003F0B0C">
        <w:rPr>
          <w:rFonts w:ascii="宋体" w:eastAsia="宋体" w:hAnsi="宋体" w:hint="eastAsia"/>
        </w:rPr>
        <w:t>5303</w:t>
      </w:r>
    </w:p>
    <w:p w:rsidR="002148E6" w:rsidRPr="003F0B0C" w:rsidRDefault="00FA5F28" w:rsidP="00443655">
      <w:pPr>
        <w:rPr>
          <w:rFonts w:ascii="宋体" w:eastAsia="宋体" w:hAnsi="宋体"/>
        </w:rPr>
      </w:pPr>
      <w:r w:rsidRPr="003F0B0C">
        <w:rPr>
          <w:rFonts w:ascii="宋体" w:eastAsia="宋体" w:hAnsi="宋体" w:hint="eastAsia"/>
        </w:rPr>
        <w:t>5299</w:t>
      </w:r>
    </w:p>
    <w:p w:rsidR="002148E6" w:rsidRPr="003F0B0C" w:rsidRDefault="002148E6" w:rsidP="00443655">
      <w:pPr>
        <w:rPr>
          <w:rFonts w:ascii="宋体" w:eastAsia="宋体" w:hAnsi="宋体"/>
        </w:rPr>
      </w:pPr>
    </w:p>
    <w:p w:rsidR="00443655" w:rsidRPr="003F0B0C" w:rsidRDefault="00377524" w:rsidP="00443655">
      <w:pPr>
        <w:pStyle w:val="3"/>
        <w:rPr>
          <w:rFonts w:ascii="宋体" w:eastAsia="宋体" w:hAnsi="宋体"/>
          <w:b w:val="0"/>
        </w:rPr>
      </w:pPr>
      <w:bookmarkStart w:id="241" w:name="_Toc521431934"/>
      <w:r w:rsidRPr="003F0B0C">
        <w:rPr>
          <w:rFonts w:ascii="宋体" w:eastAsia="宋体" w:hAnsi="宋体" w:hint="eastAsia"/>
          <w:b w:val="0"/>
        </w:rPr>
        <w:t>金牌题库</w:t>
      </w:r>
      <w:bookmarkEnd w:id="241"/>
    </w:p>
    <w:p w:rsidR="00443655" w:rsidRPr="003F0B0C" w:rsidRDefault="00443655" w:rsidP="00443655">
      <w:pPr>
        <w:rPr>
          <w:rFonts w:ascii="宋体" w:eastAsia="宋体" w:hAnsi="宋体"/>
        </w:rPr>
      </w:pPr>
      <w:r w:rsidRPr="003F0B0C">
        <w:rPr>
          <w:rFonts w:ascii="宋体" w:eastAsia="宋体" w:hAnsi="宋体" w:hint="eastAsia"/>
        </w:rPr>
        <w:t>6173-6177</w:t>
      </w:r>
    </w:p>
    <w:p w:rsidR="00443655" w:rsidRPr="003F0B0C" w:rsidRDefault="00443655" w:rsidP="00443655">
      <w:pPr>
        <w:rPr>
          <w:rFonts w:ascii="宋体" w:eastAsia="宋体" w:hAnsi="宋体"/>
        </w:rPr>
      </w:pPr>
      <w:r w:rsidRPr="003F0B0C">
        <w:rPr>
          <w:rFonts w:ascii="宋体" w:eastAsia="宋体" w:hAnsi="宋体"/>
        </w:rPr>
        <w:t>6179</w:t>
      </w:r>
    </w:p>
    <w:p w:rsidR="00443655" w:rsidRPr="003F0B0C" w:rsidRDefault="00443655" w:rsidP="00443655">
      <w:pPr>
        <w:rPr>
          <w:rFonts w:ascii="宋体" w:eastAsia="宋体" w:hAnsi="宋体"/>
        </w:rPr>
      </w:pPr>
      <w:r w:rsidRPr="003F0B0C">
        <w:rPr>
          <w:rFonts w:ascii="宋体" w:eastAsia="宋体" w:hAnsi="宋体" w:hint="eastAsia"/>
        </w:rPr>
        <w:t>6163</w:t>
      </w:r>
    </w:p>
    <w:p w:rsidR="00077701" w:rsidRPr="003F0B0C" w:rsidRDefault="00077701" w:rsidP="00443655">
      <w:pPr>
        <w:rPr>
          <w:rFonts w:ascii="宋体" w:eastAsia="宋体" w:hAnsi="宋体"/>
        </w:rPr>
      </w:pPr>
      <w:r w:rsidRPr="003F0B0C">
        <w:rPr>
          <w:rFonts w:ascii="宋体" w:eastAsia="宋体" w:hAnsi="宋体"/>
        </w:rPr>
        <w:t>6135</w:t>
      </w:r>
    </w:p>
    <w:p w:rsidR="00077701" w:rsidRPr="003F0B0C" w:rsidRDefault="00077701" w:rsidP="00443655">
      <w:pPr>
        <w:rPr>
          <w:rFonts w:ascii="宋体" w:eastAsia="宋体" w:hAnsi="宋体"/>
        </w:rPr>
      </w:pPr>
      <w:r w:rsidRPr="003F0B0C">
        <w:rPr>
          <w:rFonts w:ascii="宋体" w:eastAsia="宋体" w:hAnsi="宋体" w:hint="eastAsia"/>
        </w:rPr>
        <w:t>6137</w:t>
      </w:r>
    </w:p>
    <w:p w:rsidR="00077701" w:rsidRPr="003F0B0C" w:rsidRDefault="00077701" w:rsidP="00443655">
      <w:pPr>
        <w:rPr>
          <w:rFonts w:ascii="宋体" w:eastAsia="宋体" w:hAnsi="宋体"/>
        </w:rPr>
      </w:pPr>
      <w:r w:rsidRPr="003F0B0C">
        <w:rPr>
          <w:rFonts w:ascii="宋体" w:eastAsia="宋体" w:hAnsi="宋体" w:hint="eastAsia"/>
        </w:rPr>
        <w:t>6142</w:t>
      </w:r>
    </w:p>
    <w:p w:rsidR="00077701" w:rsidRPr="003F0B0C" w:rsidRDefault="0032315B" w:rsidP="00443655">
      <w:pPr>
        <w:rPr>
          <w:rFonts w:ascii="宋体" w:eastAsia="宋体" w:hAnsi="宋体"/>
        </w:rPr>
      </w:pPr>
      <w:r w:rsidRPr="003F0B0C">
        <w:rPr>
          <w:rFonts w:ascii="宋体" w:eastAsia="宋体" w:hAnsi="宋体" w:hint="eastAsia"/>
        </w:rPr>
        <w:t>6120</w:t>
      </w:r>
    </w:p>
    <w:p w:rsidR="0032315B" w:rsidRPr="003F0B0C" w:rsidRDefault="0032315B" w:rsidP="00443655">
      <w:pPr>
        <w:rPr>
          <w:rFonts w:ascii="宋体" w:eastAsia="宋体" w:hAnsi="宋体"/>
        </w:rPr>
      </w:pPr>
      <w:r w:rsidRPr="003F0B0C">
        <w:rPr>
          <w:rFonts w:ascii="宋体" w:eastAsia="宋体" w:hAnsi="宋体" w:hint="eastAsia"/>
        </w:rPr>
        <w:t>6123</w:t>
      </w:r>
    </w:p>
    <w:p w:rsidR="0032315B" w:rsidRPr="003F0B0C" w:rsidRDefault="0032315B" w:rsidP="00443655">
      <w:pPr>
        <w:rPr>
          <w:rFonts w:ascii="宋体" w:eastAsia="宋体" w:hAnsi="宋体"/>
        </w:rPr>
      </w:pPr>
      <w:r w:rsidRPr="003F0B0C">
        <w:rPr>
          <w:rFonts w:ascii="宋体" w:eastAsia="宋体" w:hAnsi="宋体" w:hint="eastAsia"/>
        </w:rPr>
        <w:t>6126</w:t>
      </w:r>
    </w:p>
    <w:p w:rsidR="0032315B" w:rsidRPr="003F0B0C" w:rsidRDefault="0032315B" w:rsidP="00443655">
      <w:pPr>
        <w:rPr>
          <w:rFonts w:ascii="宋体" w:eastAsia="宋体" w:hAnsi="宋体"/>
        </w:rPr>
      </w:pPr>
      <w:r w:rsidRPr="003F0B0C">
        <w:rPr>
          <w:rFonts w:ascii="宋体" w:eastAsia="宋体" w:hAnsi="宋体" w:hint="eastAsia"/>
        </w:rPr>
        <w:t>6131-6132</w:t>
      </w:r>
    </w:p>
    <w:p w:rsidR="0032315B" w:rsidRPr="003F0B0C" w:rsidRDefault="0032315B" w:rsidP="00443655">
      <w:pPr>
        <w:rPr>
          <w:rFonts w:ascii="宋体" w:eastAsia="宋体" w:hAnsi="宋体"/>
        </w:rPr>
      </w:pPr>
      <w:r w:rsidRPr="003F0B0C">
        <w:rPr>
          <w:rFonts w:ascii="宋体" w:eastAsia="宋体" w:hAnsi="宋体" w:hint="eastAsia"/>
        </w:rPr>
        <w:t>6099-6101</w:t>
      </w:r>
    </w:p>
    <w:p w:rsidR="0032315B" w:rsidRPr="003F0B0C" w:rsidRDefault="0032315B" w:rsidP="00443655">
      <w:pPr>
        <w:rPr>
          <w:rFonts w:ascii="宋体" w:eastAsia="宋体" w:hAnsi="宋体"/>
        </w:rPr>
      </w:pPr>
      <w:r w:rsidRPr="003F0B0C">
        <w:rPr>
          <w:rFonts w:ascii="宋体" w:eastAsia="宋体" w:hAnsi="宋体" w:hint="eastAsia"/>
        </w:rPr>
        <w:t>6104</w:t>
      </w:r>
    </w:p>
    <w:p w:rsidR="0032315B" w:rsidRPr="003F0B0C" w:rsidRDefault="0032315B" w:rsidP="00443655">
      <w:pPr>
        <w:rPr>
          <w:rFonts w:ascii="宋体" w:eastAsia="宋体" w:hAnsi="宋体"/>
        </w:rPr>
      </w:pPr>
      <w:r w:rsidRPr="003F0B0C">
        <w:rPr>
          <w:rFonts w:ascii="宋体" w:eastAsia="宋体" w:hAnsi="宋体" w:hint="eastAsia"/>
        </w:rPr>
        <w:t>6087-6089</w:t>
      </w:r>
    </w:p>
    <w:p w:rsidR="0032315B" w:rsidRPr="003F0B0C" w:rsidRDefault="0032315B" w:rsidP="00443655">
      <w:pPr>
        <w:rPr>
          <w:rFonts w:ascii="宋体" w:eastAsia="宋体" w:hAnsi="宋体"/>
        </w:rPr>
      </w:pPr>
      <w:r w:rsidRPr="003F0B0C">
        <w:rPr>
          <w:rFonts w:ascii="宋体" w:eastAsia="宋体" w:hAnsi="宋体" w:hint="eastAsia"/>
        </w:rPr>
        <w:t>6091</w:t>
      </w:r>
    </w:p>
    <w:p w:rsidR="0032315B" w:rsidRPr="003F0B0C" w:rsidRDefault="0032315B" w:rsidP="00443655">
      <w:pPr>
        <w:rPr>
          <w:rFonts w:ascii="宋体" w:eastAsia="宋体" w:hAnsi="宋体"/>
        </w:rPr>
      </w:pPr>
      <w:r w:rsidRPr="003F0B0C">
        <w:rPr>
          <w:rFonts w:ascii="宋体" w:eastAsia="宋体" w:hAnsi="宋体" w:hint="eastAsia"/>
        </w:rPr>
        <w:t>6094</w:t>
      </w:r>
    </w:p>
    <w:p w:rsidR="0032315B" w:rsidRPr="003F0B0C" w:rsidRDefault="0032315B" w:rsidP="00443655">
      <w:pPr>
        <w:rPr>
          <w:rFonts w:ascii="宋体" w:eastAsia="宋体" w:hAnsi="宋体"/>
        </w:rPr>
      </w:pPr>
      <w:r w:rsidRPr="003F0B0C">
        <w:rPr>
          <w:rFonts w:ascii="宋体" w:eastAsia="宋体" w:hAnsi="宋体" w:hint="eastAsia"/>
        </w:rPr>
        <w:t>6067</w:t>
      </w:r>
    </w:p>
    <w:p w:rsidR="0032315B" w:rsidRPr="003F0B0C" w:rsidRDefault="0032315B" w:rsidP="00443655">
      <w:pPr>
        <w:rPr>
          <w:rFonts w:ascii="宋体" w:eastAsia="宋体" w:hAnsi="宋体"/>
        </w:rPr>
      </w:pPr>
      <w:r w:rsidRPr="003F0B0C">
        <w:rPr>
          <w:rFonts w:ascii="宋体" w:eastAsia="宋体" w:hAnsi="宋体" w:hint="eastAsia"/>
        </w:rPr>
        <w:t>6072</w:t>
      </w:r>
    </w:p>
    <w:p w:rsidR="0032315B" w:rsidRPr="003F0B0C" w:rsidRDefault="0032315B" w:rsidP="00443655">
      <w:pPr>
        <w:rPr>
          <w:rFonts w:ascii="宋体" w:eastAsia="宋体" w:hAnsi="宋体"/>
        </w:rPr>
      </w:pPr>
      <w:r w:rsidRPr="003F0B0C">
        <w:rPr>
          <w:rFonts w:ascii="宋体" w:eastAsia="宋体" w:hAnsi="宋体" w:hint="eastAsia"/>
        </w:rPr>
        <w:lastRenderedPageBreak/>
        <w:t>6079</w:t>
      </w:r>
    </w:p>
    <w:p w:rsidR="0032315B" w:rsidRPr="003F0B0C" w:rsidRDefault="0032315B" w:rsidP="00443655">
      <w:pPr>
        <w:rPr>
          <w:rFonts w:ascii="宋体" w:eastAsia="宋体" w:hAnsi="宋体"/>
        </w:rPr>
      </w:pPr>
      <w:r w:rsidRPr="003F0B0C">
        <w:rPr>
          <w:rFonts w:ascii="宋体" w:eastAsia="宋体" w:hAnsi="宋体"/>
        </w:rPr>
        <w:t>6056</w:t>
      </w:r>
    </w:p>
    <w:p w:rsidR="0032315B" w:rsidRPr="003F0B0C" w:rsidRDefault="0032315B" w:rsidP="00443655">
      <w:pPr>
        <w:rPr>
          <w:rFonts w:ascii="宋体" w:eastAsia="宋体" w:hAnsi="宋体"/>
        </w:rPr>
      </w:pPr>
      <w:r w:rsidRPr="003F0B0C">
        <w:rPr>
          <w:rFonts w:ascii="宋体" w:eastAsia="宋体" w:hAnsi="宋体" w:hint="eastAsia"/>
        </w:rPr>
        <w:t>6062</w:t>
      </w:r>
    </w:p>
    <w:p w:rsidR="0032315B" w:rsidRPr="003F0B0C" w:rsidRDefault="00DC2A93" w:rsidP="00443655">
      <w:pPr>
        <w:rPr>
          <w:rFonts w:ascii="宋体" w:eastAsia="宋体" w:hAnsi="宋体"/>
        </w:rPr>
      </w:pPr>
      <w:r w:rsidRPr="003F0B0C">
        <w:rPr>
          <w:rFonts w:ascii="宋体" w:eastAsia="宋体" w:hAnsi="宋体" w:hint="eastAsia"/>
        </w:rPr>
        <w:t>6051</w:t>
      </w:r>
    </w:p>
    <w:p w:rsidR="00DC2A93" w:rsidRPr="003F0B0C" w:rsidRDefault="00DC2A93" w:rsidP="00443655">
      <w:pPr>
        <w:rPr>
          <w:rFonts w:ascii="宋体" w:eastAsia="宋体" w:hAnsi="宋体"/>
        </w:rPr>
      </w:pPr>
      <w:r w:rsidRPr="003F0B0C">
        <w:rPr>
          <w:rFonts w:ascii="宋体" w:eastAsia="宋体" w:hAnsi="宋体" w:hint="eastAsia"/>
        </w:rPr>
        <w:t>6054</w:t>
      </w:r>
    </w:p>
    <w:p w:rsidR="00DC2A93" w:rsidRPr="003F0B0C" w:rsidRDefault="00DC2A93" w:rsidP="00443655">
      <w:pPr>
        <w:rPr>
          <w:rFonts w:ascii="宋体" w:eastAsia="宋体" w:hAnsi="宋体"/>
        </w:rPr>
      </w:pPr>
      <w:r w:rsidRPr="003F0B0C">
        <w:rPr>
          <w:rFonts w:ascii="宋体" w:eastAsia="宋体" w:hAnsi="宋体" w:hint="eastAsia"/>
        </w:rPr>
        <w:t>6036-6037</w:t>
      </w:r>
    </w:p>
    <w:p w:rsidR="00DC2A93" w:rsidRPr="003F0B0C" w:rsidRDefault="00DC2A93" w:rsidP="00443655">
      <w:pPr>
        <w:rPr>
          <w:rFonts w:ascii="宋体" w:eastAsia="宋体" w:hAnsi="宋体"/>
        </w:rPr>
      </w:pPr>
      <w:r w:rsidRPr="003F0B0C">
        <w:rPr>
          <w:rFonts w:ascii="宋体" w:eastAsia="宋体" w:hAnsi="宋体" w:hint="eastAsia"/>
        </w:rPr>
        <w:t>6039</w:t>
      </w:r>
    </w:p>
    <w:p w:rsidR="00DC2A93" w:rsidRPr="003F0B0C" w:rsidRDefault="00DC2A93" w:rsidP="00443655">
      <w:pPr>
        <w:rPr>
          <w:rFonts w:ascii="宋体" w:eastAsia="宋体" w:hAnsi="宋体"/>
        </w:rPr>
      </w:pPr>
      <w:r w:rsidRPr="003F0B0C">
        <w:rPr>
          <w:rFonts w:ascii="宋体" w:eastAsia="宋体" w:hAnsi="宋体" w:hint="eastAsia"/>
        </w:rPr>
        <w:t>6041-6042</w:t>
      </w:r>
    </w:p>
    <w:p w:rsidR="00DC2A93" w:rsidRPr="003F0B0C" w:rsidRDefault="00DC2A93" w:rsidP="00443655">
      <w:pPr>
        <w:rPr>
          <w:rFonts w:ascii="宋体" w:eastAsia="宋体" w:hAnsi="宋体"/>
        </w:rPr>
      </w:pPr>
      <w:r w:rsidRPr="003F0B0C">
        <w:rPr>
          <w:rFonts w:ascii="宋体" w:eastAsia="宋体" w:hAnsi="宋体" w:hint="eastAsia"/>
        </w:rPr>
        <w:t>5844</w:t>
      </w:r>
    </w:p>
    <w:p w:rsidR="00DC2A93" w:rsidRPr="003F0B0C" w:rsidRDefault="00DC2A93" w:rsidP="00443655">
      <w:pPr>
        <w:rPr>
          <w:rFonts w:ascii="宋体" w:eastAsia="宋体" w:hAnsi="宋体"/>
        </w:rPr>
      </w:pPr>
      <w:r w:rsidRPr="003F0B0C">
        <w:rPr>
          <w:rFonts w:ascii="宋体" w:eastAsia="宋体" w:hAnsi="宋体" w:hint="eastAsia"/>
        </w:rPr>
        <w:t>5846-5851</w:t>
      </w:r>
    </w:p>
    <w:p w:rsidR="00DC2A93" w:rsidRPr="003F0B0C" w:rsidRDefault="00DC2A93" w:rsidP="00443655">
      <w:pPr>
        <w:rPr>
          <w:rFonts w:ascii="宋体" w:eastAsia="宋体" w:hAnsi="宋体"/>
        </w:rPr>
      </w:pPr>
      <w:r w:rsidRPr="003F0B0C">
        <w:rPr>
          <w:rFonts w:ascii="宋体" w:eastAsia="宋体" w:hAnsi="宋体" w:hint="eastAsia"/>
        </w:rPr>
        <w:t>5854</w:t>
      </w:r>
    </w:p>
    <w:p w:rsidR="00DC2A93" w:rsidRPr="003F0B0C" w:rsidRDefault="00DC2A93" w:rsidP="00443655">
      <w:pPr>
        <w:rPr>
          <w:rFonts w:ascii="宋体" w:eastAsia="宋体" w:hAnsi="宋体"/>
        </w:rPr>
      </w:pPr>
      <w:r w:rsidRPr="003F0B0C">
        <w:rPr>
          <w:rFonts w:ascii="宋体" w:eastAsia="宋体" w:hAnsi="宋体" w:hint="eastAsia"/>
        </w:rPr>
        <w:t>5856</w:t>
      </w:r>
    </w:p>
    <w:p w:rsidR="0032315B" w:rsidRPr="003F0B0C" w:rsidRDefault="00DC2A93" w:rsidP="00443655">
      <w:pPr>
        <w:rPr>
          <w:rFonts w:ascii="宋体" w:eastAsia="宋体" w:hAnsi="宋体"/>
        </w:rPr>
      </w:pPr>
      <w:r w:rsidRPr="003F0B0C">
        <w:rPr>
          <w:rFonts w:ascii="宋体" w:eastAsia="宋体" w:hAnsi="宋体" w:hint="eastAsia"/>
        </w:rPr>
        <w:t>5822</w:t>
      </w:r>
    </w:p>
    <w:p w:rsidR="00DC2A93" w:rsidRPr="003F0B0C" w:rsidRDefault="00DC2A93" w:rsidP="00443655">
      <w:pPr>
        <w:rPr>
          <w:rFonts w:ascii="宋体" w:eastAsia="宋体" w:hAnsi="宋体"/>
        </w:rPr>
      </w:pPr>
      <w:r w:rsidRPr="003F0B0C">
        <w:rPr>
          <w:rFonts w:ascii="宋体" w:eastAsia="宋体" w:hAnsi="宋体" w:hint="eastAsia"/>
        </w:rPr>
        <w:t>5824-5825</w:t>
      </w:r>
    </w:p>
    <w:p w:rsidR="00DC2A93" w:rsidRPr="003F0B0C" w:rsidRDefault="00F13C7F" w:rsidP="00443655">
      <w:pPr>
        <w:rPr>
          <w:rFonts w:ascii="宋体" w:eastAsia="宋体" w:hAnsi="宋体"/>
        </w:rPr>
      </w:pPr>
      <w:r w:rsidRPr="003F0B0C">
        <w:rPr>
          <w:rFonts w:ascii="宋体" w:eastAsia="宋体" w:hAnsi="宋体" w:hint="eastAsia"/>
        </w:rPr>
        <w:t>5827</w:t>
      </w:r>
    </w:p>
    <w:p w:rsidR="00F13C7F" w:rsidRPr="003F0B0C" w:rsidRDefault="00F13C7F" w:rsidP="00443655">
      <w:pPr>
        <w:rPr>
          <w:rFonts w:ascii="宋体" w:eastAsia="宋体" w:hAnsi="宋体"/>
        </w:rPr>
      </w:pPr>
      <w:r w:rsidRPr="003F0B0C">
        <w:rPr>
          <w:rFonts w:ascii="宋体" w:eastAsia="宋体" w:hAnsi="宋体" w:hint="eastAsia"/>
        </w:rPr>
        <w:t>5830</w:t>
      </w:r>
    </w:p>
    <w:p w:rsidR="00F13C7F" w:rsidRPr="003F0B0C" w:rsidRDefault="00F13C7F" w:rsidP="00443655">
      <w:pPr>
        <w:rPr>
          <w:rFonts w:ascii="宋体" w:eastAsia="宋体" w:hAnsi="宋体"/>
        </w:rPr>
      </w:pPr>
      <w:r w:rsidRPr="003F0B0C">
        <w:rPr>
          <w:rFonts w:ascii="宋体" w:eastAsia="宋体" w:hAnsi="宋体" w:hint="eastAsia"/>
        </w:rPr>
        <w:t>5809</w:t>
      </w:r>
    </w:p>
    <w:p w:rsidR="00F13C7F" w:rsidRPr="003F0B0C" w:rsidRDefault="00F13C7F" w:rsidP="00443655">
      <w:pPr>
        <w:rPr>
          <w:rFonts w:ascii="宋体" w:eastAsia="宋体" w:hAnsi="宋体"/>
        </w:rPr>
      </w:pPr>
      <w:r w:rsidRPr="003F0B0C">
        <w:rPr>
          <w:rFonts w:ascii="宋体" w:eastAsia="宋体" w:hAnsi="宋体" w:hint="eastAsia"/>
        </w:rPr>
        <w:t>5817</w:t>
      </w:r>
    </w:p>
    <w:p w:rsidR="00F13C7F" w:rsidRPr="003F0B0C" w:rsidRDefault="008E6365" w:rsidP="00443655">
      <w:pPr>
        <w:rPr>
          <w:rFonts w:ascii="宋体" w:eastAsia="宋体" w:hAnsi="宋体"/>
        </w:rPr>
      </w:pPr>
      <w:r w:rsidRPr="003F0B0C">
        <w:rPr>
          <w:rFonts w:ascii="宋体" w:eastAsia="宋体" w:hAnsi="宋体" w:hint="eastAsia"/>
        </w:rPr>
        <w:t>5796-5799</w:t>
      </w:r>
    </w:p>
    <w:p w:rsidR="0032315B" w:rsidRPr="003F0B0C" w:rsidRDefault="008E6365" w:rsidP="00443655">
      <w:pPr>
        <w:rPr>
          <w:rFonts w:ascii="宋体" w:eastAsia="宋体" w:hAnsi="宋体"/>
        </w:rPr>
      </w:pPr>
      <w:r w:rsidRPr="003F0B0C">
        <w:rPr>
          <w:rFonts w:ascii="宋体" w:eastAsia="宋体" w:hAnsi="宋体" w:hint="eastAsia"/>
        </w:rPr>
        <w:t>5801</w:t>
      </w:r>
    </w:p>
    <w:p w:rsidR="008E6365" w:rsidRPr="003F0B0C" w:rsidRDefault="008E6365" w:rsidP="00443655">
      <w:pPr>
        <w:rPr>
          <w:rFonts w:ascii="宋体" w:eastAsia="宋体" w:hAnsi="宋体"/>
        </w:rPr>
      </w:pPr>
      <w:r w:rsidRPr="003F0B0C">
        <w:rPr>
          <w:rFonts w:ascii="宋体" w:eastAsia="宋体" w:hAnsi="宋体" w:hint="eastAsia"/>
        </w:rPr>
        <w:t>5803</w:t>
      </w:r>
    </w:p>
    <w:p w:rsidR="008E6365" w:rsidRPr="003F0B0C" w:rsidRDefault="008E6365" w:rsidP="00443655">
      <w:pPr>
        <w:rPr>
          <w:rFonts w:ascii="宋体" w:eastAsia="宋体" w:hAnsi="宋体"/>
        </w:rPr>
      </w:pPr>
      <w:r w:rsidRPr="003F0B0C">
        <w:rPr>
          <w:rFonts w:ascii="宋体" w:eastAsia="宋体" w:hAnsi="宋体" w:hint="eastAsia"/>
        </w:rPr>
        <w:t>5786</w:t>
      </w:r>
    </w:p>
    <w:p w:rsidR="008E6365" w:rsidRPr="003F0B0C" w:rsidRDefault="008E6365" w:rsidP="00443655">
      <w:pPr>
        <w:rPr>
          <w:rFonts w:ascii="宋体" w:eastAsia="宋体" w:hAnsi="宋体"/>
        </w:rPr>
      </w:pPr>
      <w:r w:rsidRPr="003F0B0C">
        <w:rPr>
          <w:rFonts w:ascii="宋体" w:eastAsia="宋体" w:hAnsi="宋体" w:hint="eastAsia"/>
        </w:rPr>
        <w:t>5788-5790</w:t>
      </w:r>
    </w:p>
    <w:p w:rsidR="008E6365" w:rsidRPr="003F0B0C" w:rsidRDefault="00A05C16" w:rsidP="00443655">
      <w:pPr>
        <w:rPr>
          <w:rFonts w:ascii="宋体" w:eastAsia="宋体" w:hAnsi="宋体"/>
        </w:rPr>
      </w:pPr>
      <w:r w:rsidRPr="003F0B0C">
        <w:rPr>
          <w:rFonts w:ascii="宋体" w:eastAsia="宋体" w:hAnsi="宋体" w:hint="eastAsia"/>
        </w:rPr>
        <w:t>5764</w:t>
      </w:r>
    </w:p>
    <w:p w:rsidR="00A05C16" w:rsidRPr="003F0B0C" w:rsidRDefault="00A05C16" w:rsidP="00443655">
      <w:pPr>
        <w:rPr>
          <w:rFonts w:ascii="宋体" w:eastAsia="宋体" w:hAnsi="宋体"/>
        </w:rPr>
      </w:pPr>
      <w:r w:rsidRPr="003F0B0C">
        <w:rPr>
          <w:rFonts w:ascii="宋体" w:eastAsia="宋体" w:hAnsi="宋体" w:hint="eastAsia"/>
        </w:rPr>
        <w:t>5766</w:t>
      </w:r>
    </w:p>
    <w:p w:rsidR="00A05C16" w:rsidRPr="003F0B0C" w:rsidRDefault="00A05C16" w:rsidP="00443655">
      <w:pPr>
        <w:rPr>
          <w:rFonts w:ascii="宋体" w:eastAsia="宋体" w:hAnsi="宋体"/>
        </w:rPr>
      </w:pPr>
      <w:r w:rsidRPr="003F0B0C">
        <w:rPr>
          <w:rFonts w:ascii="宋体" w:eastAsia="宋体" w:hAnsi="宋体" w:hint="eastAsia"/>
        </w:rPr>
        <w:t>5770-5771</w:t>
      </w:r>
    </w:p>
    <w:p w:rsidR="00A05C16" w:rsidRPr="003F0B0C" w:rsidRDefault="00F81146" w:rsidP="00443655">
      <w:pPr>
        <w:rPr>
          <w:rFonts w:ascii="宋体" w:eastAsia="宋体" w:hAnsi="宋体"/>
        </w:rPr>
      </w:pPr>
      <w:r w:rsidRPr="003F0B0C">
        <w:rPr>
          <w:rFonts w:ascii="宋体" w:eastAsia="宋体" w:hAnsi="宋体" w:hint="eastAsia"/>
        </w:rPr>
        <w:t>5756-</w:t>
      </w:r>
      <w:r w:rsidRPr="003F0B0C">
        <w:rPr>
          <w:rFonts w:ascii="宋体" w:eastAsia="宋体" w:hAnsi="宋体"/>
        </w:rPr>
        <w:t>5757</w:t>
      </w:r>
    </w:p>
    <w:p w:rsidR="00F81146" w:rsidRPr="003F0B0C" w:rsidRDefault="00F81146" w:rsidP="00443655">
      <w:pPr>
        <w:rPr>
          <w:rFonts w:ascii="宋体" w:eastAsia="宋体" w:hAnsi="宋体"/>
        </w:rPr>
      </w:pPr>
      <w:r w:rsidRPr="003F0B0C">
        <w:rPr>
          <w:rFonts w:ascii="宋体" w:eastAsia="宋体" w:hAnsi="宋体" w:hint="eastAsia"/>
        </w:rPr>
        <w:t>5759-</w:t>
      </w:r>
      <w:r w:rsidRPr="003F0B0C">
        <w:rPr>
          <w:rFonts w:ascii="宋体" w:eastAsia="宋体" w:hAnsi="宋体"/>
        </w:rPr>
        <w:t>5760</w:t>
      </w:r>
    </w:p>
    <w:p w:rsidR="00F81146" w:rsidRPr="003F0B0C" w:rsidRDefault="00253915" w:rsidP="00443655">
      <w:pPr>
        <w:rPr>
          <w:rFonts w:ascii="宋体" w:eastAsia="宋体" w:hAnsi="宋体"/>
        </w:rPr>
      </w:pPr>
      <w:r w:rsidRPr="003F0B0C">
        <w:rPr>
          <w:rFonts w:ascii="宋体" w:eastAsia="宋体" w:hAnsi="宋体" w:hint="eastAsia"/>
        </w:rPr>
        <w:t>5736-</w:t>
      </w:r>
      <w:r w:rsidRPr="003F0B0C">
        <w:rPr>
          <w:rFonts w:ascii="宋体" w:eastAsia="宋体" w:hAnsi="宋体"/>
        </w:rPr>
        <w:t>5737</w:t>
      </w:r>
    </w:p>
    <w:p w:rsidR="00253915" w:rsidRPr="003F0B0C" w:rsidRDefault="00253915" w:rsidP="00443655">
      <w:pPr>
        <w:rPr>
          <w:rFonts w:ascii="宋体" w:eastAsia="宋体" w:hAnsi="宋体"/>
        </w:rPr>
      </w:pPr>
      <w:r w:rsidRPr="003F0B0C">
        <w:rPr>
          <w:rFonts w:ascii="宋体" w:eastAsia="宋体" w:hAnsi="宋体" w:hint="eastAsia"/>
        </w:rPr>
        <w:t>5740</w:t>
      </w:r>
    </w:p>
    <w:p w:rsidR="00253915" w:rsidRPr="003F0B0C" w:rsidRDefault="00253915" w:rsidP="00443655">
      <w:pPr>
        <w:rPr>
          <w:rFonts w:ascii="宋体" w:eastAsia="宋体" w:hAnsi="宋体"/>
        </w:rPr>
      </w:pPr>
      <w:r w:rsidRPr="003F0B0C">
        <w:rPr>
          <w:rFonts w:ascii="宋体" w:eastAsia="宋体" w:hAnsi="宋体" w:hint="eastAsia"/>
        </w:rPr>
        <w:t>5743</w:t>
      </w:r>
    </w:p>
    <w:p w:rsidR="00253915" w:rsidRPr="003F0B0C" w:rsidRDefault="00253915" w:rsidP="00443655">
      <w:pPr>
        <w:rPr>
          <w:rFonts w:ascii="宋体" w:eastAsia="宋体" w:hAnsi="宋体"/>
        </w:rPr>
      </w:pPr>
      <w:r w:rsidRPr="003F0B0C">
        <w:rPr>
          <w:rFonts w:ascii="宋体" w:eastAsia="宋体" w:hAnsi="宋体"/>
        </w:rPr>
        <w:t>5746</w:t>
      </w:r>
    </w:p>
    <w:p w:rsidR="00253915" w:rsidRPr="003F0B0C" w:rsidRDefault="00D3190B" w:rsidP="00443655">
      <w:pPr>
        <w:rPr>
          <w:rFonts w:ascii="宋体" w:eastAsia="宋体" w:hAnsi="宋体"/>
        </w:rPr>
      </w:pPr>
      <w:r w:rsidRPr="003F0B0C">
        <w:rPr>
          <w:rFonts w:ascii="宋体" w:eastAsia="宋体" w:hAnsi="宋体" w:hint="eastAsia"/>
        </w:rPr>
        <w:t>5725</w:t>
      </w:r>
    </w:p>
    <w:p w:rsidR="00D3190B" w:rsidRPr="003F0B0C" w:rsidRDefault="00D3190B" w:rsidP="00443655">
      <w:pPr>
        <w:rPr>
          <w:rFonts w:ascii="宋体" w:eastAsia="宋体" w:hAnsi="宋体"/>
        </w:rPr>
      </w:pPr>
      <w:r w:rsidRPr="003F0B0C">
        <w:rPr>
          <w:rFonts w:ascii="宋体" w:eastAsia="宋体" w:hAnsi="宋体"/>
        </w:rPr>
        <w:t>5728</w:t>
      </w:r>
    </w:p>
    <w:p w:rsidR="00D3190B" w:rsidRPr="003F0B0C" w:rsidRDefault="00D3190B" w:rsidP="00443655">
      <w:pPr>
        <w:rPr>
          <w:rFonts w:ascii="宋体" w:eastAsia="宋体" w:hAnsi="宋体"/>
        </w:rPr>
      </w:pPr>
      <w:r w:rsidRPr="003F0B0C">
        <w:rPr>
          <w:rFonts w:ascii="宋体" w:eastAsia="宋体" w:hAnsi="宋体"/>
        </w:rPr>
        <w:t>5732</w:t>
      </w:r>
    </w:p>
    <w:p w:rsidR="00D3190B" w:rsidRPr="003F0B0C" w:rsidRDefault="00D3190B" w:rsidP="00443655">
      <w:pPr>
        <w:rPr>
          <w:rFonts w:ascii="宋体" w:eastAsia="宋体" w:hAnsi="宋体"/>
        </w:rPr>
      </w:pPr>
      <w:r w:rsidRPr="003F0B0C">
        <w:rPr>
          <w:rFonts w:ascii="宋体" w:eastAsia="宋体" w:hAnsi="宋体" w:hint="eastAsia"/>
        </w:rPr>
        <w:t>5408</w:t>
      </w:r>
    </w:p>
    <w:p w:rsidR="00D3190B" w:rsidRPr="003F0B0C" w:rsidRDefault="00D3190B" w:rsidP="00443655">
      <w:pPr>
        <w:rPr>
          <w:rFonts w:ascii="宋体" w:eastAsia="宋体" w:hAnsi="宋体"/>
        </w:rPr>
      </w:pPr>
      <w:r w:rsidRPr="003F0B0C">
        <w:rPr>
          <w:rFonts w:ascii="宋体" w:eastAsia="宋体" w:hAnsi="宋体"/>
        </w:rPr>
        <w:t>5415</w:t>
      </w:r>
    </w:p>
    <w:p w:rsidR="00D3190B" w:rsidRPr="003F0B0C" w:rsidRDefault="00D3190B" w:rsidP="00443655">
      <w:pPr>
        <w:rPr>
          <w:rFonts w:ascii="宋体" w:eastAsia="宋体" w:hAnsi="宋体"/>
        </w:rPr>
      </w:pPr>
      <w:r w:rsidRPr="003F0B0C">
        <w:rPr>
          <w:rFonts w:ascii="宋体" w:eastAsia="宋体" w:hAnsi="宋体" w:hint="eastAsia"/>
        </w:rPr>
        <w:t>5397</w:t>
      </w:r>
    </w:p>
    <w:p w:rsidR="00D3190B" w:rsidRPr="003F0B0C" w:rsidRDefault="00D3190B" w:rsidP="00443655">
      <w:pPr>
        <w:rPr>
          <w:rFonts w:ascii="宋体" w:eastAsia="宋体" w:hAnsi="宋体"/>
        </w:rPr>
      </w:pPr>
      <w:r w:rsidRPr="003F0B0C">
        <w:rPr>
          <w:rFonts w:ascii="宋体" w:eastAsia="宋体" w:hAnsi="宋体" w:hint="eastAsia"/>
        </w:rPr>
        <w:t>5403-</w:t>
      </w:r>
      <w:r w:rsidRPr="003F0B0C">
        <w:rPr>
          <w:rFonts w:ascii="宋体" w:eastAsia="宋体" w:hAnsi="宋体"/>
        </w:rPr>
        <w:t>5405</w:t>
      </w:r>
    </w:p>
    <w:p w:rsidR="00D3190B" w:rsidRPr="003F0B0C" w:rsidRDefault="00DD0D9E" w:rsidP="00443655">
      <w:pPr>
        <w:rPr>
          <w:rFonts w:ascii="宋体" w:eastAsia="宋体" w:hAnsi="宋体"/>
        </w:rPr>
      </w:pPr>
      <w:r w:rsidRPr="003F0B0C">
        <w:rPr>
          <w:rFonts w:ascii="宋体" w:eastAsia="宋体" w:hAnsi="宋体" w:hint="eastAsia"/>
        </w:rPr>
        <w:t>5380</w:t>
      </w:r>
    </w:p>
    <w:p w:rsidR="00DD0D9E" w:rsidRPr="003F0B0C" w:rsidRDefault="00DD0D9E" w:rsidP="00443655">
      <w:pPr>
        <w:rPr>
          <w:rFonts w:ascii="宋体" w:eastAsia="宋体" w:hAnsi="宋体"/>
        </w:rPr>
      </w:pPr>
      <w:r w:rsidRPr="003F0B0C">
        <w:rPr>
          <w:rFonts w:ascii="宋体" w:eastAsia="宋体" w:hAnsi="宋体"/>
        </w:rPr>
        <w:t>5382</w:t>
      </w:r>
      <w:r w:rsidRPr="003F0B0C">
        <w:rPr>
          <w:rFonts w:ascii="宋体" w:eastAsia="宋体" w:hAnsi="宋体" w:hint="eastAsia"/>
        </w:rPr>
        <w:t>-</w:t>
      </w:r>
      <w:r w:rsidRPr="003F0B0C">
        <w:rPr>
          <w:rFonts w:ascii="宋体" w:eastAsia="宋体" w:hAnsi="宋体"/>
        </w:rPr>
        <w:t>5383</w:t>
      </w:r>
    </w:p>
    <w:p w:rsidR="00DD0D9E" w:rsidRPr="003F0B0C" w:rsidRDefault="00DD0D9E" w:rsidP="00443655">
      <w:pPr>
        <w:rPr>
          <w:rFonts w:ascii="宋体" w:eastAsia="宋体" w:hAnsi="宋体"/>
        </w:rPr>
      </w:pPr>
      <w:r w:rsidRPr="003F0B0C">
        <w:rPr>
          <w:rFonts w:ascii="宋体" w:eastAsia="宋体" w:hAnsi="宋体" w:hint="eastAsia"/>
        </w:rPr>
        <w:t>5388</w:t>
      </w:r>
    </w:p>
    <w:p w:rsidR="00DD0D9E" w:rsidRPr="003F0B0C" w:rsidRDefault="00DD0D9E" w:rsidP="00443655">
      <w:pPr>
        <w:rPr>
          <w:rFonts w:ascii="宋体" w:eastAsia="宋体" w:hAnsi="宋体"/>
        </w:rPr>
      </w:pPr>
      <w:r w:rsidRPr="003F0B0C">
        <w:rPr>
          <w:rFonts w:ascii="宋体" w:eastAsia="宋体" w:hAnsi="宋体"/>
        </w:rPr>
        <w:t>5390</w:t>
      </w:r>
    </w:p>
    <w:p w:rsidR="0052259C" w:rsidRPr="003F0B0C" w:rsidRDefault="0052259C" w:rsidP="00443655">
      <w:pPr>
        <w:rPr>
          <w:rFonts w:ascii="宋体" w:eastAsia="宋体" w:hAnsi="宋体"/>
        </w:rPr>
      </w:pPr>
      <w:r w:rsidRPr="003F0B0C">
        <w:rPr>
          <w:rFonts w:ascii="宋体" w:eastAsia="宋体" w:hAnsi="宋体"/>
        </w:rPr>
        <w:t>5369</w:t>
      </w:r>
      <w:r w:rsidRPr="003F0B0C">
        <w:rPr>
          <w:rFonts w:ascii="宋体" w:eastAsia="宋体" w:hAnsi="宋体" w:hint="eastAsia"/>
        </w:rPr>
        <w:t>-</w:t>
      </w:r>
      <w:r w:rsidRPr="003F0B0C">
        <w:rPr>
          <w:rFonts w:ascii="宋体" w:eastAsia="宋体" w:hAnsi="宋体"/>
        </w:rPr>
        <w:t>5370</w:t>
      </w:r>
    </w:p>
    <w:p w:rsidR="0052259C" w:rsidRPr="003F0B0C" w:rsidRDefault="0052259C" w:rsidP="00443655">
      <w:pPr>
        <w:rPr>
          <w:rFonts w:ascii="宋体" w:eastAsia="宋体" w:hAnsi="宋体"/>
        </w:rPr>
      </w:pPr>
      <w:r w:rsidRPr="003F0B0C">
        <w:rPr>
          <w:rFonts w:ascii="宋体" w:eastAsia="宋体" w:hAnsi="宋体"/>
        </w:rPr>
        <w:lastRenderedPageBreak/>
        <w:t>5376</w:t>
      </w:r>
      <w:r w:rsidRPr="003F0B0C">
        <w:rPr>
          <w:rFonts w:ascii="宋体" w:eastAsia="宋体" w:hAnsi="宋体" w:hint="eastAsia"/>
        </w:rPr>
        <w:t>-</w:t>
      </w:r>
      <w:r w:rsidRPr="003F0B0C">
        <w:rPr>
          <w:rFonts w:ascii="宋体" w:eastAsia="宋体" w:hAnsi="宋体"/>
        </w:rPr>
        <w:t>5377</w:t>
      </w:r>
    </w:p>
    <w:p w:rsidR="0052259C" w:rsidRPr="003F0B0C" w:rsidRDefault="002148E6" w:rsidP="00443655">
      <w:pPr>
        <w:rPr>
          <w:rFonts w:ascii="宋体" w:eastAsia="宋体" w:hAnsi="宋体"/>
        </w:rPr>
      </w:pPr>
      <w:r w:rsidRPr="003F0B0C">
        <w:rPr>
          <w:rFonts w:ascii="宋体" w:eastAsia="宋体" w:hAnsi="宋体" w:hint="eastAsia"/>
        </w:rPr>
        <w:t>5354</w:t>
      </w:r>
    </w:p>
    <w:p w:rsidR="002148E6" w:rsidRPr="003F0B0C" w:rsidRDefault="002148E6" w:rsidP="00443655">
      <w:pPr>
        <w:rPr>
          <w:rFonts w:ascii="宋体" w:eastAsia="宋体" w:hAnsi="宋体"/>
        </w:rPr>
      </w:pPr>
      <w:r w:rsidRPr="003F0B0C">
        <w:rPr>
          <w:rFonts w:ascii="宋体" w:eastAsia="宋体" w:hAnsi="宋体"/>
        </w:rPr>
        <w:t>5356</w:t>
      </w:r>
    </w:p>
    <w:p w:rsidR="002148E6" w:rsidRPr="003F0B0C" w:rsidRDefault="002148E6" w:rsidP="00443655">
      <w:pPr>
        <w:rPr>
          <w:rFonts w:ascii="宋体" w:eastAsia="宋体" w:hAnsi="宋体"/>
        </w:rPr>
      </w:pPr>
      <w:r w:rsidRPr="003F0B0C">
        <w:rPr>
          <w:rFonts w:ascii="宋体" w:eastAsia="宋体" w:hAnsi="宋体"/>
        </w:rPr>
        <w:t>5359</w:t>
      </w:r>
    </w:p>
    <w:p w:rsidR="002148E6" w:rsidRPr="003F0B0C" w:rsidRDefault="002148E6" w:rsidP="00443655">
      <w:pPr>
        <w:rPr>
          <w:rFonts w:ascii="宋体" w:eastAsia="宋体" w:hAnsi="宋体"/>
        </w:rPr>
      </w:pPr>
      <w:r w:rsidRPr="003F0B0C">
        <w:rPr>
          <w:rFonts w:ascii="宋体" w:eastAsia="宋体" w:hAnsi="宋体" w:hint="eastAsia"/>
        </w:rPr>
        <w:t>5343</w:t>
      </w:r>
    </w:p>
    <w:p w:rsidR="002148E6" w:rsidRPr="003F0B0C" w:rsidRDefault="002148E6" w:rsidP="00443655">
      <w:pPr>
        <w:rPr>
          <w:rFonts w:ascii="宋体" w:eastAsia="宋体" w:hAnsi="宋体"/>
        </w:rPr>
      </w:pPr>
      <w:r w:rsidRPr="003F0B0C">
        <w:rPr>
          <w:rFonts w:ascii="宋体" w:eastAsia="宋体" w:hAnsi="宋体"/>
        </w:rPr>
        <w:t>5345</w:t>
      </w:r>
      <w:r w:rsidRPr="003F0B0C">
        <w:rPr>
          <w:rFonts w:ascii="宋体" w:eastAsia="宋体" w:hAnsi="宋体" w:hint="eastAsia"/>
        </w:rPr>
        <w:t>-</w:t>
      </w:r>
      <w:r w:rsidRPr="003F0B0C">
        <w:rPr>
          <w:rFonts w:ascii="宋体" w:eastAsia="宋体" w:hAnsi="宋体"/>
        </w:rPr>
        <w:t>5346</w:t>
      </w:r>
    </w:p>
    <w:p w:rsidR="002148E6" w:rsidRPr="003F0B0C" w:rsidRDefault="002148E6" w:rsidP="00443655">
      <w:pPr>
        <w:rPr>
          <w:rFonts w:ascii="宋体" w:eastAsia="宋体" w:hAnsi="宋体"/>
        </w:rPr>
      </w:pPr>
      <w:r w:rsidRPr="003F0B0C">
        <w:rPr>
          <w:rFonts w:ascii="宋体" w:eastAsia="宋体" w:hAnsi="宋体"/>
        </w:rPr>
        <w:t>5350</w:t>
      </w:r>
    </w:p>
    <w:p w:rsidR="002148E6" w:rsidRPr="003F0B0C" w:rsidRDefault="002148E6" w:rsidP="00443655">
      <w:pPr>
        <w:rPr>
          <w:rFonts w:ascii="宋体" w:eastAsia="宋体" w:hAnsi="宋体"/>
        </w:rPr>
      </w:pPr>
      <w:r w:rsidRPr="003F0B0C">
        <w:rPr>
          <w:rFonts w:ascii="宋体" w:eastAsia="宋体" w:hAnsi="宋体" w:hint="eastAsia"/>
        </w:rPr>
        <w:t>5329-</w:t>
      </w:r>
      <w:r w:rsidRPr="003F0B0C">
        <w:rPr>
          <w:rFonts w:ascii="宋体" w:eastAsia="宋体" w:hAnsi="宋体"/>
        </w:rPr>
        <w:t>5333</w:t>
      </w:r>
    </w:p>
    <w:p w:rsidR="002148E6" w:rsidRPr="003F0B0C" w:rsidRDefault="002148E6" w:rsidP="00443655">
      <w:pPr>
        <w:rPr>
          <w:rFonts w:ascii="宋体" w:eastAsia="宋体" w:hAnsi="宋体"/>
        </w:rPr>
      </w:pPr>
      <w:r w:rsidRPr="003F0B0C">
        <w:rPr>
          <w:rFonts w:ascii="宋体" w:eastAsia="宋体" w:hAnsi="宋体"/>
        </w:rPr>
        <w:t>5337</w:t>
      </w:r>
    </w:p>
    <w:p w:rsidR="002148E6" w:rsidRPr="003F0B0C" w:rsidRDefault="002148E6" w:rsidP="00443655">
      <w:pPr>
        <w:rPr>
          <w:rFonts w:ascii="宋体" w:eastAsia="宋体" w:hAnsi="宋体"/>
        </w:rPr>
      </w:pPr>
      <w:r w:rsidRPr="003F0B0C">
        <w:rPr>
          <w:rFonts w:ascii="宋体" w:eastAsia="宋体" w:hAnsi="宋体" w:hint="eastAsia"/>
        </w:rPr>
        <w:t>5320-</w:t>
      </w:r>
      <w:r w:rsidRPr="003F0B0C">
        <w:rPr>
          <w:rFonts w:ascii="宋体" w:eastAsia="宋体" w:hAnsi="宋体"/>
        </w:rPr>
        <w:t>5322</w:t>
      </w:r>
    </w:p>
    <w:p w:rsidR="002148E6" w:rsidRPr="003F0B0C" w:rsidRDefault="002148E6" w:rsidP="00443655">
      <w:pPr>
        <w:rPr>
          <w:rFonts w:ascii="宋体" w:eastAsia="宋体" w:hAnsi="宋体"/>
        </w:rPr>
      </w:pPr>
      <w:r w:rsidRPr="003F0B0C">
        <w:rPr>
          <w:rFonts w:ascii="宋体" w:eastAsia="宋体" w:hAnsi="宋体"/>
        </w:rPr>
        <w:t>5324</w:t>
      </w:r>
    </w:p>
    <w:p w:rsidR="002148E6" w:rsidRPr="003F0B0C" w:rsidRDefault="002148E6" w:rsidP="00443655">
      <w:pPr>
        <w:rPr>
          <w:rFonts w:ascii="宋体" w:eastAsia="宋体" w:hAnsi="宋体"/>
        </w:rPr>
      </w:pPr>
      <w:r w:rsidRPr="003F0B0C">
        <w:rPr>
          <w:rFonts w:ascii="宋体" w:eastAsia="宋体" w:hAnsi="宋体" w:hint="eastAsia"/>
        </w:rPr>
        <w:t>5300</w:t>
      </w:r>
    </w:p>
    <w:p w:rsidR="002148E6" w:rsidRPr="003F0B0C" w:rsidRDefault="002148E6" w:rsidP="00443655">
      <w:pPr>
        <w:rPr>
          <w:rFonts w:ascii="宋体" w:eastAsia="宋体" w:hAnsi="宋体"/>
        </w:rPr>
      </w:pPr>
      <w:r w:rsidRPr="003F0B0C">
        <w:rPr>
          <w:rFonts w:ascii="宋体" w:eastAsia="宋体" w:hAnsi="宋体"/>
        </w:rPr>
        <w:t>5302</w:t>
      </w:r>
    </w:p>
    <w:p w:rsidR="002148E6" w:rsidRPr="003F0B0C" w:rsidRDefault="002148E6" w:rsidP="00443655">
      <w:pPr>
        <w:rPr>
          <w:rFonts w:ascii="宋体" w:eastAsia="宋体" w:hAnsi="宋体"/>
        </w:rPr>
      </w:pPr>
      <w:r w:rsidRPr="003F0B0C">
        <w:rPr>
          <w:rFonts w:ascii="宋体" w:eastAsia="宋体" w:hAnsi="宋体"/>
        </w:rPr>
        <w:t>5304</w:t>
      </w:r>
    </w:p>
    <w:p w:rsidR="002148E6" w:rsidRPr="003F0B0C" w:rsidRDefault="002148E6" w:rsidP="00443655">
      <w:pPr>
        <w:rPr>
          <w:rFonts w:ascii="宋体" w:eastAsia="宋体" w:hAnsi="宋体"/>
        </w:rPr>
      </w:pPr>
      <w:r w:rsidRPr="003F0B0C">
        <w:rPr>
          <w:rFonts w:ascii="宋体" w:eastAsia="宋体" w:hAnsi="宋体"/>
        </w:rPr>
        <w:t>5306</w:t>
      </w:r>
      <w:r w:rsidRPr="003F0B0C">
        <w:rPr>
          <w:rFonts w:ascii="宋体" w:eastAsia="宋体" w:hAnsi="宋体" w:hint="eastAsia"/>
        </w:rPr>
        <w:t>-</w:t>
      </w:r>
      <w:r w:rsidRPr="003F0B0C">
        <w:rPr>
          <w:rFonts w:ascii="宋体" w:eastAsia="宋体" w:hAnsi="宋体"/>
        </w:rPr>
        <w:t>5307</w:t>
      </w:r>
    </w:p>
    <w:p w:rsidR="002148E6" w:rsidRPr="003F0B0C" w:rsidRDefault="002148E6" w:rsidP="00443655">
      <w:pPr>
        <w:rPr>
          <w:rFonts w:ascii="宋体" w:eastAsia="宋体" w:hAnsi="宋体"/>
        </w:rPr>
      </w:pPr>
      <w:r w:rsidRPr="003F0B0C">
        <w:rPr>
          <w:rFonts w:ascii="宋体" w:eastAsia="宋体" w:hAnsi="宋体"/>
        </w:rPr>
        <w:t>5309</w:t>
      </w:r>
    </w:p>
    <w:p w:rsidR="00DD0D9E" w:rsidRPr="003F0B0C" w:rsidRDefault="00FA5F28" w:rsidP="00443655">
      <w:pPr>
        <w:rPr>
          <w:rFonts w:ascii="宋体" w:eastAsia="宋体" w:hAnsi="宋体"/>
        </w:rPr>
      </w:pPr>
      <w:r w:rsidRPr="003F0B0C">
        <w:rPr>
          <w:rFonts w:ascii="宋体" w:eastAsia="宋体" w:hAnsi="宋体" w:hint="eastAsia"/>
        </w:rPr>
        <w:t>5290-</w:t>
      </w:r>
      <w:r w:rsidRPr="003F0B0C">
        <w:rPr>
          <w:rFonts w:ascii="宋体" w:eastAsia="宋体" w:hAnsi="宋体"/>
        </w:rPr>
        <w:t>5293</w:t>
      </w:r>
    </w:p>
    <w:p w:rsidR="00FA5F28" w:rsidRPr="003F0B0C" w:rsidRDefault="00FA5F28" w:rsidP="00443655">
      <w:pPr>
        <w:rPr>
          <w:rFonts w:ascii="宋体" w:eastAsia="宋体" w:hAnsi="宋体"/>
        </w:rPr>
      </w:pPr>
      <w:r w:rsidRPr="003F0B0C">
        <w:rPr>
          <w:rFonts w:ascii="宋体" w:eastAsia="宋体" w:hAnsi="宋体"/>
        </w:rPr>
        <w:t>5295</w:t>
      </w:r>
      <w:r w:rsidRPr="003F0B0C">
        <w:rPr>
          <w:rFonts w:ascii="宋体" w:eastAsia="宋体" w:hAnsi="宋体" w:hint="eastAsia"/>
        </w:rPr>
        <w:t>-</w:t>
      </w:r>
      <w:r w:rsidRPr="003F0B0C">
        <w:rPr>
          <w:rFonts w:ascii="宋体" w:eastAsia="宋体" w:hAnsi="宋体"/>
        </w:rPr>
        <w:t>5298</w:t>
      </w:r>
    </w:p>
    <w:p w:rsidR="00FA5F28" w:rsidRPr="003F0B0C" w:rsidRDefault="00FA5F28" w:rsidP="00443655">
      <w:pPr>
        <w:rPr>
          <w:rFonts w:ascii="宋体" w:eastAsia="宋体" w:hAnsi="宋体"/>
        </w:rPr>
      </w:pPr>
    </w:p>
    <w:p w:rsidR="0042361E" w:rsidRPr="003F0B0C" w:rsidRDefault="009A16F6" w:rsidP="00443655">
      <w:pPr>
        <w:rPr>
          <w:rFonts w:ascii="宋体" w:eastAsia="宋体" w:hAnsi="宋体"/>
        </w:rPr>
      </w:pPr>
      <w:r w:rsidRPr="003F0B0C">
        <w:rPr>
          <w:rFonts w:ascii="宋体" w:eastAsia="宋体" w:hAnsi="宋体" w:hint="eastAsia"/>
        </w:rPr>
        <w:t>2</w:t>
      </w:r>
      <w:r w:rsidRPr="003F0B0C">
        <w:rPr>
          <w:rFonts w:ascii="宋体" w:eastAsia="宋体" w:hAnsi="宋体"/>
        </w:rPr>
        <w:t>018</w:t>
      </w:r>
      <w:r w:rsidRPr="003F0B0C">
        <w:rPr>
          <w:rFonts w:ascii="宋体" w:eastAsia="宋体" w:hAnsi="宋体" w:hint="eastAsia"/>
        </w:rPr>
        <w:t>多校</w:t>
      </w:r>
    </w:p>
    <w:p w:rsidR="00377524" w:rsidRPr="003F0B0C" w:rsidRDefault="00377524" w:rsidP="00EC0BCA">
      <w:pPr>
        <w:rPr>
          <w:rFonts w:ascii="宋体" w:eastAsia="宋体" w:hAnsi="宋体"/>
        </w:rPr>
      </w:pPr>
      <w:r w:rsidRPr="003F0B0C">
        <w:rPr>
          <w:rFonts w:ascii="宋体" w:eastAsia="宋体" w:hAnsi="宋体" w:hint="eastAsia"/>
        </w:rPr>
        <w:t>2017多校</w:t>
      </w:r>
      <w:r w:rsidR="00EC0BCA" w:rsidRPr="003F0B0C">
        <w:rPr>
          <w:rFonts w:ascii="宋体" w:eastAsia="宋体" w:hAnsi="宋体"/>
        </w:rPr>
        <w:t>-</w:t>
      </w:r>
      <w:r w:rsidR="00EC0BCA" w:rsidRPr="003F0B0C">
        <w:rPr>
          <w:rFonts w:ascii="宋体" w:eastAsia="宋体" w:hAnsi="宋体" w:hint="eastAsia"/>
        </w:rPr>
        <w:t>已处理</w:t>
      </w:r>
    </w:p>
    <w:p w:rsidR="00377524" w:rsidRPr="003F0B0C" w:rsidRDefault="00377524" w:rsidP="00377524">
      <w:pPr>
        <w:rPr>
          <w:rFonts w:ascii="宋体" w:eastAsia="宋体" w:hAnsi="宋体"/>
        </w:rPr>
      </w:pPr>
      <w:r w:rsidRPr="003F0B0C">
        <w:rPr>
          <w:rFonts w:ascii="宋体" w:eastAsia="宋体" w:hAnsi="宋体" w:hint="eastAsia"/>
        </w:rPr>
        <w:t>2016多校</w:t>
      </w:r>
      <w:r w:rsidR="00D3190B" w:rsidRPr="003F0B0C">
        <w:rPr>
          <w:rFonts w:ascii="宋体" w:eastAsia="宋体" w:hAnsi="宋体" w:hint="eastAsia"/>
        </w:rPr>
        <w:t>-已处理</w:t>
      </w:r>
    </w:p>
    <w:p w:rsidR="00377524" w:rsidRPr="003F0B0C" w:rsidRDefault="00377524" w:rsidP="00377524">
      <w:pPr>
        <w:rPr>
          <w:rFonts w:ascii="宋体" w:eastAsia="宋体" w:hAnsi="宋体"/>
        </w:rPr>
      </w:pPr>
      <w:r w:rsidRPr="003F0B0C">
        <w:rPr>
          <w:rFonts w:ascii="宋体" w:eastAsia="宋体" w:hAnsi="宋体" w:hint="eastAsia"/>
        </w:rPr>
        <w:t>2015多校</w:t>
      </w:r>
      <w:r w:rsidR="00950641" w:rsidRPr="003F0B0C">
        <w:rPr>
          <w:rFonts w:ascii="宋体" w:eastAsia="宋体" w:hAnsi="宋体" w:hint="eastAsia"/>
        </w:rPr>
        <w:t>-已处理</w:t>
      </w:r>
    </w:p>
    <w:p w:rsidR="00377524" w:rsidRPr="003F0B0C" w:rsidRDefault="00377524" w:rsidP="00377524">
      <w:pPr>
        <w:rPr>
          <w:rFonts w:ascii="宋体" w:eastAsia="宋体" w:hAnsi="宋体"/>
        </w:rPr>
      </w:pPr>
      <w:r w:rsidRPr="003F0B0C">
        <w:rPr>
          <w:rFonts w:ascii="宋体" w:eastAsia="宋体" w:hAnsi="宋体" w:hint="eastAsia"/>
        </w:rPr>
        <w:t>2014多校</w:t>
      </w:r>
    </w:p>
    <w:p w:rsidR="00377524" w:rsidRPr="003F0B0C" w:rsidRDefault="00377524" w:rsidP="00377524">
      <w:pPr>
        <w:rPr>
          <w:rFonts w:ascii="宋体" w:eastAsia="宋体" w:hAnsi="宋体"/>
        </w:rPr>
      </w:pPr>
      <w:r w:rsidRPr="003F0B0C">
        <w:rPr>
          <w:rFonts w:ascii="宋体" w:eastAsia="宋体" w:hAnsi="宋体" w:hint="eastAsia"/>
        </w:rPr>
        <w:t>10</w:t>
      </w:r>
    </w:p>
    <w:p w:rsidR="00377524" w:rsidRPr="003F0B0C" w:rsidRDefault="00377524" w:rsidP="00377524">
      <w:pPr>
        <w:rPr>
          <w:rFonts w:ascii="宋体" w:eastAsia="宋体" w:hAnsi="宋体"/>
        </w:rPr>
      </w:pPr>
      <w:r w:rsidRPr="003F0B0C">
        <w:rPr>
          <w:rFonts w:ascii="宋体" w:eastAsia="宋体" w:hAnsi="宋体"/>
        </w:rPr>
        <w:t>9</w:t>
      </w:r>
    </w:p>
    <w:p w:rsidR="00377524" w:rsidRPr="003F0B0C" w:rsidRDefault="00377524" w:rsidP="00377524">
      <w:pPr>
        <w:rPr>
          <w:rFonts w:ascii="宋体" w:eastAsia="宋体" w:hAnsi="宋体"/>
        </w:rPr>
      </w:pPr>
      <w:r w:rsidRPr="003F0B0C">
        <w:rPr>
          <w:rFonts w:ascii="宋体" w:eastAsia="宋体" w:hAnsi="宋体"/>
        </w:rPr>
        <w:t>8</w:t>
      </w:r>
    </w:p>
    <w:p w:rsidR="00377524" w:rsidRPr="003F0B0C" w:rsidRDefault="00377524" w:rsidP="00377524">
      <w:pPr>
        <w:rPr>
          <w:rFonts w:ascii="宋体" w:eastAsia="宋体" w:hAnsi="宋体"/>
        </w:rPr>
      </w:pPr>
      <w:r w:rsidRPr="003F0B0C">
        <w:rPr>
          <w:rFonts w:ascii="宋体" w:eastAsia="宋体" w:hAnsi="宋体"/>
        </w:rPr>
        <w:t>7</w:t>
      </w:r>
    </w:p>
    <w:p w:rsidR="00377524" w:rsidRPr="003F0B0C" w:rsidRDefault="00377524" w:rsidP="00377524">
      <w:pPr>
        <w:rPr>
          <w:rFonts w:ascii="宋体" w:eastAsia="宋体" w:hAnsi="宋体"/>
        </w:rPr>
      </w:pPr>
      <w:r w:rsidRPr="003F0B0C">
        <w:rPr>
          <w:rFonts w:ascii="宋体" w:eastAsia="宋体" w:hAnsi="宋体"/>
        </w:rPr>
        <w:t>6</w:t>
      </w:r>
    </w:p>
    <w:p w:rsidR="00377524" w:rsidRPr="003F0B0C" w:rsidRDefault="00377524" w:rsidP="00377524">
      <w:pPr>
        <w:rPr>
          <w:rFonts w:ascii="宋体" w:eastAsia="宋体" w:hAnsi="宋体"/>
        </w:rPr>
      </w:pPr>
      <w:r w:rsidRPr="003F0B0C">
        <w:rPr>
          <w:rFonts w:ascii="宋体" w:eastAsia="宋体" w:hAnsi="宋体"/>
        </w:rPr>
        <w:t>5</w:t>
      </w:r>
    </w:p>
    <w:p w:rsidR="00377524" w:rsidRPr="003F0B0C" w:rsidRDefault="00377524" w:rsidP="00377524">
      <w:pPr>
        <w:rPr>
          <w:rFonts w:ascii="宋体" w:eastAsia="宋体" w:hAnsi="宋体"/>
        </w:rPr>
      </w:pPr>
      <w:r w:rsidRPr="003F0B0C">
        <w:rPr>
          <w:rFonts w:ascii="宋体" w:eastAsia="宋体" w:hAnsi="宋体"/>
        </w:rPr>
        <w:t>4</w:t>
      </w:r>
    </w:p>
    <w:p w:rsidR="00377524" w:rsidRPr="003F0B0C" w:rsidRDefault="00377524" w:rsidP="00377524">
      <w:pPr>
        <w:rPr>
          <w:rFonts w:ascii="宋体" w:eastAsia="宋体" w:hAnsi="宋体"/>
        </w:rPr>
      </w:pPr>
      <w:r w:rsidRPr="003F0B0C">
        <w:rPr>
          <w:rFonts w:ascii="宋体" w:eastAsia="宋体" w:hAnsi="宋体"/>
        </w:rPr>
        <w:t>3</w:t>
      </w:r>
    </w:p>
    <w:p w:rsidR="00377524" w:rsidRPr="003F0B0C" w:rsidRDefault="00377524" w:rsidP="00377524">
      <w:pPr>
        <w:rPr>
          <w:rFonts w:ascii="宋体" w:eastAsia="宋体" w:hAnsi="宋体"/>
        </w:rPr>
      </w:pPr>
      <w:r w:rsidRPr="003F0B0C">
        <w:rPr>
          <w:rFonts w:ascii="宋体" w:eastAsia="宋体" w:hAnsi="宋体"/>
        </w:rPr>
        <w:t>2</w:t>
      </w:r>
    </w:p>
    <w:p w:rsidR="00377524" w:rsidRPr="003F0B0C" w:rsidRDefault="00377524" w:rsidP="00377524">
      <w:pPr>
        <w:rPr>
          <w:rFonts w:ascii="宋体" w:eastAsia="宋体" w:hAnsi="宋体"/>
        </w:rPr>
      </w:pPr>
      <w:r w:rsidRPr="003F0B0C">
        <w:rPr>
          <w:rFonts w:ascii="宋体" w:eastAsia="宋体" w:hAnsi="宋体"/>
        </w:rPr>
        <w:t>1</w:t>
      </w:r>
    </w:p>
    <w:p w:rsidR="00377524" w:rsidRPr="003F0B0C" w:rsidRDefault="00377524" w:rsidP="00377524">
      <w:pPr>
        <w:rPr>
          <w:rFonts w:ascii="宋体" w:eastAsia="宋体" w:hAnsi="宋体"/>
        </w:rPr>
      </w:pPr>
      <w:r w:rsidRPr="003F0B0C">
        <w:rPr>
          <w:rFonts w:ascii="宋体" w:eastAsia="宋体" w:hAnsi="宋体" w:hint="eastAsia"/>
        </w:rPr>
        <w:t>2013多校</w:t>
      </w:r>
    </w:p>
    <w:p w:rsidR="00377524" w:rsidRPr="003F0B0C" w:rsidRDefault="00377524" w:rsidP="00377524">
      <w:pPr>
        <w:rPr>
          <w:rFonts w:ascii="宋体" w:eastAsia="宋体" w:hAnsi="宋体"/>
        </w:rPr>
      </w:pPr>
      <w:r w:rsidRPr="003F0B0C">
        <w:rPr>
          <w:rFonts w:ascii="宋体" w:eastAsia="宋体" w:hAnsi="宋体" w:hint="eastAsia"/>
        </w:rPr>
        <w:t>10</w:t>
      </w:r>
    </w:p>
    <w:p w:rsidR="00377524" w:rsidRPr="003F0B0C" w:rsidRDefault="00377524" w:rsidP="00377524">
      <w:pPr>
        <w:rPr>
          <w:rFonts w:ascii="宋体" w:eastAsia="宋体" w:hAnsi="宋体"/>
        </w:rPr>
      </w:pPr>
      <w:r w:rsidRPr="003F0B0C">
        <w:rPr>
          <w:rFonts w:ascii="宋体" w:eastAsia="宋体" w:hAnsi="宋体"/>
        </w:rPr>
        <w:t>9</w:t>
      </w:r>
    </w:p>
    <w:p w:rsidR="00377524" w:rsidRPr="003F0B0C" w:rsidRDefault="00377524" w:rsidP="00377524">
      <w:pPr>
        <w:rPr>
          <w:rFonts w:ascii="宋体" w:eastAsia="宋体" w:hAnsi="宋体"/>
        </w:rPr>
      </w:pPr>
      <w:r w:rsidRPr="003F0B0C">
        <w:rPr>
          <w:rFonts w:ascii="宋体" w:eastAsia="宋体" w:hAnsi="宋体"/>
        </w:rPr>
        <w:t>8</w:t>
      </w:r>
    </w:p>
    <w:p w:rsidR="00377524" w:rsidRPr="003F0B0C" w:rsidRDefault="00377524" w:rsidP="00377524">
      <w:pPr>
        <w:rPr>
          <w:rFonts w:ascii="宋体" w:eastAsia="宋体" w:hAnsi="宋体"/>
        </w:rPr>
      </w:pPr>
      <w:r w:rsidRPr="003F0B0C">
        <w:rPr>
          <w:rFonts w:ascii="宋体" w:eastAsia="宋体" w:hAnsi="宋体"/>
        </w:rPr>
        <w:t>7</w:t>
      </w:r>
    </w:p>
    <w:p w:rsidR="00377524" w:rsidRPr="003F0B0C" w:rsidRDefault="00377524" w:rsidP="00377524">
      <w:pPr>
        <w:rPr>
          <w:rFonts w:ascii="宋体" w:eastAsia="宋体" w:hAnsi="宋体"/>
        </w:rPr>
      </w:pPr>
      <w:r w:rsidRPr="003F0B0C">
        <w:rPr>
          <w:rFonts w:ascii="宋体" w:eastAsia="宋体" w:hAnsi="宋体"/>
        </w:rPr>
        <w:t>6</w:t>
      </w:r>
    </w:p>
    <w:p w:rsidR="00377524" w:rsidRPr="003F0B0C" w:rsidRDefault="00377524" w:rsidP="00377524">
      <w:pPr>
        <w:rPr>
          <w:rFonts w:ascii="宋体" w:eastAsia="宋体" w:hAnsi="宋体"/>
        </w:rPr>
      </w:pPr>
      <w:r w:rsidRPr="003F0B0C">
        <w:rPr>
          <w:rFonts w:ascii="宋体" w:eastAsia="宋体" w:hAnsi="宋体"/>
        </w:rPr>
        <w:t>5</w:t>
      </w:r>
    </w:p>
    <w:p w:rsidR="00377524" w:rsidRPr="003F0B0C" w:rsidRDefault="00377524" w:rsidP="00377524">
      <w:pPr>
        <w:rPr>
          <w:rFonts w:ascii="宋体" w:eastAsia="宋体" w:hAnsi="宋体"/>
        </w:rPr>
      </w:pPr>
      <w:r w:rsidRPr="003F0B0C">
        <w:rPr>
          <w:rFonts w:ascii="宋体" w:eastAsia="宋体" w:hAnsi="宋体"/>
        </w:rPr>
        <w:t>4</w:t>
      </w:r>
    </w:p>
    <w:p w:rsidR="00377524" w:rsidRPr="003F0B0C" w:rsidRDefault="00377524" w:rsidP="00377524">
      <w:pPr>
        <w:rPr>
          <w:rFonts w:ascii="宋体" w:eastAsia="宋体" w:hAnsi="宋体"/>
        </w:rPr>
      </w:pPr>
      <w:r w:rsidRPr="003F0B0C">
        <w:rPr>
          <w:rFonts w:ascii="宋体" w:eastAsia="宋体" w:hAnsi="宋体"/>
        </w:rPr>
        <w:t>3</w:t>
      </w:r>
    </w:p>
    <w:p w:rsidR="00377524" w:rsidRPr="003F0B0C" w:rsidRDefault="00377524" w:rsidP="00377524">
      <w:pPr>
        <w:rPr>
          <w:rFonts w:ascii="宋体" w:eastAsia="宋体" w:hAnsi="宋体"/>
        </w:rPr>
      </w:pPr>
      <w:r w:rsidRPr="003F0B0C">
        <w:rPr>
          <w:rFonts w:ascii="宋体" w:eastAsia="宋体" w:hAnsi="宋体"/>
        </w:rPr>
        <w:t>2</w:t>
      </w:r>
    </w:p>
    <w:p w:rsidR="00377524" w:rsidRPr="003F0B0C" w:rsidRDefault="00377524" w:rsidP="00377524">
      <w:pPr>
        <w:rPr>
          <w:rFonts w:ascii="宋体" w:eastAsia="宋体" w:hAnsi="宋体"/>
        </w:rPr>
      </w:pPr>
      <w:r w:rsidRPr="003F0B0C">
        <w:rPr>
          <w:rFonts w:ascii="宋体" w:eastAsia="宋体" w:hAnsi="宋体"/>
        </w:rPr>
        <w:lastRenderedPageBreak/>
        <w:t>1</w:t>
      </w:r>
    </w:p>
    <w:p w:rsidR="00377524" w:rsidRPr="003F0B0C" w:rsidRDefault="00377524" w:rsidP="00377524">
      <w:pPr>
        <w:rPr>
          <w:rFonts w:ascii="宋体" w:eastAsia="宋体" w:hAnsi="宋体"/>
        </w:rPr>
      </w:pPr>
      <w:r w:rsidRPr="003F0B0C">
        <w:rPr>
          <w:rFonts w:ascii="宋体" w:eastAsia="宋体" w:hAnsi="宋体" w:hint="eastAsia"/>
        </w:rPr>
        <w:t>2012多校</w:t>
      </w:r>
    </w:p>
    <w:p w:rsidR="00377524" w:rsidRPr="003F0B0C" w:rsidRDefault="00377524" w:rsidP="00377524">
      <w:pPr>
        <w:rPr>
          <w:rFonts w:ascii="宋体" w:eastAsia="宋体" w:hAnsi="宋体"/>
        </w:rPr>
      </w:pPr>
      <w:r w:rsidRPr="003F0B0C">
        <w:rPr>
          <w:rFonts w:ascii="宋体" w:eastAsia="宋体" w:hAnsi="宋体" w:hint="eastAsia"/>
        </w:rPr>
        <w:t>10</w:t>
      </w:r>
    </w:p>
    <w:p w:rsidR="00377524" w:rsidRPr="003F0B0C" w:rsidRDefault="00377524" w:rsidP="00377524">
      <w:pPr>
        <w:rPr>
          <w:rFonts w:ascii="宋体" w:eastAsia="宋体" w:hAnsi="宋体"/>
        </w:rPr>
      </w:pPr>
      <w:r w:rsidRPr="003F0B0C">
        <w:rPr>
          <w:rFonts w:ascii="宋体" w:eastAsia="宋体" w:hAnsi="宋体"/>
        </w:rPr>
        <w:t>9</w:t>
      </w:r>
    </w:p>
    <w:p w:rsidR="00377524" w:rsidRPr="003F0B0C" w:rsidRDefault="00377524" w:rsidP="00377524">
      <w:pPr>
        <w:rPr>
          <w:rFonts w:ascii="宋体" w:eastAsia="宋体" w:hAnsi="宋体"/>
        </w:rPr>
      </w:pPr>
      <w:r w:rsidRPr="003F0B0C">
        <w:rPr>
          <w:rFonts w:ascii="宋体" w:eastAsia="宋体" w:hAnsi="宋体"/>
        </w:rPr>
        <w:t>8</w:t>
      </w:r>
    </w:p>
    <w:p w:rsidR="00377524" w:rsidRPr="003F0B0C" w:rsidRDefault="00377524" w:rsidP="00377524">
      <w:pPr>
        <w:rPr>
          <w:rFonts w:ascii="宋体" w:eastAsia="宋体" w:hAnsi="宋体"/>
        </w:rPr>
      </w:pPr>
      <w:r w:rsidRPr="003F0B0C">
        <w:rPr>
          <w:rFonts w:ascii="宋体" w:eastAsia="宋体" w:hAnsi="宋体"/>
        </w:rPr>
        <w:t>7</w:t>
      </w:r>
    </w:p>
    <w:p w:rsidR="00377524" w:rsidRPr="003F0B0C" w:rsidRDefault="00377524" w:rsidP="00377524">
      <w:pPr>
        <w:rPr>
          <w:rFonts w:ascii="宋体" w:eastAsia="宋体" w:hAnsi="宋体"/>
        </w:rPr>
      </w:pPr>
      <w:r w:rsidRPr="003F0B0C">
        <w:rPr>
          <w:rFonts w:ascii="宋体" w:eastAsia="宋体" w:hAnsi="宋体"/>
        </w:rPr>
        <w:t>6</w:t>
      </w:r>
    </w:p>
    <w:p w:rsidR="00377524" w:rsidRPr="003F0B0C" w:rsidRDefault="00377524" w:rsidP="00377524">
      <w:pPr>
        <w:rPr>
          <w:rFonts w:ascii="宋体" w:eastAsia="宋体" w:hAnsi="宋体"/>
        </w:rPr>
      </w:pPr>
      <w:r w:rsidRPr="003F0B0C">
        <w:rPr>
          <w:rFonts w:ascii="宋体" w:eastAsia="宋体" w:hAnsi="宋体"/>
        </w:rPr>
        <w:t>5</w:t>
      </w:r>
    </w:p>
    <w:p w:rsidR="00377524" w:rsidRPr="003F0B0C" w:rsidRDefault="00377524" w:rsidP="00377524">
      <w:pPr>
        <w:rPr>
          <w:rFonts w:ascii="宋体" w:eastAsia="宋体" w:hAnsi="宋体"/>
        </w:rPr>
      </w:pPr>
      <w:r w:rsidRPr="003F0B0C">
        <w:rPr>
          <w:rFonts w:ascii="宋体" w:eastAsia="宋体" w:hAnsi="宋体"/>
        </w:rPr>
        <w:t>4</w:t>
      </w:r>
    </w:p>
    <w:p w:rsidR="00377524" w:rsidRPr="003F0B0C" w:rsidRDefault="00377524" w:rsidP="00377524">
      <w:pPr>
        <w:rPr>
          <w:rFonts w:ascii="宋体" w:eastAsia="宋体" w:hAnsi="宋体"/>
        </w:rPr>
      </w:pPr>
      <w:r w:rsidRPr="003F0B0C">
        <w:rPr>
          <w:rFonts w:ascii="宋体" w:eastAsia="宋体" w:hAnsi="宋体"/>
        </w:rPr>
        <w:t>3</w:t>
      </w:r>
    </w:p>
    <w:p w:rsidR="00377524" w:rsidRPr="003F0B0C" w:rsidRDefault="00377524" w:rsidP="00377524">
      <w:pPr>
        <w:rPr>
          <w:rFonts w:ascii="宋体" w:eastAsia="宋体" w:hAnsi="宋体"/>
        </w:rPr>
      </w:pPr>
      <w:r w:rsidRPr="003F0B0C">
        <w:rPr>
          <w:rFonts w:ascii="宋体" w:eastAsia="宋体" w:hAnsi="宋体"/>
        </w:rPr>
        <w:t>2</w:t>
      </w:r>
    </w:p>
    <w:p w:rsidR="00377524" w:rsidRPr="003F0B0C" w:rsidRDefault="00377524" w:rsidP="00377524">
      <w:pPr>
        <w:rPr>
          <w:rFonts w:ascii="宋体" w:eastAsia="宋体" w:hAnsi="宋体"/>
        </w:rPr>
      </w:pPr>
      <w:r w:rsidRPr="003F0B0C">
        <w:rPr>
          <w:rFonts w:ascii="宋体" w:eastAsia="宋体" w:hAnsi="宋体"/>
        </w:rPr>
        <w:t>1</w:t>
      </w:r>
    </w:p>
    <w:p w:rsidR="00377524" w:rsidRPr="003F0B0C" w:rsidRDefault="00377524" w:rsidP="00377524">
      <w:pPr>
        <w:rPr>
          <w:rFonts w:ascii="宋体" w:eastAsia="宋体" w:hAnsi="宋体"/>
        </w:rPr>
      </w:pPr>
      <w:r w:rsidRPr="003F0B0C">
        <w:rPr>
          <w:rFonts w:ascii="宋体" w:eastAsia="宋体" w:hAnsi="宋体" w:hint="eastAsia"/>
        </w:rPr>
        <w:t>2011多校</w:t>
      </w:r>
    </w:p>
    <w:p w:rsidR="00377524" w:rsidRPr="003F0B0C" w:rsidRDefault="00377524" w:rsidP="00377524">
      <w:pPr>
        <w:rPr>
          <w:rFonts w:ascii="宋体" w:eastAsia="宋体" w:hAnsi="宋体"/>
        </w:rPr>
      </w:pPr>
      <w:r w:rsidRPr="003F0B0C">
        <w:rPr>
          <w:rFonts w:ascii="宋体" w:eastAsia="宋体" w:hAnsi="宋体" w:hint="eastAsia"/>
        </w:rPr>
        <w:t>10</w:t>
      </w:r>
    </w:p>
    <w:p w:rsidR="00377524" w:rsidRPr="003F0B0C" w:rsidRDefault="00377524" w:rsidP="00377524">
      <w:pPr>
        <w:rPr>
          <w:rFonts w:ascii="宋体" w:eastAsia="宋体" w:hAnsi="宋体"/>
        </w:rPr>
      </w:pPr>
      <w:r w:rsidRPr="003F0B0C">
        <w:rPr>
          <w:rFonts w:ascii="宋体" w:eastAsia="宋体" w:hAnsi="宋体"/>
        </w:rPr>
        <w:t>9</w:t>
      </w:r>
    </w:p>
    <w:p w:rsidR="00377524" w:rsidRPr="003F0B0C" w:rsidRDefault="00377524" w:rsidP="00377524">
      <w:pPr>
        <w:rPr>
          <w:rFonts w:ascii="宋体" w:eastAsia="宋体" w:hAnsi="宋体"/>
        </w:rPr>
      </w:pPr>
      <w:r w:rsidRPr="003F0B0C">
        <w:rPr>
          <w:rFonts w:ascii="宋体" w:eastAsia="宋体" w:hAnsi="宋体"/>
        </w:rPr>
        <w:t>8</w:t>
      </w:r>
    </w:p>
    <w:p w:rsidR="00377524" w:rsidRPr="003F0B0C" w:rsidRDefault="00377524" w:rsidP="00377524">
      <w:pPr>
        <w:rPr>
          <w:rFonts w:ascii="宋体" w:eastAsia="宋体" w:hAnsi="宋体"/>
        </w:rPr>
      </w:pPr>
      <w:r w:rsidRPr="003F0B0C">
        <w:rPr>
          <w:rFonts w:ascii="宋体" w:eastAsia="宋体" w:hAnsi="宋体"/>
        </w:rPr>
        <w:t>7</w:t>
      </w:r>
    </w:p>
    <w:p w:rsidR="00377524" w:rsidRPr="003F0B0C" w:rsidRDefault="00377524" w:rsidP="00377524">
      <w:pPr>
        <w:rPr>
          <w:rFonts w:ascii="宋体" w:eastAsia="宋体" w:hAnsi="宋体"/>
        </w:rPr>
      </w:pPr>
      <w:r w:rsidRPr="003F0B0C">
        <w:rPr>
          <w:rFonts w:ascii="宋体" w:eastAsia="宋体" w:hAnsi="宋体"/>
        </w:rPr>
        <w:t>6</w:t>
      </w:r>
    </w:p>
    <w:p w:rsidR="00377524" w:rsidRPr="003F0B0C" w:rsidRDefault="00377524" w:rsidP="00377524">
      <w:pPr>
        <w:rPr>
          <w:rFonts w:ascii="宋体" w:eastAsia="宋体" w:hAnsi="宋体"/>
        </w:rPr>
      </w:pPr>
      <w:r w:rsidRPr="003F0B0C">
        <w:rPr>
          <w:rFonts w:ascii="宋体" w:eastAsia="宋体" w:hAnsi="宋体"/>
        </w:rPr>
        <w:t>5</w:t>
      </w:r>
    </w:p>
    <w:p w:rsidR="00377524" w:rsidRPr="003F0B0C" w:rsidRDefault="00377524" w:rsidP="00377524">
      <w:pPr>
        <w:rPr>
          <w:rFonts w:ascii="宋体" w:eastAsia="宋体" w:hAnsi="宋体"/>
        </w:rPr>
      </w:pPr>
      <w:r w:rsidRPr="003F0B0C">
        <w:rPr>
          <w:rFonts w:ascii="宋体" w:eastAsia="宋体" w:hAnsi="宋体"/>
        </w:rPr>
        <w:t>4</w:t>
      </w:r>
    </w:p>
    <w:p w:rsidR="00377524" w:rsidRPr="003F0B0C" w:rsidRDefault="00377524" w:rsidP="00377524">
      <w:pPr>
        <w:rPr>
          <w:rFonts w:ascii="宋体" w:eastAsia="宋体" w:hAnsi="宋体"/>
        </w:rPr>
      </w:pPr>
      <w:r w:rsidRPr="003F0B0C">
        <w:rPr>
          <w:rFonts w:ascii="宋体" w:eastAsia="宋体" w:hAnsi="宋体"/>
        </w:rPr>
        <w:t>3</w:t>
      </w:r>
    </w:p>
    <w:p w:rsidR="00377524" w:rsidRPr="003F0B0C" w:rsidRDefault="00377524" w:rsidP="00377524">
      <w:pPr>
        <w:rPr>
          <w:rFonts w:ascii="宋体" w:eastAsia="宋体" w:hAnsi="宋体"/>
        </w:rPr>
      </w:pPr>
      <w:r w:rsidRPr="003F0B0C">
        <w:rPr>
          <w:rFonts w:ascii="宋体" w:eastAsia="宋体" w:hAnsi="宋体"/>
        </w:rPr>
        <w:t>2</w:t>
      </w:r>
    </w:p>
    <w:p w:rsidR="00377524" w:rsidRPr="003F0B0C" w:rsidRDefault="00377524" w:rsidP="00377524">
      <w:pPr>
        <w:rPr>
          <w:rFonts w:ascii="宋体" w:eastAsia="宋体" w:hAnsi="宋体"/>
        </w:rPr>
      </w:pPr>
      <w:r w:rsidRPr="003F0B0C">
        <w:rPr>
          <w:rFonts w:ascii="宋体" w:eastAsia="宋体" w:hAnsi="宋体"/>
        </w:rPr>
        <w:t>1</w:t>
      </w:r>
    </w:p>
    <w:p w:rsidR="009C5872" w:rsidRPr="003F0B0C" w:rsidRDefault="009C5872" w:rsidP="009C5872">
      <w:pPr>
        <w:pStyle w:val="2"/>
        <w:rPr>
          <w:rFonts w:ascii="宋体" w:eastAsia="宋体" w:hAnsi="宋体"/>
          <w:b w:val="0"/>
        </w:rPr>
      </w:pPr>
      <w:bookmarkStart w:id="242" w:name="_Toc521431935"/>
      <w:r w:rsidRPr="003F0B0C">
        <w:rPr>
          <w:rFonts w:ascii="宋体" w:eastAsia="宋体" w:hAnsi="宋体" w:hint="eastAsia"/>
          <w:b w:val="0"/>
        </w:rPr>
        <w:t>签到题题库</w:t>
      </w:r>
      <w:bookmarkEnd w:id="242"/>
    </w:p>
    <w:p w:rsidR="009C5872" w:rsidRPr="003F0B0C" w:rsidRDefault="009C5872" w:rsidP="009C5872">
      <w:pPr>
        <w:pStyle w:val="3"/>
        <w:rPr>
          <w:rFonts w:ascii="宋体" w:eastAsia="宋体" w:hAnsi="宋体"/>
          <w:b w:val="0"/>
        </w:rPr>
      </w:pPr>
      <w:bookmarkStart w:id="243" w:name="_Toc521431936"/>
      <w:r w:rsidRPr="003F0B0C">
        <w:rPr>
          <w:rFonts w:ascii="宋体" w:eastAsia="宋体" w:hAnsi="宋体" w:hint="eastAsia"/>
          <w:b w:val="0"/>
        </w:rPr>
        <w:t>51nod（</w:t>
      </w:r>
      <w:r w:rsidR="00377524" w:rsidRPr="003F0B0C">
        <w:rPr>
          <w:rFonts w:ascii="宋体" w:eastAsia="宋体" w:hAnsi="宋体" w:hint="eastAsia"/>
          <w:b w:val="0"/>
        </w:rPr>
        <w:t>一级算法题</w:t>
      </w:r>
      <w:r w:rsidRPr="003F0B0C">
        <w:rPr>
          <w:rFonts w:ascii="宋体" w:eastAsia="宋体" w:hAnsi="宋体" w:hint="eastAsia"/>
          <w:b w:val="0"/>
        </w:rPr>
        <w:t>）</w:t>
      </w:r>
      <w:bookmarkEnd w:id="243"/>
    </w:p>
    <w:p w:rsidR="009C5872" w:rsidRPr="003F0B0C" w:rsidRDefault="009C5872" w:rsidP="008D0B24">
      <w:pPr>
        <w:rPr>
          <w:rFonts w:ascii="宋体" w:eastAsia="宋体" w:hAnsi="宋体"/>
        </w:rPr>
      </w:pPr>
      <w:r w:rsidRPr="003F0B0C">
        <w:rPr>
          <w:rFonts w:ascii="宋体" w:eastAsia="宋体" w:hAnsi="宋体" w:hint="eastAsia"/>
        </w:rPr>
        <w:t>1995</w:t>
      </w:r>
      <w:r w:rsidR="001D64C7" w:rsidRPr="003F0B0C">
        <w:rPr>
          <w:rFonts w:ascii="宋体" w:eastAsia="宋体" w:hAnsi="宋体"/>
        </w:rPr>
        <w:t>-</w:t>
      </w:r>
      <w:r w:rsidR="001D64C7" w:rsidRPr="003F0B0C">
        <w:rPr>
          <w:rFonts w:ascii="宋体" w:eastAsia="宋体" w:hAnsi="宋体" w:hint="eastAsia"/>
        </w:rPr>
        <w:t>√</w:t>
      </w:r>
    </w:p>
    <w:p w:rsidR="009C5872" w:rsidRPr="003F0B0C" w:rsidRDefault="009C5872" w:rsidP="008D0B24">
      <w:pPr>
        <w:rPr>
          <w:rFonts w:ascii="宋体" w:eastAsia="宋体" w:hAnsi="宋体"/>
        </w:rPr>
      </w:pPr>
      <w:r w:rsidRPr="003F0B0C">
        <w:rPr>
          <w:rFonts w:ascii="宋体" w:eastAsia="宋体" w:hAnsi="宋体"/>
        </w:rPr>
        <w:t>2006</w:t>
      </w:r>
      <w:r w:rsidR="001D64C7" w:rsidRPr="003F0B0C">
        <w:rPr>
          <w:rFonts w:ascii="宋体" w:eastAsia="宋体" w:hAnsi="宋体" w:hint="eastAsia"/>
        </w:rPr>
        <w:t>-√</w:t>
      </w:r>
    </w:p>
    <w:p w:rsidR="009C5872" w:rsidRPr="003F0B0C" w:rsidRDefault="009C5872" w:rsidP="008D0B24">
      <w:pPr>
        <w:rPr>
          <w:rFonts w:ascii="宋体" w:eastAsia="宋体" w:hAnsi="宋体"/>
        </w:rPr>
      </w:pPr>
      <w:r w:rsidRPr="003F0B0C">
        <w:rPr>
          <w:rFonts w:ascii="宋体" w:eastAsia="宋体" w:hAnsi="宋体"/>
        </w:rPr>
        <w:t>1459</w:t>
      </w:r>
      <w:r w:rsidR="001D64C7" w:rsidRPr="003F0B0C">
        <w:rPr>
          <w:rFonts w:ascii="宋体" w:eastAsia="宋体" w:hAnsi="宋体" w:hint="eastAsia"/>
        </w:rPr>
        <w:t>-</w:t>
      </w:r>
      <w:r w:rsidR="00321BF2" w:rsidRPr="003F0B0C">
        <w:rPr>
          <w:rFonts w:ascii="宋体" w:eastAsia="宋体" w:hAnsi="宋体" w:hint="eastAsia"/>
        </w:rPr>
        <w:t>√</w:t>
      </w:r>
    </w:p>
    <w:p w:rsidR="009C5872" w:rsidRPr="003F0B0C" w:rsidRDefault="009C5872" w:rsidP="008D0B24">
      <w:pPr>
        <w:rPr>
          <w:rFonts w:ascii="宋体" w:eastAsia="宋体" w:hAnsi="宋体"/>
        </w:rPr>
      </w:pPr>
      <w:r w:rsidRPr="003F0B0C">
        <w:rPr>
          <w:rFonts w:ascii="宋体" w:eastAsia="宋体" w:hAnsi="宋体"/>
        </w:rPr>
        <w:t>1384</w:t>
      </w:r>
      <w:r w:rsidR="001D64C7" w:rsidRPr="003F0B0C">
        <w:rPr>
          <w:rFonts w:ascii="宋体" w:eastAsia="宋体" w:hAnsi="宋体" w:hint="eastAsia"/>
        </w:rPr>
        <w:t>-√</w:t>
      </w:r>
    </w:p>
    <w:p w:rsidR="009C5872" w:rsidRPr="003F0B0C" w:rsidRDefault="009C5872" w:rsidP="008D0B24">
      <w:pPr>
        <w:rPr>
          <w:rFonts w:ascii="宋体" w:eastAsia="宋体" w:hAnsi="宋体"/>
        </w:rPr>
      </w:pPr>
      <w:r w:rsidRPr="003F0B0C">
        <w:rPr>
          <w:rFonts w:ascii="宋体" w:eastAsia="宋体" w:hAnsi="宋体"/>
        </w:rPr>
        <w:t>1298</w:t>
      </w:r>
      <w:r w:rsidR="001D64C7" w:rsidRPr="003F0B0C">
        <w:rPr>
          <w:rFonts w:ascii="宋体" w:eastAsia="宋体" w:hAnsi="宋体" w:hint="eastAsia"/>
        </w:rPr>
        <w:t>-√</w:t>
      </w:r>
    </w:p>
    <w:p w:rsidR="009C5872" w:rsidRPr="003F0B0C" w:rsidRDefault="009C5872" w:rsidP="008D0B24">
      <w:pPr>
        <w:rPr>
          <w:rFonts w:ascii="宋体" w:eastAsia="宋体" w:hAnsi="宋体"/>
        </w:rPr>
      </w:pPr>
      <w:r w:rsidRPr="003F0B0C">
        <w:rPr>
          <w:rFonts w:ascii="宋体" w:eastAsia="宋体" w:hAnsi="宋体"/>
        </w:rPr>
        <w:t>1265</w:t>
      </w:r>
      <w:r w:rsidR="00B32CED" w:rsidRPr="003F0B0C">
        <w:rPr>
          <w:rFonts w:ascii="宋体" w:eastAsia="宋体" w:hAnsi="宋体" w:hint="eastAsia"/>
        </w:rPr>
        <w:t>-√</w:t>
      </w:r>
    </w:p>
    <w:p w:rsidR="009C5872" w:rsidRPr="003F0B0C" w:rsidRDefault="009C5872" w:rsidP="008D0B24">
      <w:pPr>
        <w:rPr>
          <w:rFonts w:ascii="宋体" w:eastAsia="宋体" w:hAnsi="宋体"/>
        </w:rPr>
      </w:pPr>
      <w:r w:rsidRPr="003F0B0C">
        <w:rPr>
          <w:rFonts w:ascii="宋体" w:eastAsia="宋体" w:hAnsi="宋体"/>
        </w:rPr>
        <w:t>1264</w:t>
      </w:r>
      <w:r w:rsidR="00353926" w:rsidRPr="003F0B0C">
        <w:rPr>
          <w:rFonts w:ascii="宋体" w:eastAsia="宋体" w:hAnsi="宋体" w:hint="eastAsia"/>
        </w:rPr>
        <w:t>-√（</w:t>
      </w:r>
      <w:r w:rsidR="00412C29" w:rsidRPr="003F0B0C">
        <w:rPr>
          <w:rFonts w:ascii="宋体" w:eastAsia="宋体" w:hAnsi="宋体" w:hint="eastAsia"/>
        </w:rPr>
        <w:t>计算几何</w:t>
      </w:r>
      <w:r w:rsidR="00353926" w:rsidRPr="003F0B0C">
        <w:rPr>
          <w:rFonts w:ascii="宋体" w:eastAsia="宋体" w:hAnsi="宋体" w:hint="eastAsia"/>
        </w:rPr>
        <w:t>模板）</w:t>
      </w:r>
    </w:p>
    <w:p w:rsidR="00616363" w:rsidRPr="003F0B0C" w:rsidRDefault="00616363" w:rsidP="008D0B24">
      <w:pPr>
        <w:rPr>
          <w:rFonts w:ascii="宋体" w:eastAsia="宋体" w:hAnsi="宋体"/>
        </w:rPr>
      </w:pPr>
      <w:r w:rsidRPr="003F0B0C">
        <w:rPr>
          <w:rFonts w:ascii="宋体" w:eastAsia="宋体" w:hAnsi="宋体"/>
        </w:rPr>
        <w:t>1205</w:t>
      </w:r>
    </w:p>
    <w:p w:rsidR="009C5872" w:rsidRPr="003F0B0C" w:rsidRDefault="009C5872" w:rsidP="008D0B24">
      <w:pPr>
        <w:rPr>
          <w:rFonts w:ascii="宋体" w:eastAsia="宋体" w:hAnsi="宋体"/>
        </w:rPr>
      </w:pPr>
      <w:r w:rsidRPr="003F0B0C">
        <w:rPr>
          <w:rFonts w:ascii="宋体" w:eastAsia="宋体" w:hAnsi="宋体"/>
        </w:rPr>
        <w:t>1256</w:t>
      </w:r>
    </w:p>
    <w:p w:rsidR="009C5872" w:rsidRPr="003F0B0C" w:rsidRDefault="009C5872" w:rsidP="008D0B24">
      <w:pPr>
        <w:rPr>
          <w:rFonts w:ascii="宋体" w:eastAsia="宋体" w:hAnsi="宋体"/>
        </w:rPr>
      </w:pPr>
      <w:r w:rsidRPr="003F0B0C">
        <w:rPr>
          <w:rFonts w:ascii="宋体" w:eastAsia="宋体" w:hAnsi="宋体"/>
        </w:rPr>
        <w:t>1240</w:t>
      </w:r>
    </w:p>
    <w:p w:rsidR="009C5872" w:rsidRPr="003F0B0C" w:rsidRDefault="009C5872" w:rsidP="008D0B24">
      <w:pPr>
        <w:rPr>
          <w:rFonts w:ascii="宋体" w:eastAsia="宋体" w:hAnsi="宋体"/>
        </w:rPr>
      </w:pPr>
      <w:r w:rsidRPr="003F0B0C">
        <w:rPr>
          <w:rFonts w:ascii="宋体" w:eastAsia="宋体" w:hAnsi="宋体"/>
        </w:rPr>
        <w:t>1242</w:t>
      </w:r>
    </w:p>
    <w:p w:rsidR="009C5872" w:rsidRPr="003F0B0C" w:rsidRDefault="009C5872" w:rsidP="008D0B24">
      <w:pPr>
        <w:rPr>
          <w:rFonts w:ascii="宋体" w:eastAsia="宋体" w:hAnsi="宋体"/>
        </w:rPr>
      </w:pPr>
      <w:r w:rsidRPr="003F0B0C">
        <w:rPr>
          <w:rFonts w:ascii="宋体" w:eastAsia="宋体" w:hAnsi="宋体"/>
        </w:rPr>
        <w:t>1212</w:t>
      </w:r>
    </w:p>
    <w:p w:rsidR="009C5872" w:rsidRPr="003F0B0C" w:rsidRDefault="009C5872" w:rsidP="008D0B24">
      <w:pPr>
        <w:rPr>
          <w:rFonts w:ascii="宋体" w:eastAsia="宋体" w:hAnsi="宋体"/>
        </w:rPr>
      </w:pPr>
      <w:r w:rsidRPr="003F0B0C">
        <w:rPr>
          <w:rFonts w:ascii="宋体" w:eastAsia="宋体" w:hAnsi="宋体"/>
        </w:rPr>
        <w:t>1185</w:t>
      </w:r>
    </w:p>
    <w:p w:rsidR="009C5872" w:rsidRPr="003F0B0C" w:rsidRDefault="009C5872" w:rsidP="008D0B24">
      <w:pPr>
        <w:rPr>
          <w:rFonts w:ascii="宋体" w:eastAsia="宋体" w:hAnsi="宋体"/>
        </w:rPr>
      </w:pPr>
      <w:r w:rsidRPr="003F0B0C">
        <w:rPr>
          <w:rFonts w:ascii="宋体" w:eastAsia="宋体" w:hAnsi="宋体"/>
        </w:rPr>
        <w:t>1183</w:t>
      </w:r>
    </w:p>
    <w:p w:rsidR="009C5872" w:rsidRPr="003F0B0C" w:rsidRDefault="009C5872" w:rsidP="008D0B24">
      <w:pPr>
        <w:rPr>
          <w:rFonts w:ascii="宋体" w:eastAsia="宋体" w:hAnsi="宋体"/>
        </w:rPr>
      </w:pPr>
      <w:r w:rsidRPr="003F0B0C">
        <w:rPr>
          <w:rFonts w:ascii="宋体" w:eastAsia="宋体" w:hAnsi="宋体"/>
        </w:rPr>
        <w:t>1181</w:t>
      </w:r>
    </w:p>
    <w:p w:rsidR="009C5872" w:rsidRPr="003F0B0C" w:rsidRDefault="009C5872" w:rsidP="008D0B24">
      <w:pPr>
        <w:rPr>
          <w:rFonts w:ascii="宋体" w:eastAsia="宋体" w:hAnsi="宋体"/>
        </w:rPr>
      </w:pPr>
      <w:r w:rsidRPr="003F0B0C">
        <w:rPr>
          <w:rFonts w:ascii="宋体" w:eastAsia="宋体" w:hAnsi="宋体"/>
        </w:rPr>
        <w:lastRenderedPageBreak/>
        <w:t>1079</w:t>
      </w:r>
    </w:p>
    <w:p w:rsidR="009C5872" w:rsidRPr="003F0B0C" w:rsidRDefault="009C5872" w:rsidP="008D0B24">
      <w:pPr>
        <w:rPr>
          <w:rFonts w:ascii="宋体" w:eastAsia="宋体" w:hAnsi="宋体"/>
        </w:rPr>
      </w:pPr>
      <w:r w:rsidRPr="003F0B0C">
        <w:rPr>
          <w:rFonts w:ascii="宋体" w:eastAsia="宋体" w:hAnsi="宋体"/>
        </w:rPr>
        <w:t>1174</w:t>
      </w:r>
    </w:p>
    <w:p w:rsidR="009C5872" w:rsidRPr="003F0B0C" w:rsidRDefault="009C5872" w:rsidP="008D0B24">
      <w:pPr>
        <w:rPr>
          <w:rFonts w:ascii="宋体" w:eastAsia="宋体" w:hAnsi="宋体"/>
        </w:rPr>
      </w:pPr>
      <w:r w:rsidRPr="003F0B0C">
        <w:rPr>
          <w:rFonts w:ascii="宋体" w:eastAsia="宋体" w:hAnsi="宋体"/>
        </w:rPr>
        <w:t>1137</w:t>
      </w:r>
    </w:p>
    <w:p w:rsidR="009C5872" w:rsidRPr="003F0B0C" w:rsidRDefault="009C5872" w:rsidP="008D0B24">
      <w:pPr>
        <w:rPr>
          <w:rFonts w:ascii="宋体" w:eastAsia="宋体" w:hAnsi="宋体"/>
        </w:rPr>
      </w:pPr>
      <w:r w:rsidRPr="003F0B0C">
        <w:rPr>
          <w:rFonts w:ascii="宋体" w:eastAsia="宋体" w:hAnsi="宋体"/>
        </w:rPr>
        <w:t>1136</w:t>
      </w:r>
    </w:p>
    <w:p w:rsidR="009C5872" w:rsidRPr="003F0B0C" w:rsidRDefault="009C5872" w:rsidP="008D0B24">
      <w:pPr>
        <w:rPr>
          <w:rFonts w:ascii="宋体" w:eastAsia="宋体" w:hAnsi="宋体"/>
        </w:rPr>
      </w:pPr>
      <w:r w:rsidRPr="003F0B0C">
        <w:rPr>
          <w:rFonts w:ascii="宋体" w:eastAsia="宋体" w:hAnsi="宋体"/>
        </w:rPr>
        <w:t>1135</w:t>
      </w:r>
    </w:p>
    <w:p w:rsidR="009C5872" w:rsidRPr="003F0B0C" w:rsidRDefault="009C5872" w:rsidP="008D0B24">
      <w:pPr>
        <w:rPr>
          <w:rFonts w:ascii="宋体" w:eastAsia="宋体" w:hAnsi="宋体"/>
        </w:rPr>
      </w:pPr>
      <w:r w:rsidRPr="003F0B0C">
        <w:rPr>
          <w:rFonts w:ascii="宋体" w:eastAsia="宋体" w:hAnsi="宋体"/>
        </w:rPr>
        <w:t>1134</w:t>
      </w:r>
    </w:p>
    <w:p w:rsidR="00655902" w:rsidRPr="003F0B0C" w:rsidRDefault="00655902" w:rsidP="008D0B24">
      <w:pPr>
        <w:rPr>
          <w:rFonts w:ascii="宋体" w:eastAsia="宋体" w:hAnsi="宋体"/>
        </w:rPr>
      </w:pPr>
      <w:r w:rsidRPr="003F0B0C">
        <w:rPr>
          <w:rFonts w:ascii="宋体" w:eastAsia="宋体" w:hAnsi="宋体" w:hint="eastAsia"/>
        </w:rPr>
        <w:t>未完，共44题</w:t>
      </w:r>
      <w:r w:rsidR="00FB4E44" w:rsidRPr="003F0B0C">
        <w:rPr>
          <w:rFonts w:ascii="宋体" w:eastAsia="宋体" w:hAnsi="宋体" w:hint="eastAsia"/>
        </w:rPr>
        <w:t>，上述快要做完时再补充展开，基础级完成后进入1级</w:t>
      </w:r>
    </w:p>
    <w:p w:rsidR="009C5872" w:rsidRPr="003F0B0C" w:rsidRDefault="006E41E5" w:rsidP="006E41E5">
      <w:pPr>
        <w:pStyle w:val="2"/>
        <w:rPr>
          <w:rFonts w:ascii="宋体" w:eastAsia="宋体" w:hAnsi="宋体"/>
          <w:b w:val="0"/>
        </w:rPr>
      </w:pPr>
      <w:bookmarkStart w:id="244" w:name="_Toc521431937"/>
      <w:r w:rsidRPr="003F0B0C">
        <w:rPr>
          <w:rFonts w:ascii="宋体" w:eastAsia="宋体" w:hAnsi="宋体" w:hint="eastAsia"/>
          <w:b w:val="0"/>
        </w:rPr>
        <w:t>补题题库（签到或专项）</w:t>
      </w:r>
      <w:bookmarkEnd w:id="244"/>
    </w:p>
    <w:p w:rsidR="00D20A07" w:rsidRPr="003F0B0C" w:rsidRDefault="00994712" w:rsidP="00863843">
      <w:pPr>
        <w:rPr>
          <w:rFonts w:ascii="宋体" w:eastAsia="宋体" w:hAnsi="宋体"/>
          <w:b/>
        </w:rPr>
      </w:pPr>
      <w:r w:rsidRPr="003F0B0C">
        <w:rPr>
          <w:rFonts w:ascii="宋体" w:eastAsia="宋体" w:hAnsi="宋体" w:hint="eastAsia"/>
          <w:b/>
        </w:rPr>
        <w:t>ACM作业20180613-数学专题</w:t>
      </w:r>
    </w:p>
    <w:p w:rsidR="00A53CAD" w:rsidRPr="003F0B0C" w:rsidRDefault="00A53CAD" w:rsidP="002D399E">
      <w:pPr>
        <w:rPr>
          <w:rFonts w:ascii="宋体" w:eastAsia="宋体" w:hAnsi="宋体"/>
        </w:rPr>
      </w:pPr>
      <w:r w:rsidRPr="003F0B0C">
        <w:rPr>
          <w:rFonts w:ascii="宋体" w:eastAsia="宋体" w:hAnsi="宋体" w:hint="eastAsia"/>
        </w:rPr>
        <w:t>FZU-1851-ACM作业20180613</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A53CAD" w:rsidRPr="003F0B0C" w:rsidRDefault="00A53CAD" w:rsidP="002D399E">
      <w:pPr>
        <w:rPr>
          <w:rFonts w:ascii="宋体" w:eastAsia="宋体" w:hAnsi="宋体"/>
        </w:rPr>
      </w:pPr>
      <w:r w:rsidRPr="003F0B0C">
        <w:rPr>
          <w:rFonts w:ascii="宋体" w:eastAsia="宋体" w:hAnsi="宋体" w:hint="eastAsia"/>
        </w:rPr>
        <w:t>HDU-2204-ACM作业20180613</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A53CAD" w:rsidRPr="003F0B0C" w:rsidRDefault="00A53CAD" w:rsidP="002D399E">
      <w:pPr>
        <w:rPr>
          <w:rFonts w:ascii="宋体" w:eastAsia="宋体" w:hAnsi="宋体"/>
        </w:rPr>
      </w:pPr>
      <w:r w:rsidRPr="003F0B0C">
        <w:rPr>
          <w:rFonts w:ascii="宋体" w:eastAsia="宋体" w:hAnsi="宋体" w:hint="eastAsia"/>
        </w:rPr>
        <w:t>HDU-179</w:t>
      </w:r>
      <w:r w:rsidRPr="003F0B0C">
        <w:rPr>
          <w:rFonts w:ascii="宋体" w:eastAsia="宋体" w:hAnsi="宋体"/>
        </w:rPr>
        <w:t>6</w:t>
      </w:r>
      <w:r w:rsidRPr="003F0B0C">
        <w:rPr>
          <w:rFonts w:ascii="宋体" w:eastAsia="宋体" w:hAnsi="宋体" w:hint="eastAsia"/>
        </w:rPr>
        <w:t>-</w:t>
      </w:r>
      <w:r w:rsidRPr="003F0B0C">
        <w:rPr>
          <w:rFonts w:ascii="宋体" w:eastAsia="宋体" w:hAnsi="宋体"/>
        </w:rPr>
        <w:t>ACM</w:t>
      </w:r>
      <w:r w:rsidRPr="003F0B0C">
        <w:rPr>
          <w:rFonts w:ascii="宋体" w:eastAsia="宋体" w:hAnsi="宋体" w:hint="eastAsia"/>
        </w:rPr>
        <w:t>作业20180613</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A53CAD" w:rsidRPr="003F0B0C" w:rsidRDefault="00A53CAD" w:rsidP="002D399E">
      <w:pPr>
        <w:rPr>
          <w:rFonts w:ascii="宋体" w:eastAsia="宋体" w:hAnsi="宋体"/>
        </w:rPr>
      </w:pPr>
      <w:r w:rsidRPr="003F0B0C">
        <w:rPr>
          <w:rFonts w:ascii="宋体" w:eastAsia="宋体" w:hAnsi="宋体" w:hint="eastAsia"/>
        </w:rPr>
        <w:t>HDU-1685-ACM作业20180613</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EB014A" w:rsidRPr="003F0B0C" w:rsidRDefault="00EB014A" w:rsidP="002D399E">
      <w:pPr>
        <w:rPr>
          <w:rFonts w:ascii="宋体" w:eastAsia="宋体" w:hAnsi="宋体"/>
        </w:rPr>
      </w:pPr>
      <w:r w:rsidRPr="003F0B0C">
        <w:rPr>
          <w:rFonts w:ascii="宋体" w:eastAsia="宋体" w:hAnsi="宋体"/>
        </w:rPr>
        <w:t>UVA-1025-ACM</w:t>
      </w:r>
      <w:r w:rsidRPr="003F0B0C">
        <w:rPr>
          <w:rFonts w:ascii="宋体" w:eastAsia="宋体" w:hAnsi="宋体" w:hint="eastAsia"/>
        </w:rPr>
        <w:t>作业20180606</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EB014A" w:rsidRPr="003F0B0C" w:rsidRDefault="00EB014A" w:rsidP="002D399E">
      <w:pPr>
        <w:rPr>
          <w:rFonts w:ascii="宋体" w:eastAsia="宋体" w:hAnsi="宋体"/>
        </w:rPr>
      </w:pPr>
      <w:r w:rsidRPr="003F0B0C">
        <w:rPr>
          <w:rFonts w:ascii="宋体" w:eastAsia="宋体" w:hAnsi="宋体" w:hint="eastAsia"/>
        </w:rPr>
        <w:t>UVA-437</w:t>
      </w:r>
      <w:r w:rsidRPr="003F0B0C">
        <w:rPr>
          <w:rFonts w:ascii="宋体" w:eastAsia="宋体" w:hAnsi="宋体"/>
        </w:rPr>
        <w:t>-ACM</w:t>
      </w:r>
      <w:r w:rsidRPr="003F0B0C">
        <w:rPr>
          <w:rFonts w:ascii="宋体" w:eastAsia="宋体" w:hAnsi="宋体" w:hint="eastAsia"/>
        </w:rPr>
        <w:t>作业20180606</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EB014A" w:rsidRPr="003F0B0C" w:rsidRDefault="00EB014A" w:rsidP="002D399E">
      <w:pPr>
        <w:rPr>
          <w:rFonts w:ascii="宋体" w:eastAsia="宋体" w:hAnsi="宋体"/>
        </w:rPr>
      </w:pPr>
      <w:r w:rsidRPr="003F0B0C">
        <w:rPr>
          <w:rFonts w:ascii="宋体" w:eastAsia="宋体" w:hAnsi="宋体" w:hint="eastAsia"/>
        </w:rPr>
        <w:t>UVA</w:t>
      </w:r>
      <w:r w:rsidRPr="003F0B0C">
        <w:rPr>
          <w:rFonts w:ascii="宋体" w:eastAsia="宋体" w:hAnsi="宋体"/>
        </w:rPr>
        <w:t>-</w:t>
      </w:r>
      <w:r w:rsidRPr="003F0B0C">
        <w:rPr>
          <w:rFonts w:ascii="宋体" w:eastAsia="宋体" w:hAnsi="宋体" w:hint="eastAsia"/>
        </w:rPr>
        <w:t>11584</w:t>
      </w:r>
      <w:r w:rsidRPr="003F0B0C">
        <w:rPr>
          <w:rFonts w:ascii="宋体" w:eastAsia="宋体" w:hAnsi="宋体"/>
        </w:rPr>
        <w:t>-ACM</w:t>
      </w:r>
      <w:r w:rsidRPr="003F0B0C">
        <w:rPr>
          <w:rFonts w:ascii="宋体" w:eastAsia="宋体" w:hAnsi="宋体" w:hint="eastAsia"/>
        </w:rPr>
        <w:t>作业20180606</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EB014A" w:rsidRPr="003F0B0C" w:rsidRDefault="00EB014A" w:rsidP="002D399E">
      <w:pPr>
        <w:rPr>
          <w:rFonts w:ascii="宋体" w:eastAsia="宋体" w:hAnsi="宋体"/>
        </w:rPr>
      </w:pPr>
      <w:r w:rsidRPr="003F0B0C">
        <w:rPr>
          <w:rFonts w:ascii="宋体" w:eastAsia="宋体" w:hAnsi="宋体" w:hint="eastAsia"/>
        </w:rPr>
        <w:t>UVA</w:t>
      </w:r>
      <w:r w:rsidRPr="003F0B0C">
        <w:rPr>
          <w:rFonts w:ascii="宋体" w:eastAsia="宋体" w:hAnsi="宋体"/>
        </w:rPr>
        <w:t>-</w:t>
      </w:r>
      <w:r w:rsidRPr="003F0B0C">
        <w:rPr>
          <w:rFonts w:ascii="宋体" w:eastAsia="宋体" w:hAnsi="宋体" w:hint="eastAsia"/>
        </w:rPr>
        <w:t>1256</w:t>
      </w:r>
      <w:r w:rsidRPr="003F0B0C">
        <w:rPr>
          <w:rFonts w:ascii="宋体" w:eastAsia="宋体" w:hAnsi="宋体"/>
        </w:rPr>
        <w:t>-ACM</w:t>
      </w:r>
      <w:r w:rsidRPr="003F0B0C">
        <w:rPr>
          <w:rFonts w:ascii="宋体" w:eastAsia="宋体" w:hAnsi="宋体" w:hint="eastAsia"/>
        </w:rPr>
        <w:t>作业20180606</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EB014A" w:rsidRPr="003F0B0C" w:rsidRDefault="00EB014A" w:rsidP="002D399E">
      <w:pPr>
        <w:rPr>
          <w:rFonts w:ascii="宋体" w:eastAsia="宋体" w:hAnsi="宋体"/>
        </w:rPr>
      </w:pPr>
      <w:r w:rsidRPr="003F0B0C">
        <w:rPr>
          <w:rFonts w:ascii="宋体" w:eastAsia="宋体" w:hAnsi="宋体"/>
        </w:rPr>
        <w:t>UVA-10003-ACM</w:t>
      </w:r>
      <w:r w:rsidRPr="003F0B0C">
        <w:rPr>
          <w:rFonts w:ascii="宋体" w:eastAsia="宋体" w:hAnsi="宋体" w:hint="eastAsia"/>
        </w:rPr>
        <w:t>作业20180606</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EB014A" w:rsidRPr="003F0B0C" w:rsidRDefault="00EB014A" w:rsidP="002D399E">
      <w:pPr>
        <w:rPr>
          <w:rFonts w:ascii="宋体" w:eastAsia="宋体" w:hAnsi="宋体"/>
        </w:rPr>
      </w:pPr>
      <w:r w:rsidRPr="003F0B0C">
        <w:rPr>
          <w:rFonts w:ascii="宋体" w:eastAsia="宋体" w:hAnsi="宋体"/>
        </w:rPr>
        <w:t>UVA-11400-ACM</w:t>
      </w:r>
      <w:r w:rsidRPr="003F0B0C">
        <w:rPr>
          <w:rFonts w:ascii="宋体" w:eastAsia="宋体" w:hAnsi="宋体" w:hint="eastAsia"/>
        </w:rPr>
        <w:t>作业20180606</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1F241B" w:rsidRPr="003F0B0C" w:rsidRDefault="00EB014A" w:rsidP="002D399E">
      <w:pPr>
        <w:rPr>
          <w:rFonts w:ascii="宋体" w:eastAsia="宋体" w:hAnsi="宋体"/>
        </w:rPr>
      </w:pPr>
      <w:r w:rsidRPr="003F0B0C">
        <w:rPr>
          <w:rFonts w:ascii="宋体" w:eastAsia="宋体" w:hAnsi="宋体"/>
        </w:rPr>
        <w:t>HDU-1502-ACM</w:t>
      </w:r>
      <w:r w:rsidRPr="003F0B0C">
        <w:rPr>
          <w:rFonts w:ascii="宋体" w:eastAsia="宋体" w:hAnsi="宋体" w:hint="eastAsia"/>
        </w:rPr>
        <w:t>作业20180606</w:t>
      </w:r>
      <w:r w:rsidR="004816D9" w:rsidRPr="003F0B0C">
        <w:rPr>
          <w:rFonts w:ascii="宋体" w:eastAsia="宋体" w:hAnsi="宋体"/>
        </w:rPr>
        <w:t>-</w:t>
      </w:r>
      <w:r w:rsidR="004816D9" w:rsidRPr="003F0B0C">
        <w:rPr>
          <w:rFonts w:ascii="宋体" w:eastAsia="宋体" w:hAnsi="宋体" w:hint="eastAsia"/>
        </w:rPr>
        <w:t>签到</w:t>
      </w:r>
      <w:r w:rsidR="005E2FE1" w:rsidRPr="003F0B0C">
        <w:rPr>
          <w:rFonts w:ascii="宋体" w:eastAsia="宋体" w:hAnsi="宋体" w:hint="eastAsia"/>
        </w:rPr>
        <w:t>/铜</w:t>
      </w:r>
    </w:p>
    <w:p w:rsidR="00562BDC" w:rsidRPr="003F0B0C" w:rsidRDefault="00562BDC" w:rsidP="00562BDC">
      <w:pPr>
        <w:pStyle w:val="2"/>
        <w:rPr>
          <w:rFonts w:ascii="宋体" w:eastAsia="宋体" w:hAnsi="宋体"/>
          <w:b w:val="0"/>
        </w:rPr>
      </w:pPr>
      <w:bookmarkStart w:id="245" w:name="_Toc521431938"/>
      <w:r w:rsidRPr="003F0B0C">
        <w:rPr>
          <w:rFonts w:ascii="宋体" w:eastAsia="宋体" w:hAnsi="宋体" w:hint="eastAsia"/>
          <w:b w:val="0"/>
        </w:rPr>
        <w:t>单调队列&amp;单调栈</w:t>
      </w:r>
      <w:bookmarkEnd w:id="245"/>
    </w:p>
    <w:p w:rsidR="00562BDC" w:rsidRPr="003F0B0C" w:rsidRDefault="000D10AC" w:rsidP="002D399E">
      <w:pPr>
        <w:rPr>
          <w:rFonts w:ascii="宋体" w:eastAsia="宋体" w:hAnsi="宋体"/>
        </w:rPr>
      </w:pPr>
      <w:hyperlink r:id="rId246" w:history="1">
        <w:r w:rsidR="00562BDC" w:rsidRPr="003F0B0C">
          <w:rPr>
            <w:rStyle w:val="a3"/>
            <w:rFonts w:ascii="宋体" w:eastAsia="宋体" w:hAnsi="宋体"/>
          </w:rPr>
          <w:t>https://wenku.baidu.com/view/5f7222d3b14e852458fb57a2.html</w:t>
        </w:r>
      </w:hyperlink>
    </w:p>
    <w:p w:rsidR="00072E70" w:rsidRPr="003F0B0C" w:rsidRDefault="00072E70" w:rsidP="002D399E">
      <w:pPr>
        <w:rPr>
          <w:rFonts w:ascii="宋体" w:eastAsia="宋体" w:hAnsi="宋体"/>
        </w:rPr>
      </w:pPr>
      <w:r w:rsidRPr="003F0B0C">
        <w:rPr>
          <w:rFonts w:ascii="宋体" w:eastAsia="宋体" w:hAnsi="宋体" w:hint="eastAsia"/>
        </w:rPr>
        <w:t>（已完结）</w:t>
      </w:r>
    </w:p>
    <w:p w:rsidR="00562BDC" w:rsidRPr="003F0B0C" w:rsidRDefault="00072E70" w:rsidP="002D399E">
      <w:pPr>
        <w:rPr>
          <w:rFonts w:ascii="宋体" w:eastAsia="宋体" w:hAnsi="宋体"/>
        </w:rPr>
      </w:pPr>
      <w:r w:rsidRPr="003F0B0C">
        <w:rPr>
          <w:rFonts w:ascii="宋体" w:eastAsia="宋体" w:hAnsi="宋体" w:hint="eastAsia"/>
        </w:rPr>
        <w:t>已处理-</w:t>
      </w:r>
      <w:r w:rsidR="00562BDC" w:rsidRPr="003F0B0C">
        <w:rPr>
          <w:rFonts w:ascii="宋体" w:eastAsia="宋体" w:hAnsi="宋体" w:hint="eastAsia"/>
        </w:rPr>
        <w:t>H</w:t>
      </w:r>
      <w:r w:rsidR="00562BDC" w:rsidRPr="003F0B0C">
        <w:rPr>
          <w:rFonts w:ascii="宋体" w:eastAsia="宋体" w:hAnsi="宋体"/>
        </w:rPr>
        <w:t>DU 3415</w:t>
      </w:r>
    </w:p>
    <w:p w:rsidR="00562BDC" w:rsidRPr="003F0B0C" w:rsidRDefault="00072E70" w:rsidP="002D399E">
      <w:pPr>
        <w:rPr>
          <w:rFonts w:ascii="宋体" w:eastAsia="宋体" w:hAnsi="宋体"/>
        </w:rPr>
      </w:pPr>
      <w:r w:rsidRPr="003F0B0C">
        <w:rPr>
          <w:rFonts w:ascii="宋体" w:eastAsia="宋体" w:hAnsi="宋体" w:hint="eastAsia"/>
        </w:rPr>
        <w:t>已处理-</w:t>
      </w:r>
      <w:r w:rsidR="00562BDC" w:rsidRPr="003F0B0C">
        <w:rPr>
          <w:rFonts w:ascii="宋体" w:eastAsia="宋体" w:hAnsi="宋体"/>
        </w:rPr>
        <w:t>HDU 3530</w:t>
      </w:r>
    </w:p>
    <w:p w:rsidR="00562BDC" w:rsidRPr="003F0B0C" w:rsidRDefault="00072E70" w:rsidP="002D399E">
      <w:pPr>
        <w:rPr>
          <w:rFonts w:ascii="宋体" w:eastAsia="宋体" w:hAnsi="宋体"/>
        </w:rPr>
      </w:pPr>
      <w:r w:rsidRPr="003F0B0C">
        <w:rPr>
          <w:rFonts w:ascii="宋体" w:eastAsia="宋体" w:hAnsi="宋体" w:hint="eastAsia"/>
        </w:rPr>
        <w:t>已处理-</w:t>
      </w:r>
      <w:r w:rsidR="00562BDC" w:rsidRPr="003F0B0C">
        <w:rPr>
          <w:rFonts w:ascii="宋体" w:eastAsia="宋体" w:hAnsi="宋体" w:hint="eastAsia"/>
        </w:rPr>
        <w:t>POJ 2796</w:t>
      </w:r>
    </w:p>
    <w:p w:rsidR="00812543" w:rsidRPr="003F0B0C" w:rsidRDefault="00572F30" w:rsidP="00FF5A2B">
      <w:pPr>
        <w:pStyle w:val="2"/>
        <w:rPr>
          <w:rFonts w:ascii="宋体" w:eastAsia="宋体" w:hAnsi="宋体"/>
          <w:b w:val="0"/>
        </w:rPr>
      </w:pPr>
      <w:bookmarkStart w:id="246" w:name="_Toc521431939"/>
      <w:r w:rsidRPr="003F0B0C">
        <w:rPr>
          <w:rFonts w:ascii="宋体" w:eastAsia="宋体" w:hAnsi="宋体" w:hint="eastAsia"/>
          <w:b w:val="0"/>
        </w:rPr>
        <w:t>动态规划</w:t>
      </w:r>
      <w:bookmarkEnd w:id="246"/>
    </w:p>
    <w:p w:rsidR="00BB0C9F" w:rsidRPr="003F0B0C" w:rsidRDefault="00572F30" w:rsidP="00572F30">
      <w:pPr>
        <w:rPr>
          <w:rFonts w:ascii="宋体" w:eastAsia="宋体" w:hAnsi="宋体"/>
        </w:rPr>
      </w:pPr>
      <w:r w:rsidRPr="003F0B0C">
        <w:rPr>
          <w:rFonts w:ascii="宋体" w:eastAsia="宋体" w:hAnsi="宋体" w:hint="eastAsia"/>
        </w:rPr>
        <w:t>背包-进阶</w:t>
      </w:r>
    </w:p>
    <w:p w:rsidR="00572F30" w:rsidRPr="003F0B0C" w:rsidRDefault="00572F30" w:rsidP="00572F30">
      <w:pPr>
        <w:rPr>
          <w:rFonts w:ascii="宋体" w:eastAsia="宋体" w:hAnsi="宋体"/>
        </w:rPr>
      </w:pPr>
      <w:r w:rsidRPr="003F0B0C">
        <w:rPr>
          <w:rFonts w:ascii="宋体" w:eastAsia="宋体" w:hAnsi="宋体" w:hint="eastAsia"/>
        </w:rPr>
        <w:t>（</w:t>
      </w:r>
      <w:hyperlink r:id="rId247" w:history="1">
        <w:r w:rsidRPr="003F0B0C">
          <w:rPr>
            <w:rStyle w:val="a3"/>
            <w:rFonts w:ascii="宋体" w:eastAsia="宋体" w:hAnsi="宋体"/>
          </w:rPr>
          <w:t>https://blog.csdn.net/eagle_or_snail/article/details/50987044</w:t>
        </w:r>
      </w:hyperlink>
      <w:r w:rsidRPr="003F0B0C">
        <w:rPr>
          <w:rFonts w:ascii="宋体" w:eastAsia="宋体" w:hAnsi="宋体" w:hint="eastAsia"/>
        </w:rPr>
        <w:t>）</w:t>
      </w:r>
    </w:p>
    <w:p w:rsidR="004011BC" w:rsidRPr="003F0B0C"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7" w:name="_Toc521431940"/>
      <w:r w:rsidRPr="003F0B0C">
        <w:rPr>
          <w:rFonts w:cstheme="minorBidi"/>
          <w:kern w:val="2"/>
          <w:sz w:val="21"/>
          <w:szCs w:val="22"/>
        </w:rPr>
        <w:t>一、简单基础dp</w:t>
      </w:r>
      <w:bookmarkEnd w:id="247"/>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这类dp主要是一些状态比较容易表示，转移方程比较好想，问题比较基本常见的。主要包括递推、背包、LIS（最长递增序列），LCS（最长公共子序列），下面针对这几种类型，推荐一下比较好的学习资料和题目。</w:t>
      </w:r>
    </w:p>
    <w:p w:rsidR="004011BC" w:rsidRPr="003F0B0C"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3F0B0C">
        <w:rPr>
          <w:rFonts w:cstheme="minorBidi"/>
          <w:kern w:val="2"/>
          <w:sz w:val="21"/>
          <w:szCs w:val="22"/>
        </w:rPr>
        <w:t>1、递推：</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lastRenderedPageBreak/>
        <w:t>递推一般形式比较单一，从前往后，分类枚举就行。</w:t>
      </w:r>
    </w:p>
    <w:p w:rsidR="004011BC" w:rsidRPr="003F0B0C"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w:t>
      </w:r>
      <w:r w:rsidR="009350DB" w:rsidRPr="003F0B0C">
        <w:rPr>
          <w:rFonts w:cstheme="minorBidi"/>
          <w:kern w:val="2"/>
          <w:sz w:val="21"/>
          <w:szCs w:val="22"/>
        </w:rPr>
        <w:t xml:space="preserve">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8" w:tgtFrame="_blank" w:history="1">
        <w:r w:rsidR="004011BC" w:rsidRPr="003F0B0C">
          <w:rPr>
            <w:rFonts w:cstheme="minorBidi"/>
            <w:kern w:val="2"/>
            <w:szCs w:val="22"/>
          </w:rPr>
          <w:t>zoj 3747 Attack on Titans</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9" w:tgtFrame="_blank" w:history="1">
        <w:r w:rsidR="004011BC" w:rsidRPr="003F0B0C">
          <w:rPr>
            <w:rFonts w:cstheme="minorBidi"/>
            <w:kern w:val="2"/>
            <w:szCs w:val="22"/>
          </w:rPr>
          <w:t>uva 10328 Coin Toss</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0" w:tgtFrame="_blank" w:history="1">
        <w:r w:rsidR="004011BC" w:rsidRPr="003F0B0C">
          <w:rPr>
            <w:rFonts w:cstheme="minorBidi"/>
            <w:kern w:val="2"/>
            <w:szCs w:val="22"/>
          </w:rPr>
          <w:t>hdu 4747 Mex </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1" w:tgtFrame="_blank" w:history="1">
        <w:r w:rsidR="004011BC" w:rsidRPr="003F0B0C">
          <w:rPr>
            <w:rFonts w:cstheme="minorBidi"/>
            <w:kern w:val="2"/>
            <w:szCs w:val="22"/>
          </w:rPr>
          <w:t>hdu 4489 The King's Ups and Downs</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2" w:tgtFrame="_blank" w:history="1">
        <w:r w:rsidR="004011BC" w:rsidRPr="003F0B0C">
          <w:rPr>
            <w:rFonts w:cstheme="minorBidi"/>
            <w:kern w:val="2"/>
            <w:szCs w:val="22"/>
          </w:rPr>
          <w:t>hdu 4054 Number String</w:t>
        </w:r>
      </w:hyperlink>
    </w:p>
    <w:p w:rsidR="009A4A0B" w:rsidRPr="003F0B0C"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 xml:space="preserve">hdu 3369 </w:t>
      </w:r>
      <w:r w:rsidRPr="003F0B0C">
        <w:rPr>
          <w:rFonts w:cstheme="minorBidi" w:hint="eastAsia"/>
          <w:kern w:val="2"/>
          <w:sz w:val="21"/>
          <w:szCs w:val="22"/>
        </w:rPr>
        <w:t>矩阵快速幂（递推式构造系数矩阵）</w:t>
      </w:r>
    </w:p>
    <w:p w:rsidR="009A4A0B" w:rsidRPr="003F0B0C"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 xml:space="preserve">hdu 3483 </w:t>
      </w:r>
      <w:r w:rsidRPr="003F0B0C">
        <w:rPr>
          <w:rFonts w:cstheme="minorBidi" w:hint="eastAsia"/>
          <w:kern w:val="2"/>
          <w:sz w:val="21"/>
          <w:szCs w:val="22"/>
        </w:rPr>
        <w:t>矩阵快速幂（递推式构造系数矩阵）</w:t>
      </w:r>
    </w:p>
    <w:p w:rsidR="004011BC" w:rsidRPr="003F0B0C"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3F0B0C">
        <w:rPr>
          <w:rFonts w:cstheme="minorBidi"/>
          <w:kern w:val="2"/>
          <w:sz w:val="21"/>
          <w:szCs w:val="22"/>
        </w:rPr>
        <w:t>2、背包</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经典的背包九讲：</w:t>
      </w:r>
      <w:hyperlink r:id="rId253" w:tgtFrame="_blank" w:history="1">
        <w:r w:rsidRPr="003F0B0C">
          <w:rPr>
            <w:rFonts w:cstheme="minorBidi"/>
            <w:kern w:val="2"/>
            <w:szCs w:val="22"/>
          </w:rPr>
          <w:t>http://love-oriented.com/pack/</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推荐博客：</w:t>
      </w:r>
      <w:hyperlink r:id="rId254" w:tgtFrame="_blank" w:history="1">
        <w:r w:rsidRPr="003F0B0C">
          <w:rPr>
            <w:rFonts w:cstheme="minorBidi"/>
            <w:kern w:val="2"/>
            <w:szCs w:val="22"/>
          </w:rPr>
          <w:t>http://blog.csdn.net/woshi250hua/article/details/7636866</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主要有0-1背包、完全背包、分组背包、多重背包。</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简单：</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5" w:tgtFrame="_blank" w:history="1">
        <w:r w:rsidR="004011BC" w:rsidRPr="003F0B0C">
          <w:rPr>
            <w:rFonts w:cstheme="minorBidi"/>
            <w:kern w:val="2"/>
            <w:szCs w:val="22"/>
          </w:rPr>
          <w:t>hdu 2955 Robberies</w:t>
        </w:r>
      </w:hyperlink>
      <w:r w:rsidR="0076312E" w:rsidRPr="003F0B0C">
        <w:rPr>
          <w:rFonts w:cstheme="minorBidi"/>
          <w:kern w:val="2"/>
          <w:sz w:val="21"/>
          <w:szCs w:val="22"/>
        </w:rPr>
        <w:t xml:space="preserve"> </w:t>
      </w:r>
    </w:p>
    <w:p w:rsidR="0076312E"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6" w:tgtFrame="_blank" w:history="1">
        <w:r w:rsidR="004011BC" w:rsidRPr="003F0B0C">
          <w:rPr>
            <w:rFonts w:cstheme="minorBidi"/>
            <w:kern w:val="2"/>
            <w:szCs w:val="22"/>
          </w:rPr>
          <w:t>hdu 1864 最大报销额</w:t>
        </w:r>
      </w:hyperlink>
    </w:p>
    <w:p w:rsidR="004011BC" w:rsidRPr="003F0B0C" w:rsidRDefault="000D10AC" w:rsidP="009350DB">
      <w:pPr>
        <w:pStyle w:val="a4"/>
        <w:shd w:val="clear" w:color="auto" w:fill="FFFFFF"/>
        <w:wordWrap w:val="0"/>
        <w:spacing w:before="0" w:beforeAutospacing="0" w:after="240" w:afterAutospacing="0" w:line="360" w:lineRule="atLeast"/>
        <w:jc w:val="both"/>
        <w:rPr>
          <w:rFonts w:cstheme="minorBidi"/>
          <w:kern w:val="2"/>
          <w:sz w:val="21"/>
          <w:szCs w:val="22"/>
        </w:rPr>
      </w:pPr>
      <w:hyperlink r:id="rId257" w:tgtFrame="_blank" w:history="1">
        <w:r w:rsidR="004011BC" w:rsidRPr="003F0B0C">
          <w:rPr>
            <w:rFonts w:cstheme="minorBidi"/>
            <w:kern w:val="2"/>
            <w:szCs w:val="22"/>
          </w:rPr>
          <w:t>hdu 2602 Bone Collector</w:t>
        </w:r>
      </w:hyperlink>
      <w:r w:rsidR="0076312E" w:rsidRPr="003F0B0C">
        <w:rPr>
          <w:rFonts w:cstheme="minorBidi"/>
          <w:kern w:val="2"/>
          <w:sz w:val="21"/>
          <w:szCs w:val="22"/>
        </w:rPr>
        <w:t xml:space="preserve">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8" w:tgtFrame="_blank" w:history="1">
        <w:r w:rsidR="004011BC" w:rsidRPr="003F0B0C">
          <w:rPr>
            <w:rFonts w:cstheme="minorBidi"/>
            <w:kern w:val="2"/>
            <w:szCs w:val="22"/>
          </w:rPr>
          <w:t>hdu 2159 FATE</w:t>
        </w:r>
      </w:hyperlink>
      <w:r w:rsidR="0076312E" w:rsidRPr="003F0B0C">
        <w:rPr>
          <w:rFonts w:cstheme="minorBidi"/>
          <w:kern w:val="2"/>
          <w:sz w:val="21"/>
          <w:szCs w:val="22"/>
        </w:rPr>
        <w:t xml:space="preserve"> </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9" w:tgtFrame="_blank" w:history="1">
        <w:r w:rsidR="004011BC" w:rsidRPr="003F0B0C">
          <w:rPr>
            <w:rFonts w:cstheme="minorBidi"/>
            <w:kern w:val="2"/>
            <w:szCs w:val="22"/>
          </w:rPr>
          <w:t>woj 1537 A Stone-I</w:t>
        </w:r>
      </w:hyperlink>
      <w:r w:rsidR="004011BC" w:rsidRPr="003F0B0C">
        <w:rPr>
          <w:rFonts w:cstheme="minorBidi"/>
          <w:kern w:val="2"/>
          <w:sz w:val="21"/>
          <w:szCs w:val="22"/>
        </w:rPr>
        <w:t xml:space="preserve">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0" w:tgtFrame="_blank" w:history="1">
        <w:r w:rsidR="004011BC" w:rsidRPr="003F0B0C">
          <w:rPr>
            <w:rFonts w:cstheme="minorBidi"/>
            <w:kern w:val="2"/>
            <w:szCs w:val="22"/>
          </w:rPr>
          <w:t>woj 1538 B Stone-II</w:t>
        </w:r>
      </w:hyperlink>
      <w:r w:rsidR="004011BC" w:rsidRPr="003F0B0C">
        <w:rPr>
          <w:rFonts w:cstheme="minorBidi"/>
          <w:kern w:val="2"/>
          <w:sz w:val="21"/>
          <w:szCs w:val="22"/>
        </w:rPr>
        <w:t>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1" w:tgtFrame="_blank" w:history="1">
        <w:r w:rsidR="004011BC" w:rsidRPr="003F0B0C">
          <w:rPr>
            <w:rFonts w:cstheme="minorBidi"/>
            <w:kern w:val="2"/>
            <w:szCs w:val="22"/>
          </w:rPr>
          <w:t>poj 1170 Shopping Offers</w:t>
        </w:r>
      </w:hyperlink>
      <w:r w:rsidR="004011BC" w:rsidRPr="003F0B0C">
        <w:rPr>
          <w:rFonts w:cstheme="minorBidi"/>
          <w:kern w:val="2"/>
          <w:sz w:val="21"/>
          <w:szCs w:val="22"/>
        </w:rPr>
        <w:t> 状压+背包</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2" w:tgtFrame="_blank" w:history="1">
        <w:r w:rsidR="004011BC" w:rsidRPr="003F0B0C">
          <w:rPr>
            <w:rFonts w:cstheme="minorBidi"/>
            <w:kern w:val="2"/>
            <w:szCs w:val="22"/>
          </w:rPr>
          <w:t>zoj 3769 Diablo III</w:t>
        </w:r>
      </w:hyperlink>
      <w:r w:rsidR="004011BC" w:rsidRPr="003F0B0C">
        <w:rPr>
          <w:rFonts w:cstheme="minorBidi"/>
          <w:kern w:val="2"/>
          <w:sz w:val="21"/>
          <w:szCs w:val="22"/>
        </w:rPr>
        <w:t> 带限制条件的背包</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3" w:tgtFrame="_blank" w:history="1">
        <w:r w:rsidR="004011BC" w:rsidRPr="003F0B0C">
          <w:rPr>
            <w:rFonts w:cstheme="minorBidi"/>
            <w:kern w:val="2"/>
            <w:szCs w:val="22"/>
          </w:rPr>
          <w:t>zoj 3638 Fruit Ninja </w:t>
        </w:r>
      </w:hyperlink>
      <w:r w:rsidR="004011BC" w:rsidRPr="003F0B0C">
        <w:rPr>
          <w:rFonts w:cstheme="minorBidi"/>
          <w:kern w:val="2"/>
          <w:sz w:val="21"/>
          <w:szCs w:val="22"/>
        </w:rPr>
        <w:t>背包的转化成组合数学</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4" w:tgtFrame="_blank" w:history="1">
        <w:r w:rsidR="004011BC" w:rsidRPr="003F0B0C">
          <w:rPr>
            <w:rFonts w:cstheme="minorBidi"/>
            <w:kern w:val="2"/>
            <w:szCs w:val="22"/>
          </w:rPr>
          <w:t>hdu 3092 Least common multiple</w:t>
        </w:r>
      </w:hyperlink>
      <w:r w:rsidR="004011BC" w:rsidRPr="003F0B0C">
        <w:rPr>
          <w:rFonts w:cstheme="minorBidi"/>
          <w:kern w:val="2"/>
          <w:sz w:val="21"/>
          <w:szCs w:val="22"/>
        </w:rPr>
        <w:t> 转化成完全背包问题</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5" w:tgtFrame="_blank" w:history="1">
        <w:r w:rsidR="004011BC" w:rsidRPr="003F0B0C">
          <w:rPr>
            <w:rFonts w:cstheme="minorBidi"/>
            <w:kern w:val="2"/>
            <w:szCs w:val="22"/>
          </w:rPr>
          <w:t>poj 1015 Jury Compromise</w:t>
        </w:r>
      </w:hyperlink>
      <w:r w:rsidR="004011BC" w:rsidRPr="003F0B0C">
        <w:rPr>
          <w:rFonts w:cstheme="minorBidi"/>
          <w:kern w:val="2"/>
          <w:sz w:val="21"/>
          <w:szCs w:val="22"/>
        </w:rPr>
        <w:t> 扩大区间+输出路径</w:t>
      </w:r>
    </w:p>
    <w:p w:rsidR="004011BC" w:rsidRPr="003F0B0C"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3F0B0C">
        <w:rPr>
          <w:rFonts w:cstheme="minorBidi"/>
          <w:kern w:val="2"/>
          <w:sz w:val="21"/>
          <w:szCs w:val="22"/>
        </w:rPr>
        <w:t>3、LIS</w:t>
      </w:r>
    </w:p>
    <w:p w:rsidR="004011BC" w:rsidRPr="003F0B0C"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最长递增子序列，朴素的是o(n^2)算法，二分下可以写成o(nlgn)：维护一个当前最优的递增序列——找到恰好大于它更新</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6" w:tgtFrame="_blank" w:history="1">
        <w:r w:rsidR="004011BC" w:rsidRPr="003F0B0C">
          <w:rPr>
            <w:rFonts w:cstheme="minorBidi"/>
            <w:kern w:val="2"/>
            <w:szCs w:val="22"/>
          </w:rPr>
          <w:t>uva 10635 Prince and Princess</w:t>
        </w:r>
      </w:hyperlink>
      <w:r w:rsidR="004011BC" w:rsidRPr="003F0B0C">
        <w:rPr>
          <w:rFonts w:cstheme="minorBidi"/>
          <w:kern w:val="2"/>
          <w:sz w:val="21"/>
          <w:szCs w:val="22"/>
        </w:rPr>
        <w:t> LCS转化成LIS</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7" w:tgtFrame="_blank" w:history="1">
        <w:r w:rsidR="004011BC" w:rsidRPr="003F0B0C">
          <w:rPr>
            <w:rFonts w:cstheme="minorBidi"/>
            <w:kern w:val="2"/>
            <w:szCs w:val="22"/>
          </w:rPr>
          <w:t>hdu 4352 XHXJ's LIS</w:t>
        </w:r>
      </w:hyperlink>
      <w:r w:rsidR="004011BC" w:rsidRPr="003F0B0C">
        <w:rPr>
          <w:rFonts w:cstheme="minorBidi"/>
          <w:kern w:val="2"/>
          <w:sz w:val="21"/>
          <w:szCs w:val="22"/>
        </w:rPr>
        <w:t xml:space="preserve">　数位dp+LIS思想</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8" w:tgtFrame="_blank" w:history="1">
        <w:r w:rsidR="004011BC" w:rsidRPr="003F0B0C">
          <w:rPr>
            <w:rFonts w:cstheme="minorBidi"/>
            <w:kern w:val="2"/>
            <w:szCs w:val="22"/>
          </w:rPr>
          <w:t>srm div2 1000 </w:t>
        </w:r>
      </w:hyperlink>
      <w:r w:rsidR="004011BC" w:rsidRPr="003F0B0C">
        <w:rPr>
          <w:rFonts w:cstheme="minorBidi"/>
          <w:kern w:val="2"/>
          <w:sz w:val="21"/>
          <w:szCs w:val="22"/>
        </w:rPr>
        <w:t> 状态压缩+LIS</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9" w:tgtFrame="_blank" w:history="1">
        <w:r w:rsidR="004011BC" w:rsidRPr="003F0B0C">
          <w:rPr>
            <w:rFonts w:cstheme="minorBidi"/>
            <w:kern w:val="2"/>
            <w:szCs w:val="22"/>
          </w:rPr>
          <w:t>poj 1239 Increasing Sequence</w:t>
        </w:r>
      </w:hyperlink>
      <w:r w:rsidR="004011BC" w:rsidRPr="003F0B0C">
        <w:rPr>
          <w:rFonts w:cstheme="minorBidi"/>
          <w:kern w:val="2"/>
          <w:sz w:val="21"/>
          <w:szCs w:val="22"/>
        </w:rPr>
        <w:t> 两次dp</w:t>
      </w:r>
    </w:p>
    <w:p w:rsidR="004011BC" w:rsidRPr="003F0B0C"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3F0B0C">
        <w:rPr>
          <w:rFonts w:cstheme="minorBidi"/>
          <w:kern w:val="2"/>
          <w:sz w:val="21"/>
          <w:szCs w:val="22"/>
        </w:rPr>
        <w:t>4、LCS</w:t>
      </w:r>
    </w:p>
    <w:p w:rsidR="004011BC" w:rsidRPr="003F0B0C"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最长公共子序列，通常o(n^2)的算法</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0" w:tgtFrame="_blank" w:history="1">
        <w:r w:rsidR="004011BC" w:rsidRPr="003F0B0C">
          <w:rPr>
            <w:rFonts w:cstheme="minorBidi"/>
            <w:kern w:val="2"/>
            <w:szCs w:val="22"/>
          </w:rPr>
          <w:t>uva 111 History Grading</w:t>
        </w:r>
      </w:hyperlink>
      <w:r w:rsidR="004011BC" w:rsidRPr="003F0B0C">
        <w:rPr>
          <w:rFonts w:cstheme="minorBidi"/>
          <w:kern w:val="2"/>
          <w:sz w:val="21"/>
          <w:szCs w:val="22"/>
        </w:rPr>
        <w:t> 要先排个序</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1" w:tgtFrame="_blank" w:history="1">
        <w:r w:rsidR="004011BC" w:rsidRPr="003F0B0C">
          <w:rPr>
            <w:rFonts w:cstheme="minorBidi"/>
            <w:kern w:val="2"/>
            <w:szCs w:val="22"/>
          </w:rPr>
          <w:t>poj 1080 Human Gene Functions</w:t>
        </w:r>
      </w:hyperlink>
    </w:p>
    <w:p w:rsidR="004011BC" w:rsidRPr="003F0B0C"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8" w:name="_Toc521431941"/>
      <w:r w:rsidRPr="003F0B0C">
        <w:rPr>
          <w:rFonts w:cstheme="minorBidi"/>
          <w:kern w:val="2"/>
          <w:sz w:val="21"/>
          <w:szCs w:val="22"/>
        </w:rPr>
        <w:t>二、区间dp</w:t>
      </w:r>
      <w:bookmarkEnd w:id="248"/>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推荐博客：</w:t>
      </w:r>
      <w:hyperlink r:id="rId272" w:tgtFrame="_blank" w:history="1">
        <w:r w:rsidRPr="003F0B0C">
          <w:rPr>
            <w:rFonts w:cstheme="minorBidi"/>
            <w:kern w:val="2"/>
            <w:szCs w:val="22"/>
          </w:rPr>
          <w:t>http://blog.csdn.net/woshi250hua/article/details/7969225</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区间dp,一般是枚举区间，把区间分成左右两部分，然后求出左右区间再合并。</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3" w:tgtFrame="_blank" w:history="1">
        <w:r w:rsidR="004011BC" w:rsidRPr="003F0B0C">
          <w:rPr>
            <w:rFonts w:cstheme="minorBidi"/>
            <w:kern w:val="2"/>
            <w:szCs w:val="22"/>
          </w:rPr>
          <w:t>hdu 4745 Two Rabbits</w:t>
        </w:r>
      </w:hyperlink>
      <w:r w:rsidR="004011BC" w:rsidRPr="003F0B0C">
        <w:rPr>
          <w:rFonts w:cstheme="minorBidi"/>
          <w:kern w:val="2"/>
          <w:sz w:val="21"/>
          <w:szCs w:val="22"/>
        </w:rPr>
        <w:t> 转化成求回文串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4" w:tgtFrame="_blank" w:history="1">
        <w:r w:rsidR="004011BC" w:rsidRPr="003F0B0C">
          <w:rPr>
            <w:rFonts w:cstheme="minorBidi"/>
            <w:kern w:val="2"/>
            <w:szCs w:val="22"/>
          </w:rPr>
          <w:t>zoj 3541 The Last Puzzle </w:t>
        </w:r>
      </w:hyperlink>
      <w:r w:rsidR="004011BC" w:rsidRPr="003F0B0C">
        <w:rPr>
          <w:rFonts w:cstheme="minorBidi"/>
          <w:kern w:val="2"/>
          <w:sz w:val="21"/>
          <w:szCs w:val="22"/>
        </w:rPr>
        <w:t> 贪心+区间dp</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5" w:tgtFrame="_blank" w:history="1">
        <w:r w:rsidR="004011BC" w:rsidRPr="003F0B0C">
          <w:rPr>
            <w:rFonts w:cstheme="minorBidi"/>
            <w:kern w:val="2"/>
            <w:szCs w:val="22"/>
          </w:rPr>
          <w:t>poj 2955 Brackets</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6" w:tgtFrame="_blank" w:history="1">
        <w:r w:rsidR="004011BC" w:rsidRPr="003F0B0C">
          <w:rPr>
            <w:rFonts w:cstheme="minorBidi"/>
            <w:kern w:val="2"/>
            <w:szCs w:val="22"/>
          </w:rPr>
          <w:t>hdu 4283 You Are the One</w:t>
        </w:r>
      </w:hyperlink>
      <w:r w:rsidR="004011BC" w:rsidRPr="003F0B0C">
        <w:rPr>
          <w:rFonts w:cstheme="minorBidi"/>
          <w:kern w:val="2"/>
          <w:sz w:val="21"/>
          <w:szCs w:val="22"/>
        </w:rPr>
        <w:t>  常见写法</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7" w:tgtFrame="_blank" w:history="1">
        <w:r w:rsidR="004011BC" w:rsidRPr="003F0B0C">
          <w:rPr>
            <w:rFonts w:cstheme="minorBidi"/>
            <w:kern w:val="2"/>
            <w:szCs w:val="22"/>
          </w:rPr>
          <w:t>hdu 2476 String Printer</w:t>
        </w:r>
      </w:hyperlink>
      <w:r w:rsidR="004011BC" w:rsidRPr="003F0B0C">
        <w:rPr>
          <w:rFonts w:cstheme="minorBidi"/>
          <w:kern w:val="2"/>
          <w:sz w:val="21"/>
          <w:szCs w:val="22"/>
        </w:rPr>
        <w:t>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8" w:tgtFrame="_blank" w:history="1">
        <w:r w:rsidR="004011BC" w:rsidRPr="003F0B0C">
          <w:rPr>
            <w:rFonts w:cstheme="minorBidi"/>
            <w:kern w:val="2"/>
            <w:szCs w:val="22"/>
          </w:rPr>
          <w:t>zoj 3537 Cake</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9" w:tgtFrame="_blank" w:history="1">
        <w:r w:rsidR="004011BC" w:rsidRPr="003F0B0C">
          <w:rPr>
            <w:rFonts w:cstheme="minorBidi"/>
            <w:kern w:val="2"/>
            <w:szCs w:val="22"/>
          </w:rPr>
          <w:t>CF 149D Coloring Brackets</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0" w:tgtFrame="_blank" w:history="1">
        <w:r w:rsidR="004011BC" w:rsidRPr="003F0B0C">
          <w:rPr>
            <w:rFonts w:cstheme="minorBidi"/>
            <w:kern w:val="2"/>
            <w:szCs w:val="22"/>
          </w:rPr>
          <w:t>zoj 3469 Food Delivery</w:t>
        </w:r>
      </w:hyperlink>
    </w:p>
    <w:p w:rsidR="004011BC" w:rsidRPr="003F0B0C"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9" w:name="_Toc521431942"/>
      <w:r w:rsidRPr="003F0B0C">
        <w:rPr>
          <w:rFonts w:cstheme="minorBidi"/>
          <w:kern w:val="2"/>
          <w:sz w:val="21"/>
          <w:szCs w:val="22"/>
        </w:rPr>
        <w:t>三、树形dp</w:t>
      </w:r>
      <w:bookmarkEnd w:id="249"/>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比较好的博客：</w:t>
      </w:r>
      <w:hyperlink r:id="rId281" w:tgtFrame="_blank" w:history="1">
        <w:r w:rsidRPr="003F0B0C">
          <w:rPr>
            <w:rFonts w:cstheme="minorBidi"/>
            <w:kern w:val="2"/>
            <w:szCs w:val="22"/>
          </w:rPr>
          <w:t>http://blog.csdn.net/woshi250hua/article/details/7644959</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一篇论文：</w:t>
      </w:r>
      <w:hyperlink r:id="rId282" w:tgtFrame="_blank" w:history="1">
        <w:r w:rsidRPr="003F0B0C">
          <w:rPr>
            <w:rFonts w:cstheme="minorBidi"/>
            <w:kern w:val="2"/>
            <w:szCs w:val="22"/>
          </w:rPr>
          <w:t>http://doc.baidu.com/view/f3b19d0b79563c1ec5da710e.html</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树形dp是建立在树这种数据结构上的dp,一般状态比较好想，通过dfs维护从根到叶子或从叶子到根的状态转移。</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3" w:tgtFrame="_blank" w:history="1">
        <w:r w:rsidR="004011BC" w:rsidRPr="003F0B0C">
          <w:rPr>
            <w:rFonts w:cstheme="minorBidi"/>
            <w:kern w:val="2"/>
            <w:szCs w:val="22"/>
          </w:rPr>
          <w:t>hdu 4514</w:t>
        </w:r>
      </w:hyperlink>
      <w:r w:rsidR="004011BC" w:rsidRPr="003F0B0C">
        <w:rPr>
          <w:rFonts w:cstheme="minorBidi"/>
          <w:kern w:val="2"/>
          <w:sz w:val="21"/>
          <w:szCs w:val="22"/>
        </w:rPr>
        <w:t>  求树的直径</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4" w:tgtFrame="_blank" w:history="1">
        <w:r w:rsidR="004011BC" w:rsidRPr="003F0B0C">
          <w:rPr>
            <w:rFonts w:cstheme="minorBidi"/>
            <w:kern w:val="2"/>
            <w:szCs w:val="22"/>
          </w:rPr>
          <w:t>poj 1655 Balancing Act</w:t>
        </w:r>
      </w:hyperlink>
      <w:r w:rsidR="004011BC" w:rsidRPr="003F0B0C">
        <w:rPr>
          <w:rFonts w:cstheme="minorBidi"/>
          <w:kern w:val="2"/>
          <w:sz w:val="21"/>
          <w:szCs w:val="22"/>
        </w:rPr>
        <w:t>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5" w:tgtFrame="_blank" w:history="1">
        <w:r w:rsidR="004011BC" w:rsidRPr="003F0B0C">
          <w:rPr>
            <w:rFonts w:cstheme="minorBidi"/>
            <w:kern w:val="2"/>
            <w:szCs w:val="22"/>
          </w:rPr>
          <w:t>hdu 4714 Tree2Cycle</w:t>
        </w:r>
      </w:hyperlink>
      <w:r w:rsidR="004011BC" w:rsidRPr="003F0B0C">
        <w:rPr>
          <w:rFonts w:cstheme="minorBidi"/>
          <w:kern w:val="2"/>
          <w:sz w:val="21"/>
          <w:szCs w:val="22"/>
        </w:rPr>
        <w:t> 思维</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6" w:tgtFrame="_blank" w:history="1">
        <w:r w:rsidR="004011BC" w:rsidRPr="003F0B0C">
          <w:rPr>
            <w:rFonts w:cstheme="minorBidi"/>
            <w:kern w:val="2"/>
            <w:szCs w:val="22"/>
          </w:rPr>
          <w:t>hdu 4616 Game</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7" w:tgtFrame="_blank" w:history="1">
        <w:r w:rsidR="004011BC" w:rsidRPr="003F0B0C">
          <w:rPr>
            <w:rFonts w:cstheme="minorBidi"/>
            <w:kern w:val="2"/>
            <w:szCs w:val="22"/>
          </w:rPr>
          <w:t>hdu 4126 Genghis Kehan the Conqueror</w:t>
        </w:r>
      </w:hyperlink>
      <w:r w:rsidR="004011BC" w:rsidRPr="003F0B0C">
        <w:rPr>
          <w:rFonts w:cstheme="minorBidi"/>
          <w:kern w:val="2"/>
          <w:sz w:val="21"/>
          <w:szCs w:val="22"/>
        </w:rPr>
        <w:t> MST+树形dp 比较经典</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8" w:tgtFrame="_blank" w:history="1">
        <w:r w:rsidR="004011BC" w:rsidRPr="003F0B0C">
          <w:rPr>
            <w:rFonts w:cstheme="minorBidi"/>
            <w:kern w:val="2"/>
            <w:szCs w:val="22"/>
          </w:rPr>
          <w:t>hdu 4756 Install Air Conditioning</w:t>
        </w:r>
      </w:hyperlink>
      <w:r w:rsidR="004011BC" w:rsidRPr="003F0B0C">
        <w:rPr>
          <w:rFonts w:cstheme="minorBidi"/>
          <w:kern w:val="2"/>
          <w:sz w:val="21"/>
          <w:szCs w:val="22"/>
        </w:rPr>
        <w:t> MST+树形dp 同上</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9" w:tgtFrame="_blank" w:history="1">
        <w:r w:rsidR="004011BC" w:rsidRPr="003F0B0C">
          <w:rPr>
            <w:rFonts w:cstheme="minorBidi"/>
            <w:kern w:val="2"/>
            <w:szCs w:val="22"/>
          </w:rPr>
          <w:t>hdu 3660 Alice and Bob's Trip</w:t>
        </w:r>
      </w:hyperlink>
      <w:r w:rsidR="004011BC" w:rsidRPr="003F0B0C">
        <w:rPr>
          <w:rFonts w:cstheme="minorBidi"/>
          <w:kern w:val="2"/>
          <w:sz w:val="21"/>
          <w:szCs w:val="22"/>
        </w:rPr>
        <w:t> 有点像对抗搜索</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0" w:tgtFrame="_blank" w:history="1">
        <w:r w:rsidR="004011BC" w:rsidRPr="003F0B0C">
          <w:rPr>
            <w:rFonts w:cstheme="minorBidi"/>
            <w:kern w:val="2"/>
            <w:szCs w:val="22"/>
          </w:rPr>
          <w:t>CF 337D Book of Evil </w:t>
        </w:r>
      </w:hyperlink>
      <w:r w:rsidR="004011BC" w:rsidRPr="003F0B0C">
        <w:rPr>
          <w:rFonts w:cstheme="minorBidi"/>
          <w:kern w:val="2"/>
          <w:sz w:val="21"/>
          <w:szCs w:val="22"/>
        </w:rPr>
        <w:t> 树直径的思想 思维</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1" w:tgtFrame="_blank" w:history="1">
        <w:r w:rsidR="004011BC" w:rsidRPr="003F0B0C">
          <w:rPr>
            <w:rFonts w:cstheme="minorBidi"/>
            <w:kern w:val="2"/>
            <w:szCs w:val="22"/>
          </w:rPr>
          <w:t>hdu 2196 Computer</w:t>
        </w:r>
      </w:hyperlink>
      <w:r w:rsidR="004011BC" w:rsidRPr="003F0B0C">
        <w:rPr>
          <w:rFonts w:cstheme="minorBidi"/>
          <w:kern w:val="2"/>
          <w:sz w:val="21"/>
          <w:szCs w:val="22"/>
        </w:rPr>
        <w:t> 搜两遍</w:t>
      </w:r>
    </w:p>
    <w:p w:rsidR="004011BC" w:rsidRPr="003F0B0C"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0" w:name="_Toc521431943"/>
      <w:r w:rsidRPr="003F0B0C">
        <w:rPr>
          <w:rFonts w:cstheme="minorBidi"/>
          <w:kern w:val="2"/>
          <w:sz w:val="21"/>
          <w:szCs w:val="22"/>
        </w:rPr>
        <w:t>四、数位dp</w:t>
      </w:r>
      <w:bookmarkEnd w:id="250"/>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推荐一篇论文：</w:t>
      </w:r>
      <w:hyperlink r:id="rId292" w:tgtFrame="_blank" w:history="1">
        <w:r w:rsidRPr="003F0B0C">
          <w:rPr>
            <w:rFonts w:cstheme="minorBidi"/>
            <w:kern w:val="2"/>
            <w:szCs w:val="22"/>
          </w:rPr>
          <w:t>http://wenku.baidu.com/view/d2414ffe04a1b0717fd5dda8.html</w:t>
        </w:r>
      </w:hyperlink>
    </w:p>
    <w:p w:rsidR="004011BC" w:rsidRPr="003F0B0C"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数位dp,主要用来解决统计满足某类特殊关系或有某些特点的区间内的数的个数，它是按位来进行计数统计的，可以保存子状态，速度较快。数位dp做多了后，套路基本上都差不多，关键把要保存的状态给抽象出来，保存下来。</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3" w:tgtFrame="_blank" w:history="1">
        <w:r w:rsidR="004011BC" w:rsidRPr="003F0B0C">
          <w:rPr>
            <w:rFonts w:cstheme="minorBidi"/>
            <w:kern w:val="2"/>
            <w:szCs w:val="22"/>
          </w:rPr>
          <w:t>CF 401D Roman and Numbers</w:t>
        </w:r>
      </w:hyperlink>
      <w:r w:rsidR="004011BC" w:rsidRPr="003F0B0C">
        <w:rPr>
          <w:rFonts w:cstheme="minorBidi"/>
          <w:kern w:val="2"/>
          <w:sz w:val="21"/>
          <w:szCs w:val="22"/>
        </w:rPr>
        <w:t> 状压+数位dp</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4" w:tgtFrame="_blank" w:history="1">
        <w:r w:rsidR="004011BC" w:rsidRPr="003F0B0C">
          <w:rPr>
            <w:rFonts w:cstheme="minorBidi"/>
            <w:kern w:val="2"/>
            <w:szCs w:val="22"/>
          </w:rPr>
          <w:t>hdu 4398 X mod f(x)</w:t>
        </w:r>
      </w:hyperlink>
      <w:r w:rsidR="004011BC" w:rsidRPr="003F0B0C">
        <w:rPr>
          <w:rFonts w:cstheme="minorBidi"/>
          <w:kern w:val="2"/>
          <w:sz w:val="21"/>
          <w:szCs w:val="22"/>
        </w:rPr>
        <w:t> 把模数加进状态里面</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5" w:tgtFrame="_blank" w:history="1">
        <w:r w:rsidR="004011BC" w:rsidRPr="003F0B0C">
          <w:rPr>
            <w:rFonts w:cstheme="minorBidi"/>
            <w:kern w:val="2"/>
            <w:szCs w:val="22"/>
          </w:rPr>
          <w:t>hdu 4734 F(x) </w:t>
        </w:r>
      </w:hyperlink>
      <w:r w:rsidR="004011BC" w:rsidRPr="003F0B0C">
        <w:rPr>
          <w:rFonts w:cstheme="minorBidi"/>
          <w:kern w:val="2"/>
          <w:sz w:val="21"/>
          <w:szCs w:val="22"/>
        </w:rPr>
        <w:t> 简单数位dp</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6" w:tgtFrame="_blank" w:history="1">
        <w:r w:rsidR="004011BC" w:rsidRPr="003F0B0C">
          <w:rPr>
            <w:rFonts w:cstheme="minorBidi"/>
            <w:kern w:val="2"/>
            <w:szCs w:val="22"/>
          </w:rPr>
          <w:t>hdu 3693 Math teacher's homework</w:t>
        </w:r>
      </w:hyperlink>
      <w:r w:rsidR="004011BC" w:rsidRPr="003F0B0C">
        <w:rPr>
          <w:rFonts w:cstheme="minorBidi"/>
          <w:kern w:val="2"/>
          <w:sz w:val="21"/>
          <w:szCs w:val="22"/>
        </w:rPr>
        <w:t> 思维变换的数位dp</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7" w:tgtFrame="_blank" w:history="1">
        <w:r w:rsidR="004011BC" w:rsidRPr="003F0B0C">
          <w:rPr>
            <w:rFonts w:cstheme="minorBidi"/>
            <w:kern w:val="2"/>
            <w:szCs w:val="22"/>
          </w:rPr>
          <w:t>hdu 4352 XHXJ's LIS</w:t>
        </w:r>
      </w:hyperlink>
      <w:r w:rsidR="004011BC" w:rsidRPr="003F0B0C">
        <w:rPr>
          <w:rFonts w:cstheme="minorBidi"/>
          <w:kern w:val="2"/>
          <w:sz w:val="21"/>
          <w:szCs w:val="22"/>
        </w:rPr>
        <w:t xml:space="preserve">　数位dp+LIS思想</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8" w:tgtFrame="_blank" w:history="1">
        <w:r w:rsidR="004011BC" w:rsidRPr="003F0B0C">
          <w:rPr>
            <w:rFonts w:cstheme="minorBidi"/>
            <w:kern w:val="2"/>
            <w:szCs w:val="22"/>
          </w:rPr>
          <w:t>CF 55D Beautiful Numbers</w:t>
        </w:r>
      </w:hyperlink>
      <w:r w:rsidR="004011BC" w:rsidRPr="003F0B0C">
        <w:rPr>
          <w:rFonts w:cstheme="minorBidi"/>
          <w:kern w:val="2"/>
          <w:sz w:val="21"/>
          <w:szCs w:val="22"/>
        </w:rPr>
        <w:t>  比较巧妙的数位dp</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9" w:tgtFrame="_blank" w:history="1">
        <w:r w:rsidR="004011BC" w:rsidRPr="003F0B0C">
          <w:rPr>
            <w:rFonts w:cstheme="minorBidi"/>
            <w:kern w:val="2"/>
            <w:szCs w:val="22"/>
          </w:rPr>
          <w:t>hdu 3565 Bi-peak Numbers</w:t>
        </w:r>
      </w:hyperlink>
      <w:r w:rsidR="004011BC" w:rsidRPr="003F0B0C">
        <w:rPr>
          <w:rFonts w:cstheme="minorBidi"/>
          <w:kern w:val="2"/>
          <w:sz w:val="21"/>
          <w:szCs w:val="22"/>
        </w:rPr>
        <w:t> 比较难想</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0" w:tgtFrame="_blank" w:history="1">
        <w:r w:rsidR="004011BC" w:rsidRPr="003F0B0C">
          <w:rPr>
            <w:rFonts w:cstheme="minorBidi"/>
            <w:kern w:val="2"/>
            <w:szCs w:val="22"/>
          </w:rPr>
          <w:t>CF 258B Little Elephant and Elections</w:t>
        </w:r>
      </w:hyperlink>
      <w:r w:rsidR="004011BC" w:rsidRPr="003F0B0C">
        <w:rPr>
          <w:rFonts w:cstheme="minorBidi"/>
          <w:kern w:val="2"/>
          <w:sz w:val="21"/>
          <w:szCs w:val="22"/>
        </w:rPr>
        <w:t> 数位dp+组合数学+逆元</w:t>
      </w:r>
    </w:p>
    <w:p w:rsidR="004011BC" w:rsidRPr="003F0B0C"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1" w:name="_Toc521431944"/>
      <w:r w:rsidRPr="003F0B0C">
        <w:rPr>
          <w:rFonts w:cstheme="minorBidi"/>
          <w:kern w:val="2"/>
          <w:sz w:val="21"/>
          <w:szCs w:val="22"/>
        </w:rPr>
        <w:t>五、概率(期望) dp</w:t>
      </w:r>
      <w:bookmarkEnd w:id="251"/>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推荐博客：</w:t>
      </w:r>
      <w:hyperlink r:id="rId301" w:tgtFrame="_blank" w:history="1">
        <w:r w:rsidRPr="003F0B0C">
          <w:rPr>
            <w:rFonts w:cstheme="minorBidi"/>
            <w:kern w:val="2"/>
            <w:szCs w:val="22"/>
          </w:rPr>
          <w:t>http://www.cnblogs.com/kuangbin/archive/2012/10/02/2710606.html</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推荐博客：</w:t>
      </w:r>
      <w:hyperlink r:id="rId302" w:tgtFrame="_blank" w:history="1">
        <w:r w:rsidRPr="003F0B0C">
          <w:rPr>
            <w:rFonts w:cstheme="minorBidi"/>
            <w:kern w:val="2"/>
            <w:szCs w:val="22"/>
          </w:rPr>
          <w:t>http://blog.csdn.net/woshi250hua/article/details/7912049</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推荐论文：</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3" w:tgtFrame="_blank" w:history="1">
        <w:r w:rsidR="004011BC" w:rsidRPr="003F0B0C">
          <w:rPr>
            <w:rFonts w:cstheme="minorBidi"/>
            <w:kern w:val="2"/>
            <w:szCs w:val="22"/>
          </w:rPr>
          <w:t>《走进概率的世界》</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4" w:tgtFrame="_blank" w:history="1">
        <w:r w:rsidR="004011BC" w:rsidRPr="003F0B0C">
          <w:rPr>
            <w:rFonts w:cstheme="minorBidi"/>
            <w:kern w:val="2"/>
            <w:szCs w:val="22"/>
          </w:rPr>
          <w:t>《浅析竞赛中一类数学期望问题的解决方法》</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5" w:tgtFrame="_blank" w:history="1">
        <w:r w:rsidR="004011BC" w:rsidRPr="003F0B0C">
          <w:rPr>
            <w:rFonts w:cstheme="minorBidi"/>
            <w:kern w:val="2"/>
            <w:szCs w:val="22"/>
          </w:rPr>
          <w:t>《有关概率和期望问题的研究》</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一般来说概率正着推，期望逆着推。有环的一般要用到高斯消元解方程。</w:t>
      </w:r>
      <w:r w:rsidRPr="003F0B0C">
        <w:rPr>
          <w:rFonts w:cstheme="minorBidi"/>
          <w:kern w:val="2"/>
          <w:szCs w:val="22"/>
        </w:rPr>
        <w:t>期望可以分解成多个子期望的加权和，权为子期望发生的概率，即 E(aA+bB+...) = aE(A) + bE(B) +...</w:t>
      </w:r>
      <w:r w:rsidRPr="003F0B0C">
        <w:rPr>
          <w:rFonts w:cstheme="minorBidi"/>
          <w:kern w:val="2"/>
          <w:sz w:val="21"/>
          <w:szCs w:val="22"/>
        </w:rPr>
        <w:t>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6" w:tgtFrame="_blank" w:history="1">
        <w:r w:rsidR="004011BC" w:rsidRPr="003F0B0C">
          <w:rPr>
            <w:rFonts w:cstheme="minorBidi"/>
            <w:kern w:val="2"/>
            <w:szCs w:val="22"/>
          </w:rPr>
          <w:t>ural 1776 Anniversiry Firework</w:t>
        </w:r>
      </w:hyperlink>
      <w:r w:rsidR="004011BC" w:rsidRPr="003F0B0C">
        <w:rPr>
          <w:rFonts w:cstheme="minorBidi"/>
          <w:kern w:val="2"/>
          <w:sz w:val="21"/>
          <w:szCs w:val="22"/>
        </w:rPr>
        <w:t> 比较基础</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7" w:tgtFrame="_blank" w:history="1">
        <w:r w:rsidR="004011BC" w:rsidRPr="003F0B0C">
          <w:rPr>
            <w:rFonts w:cstheme="minorBidi"/>
            <w:kern w:val="2"/>
            <w:szCs w:val="22"/>
          </w:rPr>
          <w:t>hdu 4418 Time travel </w:t>
        </w:r>
      </w:hyperlink>
      <w:r w:rsidR="004011BC" w:rsidRPr="003F0B0C">
        <w:rPr>
          <w:rFonts w:cstheme="minorBidi"/>
          <w:kern w:val="2"/>
          <w:sz w:val="21"/>
          <w:szCs w:val="22"/>
        </w:rPr>
        <w:t> 比较经典BFS+概率dp+高斯消元</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8" w:tgtFrame="_blank" w:history="1">
        <w:r w:rsidR="004011BC" w:rsidRPr="003F0B0C">
          <w:rPr>
            <w:rFonts w:cstheme="minorBidi"/>
            <w:kern w:val="2"/>
            <w:szCs w:val="22"/>
          </w:rPr>
          <w:t>hdu 4586 Play the Dice</w:t>
        </w:r>
      </w:hyperlink>
      <w:r w:rsidR="004011BC" w:rsidRPr="003F0B0C">
        <w:rPr>
          <w:rFonts w:cstheme="minorBidi"/>
          <w:kern w:val="2"/>
          <w:sz w:val="21"/>
          <w:szCs w:val="22"/>
        </w:rPr>
        <w:t> 推公式比较水</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9" w:tgtFrame="_blank" w:history="1">
        <w:r w:rsidR="004011BC" w:rsidRPr="003F0B0C">
          <w:rPr>
            <w:rFonts w:cstheme="minorBidi"/>
            <w:kern w:val="2"/>
            <w:szCs w:val="22"/>
          </w:rPr>
          <w:t>hdu 4487 Maximum Random Walk</w:t>
        </w:r>
      </w:hyperlink>
      <w:r w:rsidR="004011BC" w:rsidRPr="003F0B0C">
        <w:rPr>
          <w:rFonts w:cstheme="minorBidi"/>
          <w:kern w:val="2"/>
          <w:sz w:val="21"/>
          <w:szCs w:val="22"/>
        </w:rPr>
        <w:t>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0" w:tgtFrame="_blank" w:history="1">
        <w:r w:rsidR="004011BC" w:rsidRPr="003F0B0C">
          <w:rPr>
            <w:rFonts w:cstheme="minorBidi"/>
            <w:kern w:val="2"/>
            <w:szCs w:val="22"/>
          </w:rPr>
          <w:t>jobdu 1546 迷宫问题</w:t>
        </w:r>
      </w:hyperlink>
      <w:r w:rsidR="004011BC" w:rsidRPr="003F0B0C">
        <w:rPr>
          <w:rFonts w:cstheme="minorBidi"/>
          <w:kern w:val="2"/>
          <w:sz w:val="21"/>
          <w:szCs w:val="22"/>
        </w:rPr>
        <w:t> 高斯消元+概率dp+BFS预处理</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1" w:tgtFrame="_blank" w:history="1">
        <w:r w:rsidR="004011BC" w:rsidRPr="003F0B0C">
          <w:rPr>
            <w:rFonts w:cstheme="minorBidi"/>
            <w:kern w:val="2"/>
            <w:szCs w:val="22"/>
          </w:rPr>
          <w:t>hdu 3853 LOOPS</w:t>
        </w:r>
      </w:hyperlink>
      <w:r w:rsidR="004011BC" w:rsidRPr="003F0B0C">
        <w:rPr>
          <w:rFonts w:cstheme="minorBidi"/>
          <w:kern w:val="2"/>
          <w:sz w:val="21"/>
          <w:szCs w:val="22"/>
        </w:rPr>
        <w:t> 简单概率dp</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2" w:tgtFrame="_blank" w:history="1">
        <w:r w:rsidR="004011BC" w:rsidRPr="003F0B0C">
          <w:rPr>
            <w:rFonts w:cstheme="minorBidi"/>
            <w:kern w:val="2"/>
            <w:szCs w:val="22"/>
          </w:rPr>
          <w:t>hdu 4405 Aeroplane chess</w:t>
        </w:r>
      </w:hyperlink>
      <w:r w:rsidR="004011BC" w:rsidRPr="003F0B0C">
        <w:rPr>
          <w:rFonts w:cstheme="minorBidi"/>
          <w:kern w:val="2"/>
          <w:sz w:val="21"/>
          <w:szCs w:val="22"/>
        </w:rPr>
        <w:t> 简单概率dp,比较直接</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3" w:tgtFrame="_blank" w:history="1">
        <w:r w:rsidR="004011BC" w:rsidRPr="003F0B0C">
          <w:rPr>
            <w:rFonts w:cstheme="minorBidi"/>
            <w:kern w:val="2"/>
            <w:szCs w:val="22"/>
          </w:rPr>
          <w:t>hdu 4089 Activation</w:t>
        </w:r>
      </w:hyperlink>
      <w:r w:rsidR="004011BC" w:rsidRPr="003F0B0C">
        <w:rPr>
          <w:rFonts w:cstheme="minorBidi"/>
          <w:kern w:val="2"/>
          <w:sz w:val="21"/>
          <w:szCs w:val="22"/>
        </w:rPr>
        <w:t> 比较经典</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4" w:tgtFrame="_blank" w:history="1">
        <w:r w:rsidR="004011BC" w:rsidRPr="003F0B0C">
          <w:rPr>
            <w:rFonts w:cstheme="minorBidi"/>
            <w:kern w:val="2"/>
            <w:szCs w:val="22"/>
          </w:rPr>
          <w:t>poj 2096 Collecting Bugs</w:t>
        </w:r>
      </w:hyperlink>
      <w:r w:rsidR="004011BC" w:rsidRPr="003F0B0C">
        <w:rPr>
          <w:rFonts w:cstheme="minorBidi"/>
          <w:kern w:val="2"/>
          <w:sz w:val="21"/>
          <w:szCs w:val="22"/>
        </w:rPr>
        <w:t> 题目比较难读懂</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5" w:tgtFrame="_blank" w:history="1">
        <w:r w:rsidR="004011BC" w:rsidRPr="003F0B0C">
          <w:rPr>
            <w:rFonts w:cstheme="minorBidi"/>
            <w:kern w:val="2"/>
            <w:szCs w:val="22"/>
          </w:rPr>
          <w:t>zoj 3640 Help me Escape</w:t>
        </w:r>
      </w:hyperlink>
      <w:r w:rsidR="004011BC" w:rsidRPr="003F0B0C">
        <w:rPr>
          <w:rFonts w:cstheme="minorBidi"/>
          <w:kern w:val="2"/>
          <w:sz w:val="21"/>
          <w:szCs w:val="22"/>
        </w:rPr>
        <w:t> 从后往前，比较简单</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6" w:tgtFrame="_blank" w:history="1">
        <w:r w:rsidR="004011BC" w:rsidRPr="003F0B0C">
          <w:rPr>
            <w:rFonts w:cstheme="minorBidi"/>
            <w:kern w:val="2"/>
            <w:szCs w:val="22"/>
          </w:rPr>
          <w:t>hdu 4034 Maze</w:t>
        </w:r>
      </w:hyperlink>
      <w:r w:rsidR="004011BC" w:rsidRPr="003F0B0C">
        <w:rPr>
          <w:rFonts w:cstheme="minorBidi"/>
          <w:kern w:val="2"/>
          <w:sz w:val="21"/>
          <w:szCs w:val="22"/>
        </w:rPr>
        <w:t> 经典好题，借助树的概率dp</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7" w:tgtFrame="_blank" w:history="1">
        <w:r w:rsidR="004011BC" w:rsidRPr="003F0B0C">
          <w:rPr>
            <w:rFonts w:cstheme="minorBidi"/>
            <w:kern w:val="2"/>
            <w:szCs w:val="22"/>
          </w:rPr>
          <w:t>hdu 4336 Card Collector</w:t>
        </w:r>
      </w:hyperlink>
      <w:r w:rsidR="004011BC" w:rsidRPr="003F0B0C">
        <w:rPr>
          <w:rFonts w:cstheme="minorBidi"/>
          <w:kern w:val="2"/>
          <w:sz w:val="21"/>
          <w:szCs w:val="22"/>
        </w:rPr>
        <w:t> 状态压缩+概率dp</w:t>
      </w:r>
    </w:p>
    <w:p w:rsidR="004011BC" w:rsidRPr="003F0B0C"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2" w:name="_Toc521431945"/>
      <w:r w:rsidRPr="003F0B0C">
        <w:rPr>
          <w:rFonts w:cstheme="minorBidi"/>
          <w:kern w:val="2"/>
          <w:sz w:val="21"/>
          <w:szCs w:val="22"/>
        </w:rPr>
        <w:t>六、状态压缩dp</w:t>
      </w:r>
      <w:bookmarkEnd w:id="252"/>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这类问题有TSP、插头dp等。</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推荐论文：</w:t>
      </w:r>
      <w:hyperlink r:id="rId318" w:tgtFrame="_blank" w:history="1">
        <w:r w:rsidRPr="003F0B0C">
          <w:rPr>
            <w:rFonts w:cstheme="minorBidi"/>
            <w:kern w:val="2"/>
            <w:szCs w:val="22"/>
          </w:rPr>
          <w:t>http://wenku.baidu.com/view/ce445e4f767f5acfa1c7cd51.html</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推荐博客：</w:t>
      </w:r>
      <w:hyperlink r:id="rId319" w:tgtFrame="_blank" w:history="1">
        <w:r w:rsidRPr="003F0B0C">
          <w:rPr>
            <w:rFonts w:cstheme="minorBidi"/>
            <w:kern w:val="2"/>
            <w:szCs w:val="22"/>
          </w:rPr>
          <w:t>http://blog.csdn.net/sf____/article/details/15026397</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推荐博客：</w:t>
      </w:r>
      <w:hyperlink r:id="rId320" w:tgtFrame="_blank" w:history="1">
        <w:r w:rsidRPr="003F0B0C">
          <w:rPr>
            <w:rFonts w:cstheme="minorBidi"/>
            <w:kern w:val="2"/>
            <w:szCs w:val="22"/>
          </w:rPr>
          <w:t>http://www.notonlysuccess.com/index.php/plug_dp/</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1" w:tgtFrame="_blank" w:history="1">
        <w:r w:rsidR="004011BC" w:rsidRPr="003F0B0C">
          <w:rPr>
            <w:rFonts w:cstheme="minorBidi"/>
            <w:kern w:val="2"/>
            <w:szCs w:val="22"/>
          </w:rPr>
          <w:t>hdu 4568 Hunter</w:t>
        </w:r>
      </w:hyperlink>
      <w:r w:rsidR="004011BC" w:rsidRPr="003F0B0C">
        <w:rPr>
          <w:rFonts w:cstheme="minorBidi"/>
          <w:kern w:val="2"/>
          <w:sz w:val="21"/>
          <w:szCs w:val="22"/>
        </w:rPr>
        <w:t> 最短路+TSP</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2" w:tgtFrame="_blank" w:history="1">
        <w:r w:rsidR="004011BC" w:rsidRPr="003F0B0C">
          <w:rPr>
            <w:rFonts w:cstheme="minorBidi"/>
            <w:kern w:val="2"/>
            <w:szCs w:val="22"/>
          </w:rPr>
          <w:t>hdu 4539 </w:t>
        </w:r>
      </w:hyperlink>
      <w:r w:rsidR="004011BC" w:rsidRPr="003F0B0C">
        <w:rPr>
          <w:rFonts w:cstheme="minorBidi"/>
          <w:kern w:val="2"/>
          <w:sz w:val="21"/>
          <w:szCs w:val="22"/>
        </w:rPr>
        <w:t> 插头dp</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3" w:tgtFrame="_blank" w:history="1">
        <w:r w:rsidR="004011BC" w:rsidRPr="003F0B0C">
          <w:rPr>
            <w:rFonts w:cstheme="minorBidi"/>
            <w:kern w:val="2"/>
            <w:szCs w:val="22"/>
          </w:rPr>
          <w:t>hdu 4529 状压dp</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4" w:tgtFrame="_blank" w:history="1">
        <w:r w:rsidR="004011BC" w:rsidRPr="003F0B0C">
          <w:rPr>
            <w:rFonts w:cstheme="minorBidi"/>
            <w:kern w:val="2"/>
            <w:szCs w:val="22"/>
          </w:rPr>
          <w:t>poj 1185 炮兵阵地</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5" w:tgtFrame="_blank" w:history="1">
        <w:r w:rsidR="004011BC" w:rsidRPr="003F0B0C">
          <w:rPr>
            <w:rFonts w:cstheme="minorBidi"/>
            <w:kern w:val="2"/>
            <w:szCs w:val="22"/>
          </w:rPr>
          <w:t>hdu 3811 Permutation</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6" w:tgtFrame="_blank" w:history="1">
        <w:r w:rsidR="004011BC" w:rsidRPr="003F0B0C">
          <w:rPr>
            <w:rFonts w:cstheme="minorBidi"/>
            <w:kern w:val="2"/>
            <w:szCs w:val="22"/>
          </w:rPr>
          <w:t>poj 2411 Mandriann's Dream</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7" w:tgtFrame="_blank" w:history="1">
        <w:r w:rsidR="004011BC" w:rsidRPr="003F0B0C">
          <w:rPr>
            <w:rFonts w:cstheme="minorBidi"/>
            <w:kern w:val="2"/>
            <w:szCs w:val="22"/>
          </w:rPr>
          <w:t>poj 1038</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8" w:tgtFrame="_blank" w:history="1">
        <w:r w:rsidR="004011BC" w:rsidRPr="003F0B0C">
          <w:rPr>
            <w:rFonts w:cstheme="minorBidi"/>
            <w:kern w:val="2"/>
            <w:szCs w:val="22"/>
          </w:rPr>
          <w:t>poj 2441</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9" w:tgtFrame="_blank" w:history="1">
        <w:r w:rsidR="004011BC" w:rsidRPr="003F0B0C">
          <w:rPr>
            <w:rFonts w:cstheme="minorBidi"/>
            <w:kern w:val="2"/>
            <w:szCs w:val="22"/>
          </w:rPr>
          <w:t>hdu 2167</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0" w:tgtFrame="_blank" w:history="1">
        <w:r w:rsidR="004011BC" w:rsidRPr="003F0B0C">
          <w:rPr>
            <w:rFonts w:cstheme="minorBidi"/>
            <w:kern w:val="2"/>
            <w:szCs w:val="22"/>
          </w:rPr>
          <w:t>hdu 4026</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1" w:tgtFrame="_blank" w:history="1">
        <w:r w:rsidR="004011BC" w:rsidRPr="003F0B0C">
          <w:rPr>
            <w:rFonts w:cstheme="minorBidi"/>
            <w:kern w:val="2"/>
            <w:szCs w:val="22"/>
          </w:rPr>
          <w:t>hdu 4281</w:t>
        </w:r>
      </w:hyperlink>
    </w:p>
    <w:p w:rsidR="004011BC" w:rsidRPr="003F0B0C"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53" w:name="_Toc521431946"/>
      <w:r w:rsidRPr="003F0B0C">
        <w:rPr>
          <w:rFonts w:cstheme="minorBidi"/>
          <w:kern w:val="2"/>
          <w:sz w:val="21"/>
          <w:szCs w:val="22"/>
        </w:rPr>
        <w:t>七、数据结构优化的dp</w:t>
      </w:r>
      <w:bookmarkEnd w:id="253"/>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lastRenderedPageBreak/>
        <w:t>有时尽管状态找好了，转移方程的想好了，但时间复杂度比较大，需要用数据结构进行优化。常见的优化有二进制优化、单调队列优化、斜率优化、四边形不等式优化等。</w:t>
      </w:r>
    </w:p>
    <w:p w:rsidR="004011BC" w:rsidRPr="003F0B0C"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3F0B0C">
        <w:rPr>
          <w:rFonts w:cstheme="minorBidi"/>
          <w:kern w:val="2"/>
          <w:sz w:val="21"/>
          <w:szCs w:val="22"/>
        </w:rPr>
        <w:t>1、二进制优化</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主要是优化背包问题，背包九讲里面有介绍，比较简单，这里只附上几道题目。</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2" w:tgtFrame="_blank" w:history="1">
        <w:r w:rsidR="004011BC" w:rsidRPr="003F0B0C">
          <w:rPr>
            <w:rFonts w:cstheme="minorBidi"/>
            <w:kern w:val="2"/>
            <w:szCs w:val="22"/>
          </w:rPr>
          <w:t>hdu 1059 Diving</w:t>
        </w:r>
      </w:hyperlink>
      <w:r w:rsidR="004011BC" w:rsidRPr="003F0B0C">
        <w:rPr>
          <w:rFonts w:cstheme="minorBidi"/>
          <w:kern w:val="2"/>
          <w:sz w:val="21"/>
          <w:szCs w:val="22"/>
        </w:rPr>
        <w:t>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3" w:tgtFrame="_blank" w:history="1">
        <w:r w:rsidR="004011BC" w:rsidRPr="003F0B0C">
          <w:rPr>
            <w:rFonts w:cstheme="minorBidi"/>
            <w:kern w:val="2"/>
            <w:szCs w:val="22"/>
          </w:rPr>
          <w:t>hdu 1171 Big Event in Hdu</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4" w:tgtFrame="_blank" w:history="1">
        <w:r w:rsidR="004011BC" w:rsidRPr="003F0B0C">
          <w:rPr>
            <w:rFonts w:cstheme="minorBidi"/>
            <w:kern w:val="2"/>
            <w:szCs w:val="22"/>
          </w:rPr>
          <w:t>poj 1048 Follow My Magic</w:t>
        </w:r>
      </w:hyperlink>
    </w:p>
    <w:p w:rsidR="004011BC" w:rsidRPr="003F0B0C"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3F0B0C">
        <w:rPr>
          <w:rFonts w:cstheme="minorBidi"/>
          <w:kern w:val="2"/>
          <w:sz w:val="21"/>
          <w:szCs w:val="22"/>
        </w:rPr>
        <w:t>2、单调队列优化</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推荐论文：</w:t>
      </w:r>
      <w:hyperlink r:id="rId335" w:tgtFrame="_blank" w:history="1">
        <w:r w:rsidRPr="003F0B0C">
          <w:rPr>
            <w:rFonts w:cstheme="minorBidi"/>
            <w:kern w:val="2"/>
            <w:szCs w:val="22"/>
          </w:rPr>
          <w:t>http://wenku.baidu.com/view/4d23b4d128ea81c758f578ae.html</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推荐博客：</w:t>
      </w:r>
      <w:hyperlink r:id="rId336" w:tgtFrame="_blank" w:history="1">
        <w:r w:rsidRPr="003F0B0C">
          <w:rPr>
            <w:rFonts w:cstheme="minorBidi"/>
            <w:kern w:val="2"/>
            <w:szCs w:val="22"/>
          </w:rPr>
          <w:t>http://www.cnblogs.com/neverforget/archive/2011/10/13/ll.html</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7" w:tgtFrame="_blank" w:history="1">
        <w:r w:rsidR="004011BC" w:rsidRPr="003F0B0C">
          <w:rPr>
            <w:rFonts w:cstheme="minorBidi"/>
            <w:kern w:val="2"/>
            <w:szCs w:val="22"/>
          </w:rPr>
          <w:t>hdu 3401 Trade </w:t>
        </w:r>
      </w:hyperlink>
      <w:r w:rsidR="004011BC" w:rsidRPr="003F0B0C">
        <w:rPr>
          <w:rFonts w:cstheme="minorBidi"/>
          <w:kern w:val="2"/>
          <w:sz w:val="21"/>
          <w:szCs w:val="22"/>
        </w:rPr>
        <w:t> </w:t>
      </w:r>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8" w:tgtFrame="_blank" w:history="1">
        <w:r w:rsidR="004011BC" w:rsidRPr="003F0B0C">
          <w:rPr>
            <w:rFonts w:cstheme="minorBidi"/>
            <w:kern w:val="2"/>
            <w:szCs w:val="22"/>
          </w:rPr>
          <w:t>poj 3245 Sequece Partitioning</w:t>
        </w:r>
      </w:hyperlink>
      <w:r w:rsidR="004011BC" w:rsidRPr="003F0B0C">
        <w:rPr>
          <w:rFonts w:cstheme="minorBidi"/>
          <w:kern w:val="2"/>
          <w:sz w:val="21"/>
          <w:szCs w:val="22"/>
        </w:rPr>
        <w:t> 二分+单调队列优化</w:t>
      </w:r>
    </w:p>
    <w:p w:rsidR="004011BC" w:rsidRPr="003F0B0C"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3F0B0C">
        <w:rPr>
          <w:rFonts w:cstheme="minorBidi"/>
          <w:kern w:val="2"/>
          <w:sz w:val="21"/>
          <w:szCs w:val="22"/>
        </w:rPr>
        <w:t>3、斜率优化</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推荐论文：</w:t>
      </w:r>
      <w:hyperlink r:id="rId339" w:tgtFrame="_blank" w:history="1">
        <w:r w:rsidRPr="003F0B0C">
          <w:rPr>
            <w:rFonts w:cstheme="minorBidi"/>
            <w:kern w:val="2"/>
            <w:szCs w:val="22"/>
          </w:rPr>
          <w:t>用单调性优化动态规划</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推荐博客：</w:t>
      </w:r>
      <w:hyperlink r:id="rId340" w:tgtFrame="_blank" w:history="1">
        <w:r w:rsidRPr="003F0B0C">
          <w:rPr>
            <w:rFonts w:cstheme="minorBidi"/>
            <w:kern w:val="2"/>
            <w:szCs w:val="22"/>
          </w:rPr>
          <w:t>http://www.cnblogs.com/ronaflx/archive/2011/02/05/1949278.html</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1" w:tgtFrame="_blank" w:history="1">
        <w:r w:rsidR="004011BC" w:rsidRPr="003F0B0C">
          <w:rPr>
            <w:rFonts w:cstheme="minorBidi"/>
            <w:kern w:val="2"/>
            <w:szCs w:val="22"/>
          </w:rPr>
          <w:t>hdu 3507 Print Article</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2" w:tgtFrame="_blank" w:history="1">
        <w:r w:rsidR="004011BC" w:rsidRPr="003F0B0C">
          <w:rPr>
            <w:rFonts w:cstheme="minorBidi"/>
            <w:kern w:val="2"/>
            <w:szCs w:val="22"/>
          </w:rPr>
          <w:t>poj 1260 Pearls</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3" w:tgtFrame="_blank" w:history="1">
        <w:r w:rsidR="004011BC" w:rsidRPr="003F0B0C">
          <w:rPr>
            <w:rFonts w:cstheme="minorBidi"/>
            <w:kern w:val="2"/>
            <w:szCs w:val="22"/>
          </w:rPr>
          <w:t>hdu 2829 Lawrence</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4" w:tgtFrame="_blank" w:history="1">
        <w:r w:rsidR="004011BC" w:rsidRPr="003F0B0C">
          <w:rPr>
            <w:rFonts w:cstheme="minorBidi"/>
            <w:kern w:val="2"/>
            <w:szCs w:val="22"/>
          </w:rPr>
          <w:t>hdu 2993 Max Average Problem</w:t>
        </w:r>
      </w:hyperlink>
    </w:p>
    <w:p w:rsidR="004011BC" w:rsidRPr="003F0B0C"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3F0B0C">
        <w:rPr>
          <w:rFonts w:cstheme="minorBidi"/>
          <w:kern w:val="2"/>
          <w:sz w:val="21"/>
          <w:szCs w:val="22"/>
        </w:rPr>
        <w:t>4、四边形不等式优化</w:t>
      </w:r>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t>推荐博客：</w:t>
      </w:r>
      <w:hyperlink r:id="rId345" w:tgtFrame="_blank" w:history="1">
        <w:r w:rsidRPr="003F0B0C">
          <w:rPr>
            <w:rFonts w:cstheme="minorBidi"/>
            <w:kern w:val="2"/>
            <w:szCs w:val="22"/>
          </w:rPr>
          <w:t>http://www.cnblogs.com/ronaflx/archive/2011/03/30/1999764.html</w:t>
        </w:r>
      </w:hyperlink>
    </w:p>
    <w:p w:rsidR="004011BC" w:rsidRPr="003F0B0C"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3F0B0C">
        <w:rPr>
          <w:rFonts w:cstheme="minorBidi"/>
          <w:kern w:val="2"/>
          <w:sz w:val="21"/>
          <w:szCs w:val="22"/>
        </w:rPr>
        <w:lastRenderedPageBreak/>
        <w:t>推荐博客：</w:t>
      </w:r>
      <w:hyperlink r:id="rId346" w:tgtFrame="_blank" w:history="1">
        <w:r w:rsidRPr="003F0B0C">
          <w:rPr>
            <w:rFonts w:cstheme="minorBidi"/>
            <w:kern w:val="2"/>
            <w:szCs w:val="22"/>
          </w:rPr>
          <w:t>http://www.cnblogs.com/zxndgv/archive/2011/08/02/2125242.html</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7" w:tgtFrame="_blank" w:history="1">
        <w:r w:rsidR="004011BC" w:rsidRPr="003F0B0C">
          <w:rPr>
            <w:rFonts w:cstheme="minorBidi"/>
            <w:kern w:val="2"/>
            <w:szCs w:val="22"/>
          </w:rPr>
          <w:t>hdu 2952 Counting Sheep</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8" w:tgtFrame="_blank" w:history="1">
        <w:r w:rsidR="004011BC" w:rsidRPr="003F0B0C">
          <w:rPr>
            <w:rFonts w:cstheme="minorBidi"/>
            <w:kern w:val="2"/>
            <w:szCs w:val="22"/>
          </w:rPr>
          <w:t>poj 1160 Post Office</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9" w:tgtFrame="_blank" w:history="1">
        <w:r w:rsidR="004011BC" w:rsidRPr="003F0B0C">
          <w:rPr>
            <w:rFonts w:cstheme="minorBidi"/>
            <w:kern w:val="2"/>
            <w:szCs w:val="22"/>
          </w:rPr>
          <w:t>hdu 3480 Division</w:t>
        </w:r>
      </w:hyperlink>
    </w:p>
    <w:p w:rsidR="004011BC" w:rsidRPr="003F0B0C" w:rsidRDefault="000D10AC"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0" w:tgtFrame="_blank" w:history="1">
        <w:r w:rsidR="004011BC" w:rsidRPr="003F0B0C">
          <w:rPr>
            <w:rFonts w:cstheme="minorBidi"/>
            <w:kern w:val="2"/>
            <w:szCs w:val="22"/>
          </w:rPr>
          <w:t>hdu 3516 Tree Construction</w:t>
        </w:r>
      </w:hyperlink>
    </w:p>
    <w:p w:rsidR="004011BC" w:rsidRPr="003F0B0C" w:rsidRDefault="000D10AC" w:rsidP="00004C4E">
      <w:pPr>
        <w:pStyle w:val="a4"/>
        <w:shd w:val="clear" w:color="auto" w:fill="FFFFFF"/>
        <w:wordWrap w:val="0"/>
        <w:spacing w:before="0" w:beforeAutospacing="0" w:after="240" w:afterAutospacing="0" w:line="360" w:lineRule="atLeast"/>
        <w:jc w:val="both"/>
        <w:rPr>
          <w:rFonts w:cstheme="minorBidi"/>
          <w:kern w:val="2"/>
          <w:sz w:val="21"/>
          <w:szCs w:val="22"/>
        </w:rPr>
      </w:pPr>
      <w:hyperlink r:id="rId351" w:tgtFrame="_blank" w:history="1">
        <w:r w:rsidR="004011BC" w:rsidRPr="003F0B0C">
          <w:rPr>
            <w:rFonts w:cstheme="minorBidi"/>
            <w:kern w:val="2"/>
            <w:szCs w:val="22"/>
          </w:rPr>
          <w:t>hdu 2829 Lawrence</w:t>
        </w:r>
      </w:hyperlink>
    </w:p>
    <w:p w:rsidR="002D7B0B" w:rsidRPr="003F0B0C" w:rsidRDefault="00572F30" w:rsidP="00FF5A2B">
      <w:pPr>
        <w:pStyle w:val="2"/>
        <w:rPr>
          <w:rFonts w:ascii="宋体" w:eastAsia="宋体" w:hAnsi="宋体"/>
          <w:b w:val="0"/>
        </w:rPr>
      </w:pPr>
      <w:bookmarkStart w:id="254" w:name="_Toc521431947"/>
      <w:r w:rsidRPr="003F0B0C">
        <w:rPr>
          <w:rFonts w:ascii="宋体" w:eastAsia="宋体" w:hAnsi="宋体" w:hint="eastAsia"/>
          <w:b w:val="0"/>
        </w:rPr>
        <w:t>图论</w:t>
      </w:r>
      <w:bookmarkEnd w:id="254"/>
    </w:p>
    <w:p w:rsidR="00404D7B" w:rsidRPr="003F0B0C" w:rsidRDefault="00404D7B" w:rsidP="00404D7B">
      <w:pPr>
        <w:rPr>
          <w:rFonts w:ascii="宋体" w:eastAsia="宋体" w:hAnsi="宋体"/>
        </w:rPr>
      </w:pPr>
      <w:r w:rsidRPr="003F0B0C">
        <w:rPr>
          <w:rFonts w:ascii="宋体" w:eastAsia="宋体" w:hAnsi="宋体" w:hint="eastAsia"/>
        </w:rPr>
        <w:t>POJ综合题</w:t>
      </w:r>
    </w:p>
    <w:p w:rsidR="00404D7B" w:rsidRPr="003F0B0C" w:rsidRDefault="000D10AC" w:rsidP="00404D7B">
      <w:pPr>
        <w:rPr>
          <w:rFonts w:ascii="宋体" w:eastAsia="宋体" w:hAnsi="宋体"/>
        </w:rPr>
      </w:pPr>
      <w:hyperlink r:id="rId352" w:history="1">
        <w:r w:rsidR="00404D7B" w:rsidRPr="003F0B0C">
          <w:rPr>
            <w:rStyle w:val="a3"/>
            <w:rFonts w:ascii="宋体" w:eastAsia="宋体" w:hAnsi="宋体"/>
          </w:rPr>
          <w:t>https://blog.csdn.net/liuqiyao_01/article/details/8477827</w:t>
        </w:r>
      </w:hyperlink>
    </w:p>
    <w:p w:rsidR="001F70A9" w:rsidRPr="003F0B0C" w:rsidRDefault="001F70A9" w:rsidP="00FF5A2B">
      <w:pPr>
        <w:pStyle w:val="3"/>
        <w:rPr>
          <w:rFonts w:ascii="宋体" w:eastAsia="宋体" w:hAnsi="宋体"/>
          <w:b w:val="0"/>
        </w:rPr>
      </w:pPr>
      <w:bookmarkStart w:id="255" w:name="_Toc521431948"/>
      <w:r w:rsidRPr="003F0B0C">
        <w:rPr>
          <w:rFonts w:ascii="宋体" w:eastAsia="宋体" w:hAnsi="宋体" w:hint="eastAsia"/>
          <w:b w:val="0"/>
        </w:rPr>
        <w:t>并查集&amp;最小生成树</w:t>
      </w:r>
      <w:r w:rsidR="00B81A18" w:rsidRPr="003F0B0C">
        <w:rPr>
          <w:rFonts w:ascii="宋体" w:eastAsia="宋体" w:hAnsi="宋体" w:hint="eastAsia"/>
          <w:b w:val="0"/>
        </w:rPr>
        <w:t>（学习区）</w:t>
      </w:r>
      <w:bookmarkEnd w:id="255"/>
    </w:p>
    <w:p w:rsidR="00404D7B" w:rsidRPr="003F0B0C" w:rsidRDefault="000D10AC" w:rsidP="001F70A9">
      <w:pPr>
        <w:rPr>
          <w:rFonts w:ascii="宋体" w:eastAsia="宋体" w:hAnsi="宋体"/>
        </w:rPr>
      </w:pPr>
      <w:hyperlink r:id="rId353" w:history="1">
        <w:r w:rsidR="00404D7B" w:rsidRPr="003F0B0C">
          <w:rPr>
            <w:rStyle w:val="a3"/>
            <w:rFonts w:ascii="宋体" w:eastAsia="宋体" w:hAnsi="宋体"/>
          </w:rPr>
          <w:t>https://blog.csdn.net/liuqiyao_01/article/details/8797356</w:t>
        </w:r>
      </w:hyperlink>
    </w:p>
    <w:p w:rsidR="00B81A18" w:rsidRPr="003F0B0C" w:rsidRDefault="00B81A18" w:rsidP="00B81A18">
      <w:pPr>
        <w:widowControl/>
        <w:jc w:val="left"/>
        <w:rPr>
          <w:rFonts w:ascii="宋体" w:eastAsia="宋体" w:hAnsi="宋体"/>
          <w:sz w:val="24"/>
        </w:rPr>
      </w:pPr>
      <w:r w:rsidRPr="003F0B0C">
        <w:rPr>
          <w:rFonts w:ascii="宋体" w:eastAsia="宋体" w:hAnsi="宋体"/>
          <w:sz w:val="24"/>
        </w:rPr>
        <w:t>【HDU】</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1213 How Many Tables 基础并查集★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1272 小希的迷宫 基础并查集★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1325&amp;&amp;poj1308 Is It A Tree? 基础并查集★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1856 More is better 基础并查集★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1102 Constructing Roads 基础最小生成树★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1232 畅通工程 基础并查集★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2120 Ice_cream's world I 基础并查集★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2122 Ice_cream’s world III 基础最小生成树★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1233 还是畅通工程 基础最小生成树★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1863 畅通工程 基础最小生成树★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lastRenderedPageBreak/>
        <w:t>1875 畅通工程再续 基础最小生成树★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1879 继续畅通工程 基础最小生成树★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3371     Connect the Cities 简单最小生成树★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1301 Jungle Roads 基础最小生成树★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1162 Eddy's picture 基础最小生成树★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1198 Farm Irrigation 基础最小生成树★</w:t>
      </w:r>
    </w:p>
    <w:p w:rsidR="00B81A18" w:rsidRPr="003F0B0C" w:rsidRDefault="000D10AC" w:rsidP="00B81A18">
      <w:pPr>
        <w:pStyle w:val="a4"/>
        <w:shd w:val="clear" w:color="auto" w:fill="FFFFFF"/>
        <w:wordWrap w:val="0"/>
        <w:spacing w:before="0" w:beforeAutospacing="0" w:after="240" w:afterAutospacing="0" w:line="390" w:lineRule="atLeast"/>
        <w:rPr>
          <w:rFonts w:cs="Arial"/>
          <w:color w:val="4F4F4F"/>
          <w:sz w:val="23"/>
          <w:szCs w:val="23"/>
        </w:rPr>
      </w:pPr>
      <w:hyperlink r:id="rId354" w:tgtFrame="_blank" w:history="1">
        <w:r w:rsidR="00B81A18" w:rsidRPr="003F0B0C">
          <w:rPr>
            <w:rStyle w:val="a3"/>
            <w:rFonts w:cs="Arial"/>
            <w:color w:val="6795B5"/>
            <w:sz w:val="23"/>
            <w:szCs w:val="23"/>
          </w:rPr>
          <w:t>1598 find the most comfortable road 枚举+最小生成树</w:t>
        </w:r>
        <w:r w:rsidR="00B81A18" w:rsidRPr="003F0B0C">
          <w:rPr>
            <w:rStyle w:val="a3"/>
            <w:rFonts w:cs="Segoe UI Symbol"/>
            <w:color w:val="6795B5"/>
            <w:sz w:val="23"/>
            <w:szCs w:val="23"/>
          </w:rPr>
          <w:t>★★</w:t>
        </w:r>
      </w:hyperlink>
      <w:hyperlink r:id="rId355" w:tgtFrame="_blank" w:history="1">
        <w:r w:rsidR="00B81A18" w:rsidRPr="003F0B0C">
          <w:rPr>
            <w:rStyle w:val="a3"/>
            <w:rFonts w:cs="Arial"/>
            <w:color w:val="6795B5"/>
            <w:sz w:val="23"/>
            <w:szCs w:val="23"/>
          </w:rPr>
          <w:t>解题报告</w:t>
        </w:r>
      </w:hyperlink>
    </w:p>
    <w:p w:rsidR="00B81A18" w:rsidRPr="003F0B0C" w:rsidRDefault="000D10AC" w:rsidP="00B81A18">
      <w:pPr>
        <w:pStyle w:val="a4"/>
        <w:shd w:val="clear" w:color="auto" w:fill="FFFFFF"/>
        <w:wordWrap w:val="0"/>
        <w:spacing w:before="0" w:beforeAutospacing="0" w:after="240" w:afterAutospacing="0" w:line="390" w:lineRule="atLeast"/>
        <w:rPr>
          <w:rFonts w:cs="Arial"/>
          <w:color w:val="4F4F4F"/>
          <w:sz w:val="23"/>
          <w:szCs w:val="23"/>
        </w:rPr>
      </w:pPr>
      <w:hyperlink r:id="rId356" w:tgtFrame="_blank" w:history="1">
        <w:r w:rsidR="00B81A18" w:rsidRPr="003F0B0C">
          <w:rPr>
            <w:rStyle w:val="a3"/>
            <w:rFonts w:cs="Arial"/>
            <w:color w:val="6795B5"/>
            <w:sz w:val="23"/>
            <w:szCs w:val="23"/>
          </w:rPr>
          <w:t>1811 Rank of Tetris 并查集+拓扑排序</w:t>
        </w:r>
        <w:r w:rsidR="00B81A18" w:rsidRPr="003F0B0C">
          <w:rPr>
            <w:rStyle w:val="a3"/>
            <w:rFonts w:cs="Segoe UI Symbol"/>
            <w:color w:val="6795B5"/>
            <w:sz w:val="23"/>
            <w:szCs w:val="23"/>
          </w:rPr>
          <w:t>★★</w:t>
        </w:r>
      </w:hyperlink>
      <w:r w:rsidR="00B81A18" w:rsidRPr="003F0B0C">
        <w:rPr>
          <w:rFonts w:cs="Arial"/>
          <w:color w:val="4F4F4F"/>
          <w:sz w:val="23"/>
          <w:szCs w:val="23"/>
        </w:rPr>
        <w:t> </w:t>
      </w:r>
      <w:hyperlink r:id="rId357" w:tgtFrame="_blank" w:history="1">
        <w:r w:rsidR="00B81A18" w:rsidRPr="003F0B0C">
          <w:rPr>
            <w:rStyle w:val="a3"/>
            <w:rFonts w:cs="Arial"/>
            <w:color w:val="6795B5"/>
            <w:sz w:val="23"/>
            <w:szCs w:val="23"/>
          </w:rPr>
          <w:t>解题报告</w:t>
        </w:r>
      </w:hyperlink>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3926 Hand in Hand 同构图★</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3938 Portal 离线+并查集★★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2489     Minimal Ratio Tree dfs枚举组合情况+最小生成树★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4081     Qin Shi Huang's National Road System 最小生成树+DFS★★</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4126     Genghis Khan the Conqueror 枚举+最小生成树+DFS(难)★★★★</w:t>
      </w:r>
    </w:p>
    <w:p w:rsidR="00B81A18" w:rsidRPr="003F0B0C" w:rsidRDefault="00B81A18" w:rsidP="00B81A18">
      <w:pPr>
        <w:rPr>
          <w:rFonts w:ascii="宋体" w:eastAsia="宋体" w:hAnsi="宋体"/>
          <w:sz w:val="24"/>
        </w:rPr>
      </w:pPr>
      <w:r w:rsidRPr="003F0B0C">
        <w:rPr>
          <w:rFonts w:ascii="宋体" w:eastAsia="宋体" w:hAnsi="宋体"/>
          <w:sz w:val="24"/>
        </w:rPr>
        <w:t>2860 并查集</w:t>
      </w:r>
      <w:r w:rsidRPr="003F0B0C">
        <w:rPr>
          <w:rFonts w:ascii="宋体" w:eastAsia="宋体" w:hAnsi="宋体"/>
          <w:sz w:val="24"/>
        </w:rPr>
        <w:br/>
        <w:t>2144 LCS+并查集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1829&amp;&amp;poj2492 A Bug's Life 基础种类并查集★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1558 Segment set 计算几何+并查集★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3461 Code Lock 并查集(有点难想到)★★</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3367 Pseudoforest 最大生成树★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2473 Junk-Mail Filter 并查集+设立虚父节点(马甲)★★</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3172 Virtual Friends 带权并查集★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3635 Dragon Balls 带权并查集★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lastRenderedPageBreak/>
        <w:t>3047 Zjnu Stadium 带权并查集★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3038 How Many Answers Are Wrong 种类并查集★★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2818 Building Block 带权并查集★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3234 Exclusive-OR 异或并查集(难)★★★</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2121 Ice_cream’s world II 最小树形图(要输出根有点恶心)★★</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4009   Transfer water 最小树形图(模板题)★</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3311  Dig The Wells 斯坦纳树(状压DP)(模板题)★★</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4085 Peach Blossom Spring 斯坦纳树(状压DP)(有可能是森林...)★★★</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4253 Two Famous Companies</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4263 Red/Blue Spanning Tree</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4313 Matrix [最大生成森林]</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4424 Conquer a New Region [最大生成森林]</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szCs w:val="22"/>
        </w:rPr>
      </w:pPr>
      <w:r w:rsidRPr="003F0B0C">
        <w:rPr>
          <w:rFonts w:cstheme="minorBidi"/>
          <w:kern w:val="2"/>
          <w:szCs w:val="22"/>
        </w:rPr>
        <w:t>4509 湫湫系列故事——减肥记II [可以用并查集，区间合并]</w:t>
      </w:r>
      <w:r w:rsidRPr="003F0B0C">
        <w:t xml:space="preserve"> </w:t>
      </w:r>
      <w:r w:rsidRPr="003F0B0C">
        <w:rPr>
          <w:rFonts w:cstheme="minorBidi"/>
          <w:szCs w:val="22"/>
        </w:rPr>
        <w:br/>
        <w:t>【POJ】</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1258 最经典的MST★</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1789 Truck History 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1287 Networking 简单★</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2349 Arctic Network 简单★</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1611 The Suspects 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2377 kruskal★</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2524 Ubiquitous Religions 并查集★</w:t>
      </w:r>
    </w:p>
    <w:p w:rsidR="00B81A18" w:rsidRPr="003F0B0C" w:rsidRDefault="000D10AC" w:rsidP="00B81A18">
      <w:pPr>
        <w:pStyle w:val="a4"/>
        <w:shd w:val="clear" w:color="auto" w:fill="FFFFFF"/>
        <w:wordWrap w:val="0"/>
        <w:spacing w:before="0" w:beforeAutospacing="0" w:after="240" w:afterAutospacing="0" w:line="390" w:lineRule="atLeast"/>
        <w:rPr>
          <w:rFonts w:cs="Arial"/>
          <w:color w:val="4F4F4F"/>
          <w:sz w:val="23"/>
          <w:szCs w:val="23"/>
        </w:rPr>
      </w:pPr>
      <w:hyperlink r:id="rId358" w:tgtFrame="_blank" w:history="1">
        <w:r w:rsidR="00B81A18" w:rsidRPr="003F0B0C">
          <w:rPr>
            <w:rStyle w:val="a3"/>
            <w:rFonts w:cs="Arial"/>
            <w:color w:val="6795B5"/>
            <w:sz w:val="23"/>
            <w:szCs w:val="23"/>
          </w:rPr>
          <w:t>2236 Wireless Network 并查集+计算几何</w:t>
        </w:r>
        <w:r w:rsidR="00B81A18" w:rsidRPr="003F0B0C">
          <w:rPr>
            <w:rStyle w:val="a3"/>
            <w:rFonts w:cs="Segoe UI Symbol"/>
            <w:color w:val="6795B5"/>
            <w:sz w:val="23"/>
            <w:szCs w:val="23"/>
          </w:rPr>
          <w:t>★</w:t>
        </w:r>
      </w:hyperlink>
      <w:r w:rsidR="00B81A18" w:rsidRPr="003F0B0C">
        <w:rPr>
          <w:rFonts w:cs="Arial"/>
          <w:color w:val="4F4F4F"/>
          <w:sz w:val="23"/>
          <w:szCs w:val="23"/>
        </w:rPr>
        <w:t>   </w:t>
      </w:r>
      <w:hyperlink r:id="rId359" w:tgtFrame="_blank" w:history="1">
        <w:r w:rsidR="00B81A18" w:rsidRPr="003F0B0C">
          <w:rPr>
            <w:rStyle w:val="a3"/>
            <w:rFonts w:cs="Arial"/>
            <w:color w:val="6795B5"/>
            <w:sz w:val="23"/>
            <w:szCs w:val="23"/>
          </w:rPr>
          <w:t>解题报告</w:t>
        </w:r>
      </w:hyperlink>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lastRenderedPageBreak/>
        <w:t>2560 Kruskal 并查集★</w:t>
      </w:r>
    </w:p>
    <w:p w:rsidR="00B81A18" w:rsidRPr="003F0B0C" w:rsidRDefault="00B81A18" w:rsidP="00B81A18">
      <w:pPr>
        <w:rPr>
          <w:rFonts w:ascii="宋体" w:eastAsia="宋体" w:hAnsi="宋体"/>
          <w:sz w:val="24"/>
        </w:rPr>
      </w:pPr>
      <w:r w:rsidRPr="003F0B0C">
        <w:rPr>
          <w:rFonts w:ascii="宋体" w:eastAsia="宋体" w:hAnsi="宋体"/>
          <w:sz w:val="24"/>
        </w:rPr>
        <w:t>1861 Kruskal★</w:t>
      </w:r>
      <w:r w:rsidRPr="003F0B0C">
        <w:rPr>
          <w:rFonts w:ascii="宋体" w:eastAsia="宋体" w:hAnsi="宋体"/>
          <w:sz w:val="24"/>
        </w:rPr>
        <w:br/>
        <w:t>3625 prim★</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1679 - The Unique MST(基础) 判断MST是否唯一★</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3522 - Slim Span(基础) 求一颗生成树，让最大边最小边差值最小★</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2485 Highways MST中的最长边★</w:t>
      </w:r>
    </w:p>
    <w:p w:rsidR="00B81A18" w:rsidRPr="003F0B0C" w:rsidRDefault="00B81A18" w:rsidP="00B81A18">
      <w:pPr>
        <w:rPr>
          <w:rFonts w:ascii="宋体" w:eastAsia="宋体" w:hAnsi="宋体"/>
          <w:sz w:val="24"/>
        </w:rPr>
      </w:pPr>
      <w:r w:rsidRPr="003F0B0C">
        <w:rPr>
          <w:rFonts w:ascii="宋体" w:eastAsia="宋体" w:hAnsi="宋体"/>
          <w:sz w:val="24"/>
        </w:rPr>
        <w:t>2395 最小生成树的最长边★</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1751 Highways 求出方案★</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POJ-1182 食物链 种类并查集★★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POJ 1456 Supermarket 贪心+区间合并★</w:t>
      </w:r>
    </w:p>
    <w:p w:rsidR="00B81A18" w:rsidRPr="003F0B0C" w:rsidRDefault="00B81A18" w:rsidP="00B81A18">
      <w:pPr>
        <w:rPr>
          <w:rFonts w:ascii="宋体" w:eastAsia="宋体" w:hAnsi="宋体"/>
          <w:sz w:val="24"/>
        </w:rPr>
      </w:pPr>
      <w:r w:rsidRPr="003F0B0C">
        <w:rPr>
          <w:rFonts w:ascii="宋体" w:eastAsia="宋体" w:hAnsi="宋体"/>
          <w:sz w:val="24"/>
        </w:rPr>
        <w:t>POJ-1703 种类并查集★</w:t>
      </w:r>
      <w:r w:rsidRPr="003F0B0C">
        <w:rPr>
          <w:rFonts w:ascii="宋体" w:eastAsia="宋体" w:hAnsi="宋体"/>
          <w:sz w:val="24"/>
        </w:rPr>
        <w:br/>
        <w:t>POJ-1988 种类并查集★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POJ-1733 Parity game 种类并查集，先要离散化一下，不影响结果★</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POJ-1417 True Liars(难) 并查集+DP 种类并查集★★</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POJ-2912 Rochambeau(难) baidu的题,很不错...是食物链的加强版.判断裁判比较难想.★★★</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POJ 2728 - Desert King(中等) 最优比率生成树★★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POJ 1639 - Picnic Planning(较难) 顶点度数有限制的最小生成树★★</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POJ 3164 - Command Network(难) 最小树形图★★</w:t>
      </w:r>
      <w:r w:rsidRPr="003F0B0C">
        <w:rPr>
          <w:rFonts w:cstheme="minorBidi"/>
          <w:kern w:val="2"/>
          <w:szCs w:val="22"/>
        </w:rPr>
        <w:br/>
        <w:t>poj3723好题!!! ★★</w:t>
      </w:r>
      <w:r w:rsidRPr="003F0B0C">
        <w:rPr>
          <w:rFonts w:cstheme="minorBidi"/>
          <w:kern w:val="2"/>
          <w:szCs w:val="22"/>
        </w:rPr>
        <w:br/>
        <w:t>poj3228好好题!!! ★★</w:t>
      </w:r>
      <w:r w:rsidRPr="003F0B0C">
        <w:rPr>
          <w:rFonts w:cstheme="minorBidi"/>
          <w:kern w:val="2"/>
          <w:szCs w:val="22"/>
        </w:rPr>
        <w:br/>
        <w:t xml:space="preserve">POJ-1984 Navigation Nightmare二维曼哈顿距离并查集. </w:t>
      </w:r>
      <w:r w:rsidRPr="003F0B0C">
        <w:rPr>
          <w:rFonts w:cstheme="minorBidi"/>
          <w:kern w:val="2"/>
          <w:szCs w:val="22"/>
        </w:rPr>
        <w:br/>
        <w:t>【ZOJ】</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ZOJ-3261 逆向并查集 ★★</w:t>
      </w:r>
    </w:p>
    <w:p w:rsidR="00B81A18" w:rsidRPr="003F0B0C"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3F0B0C">
        <w:rPr>
          <w:rFonts w:cstheme="minorBidi"/>
          <w:kern w:val="2"/>
          <w:szCs w:val="22"/>
        </w:rPr>
        <w:t>ZOJ-3613 斯坦纳树</w:t>
      </w:r>
    </w:p>
    <w:p w:rsidR="001F70A9" w:rsidRPr="003F0B0C" w:rsidRDefault="001F70A9" w:rsidP="00FF5A2B">
      <w:pPr>
        <w:pStyle w:val="3"/>
        <w:rPr>
          <w:rFonts w:ascii="宋体" w:eastAsia="宋体" w:hAnsi="宋体"/>
          <w:b w:val="0"/>
        </w:rPr>
      </w:pPr>
      <w:bookmarkStart w:id="256" w:name="_Toc521431949"/>
      <w:r w:rsidRPr="003F0B0C">
        <w:rPr>
          <w:rFonts w:ascii="宋体" w:eastAsia="宋体" w:hAnsi="宋体" w:hint="eastAsia"/>
          <w:b w:val="0"/>
        </w:rPr>
        <w:lastRenderedPageBreak/>
        <w:t>拓补排序</w:t>
      </w:r>
      <w:r w:rsidR="00B81A18" w:rsidRPr="003F0B0C">
        <w:rPr>
          <w:rFonts w:ascii="宋体" w:eastAsia="宋体" w:hAnsi="宋体" w:hint="eastAsia"/>
          <w:b w:val="0"/>
        </w:rPr>
        <w:t>（学习区）</w:t>
      </w:r>
      <w:bookmarkEnd w:id="256"/>
    </w:p>
    <w:p w:rsidR="00404D7B" w:rsidRPr="003F0B0C" w:rsidRDefault="000D10AC" w:rsidP="001F70A9">
      <w:pPr>
        <w:rPr>
          <w:rFonts w:ascii="宋体" w:eastAsia="宋体" w:hAnsi="宋体"/>
        </w:rPr>
      </w:pPr>
      <w:hyperlink r:id="rId360" w:history="1">
        <w:r w:rsidR="00404D7B" w:rsidRPr="003F0B0C">
          <w:rPr>
            <w:rStyle w:val="a3"/>
            <w:rFonts w:ascii="宋体" w:eastAsia="宋体" w:hAnsi="宋体"/>
          </w:rPr>
          <w:t>https://blog.csdn.net/liuqiyao_01/article/details/8478726</w:t>
        </w:r>
      </w:hyperlink>
    </w:p>
    <w:p w:rsidR="00B81A18" w:rsidRPr="003F0B0C" w:rsidRDefault="00B81A18" w:rsidP="00B81A18">
      <w:pPr>
        <w:widowControl/>
        <w:jc w:val="left"/>
        <w:rPr>
          <w:rFonts w:ascii="宋体" w:eastAsia="宋体" w:hAnsi="宋体" w:cs="宋体"/>
          <w:kern w:val="0"/>
          <w:sz w:val="24"/>
          <w:szCs w:val="24"/>
        </w:rPr>
      </w:pPr>
      <w:r w:rsidRPr="003F0B0C">
        <w:rPr>
          <w:rFonts w:ascii="宋体" w:eastAsia="宋体" w:hAnsi="宋体" w:cs="Arial"/>
          <w:color w:val="333333"/>
          <w:kern w:val="0"/>
          <w:szCs w:val="21"/>
          <w:shd w:val="clear" w:color="auto" w:fill="FFFFFF"/>
        </w:rPr>
        <w:t>【HDU】</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1285确定比赛名次</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2094产生冠军</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2647Reward</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3342Legal or Not</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1811Rank of Tetris 拓扑+并查集</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3231 Box Relations 三维拓扑</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【POJ】</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1094 Sorting It All Out  Floyd+拓扑</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2367 Genealogical tree</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3660 Cow Contest</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3687 Labeling Balls 神奇的拓扑</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1128Frame Stacking  DFS版拓扑</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1270Following Orders  拓扑+回溯</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1420Spreadsheet  模拟拓扑</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2762Going from u to v or from v to u?  强连通+拓扑</w:t>
      </w:r>
    </w:p>
    <w:p w:rsidR="00B81A18" w:rsidRPr="003F0B0C" w:rsidRDefault="00B81A18" w:rsidP="00B81A18">
      <w:pPr>
        <w:widowControl/>
        <w:shd w:val="clear" w:color="auto" w:fill="FFFFFF"/>
        <w:wordWrap w:val="0"/>
        <w:spacing w:after="240" w:line="390" w:lineRule="atLeast"/>
        <w:jc w:val="left"/>
        <w:rPr>
          <w:rFonts w:ascii="宋体" w:eastAsia="宋体" w:hAnsi="宋体" w:cs="Arial"/>
          <w:color w:val="4F4F4F"/>
          <w:kern w:val="0"/>
          <w:szCs w:val="21"/>
        </w:rPr>
      </w:pPr>
      <w:r w:rsidRPr="003F0B0C">
        <w:rPr>
          <w:rFonts w:ascii="宋体" w:eastAsia="宋体" w:hAnsi="宋体" w:cs="Arial"/>
          <w:color w:val="4F4F4F"/>
          <w:kern w:val="0"/>
          <w:szCs w:val="21"/>
        </w:rPr>
        <w:t>3553 Task schedule</w:t>
      </w:r>
    </w:p>
    <w:p w:rsidR="00B81A18" w:rsidRPr="003F0B0C" w:rsidRDefault="00B81A18" w:rsidP="00B81A18">
      <w:pPr>
        <w:rPr>
          <w:rFonts w:ascii="宋体" w:eastAsia="宋体" w:hAnsi="宋体"/>
        </w:rPr>
      </w:pPr>
      <w:r w:rsidRPr="003F0B0C">
        <w:rPr>
          <w:rFonts w:ascii="宋体" w:eastAsia="宋体" w:hAnsi="宋体" w:hint="eastAsia"/>
        </w:rPr>
        <w:t>最短路&amp;差分约束（学习区）</w:t>
      </w:r>
    </w:p>
    <w:p w:rsidR="00B81A18" w:rsidRPr="003F0B0C" w:rsidRDefault="000D10AC" w:rsidP="00B81A18">
      <w:pPr>
        <w:rPr>
          <w:rFonts w:ascii="宋体" w:eastAsia="宋体" w:hAnsi="宋体"/>
        </w:rPr>
      </w:pPr>
      <w:hyperlink r:id="rId361" w:history="1">
        <w:r w:rsidR="00B81A18" w:rsidRPr="003F0B0C">
          <w:rPr>
            <w:rStyle w:val="a3"/>
            <w:rFonts w:ascii="宋体" w:eastAsia="宋体" w:hAnsi="宋体"/>
          </w:rPr>
          <w:t>https://blog.csdn.net/liuqiyao_01/article/details/8797353</w:t>
        </w:r>
      </w:hyperlink>
    </w:p>
    <w:p w:rsidR="00FF5A2B" w:rsidRPr="003F0B0C"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57" w:name="_Toc521431950"/>
      <w:r w:rsidRPr="003F0B0C">
        <w:rPr>
          <w:rStyle w:val="a5"/>
          <w:rFonts w:cs="Arial"/>
          <w:b w:val="0"/>
          <w:color w:val="4F4F4F"/>
          <w:sz w:val="36"/>
          <w:szCs w:val="36"/>
        </w:rPr>
        <w:t>最短路</w:t>
      </w:r>
      <w:bookmarkEnd w:id="257"/>
    </w:p>
    <w:p w:rsidR="00FF5A2B" w:rsidRPr="003F0B0C"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3F0B0C">
        <w:rPr>
          <w:rFonts w:cs="Arial"/>
          <w:color w:val="4F4F4F"/>
          <w:sz w:val="23"/>
          <w:szCs w:val="23"/>
        </w:rPr>
        <w:t>【HDU】</w:t>
      </w:r>
    </w:p>
    <w:p w:rsidR="00FF5A2B" w:rsidRPr="003F0B0C" w:rsidRDefault="000D10AC" w:rsidP="00FF5A2B">
      <w:pPr>
        <w:rPr>
          <w:rFonts w:ascii="宋体" w:eastAsia="宋体" w:hAnsi="宋体" w:cs="Arial"/>
          <w:color w:val="333333"/>
          <w:kern w:val="0"/>
          <w:szCs w:val="21"/>
          <w:shd w:val="clear" w:color="auto" w:fill="FFFFFF"/>
        </w:rPr>
      </w:pPr>
      <w:hyperlink r:id="rId362" w:tgtFrame="_blank" w:history="1">
        <w:r w:rsidR="00FF5A2B" w:rsidRPr="003F0B0C">
          <w:rPr>
            <w:rStyle w:val="a3"/>
            <w:rFonts w:ascii="宋体" w:eastAsia="宋体" w:hAnsi="宋体" w:cs="Arial"/>
            <w:color w:val="6795B5"/>
            <w:sz w:val="23"/>
            <w:szCs w:val="23"/>
            <w:shd w:val="clear" w:color="auto" w:fill="FFFFFF"/>
          </w:rPr>
          <w:t>1548</w:t>
        </w:r>
      </w:hyperlink>
      <w:r w:rsidR="00FF5A2B" w:rsidRPr="003F0B0C">
        <w:rPr>
          <w:rFonts w:ascii="宋体" w:eastAsia="宋体" w:hAnsi="宋体" w:cs="Arial"/>
          <w:color w:val="333333"/>
          <w:sz w:val="23"/>
          <w:szCs w:val="23"/>
          <w:shd w:val="clear" w:color="auto" w:fill="FFFFFF"/>
        </w:rPr>
        <w:t>    A strange lift基础最短路(或bfs)</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hyperlink r:id="rId363" w:tgtFrame="_blank" w:history="1">
        <w:r w:rsidR="00FF5A2B" w:rsidRPr="003F0B0C">
          <w:rPr>
            <w:rStyle w:val="a3"/>
            <w:rFonts w:ascii="宋体" w:eastAsia="宋体" w:hAnsi="宋体" w:cs="Arial"/>
            <w:color w:val="6795B5"/>
            <w:sz w:val="23"/>
            <w:szCs w:val="23"/>
            <w:shd w:val="clear" w:color="auto" w:fill="FFFFFF"/>
          </w:rPr>
          <w:t>2544</w:t>
        </w:r>
      </w:hyperlink>
      <w:r w:rsidR="00FF5A2B" w:rsidRPr="003F0B0C">
        <w:rPr>
          <w:rFonts w:ascii="宋体" w:eastAsia="宋体" w:hAnsi="宋体" w:cs="Arial"/>
          <w:color w:val="333333"/>
          <w:sz w:val="23"/>
          <w:szCs w:val="23"/>
          <w:shd w:val="clear" w:color="auto" w:fill="FFFFFF"/>
        </w:rPr>
        <w:t>    最短路  基础最短路</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hyperlink r:id="rId364" w:tgtFrame="_blank" w:history="1">
        <w:r w:rsidR="00FF5A2B" w:rsidRPr="003F0B0C">
          <w:rPr>
            <w:rStyle w:val="a3"/>
            <w:rFonts w:ascii="宋体" w:eastAsia="宋体" w:hAnsi="宋体" w:cs="Arial"/>
            <w:color w:val="6795B5"/>
            <w:sz w:val="23"/>
            <w:szCs w:val="23"/>
            <w:shd w:val="clear" w:color="auto" w:fill="FFFFFF"/>
          </w:rPr>
          <w:t>3790</w:t>
        </w:r>
      </w:hyperlink>
      <w:r w:rsidR="00FF5A2B" w:rsidRPr="003F0B0C">
        <w:rPr>
          <w:rFonts w:ascii="宋体" w:eastAsia="宋体" w:hAnsi="宋体" w:cs="Arial"/>
          <w:color w:val="333333"/>
          <w:sz w:val="23"/>
          <w:szCs w:val="23"/>
          <w:shd w:val="clear" w:color="auto" w:fill="FFFFFF"/>
        </w:rPr>
        <w:t>   最短路径问题基础最短路</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hyperlink r:id="rId365" w:tgtFrame="_blank" w:history="1">
        <w:r w:rsidR="00FF5A2B" w:rsidRPr="003F0B0C">
          <w:rPr>
            <w:rStyle w:val="a3"/>
            <w:rFonts w:ascii="宋体" w:eastAsia="宋体" w:hAnsi="宋体" w:cs="Arial"/>
            <w:color w:val="6795B5"/>
            <w:sz w:val="23"/>
            <w:szCs w:val="23"/>
            <w:shd w:val="clear" w:color="auto" w:fill="FFFFFF"/>
          </w:rPr>
          <w:t>2066</w:t>
        </w:r>
      </w:hyperlink>
      <w:r w:rsidR="00FF5A2B" w:rsidRPr="003F0B0C">
        <w:rPr>
          <w:rFonts w:ascii="宋体" w:eastAsia="宋体" w:hAnsi="宋体" w:cs="Arial"/>
          <w:color w:val="333333"/>
          <w:sz w:val="23"/>
          <w:szCs w:val="23"/>
          <w:shd w:val="clear" w:color="auto" w:fill="FFFFFF"/>
        </w:rPr>
        <w:t>    一个人的旅行基础最短路(多源多汇,可以建立超级源点和终点)</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hyperlink r:id="rId366" w:tgtFrame="_blank" w:history="1">
        <w:r w:rsidR="00FF5A2B" w:rsidRPr="003F0B0C">
          <w:rPr>
            <w:rStyle w:val="a3"/>
            <w:rFonts w:ascii="宋体" w:eastAsia="宋体" w:hAnsi="宋体" w:cs="Arial"/>
            <w:color w:val="6795B5"/>
            <w:sz w:val="23"/>
            <w:szCs w:val="23"/>
            <w:shd w:val="clear" w:color="auto" w:fill="FFFFFF"/>
          </w:rPr>
          <w:t>2112</w:t>
        </w:r>
      </w:hyperlink>
      <w:r w:rsidR="00FF5A2B" w:rsidRPr="003F0B0C">
        <w:rPr>
          <w:rFonts w:ascii="宋体" w:eastAsia="宋体" w:hAnsi="宋体" w:cs="Arial"/>
          <w:color w:val="333333"/>
          <w:sz w:val="23"/>
          <w:szCs w:val="23"/>
          <w:shd w:val="clear" w:color="auto" w:fill="FFFFFF"/>
        </w:rPr>
        <w:t>    HDU Today基础最短路</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hyperlink r:id="rId367" w:tgtFrame="_blank" w:history="1">
        <w:r w:rsidR="00FF5A2B" w:rsidRPr="003F0B0C">
          <w:rPr>
            <w:rStyle w:val="a3"/>
            <w:rFonts w:ascii="宋体" w:eastAsia="宋体" w:hAnsi="宋体" w:cs="Arial"/>
            <w:color w:val="6795B5"/>
            <w:sz w:val="23"/>
            <w:szCs w:val="23"/>
            <w:shd w:val="clear" w:color="auto" w:fill="FFFFFF"/>
          </w:rPr>
          <w:t>1874</w:t>
        </w:r>
      </w:hyperlink>
      <w:r w:rsidR="00FF5A2B" w:rsidRPr="003F0B0C">
        <w:rPr>
          <w:rFonts w:ascii="宋体" w:eastAsia="宋体" w:hAnsi="宋体" w:cs="Arial"/>
          <w:color w:val="333333"/>
          <w:sz w:val="23"/>
          <w:szCs w:val="23"/>
          <w:shd w:val="clear" w:color="auto" w:fill="FFFFFF"/>
        </w:rPr>
        <w:t>    畅通工程续基础最短路</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hyperlink r:id="rId368" w:tgtFrame="_blank" w:history="1">
        <w:r w:rsidR="00FF5A2B" w:rsidRPr="003F0B0C">
          <w:rPr>
            <w:rStyle w:val="a3"/>
            <w:rFonts w:ascii="宋体" w:eastAsia="宋体" w:hAnsi="宋体" w:cs="Arial"/>
            <w:color w:val="6795B5"/>
            <w:sz w:val="23"/>
            <w:szCs w:val="23"/>
            <w:shd w:val="clear" w:color="auto" w:fill="FFFFFF"/>
          </w:rPr>
          <w:t>1217</w:t>
        </w:r>
      </w:hyperlink>
      <w:r w:rsidR="00FF5A2B" w:rsidRPr="003F0B0C">
        <w:rPr>
          <w:rFonts w:ascii="宋体" w:eastAsia="宋体" w:hAnsi="宋体" w:cs="Arial"/>
          <w:color w:val="333333"/>
          <w:sz w:val="23"/>
          <w:szCs w:val="23"/>
          <w:shd w:val="clear" w:color="auto" w:fill="FFFFFF"/>
        </w:rPr>
        <w:t>    Arbitrage   货币交换 Floyd (或者 Bellman-Ford 判环)</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hyperlink r:id="rId369" w:tgtFrame="_blank" w:history="1">
        <w:r w:rsidR="00FF5A2B" w:rsidRPr="003F0B0C">
          <w:rPr>
            <w:rStyle w:val="a3"/>
            <w:rFonts w:ascii="宋体" w:eastAsia="宋体" w:hAnsi="宋体" w:cs="Arial"/>
            <w:color w:val="6795B5"/>
            <w:sz w:val="23"/>
            <w:szCs w:val="23"/>
            <w:shd w:val="clear" w:color="auto" w:fill="FFFFFF"/>
          </w:rPr>
          <w:t>1245</w:t>
        </w:r>
      </w:hyperlink>
      <w:r w:rsidR="00FF5A2B" w:rsidRPr="003F0B0C">
        <w:rPr>
          <w:rFonts w:ascii="宋体" w:eastAsia="宋体" w:hAnsi="宋体" w:cs="Arial"/>
          <w:color w:val="333333"/>
          <w:sz w:val="23"/>
          <w:szCs w:val="23"/>
          <w:shd w:val="clear" w:color="auto" w:fill="FFFFFF"/>
        </w:rPr>
        <w:t>    Saving James Bond计算几何+最短路</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1317    XYZZY  Bellman-Ford判环,有负权</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1535    Invitation Cards   有向图的来回最短路,(反向建图)</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1546    Idiomatic Phrases Game  最短路</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kern w:val="0"/>
          <w:szCs w:val="21"/>
          <w:shd w:val="clear" w:color="auto" w:fill="FFFFFF"/>
        </w:rPr>
        <w:t>2680    Choose the best route   最短路★</w:t>
      </w:r>
      <w:r w:rsidR="00FF5A2B" w:rsidRPr="003F0B0C">
        <w:rPr>
          <w:rFonts w:ascii="宋体" w:eastAsia="宋体" w:hAnsi="宋体" w:cs="Arial"/>
          <w:color w:val="333333"/>
          <w:kern w:val="0"/>
          <w:szCs w:val="21"/>
          <w:shd w:val="clear" w:color="auto" w:fill="FFFFFF"/>
        </w:rPr>
        <w:br/>
        <w:t>2923    Einbahnstrasse最短路★</w:t>
      </w:r>
      <w:r w:rsidR="00FF5A2B" w:rsidRPr="003F0B0C">
        <w:rPr>
          <w:rFonts w:ascii="宋体" w:eastAsia="宋体" w:hAnsi="宋体" w:cs="Arial"/>
          <w:color w:val="333333"/>
          <w:kern w:val="0"/>
          <w:szCs w:val="21"/>
          <w:shd w:val="clear" w:color="auto" w:fill="FFFFFF"/>
        </w:rPr>
        <w:br/>
        <w:t>3339    In Action  最短路+背包★</w:t>
      </w:r>
      <w:r w:rsidR="00FF5A2B" w:rsidRPr="003F0B0C">
        <w:rPr>
          <w:rFonts w:ascii="宋体" w:eastAsia="宋体" w:hAnsi="宋体" w:cs="Arial"/>
          <w:color w:val="333333"/>
          <w:kern w:val="0"/>
          <w:szCs w:val="21"/>
          <w:shd w:val="clear" w:color="auto" w:fill="FFFFFF"/>
        </w:rPr>
        <w:br/>
        <w:t>2224    The shortest path双调旅行商问题★★</w:t>
      </w:r>
      <w:r w:rsidR="00FF5A2B" w:rsidRPr="003F0B0C">
        <w:rPr>
          <w:rFonts w:ascii="宋体" w:eastAsia="宋体" w:hAnsi="宋体" w:cs="Arial"/>
          <w:color w:val="333333"/>
          <w:kern w:val="0"/>
          <w:szCs w:val="21"/>
          <w:shd w:val="clear" w:color="auto" w:fill="FFFFFF"/>
        </w:rPr>
        <w:br/>
        <w:t>2807    The Shortest Path矩阵运算+最短路(floyd)★★</w:t>
      </w:r>
      <w:r w:rsidR="00FF5A2B" w:rsidRPr="003F0B0C">
        <w:rPr>
          <w:rFonts w:ascii="宋体" w:eastAsia="宋体" w:hAnsi="宋体" w:cs="Arial"/>
          <w:color w:val="333333"/>
          <w:kern w:val="0"/>
          <w:szCs w:val="21"/>
          <w:shd w:val="clear" w:color="auto" w:fill="FFFFFF"/>
        </w:rPr>
        <w:br/>
      </w:r>
      <w:r w:rsidR="00FF5A2B" w:rsidRPr="003F0B0C">
        <w:rPr>
          <w:rFonts w:ascii="宋体" w:eastAsia="宋体" w:hAnsi="宋体" w:cs="Arial"/>
          <w:color w:val="333333"/>
          <w:kern w:val="0"/>
          <w:szCs w:val="21"/>
          <w:shd w:val="clear" w:color="auto" w:fill="FFFFFF"/>
        </w:rPr>
        <w:lastRenderedPageBreak/>
        <w:t>1595    find the longest of the shortest枚举+最短路(删掉任意一条边的最长最短路)★★</w:t>
      </w:r>
      <w:r w:rsidR="00FF5A2B" w:rsidRPr="003F0B0C">
        <w:rPr>
          <w:rFonts w:ascii="宋体" w:eastAsia="宋体" w:hAnsi="宋体" w:cs="Arial"/>
          <w:color w:val="333333"/>
          <w:kern w:val="0"/>
          <w:szCs w:val="21"/>
          <w:shd w:val="clear" w:color="auto" w:fill="FFFFFF"/>
        </w:rPr>
        <w:br/>
        <w:t>3986    Harry Potter and the Final Battle 枚举+最短路(删掉任意一条边的最长最短路)★★</w:t>
      </w:r>
      <w:r w:rsidR="00FF5A2B" w:rsidRPr="003F0B0C">
        <w:rPr>
          <w:rFonts w:ascii="宋体" w:eastAsia="宋体" w:hAnsi="宋体" w:cs="Arial"/>
          <w:color w:val="333333"/>
          <w:kern w:val="0"/>
          <w:szCs w:val="21"/>
          <w:shd w:val="clear" w:color="auto" w:fill="FFFFFF"/>
        </w:rPr>
        <w:br/>
        <w:t>1599    find the mincost routefloyd求最小环★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1839 Delay Constrained... 二分下限+最短路(带限制最短路)★★</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3631 Shortest Path Floyd插点法★★</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4114 Disney's FastPass 最短路+二维状压DP(难)★★★</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3832    Earth Hour 三点连通(斯坦纳树)★</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3873    Invade the Mars Dij变体(好题!,带限制最短路)★★★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4063  Aircraft 几何构图+最短路★★★★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hdu4179 Difficult Routes dis[][]开二维状态的最短路(带限制最短路)★★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2145 zz's Mysterious Present 反向建边. 最短路</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3268 最短路</w:t>
      </w:r>
      <w:r w:rsidRPr="003F0B0C">
        <w:rPr>
          <w:rFonts w:ascii="宋体" w:eastAsia="宋体" w:hAnsi="宋体" w:cs="Arial"/>
          <w:color w:val="333333"/>
          <w:kern w:val="0"/>
          <w:szCs w:val="21"/>
          <w:shd w:val="clear" w:color="auto" w:fill="FFFFFF"/>
        </w:rPr>
        <w:br/>
        <w:t>3143 最短路</w:t>
      </w:r>
      <w:r w:rsidRPr="003F0B0C">
        <w:rPr>
          <w:rFonts w:ascii="宋体" w:eastAsia="宋体" w:hAnsi="宋体" w:cs="Arial"/>
          <w:color w:val="333333"/>
          <w:kern w:val="0"/>
          <w:szCs w:val="21"/>
          <w:shd w:val="clear" w:color="auto" w:fill="FFFFFF"/>
        </w:rPr>
        <w:br/>
        <w:t>1869 六度分离 Floyd最短路★</w:t>
      </w:r>
      <w:r w:rsidRPr="003F0B0C">
        <w:rPr>
          <w:rFonts w:ascii="宋体" w:eastAsia="宋体" w:hAnsi="宋体" w:cs="Arial"/>
          <w:color w:val="333333"/>
          <w:kern w:val="0"/>
          <w:szCs w:val="21"/>
          <w:shd w:val="clear" w:color="auto" w:fill="FFFFFF"/>
        </w:rPr>
        <w:br/>
        <w:t>1385    Minimum Transport Cost 最短路+输出路径(输出字典序最小路径,有点恶心)★★</w:t>
      </w:r>
      <w:r w:rsidRPr="003F0B0C">
        <w:rPr>
          <w:rFonts w:ascii="宋体" w:eastAsia="宋体" w:hAnsi="宋体" w:cs="Arial"/>
          <w:color w:val="333333"/>
          <w:kern w:val="0"/>
          <w:szCs w:val="21"/>
          <w:shd w:val="clear" w:color="auto" w:fill="FFFFFF"/>
        </w:rPr>
        <w:br/>
        <w:t>1224    free DIY Tour 最短路+输出路径★</w:t>
      </w:r>
      <w:r w:rsidRPr="003F0B0C">
        <w:rPr>
          <w:rFonts w:ascii="宋体" w:eastAsia="宋体" w:hAnsi="宋体" w:cs="Arial"/>
          <w:color w:val="333333"/>
          <w:kern w:val="0"/>
          <w:szCs w:val="21"/>
          <w:shd w:val="clear" w:color="auto" w:fill="FFFFFF"/>
        </w:rPr>
        <w:br/>
        <w:t>1142    A Walk Through the Forest  最短路+记忆搜索★★</w:t>
      </w:r>
      <w:r w:rsidRPr="003F0B0C">
        <w:rPr>
          <w:rFonts w:ascii="宋体" w:eastAsia="宋体" w:hAnsi="宋体" w:cs="Arial"/>
          <w:color w:val="333333"/>
          <w:kern w:val="0"/>
          <w:szCs w:val="21"/>
          <w:shd w:val="clear" w:color="auto" w:fill="FFFFFF"/>
        </w:rPr>
        <w:br/>
        <w:t>1596    find the safest road   乘积最小的最短路★</w:t>
      </w:r>
      <w:r w:rsidRPr="003F0B0C">
        <w:rPr>
          <w:rFonts w:ascii="宋体" w:eastAsia="宋体" w:hAnsi="宋体" w:cs="Arial"/>
          <w:color w:val="333333"/>
          <w:kern w:val="0"/>
          <w:szCs w:val="21"/>
          <w:shd w:val="clear" w:color="auto" w:fill="FFFFFF"/>
        </w:rPr>
        <w:br/>
      </w:r>
      <w:hyperlink r:id="rId370" w:tgtFrame="_blank" w:history="1">
        <w:r w:rsidRPr="003F0B0C">
          <w:rPr>
            <w:rFonts w:ascii="宋体" w:eastAsia="宋体" w:hAnsi="宋体"/>
            <w:color w:val="333333"/>
            <w:kern w:val="0"/>
            <w:szCs w:val="21"/>
          </w:rPr>
          <w:t>1598</w:t>
        </w:r>
      </w:hyperlink>
      <w:r w:rsidRPr="003F0B0C">
        <w:rPr>
          <w:rFonts w:ascii="宋体" w:eastAsia="宋体" w:hAnsi="宋体" w:cs="Arial"/>
          <w:color w:val="333333"/>
          <w:kern w:val="0"/>
          <w:szCs w:val="21"/>
          <w:shd w:val="clear" w:color="auto" w:fill="FFFFFF"/>
        </w:rPr>
        <w:t>    find the most comfortable road二分速度差+最短路(带限制最短路)★★</w:t>
      </w:r>
      <w:r w:rsidRPr="003F0B0C">
        <w:rPr>
          <w:rFonts w:ascii="宋体" w:eastAsia="宋体" w:hAnsi="宋体" w:cs="Arial"/>
          <w:color w:val="333333"/>
          <w:kern w:val="0"/>
          <w:szCs w:val="21"/>
          <w:shd w:val="clear" w:color="auto" w:fill="FFFFFF"/>
        </w:rPr>
        <w:br/>
        <w:t>2722    Here We Go(relians) Again最短路★</w:t>
      </w:r>
      <w:r w:rsidRPr="003F0B0C">
        <w:rPr>
          <w:rFonts w:ascii="宋体" w:eastAsia="宋体" w:hAnsi="宋体" w:cs="Arial"/>
          <w:color w:val="333333"/>
          <w:kern w:val="0"/>
          <w:szCs w:val="21"/>
          <w:shd w:val="clear" w:color="auto" w:fill="FFFFFF"/>
        </w:rPr>
        <w:br/>
        <w:t>2962    Trucking 二分+最短路(带限制最短路)★★</w:t>
      </w:r>
      <w:r w:rsidRPr="003F0B0C">
        <w:rPr>
          <w:rFonts w:ascii="宋体" w:eastAsia="宋体" w:hAnsi="宋体" w:cs="Arial"/>
          <w:color w:val="333333"/>
          <w:kern w:val="0"/>
          <w:szCs w:val="21"/>
          <w:shd w:val="clear" w:color="auto" w:fill="FFFFFF"/>
        </w:rPr>
        <w:br/>
        <w:t>1690    Bus System 最短路★</w:t>
      </w:r>
      <w:r w:rsidRPr="003F0B0C">
        <w:rPr>
          <w:rFonts w:ascii="宋体" w:eastAsia="宋体" w:hAnsi="宋体" w:cs="Arial"/>
          <w:color w:val="333333"/>
          <w:kern w:val="0"/>
          <w:szCs w:val="21"/>
          <w:shd w:val="clear" w:color="auto" w:fill="FFFFFF"/>
        </w:rPr>
        <w:br/>
        <w:t>2433    Travel 删边+最短路之和(预处理桥边)★★★</w:t>
      </w:r>
      <w:r w:rsidRPr="003F0B0C">
        <w:rPr>
          <w:rFonts w:ascii="宋体" w:eastAsia="宋体" w:hAnsi="宋体" w:cs="Arial"/>
          <w:color w:val="333333"/>
          <w:kern w:val="0"/>
          <w:szCs w:val="21"/>
          <w:shd w:val="clear" w:color="auto" w:fill="FFFFFF"/>
        </w:rPr>
        <w:br/>
        <w:t>2363    Cycling 二分+最短路(带限制最短路)★★</w:t>
      </w:r>
      <w:r w:rsidRPr="003F0B0C">
        <w:rPr>
          <w:rFonts w:ascii="宋体" w:eastAsia="宋体" w:hAnsi="宋体" w:cs="Arial"/>
          <w:color w:val="333333"/>
          <w:kern w:val="0"/>
          <w:szCs w:val="21"/>
          <w:shd w:val="clear" w:color="auto" w:fill="FFFFFF"/>
        </w:rPr>
        <w:br/>
        <w:t>2377    Bus Pass 最短路(寻找一个点的最长最短路最小)★★</w:t>
      </w:r>
      <w:r w:rsidRPr="003F0B0C">
        <w:rPr>
          <w:rFonts w:ascii="宋体" w:eastAsia="宋体" w:hAnsi="宋体" w:cs="Arial"/>
          <w:color w:val="333333"/>
          <w:kern w:val="0"/>
          <w:szCs w:val="21"/>
          <w:shd w:val="clear" w:color="auto" w:fill="FFFFFF"/>
        </w:rPr>
        <w:br/>
        <w:t>2833    WuKong 最短路+记忆化搜索(求两条最短路的最多公共点)★★</w:t>
      </w:r>
      <w:r w:rsidRPr="003F0B0C">
        <w:rPr>
          <w:rFonts w:ascii="宋体" w:eastAsia="宋体" w:hAnsi="宋体" w:cs="Arial"/>
          <w:color w:val="333333"/>
          <w:kern w:val="0"/>
          <w:szCs w:val="21"/>
          <w:shd w:val="clear" w:color="auto" w:fill="FFFFFF"/>
        </w:rPr>
        <w:br/>
        <w:t>1688    Sightseeing最短次短路条数★★</w:t>
      </w:r>
      <w:r w:rsidRPr="003F0B0C">
        <w:rPr>
          <w:rFonts w:ascii="宋体" w:eastAsia="宋体" w:hAnsi="宋体" w:cs="Arial"/>
          <w:color w:val="333333"/>
          <w:kern w:val="0"/>
          <w:szCs w:val="21"/>
          <w:shd w:val="clear" w:color="auto" w:fill="FFFFFF"/>
        </w:rPr>
        <w:br/>
        <w:t>3191    How Many Paths Are There 次短路条数★★</w:t>
      </w:r>
      <w:r w:rsidRPr="003F0B0C">
        <w:rPr>
          <w:rFonts w:ascii="宋体" w:eastAsia="宋体" w:hAnsi="宋体" w:cs="Arial"/>
          <w:color w:val="333333"/>
          <w:kern w:val="0"/>
          <w:szCs w:val="21"/>
          <w:shd w:val="clear" w:color="auto" w:fill="FFFFFF"/>
        </w:rPr>
        <w:br/>
        <w:t>2482    Transit search最短路★★★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3768  Shopping 最短路+dfs(或最短路+状压DP)★★</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3035    War 平面图最小割(建图麻烦)★★</w:t>
      </w:r>
      <w:r w:rsidRPr="003F0B0C">
        <w:rPr>
          <w:rFonts w:ascii="宋体" w:eastAsia="宋体" w:hAnsi="宋体" w:cs="Arial"/>
          <w:color w:val="333333"/>
          <w:kern w:val="0"/>
          <w:szCs w:val="21"/>
          <w:shd w:val="clear" w:color="auto" w:fill="FFFFFF"/>
        </w:rPr>
        <w:br/>
        <w:t>3870    Catch the Theves 平面图最小割(建图麻烦)★★</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3860 Circuit Board 平面图最小割(建图麻烦)★★</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lastRenderedPageBreak/>
        <w:t>4308 Saving Princess claire_ 最短路构图</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4034 Graph [Floyd应用]</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4157 Slalom 计算几何+最短路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4280 Island Transport [抠图+平面图最小割]</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4293 Groups [最长路]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4318 Power transmission</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4360 As long as Binbin loves Sangsang</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4370  0 or 1</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4396 More lumber is required</w:t>
      </w:r>
      <w:r w:rsidRPr="003F0B0C">
        <w:rPr>
          <w:rFonts w:cs="Arial"/>
          <w:color w:val="333333"/>
          <w:sz w:val="21"/>
          <w:szCs w:val="21"/>
          <w:shd w:val="clear" w:color="auto" w:fill="FFFFFF"/>
        </w:rPr>
        <w:br/>
        <w:t>【POJ】</w:t>
      </w:r>
      <w:r w:rsidRPr="003F0B0C">
        <w:rPr>
          <w:rFonts w:cs="Arial"/>
          <w:color w:val="333333"/>
          <w:sz w:val="21"/>
          <w:szCs w:val="21"/>
          <w:shd w:val="clear" w:color="auto" w:fill="FFFFFF"/>
        </w:rPr>
        <w:br/>
      </w:r>
      <w:hyperlink r:id="rId371" w:tgtFrame="_blank" w:history="1">
        <w:r w:rsidRPr="003F0B0C">
          <w:rPr>
            <w:color w:val="333333"/>
            <w:sz w:val="21"/>
            <w:szCs w:val="21"/>
          </w:rPr>
          <w:t>1062 昂贵的聘礼 </w:t>
        </w:r>
      </w:hyperlink>
      <w:hyperlink r:id="rId372" w:tgtFrame="_blank" w:history="1">
        <w:r w:rsidRPr="003F0B0C">
          <w:rPr>
            <w:color w:val="333333"/>
            <w:sz w:val="21"/>
            <w:szCs w:val="21"/>
          </w:rPr>
          <w:t>竟然可以和最短路联系起来</w:t>
        </w:r>
      </w:hyperlink>
      <w:r w:rsidRPr="003F0B0C">
        <w:rPr>
          <w:rFonts w:cs="Arial"/>
          <w:color w:val="333333"/>
          <w:sz w:val="21"/>
          <w:szCs w:val="21"/>
          <w:shd w:val="clear" w:color="auto" w:fill="FFFFFF"/>
        </w:rPr>
        <w:t>★★          </w:t>
      </w:r>
      <w:hyperlink r:id="rId373" w:tgtFrame="_blank" w:history="1">
        <w:r w:rsidRPr="003F0B0C">
          <w:rPr>
            <w:color w:val="333333"/>
            <w:sz w:val="21"/>
            <w:szCs w:val="21"/>
          </w:rPr>
          <w:t>解题报告</w:t>
        </w:r>
      </w:hyperlink>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1094  Sorting It All OutFloyd 判环+拓扑排序★</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1125 Stockbroker Grapevine Floyd★</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1135  Domino Effect 最短路,比较有意思★★</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1161  Walls 最短路(图太恶心了)★★</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1502  MPI Maelstrom Floyd★</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1511    Invitation Cards 来回最短路★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1556 The Doors 计算几何+最短路★★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1724  ROADS 带限制的最短路,dis[][]开二维来记录信息(或广搜)★★</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1734  Sightseeing trip floyd最小环路径★</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1797  Heavy Transportation 二分枚举+最短路★</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1847 Tram 简单最短路★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1860 Currency Exchange 货币兑换★</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lastRenderedPageBreak/>
        <w:t>1949  Chores 反向建边,求最长路★★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2139  Six Degrees of Cowvin Bacon Floyd★</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2240 Arbitrage 货币兑换★</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2253 Frogger 二分+最短路★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2312  坦克大战 spfa最短路本质变形--&gt;广搜★</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2387  Til the Cows Come Home 基础最短路★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2394 Checking an Alibi 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2449 Remmarguts' Date A*求第K短路★★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2457  Part Acquisition 最短路 (输出路径)★★</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2472  106 miles to Chicago 乘积最短路(log一下,乘变加)★★</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2502Subway</w:t>
      </w:r>
      <w:r w:rsidRPr="003F0B0C">
        <w:rPr>
          <w:rFonts w:ascii="宋体" w:eastAsia="宋体" w:hAnsi="宋体" w:cs="Arial"/>
          <w:color w:val="333333"/>
          <w:kern w:val="0"/>
          <w:szCs w:val="21"/>
          <w:shd w:val="clear" w:color="auto" w:fill="FFFFFF"/>
        </w:rPr>
        <w:br/>
        <w:t>2570 Fiber Network floyd</w:t>
      </w:r>
      <w:r w:rsidRPr="003F0B0C">
        <w:rPr>
          <w:rFonts w:ascii="宋体" w:eastAsia="宋体" w:hAnsi="宋体" w:cs="Arial"/>
          <w:color w:val="333333"/>
          <w:kern w:val="0"/>
          <w:szCs w:val="21"/>
          <w:shd w:val="clear" w:color="auto" w:fill="FFFFFF"/>
        </w:rPr>
        <w:br/>
        <w:t>3013 圣诞树</w:t>
      </w:r>
      <w:r w:rsidRPr="003F0B0C">
        <w:rPr>
          <w:rFonts w:ascii="宋体" w:eastAsia="宋体" w:hAnsi="宋体" w:cs="Arial"/>
          <w:color w:val="333333"/>
          <w:kern w:val="0"/>
          <w:szCs w:val="21"/>
          <w:shd w:val="clear" w:color="auto" w:fill="FFFFFF"/>
        </w:rPr>
        <w:br/>
        <w:t>3037Skiing</w:t>
      </w:r>
      <w:r w:rsidRPr="003F0B0C">
        <w:rPr>
          <w:rFonts w:ascii="宋体" w:eastAsia="宋体" w:hAnsi="宋体" w:cs="Arial"/>
          <w:color w:val="333333"/>
          <w:kern w:val="0"/>
          <w:szCs w:val="21"/>
          <w:shd w:val="clear" w:color="auto" w:fill="FFFFFF"/>
        </w:rPr>
        <w:br/>
        <w:t>3072 Robot</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3114  Countries in War 强联通+最短路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3160  Father Christmas flymouse 强联通+最长路</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3255 Roadblocks</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3259  Wormholes （寻找负权回路）</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3268 Silver Cow Party</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3311  Hie with the Pie floyd+状压</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3328 Cliff Climbing</w:t>
      </w:r>
      <w:r w:rsidRPr="003F0B0C">
        <w:rPr>
          <w:rFonts w:ascii="宋体" w:eastAsia="宋体" w:hAnsi="宋体" w:cs="Arial"/>
          <w:color w:val="333333"/>
          <w:kern w:val="0"/>
          <w:szCs w:val="21"/>
          <w:shd w:val="clear" w:color="auto" w:fill="FFFFFF"/>
        </w:rPr>
        <w:br/>
        <w:t>3439 Server Relocation</w:t>
      </w:r>
      <w:r w:rsidRPr="003F0B0C">
        <w:rPr>
          <w:rFonts w:ascii="宋体" w:eastAsia="宋体" w:hAnsi="宋体" w:cs="Arial"/>
          <w:color w:val="333333"/>
          <w:kern w:val="0"/>
          <w:szCs w:val="21"/>
          <w:shd w:val="clear" w:color="auto" w:fill="FFFFFF"/>
        </w:rPr>
        <w:br/>
        <w:t>3463 Sightseeing 次短路条数</w:t>
      </w:r>
      <w:r w:rsidRPr="003F0B0C">
        <w:rPr>
          <w:rFonts w:ascii="宋体" w:eastAsia="宋体" w:hAnsi="宋体" w:cs="Arial"/>
          <w:color w:val="333333"/>
          <w:kern w:val="0"/>
          <w:szCs w:val="21"/>
          <w:shd w:val="clear" w:color="auto" w:fill="FFFFFF"/>
        </w:rPr>
        <w:br/>
        <w:t>3159</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3521 Geometric Map 计算几何+最短路</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3549 GSM phone 计算几何+最短路</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3594 Escort of Dr. Who How</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lastRenderedPageBreak/>
        <w:t>3613  Cow Relays 经过N条边的最短路 // floyd + 二分矩阵</w:t>
      </w:r>
    </w:p>
    <w:p w:rsidR="00FF5A2B" w:rsidRPr="003F0B0C" w:rsidRDefault="00FF5A2B" w:rsidP="00FF5A2B">
      <w:pPr>
        <w:rPr>
          <w:rFonts w:ascii="宋体" w:eastAsia="宋体" w:hAnsi="宋体" w:cs="Arial"/>
          <w:color w:val="333333"/>
          <w:kern w:val="0"/>
          <w:szCs w:val="21"/>
          <w:shd w:val="clear" w:color="auto" w:fill="FFFFFF"/>
        </w:rPr>
      </w:pPr>
      <w:r w:rsidRPr="003F0B0C">
        <w:rPr>
          <w:rFonts w:ascii="宋体" w:eastAsia="宋体" w:hAnsi="宋体" w:cs="Arial"/>
          <w:color w:val="333333"/>
          <w:kern w:val="0"/>
          <w:szCs w:val="21"/>
          <w:shd w:val="clear" w:color="auto" w:fill="FFFFFF"/>
        </w:rPr>
        <w:t>3615 Cow Hurdles</w:t>
      </w:r>
      <w:r w:rsidRPr="003F0B0C">
        <w:rPr>
          <w:rFonts w:ascii="宋体" w:eastAsia="宋体" w:hAnsi="宋体" w:cs="Arial"/>
          <w:color w:val="333333"/>
          <w:kern w:val="0"/>
          <w:szCs w:val="21"/>
          <w:shd w:val="clear" w:color="auto" w:fill="FFFFFF"/>
        </w:rPr>
        <w:br/>
        <w:t>3621 最优比率环</w:t>
      </w:r>
      <w:r w:rsidRPr="003F0B0C">
        <w:rPr>
          <w:rFonts w:ascii="宋体" w:eastAsia="宋体" w:hAnsi="宋体" w:cs="Arial"/>
          <w:color w:val="333333"/>
          <w:kern w:val="0"/>
          <w:szCs w:val="21"/>
          <w:shd w:val="clear" w:color="auto" w:fill="FFFFFF"/>
        </w:rPr>
        <w:br/>
        <w:t>3635 full tank?</w:t>
      </w:r>
      <w:r w:rsidRPr="003F0B0C">
        <w:rPr>
          <w:rFonts w:ascii="宋体" w:eastAsia="宋体" w:hAnsi="宋体" w:cs="Arial"/>
          <w:color w:val="333333"/>
          <w:kern w:val="0"/>
          <w:szCs w:val="21"/>
          <w:shd w:val="clear" w:color="auto" w:fill="FFFFFF"/>
        </w:rPr>
        <w:br/>
        <w:t>3660 传递闭包</w:t>
      </w:r>
      <w:r w:rsidRPr="003F0B0C">
        <w:rPr>
          <w:rFonts w:ascii="宋体" w:eastAsia="宋体" w:hAnsi="宋体" w:cs="Arial"/>
          <w:color w:val="333333"/>
          <w:kern w:val="0"/>
          <w:szCs w:val="21"/>
          <w:shd w:val="clear" w:color="auto" w:fill="FFFFFF"/>
        </w:rPr>
        <w:br/>
        <w:t>3662 Telephone Lines</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3F0B0C">
        <w:rPr>
          <w:rFonts w:cs="Arial"/>
          <w:color w:val="333333"/>
          <w:sz w:val="21"/>
          <w:szCs w:val="21"/>
          <w:shd w:val="clear" w:color="auto" w:fill="FFFFFF"/>
        </w:rPr>
        <w:t>4046 Sightseeing</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3F0B0C">
        <w:rPr>
          <w:rFonts w:cs="Arial"/>
          <w:color w:val="FF0000"/>
          <w:sz w:val="23"/>
          <w:szCs w:val="23"/>
        </w:rPr>
        <w:t>【SGU314】一道神级求前k短路。。。</w:t>
      </w:r>
    </w:p>
    <w:p w:rsidR="00FF5A2B" w:rsidRPr="003F0B0C"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58" w:name="_Toc521431951"/>
      <w:r w:rsidRPr="003F0B0C">
        <w:rPr>
          <w:rStyle w:val="a5"/>
          <w:rFonts w:cs="Arial"/>
          <w:b w:val="0"/>
          <w:color w:val="4F4F4F"/>
          <w:sz w:val="36"/>
          <w:szCs w:val="36"/>
        </w:rPr>
        <w:t>差分约束</w:t>
      </w:r>
      <w:bookmarkEnd w:id="258"/>
    </w:p>
    <w:p w:rsidR="00FF5A2B" w:rsidRPr="003F0B0C"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3F0B0C">
        <w:rPr>
          <w:rFonts w:cs="Arial"/>
          <w:color w:val="4F4F4F"/>
          <w:sz w:val="23"/>
          <w:szCs w:val="23"/>
        </w:rPr>
        <w:t>【HDU】</w:t>
      </w:r>
      <w:r w:rsidRPr="003F0B0C">
        <w:rPr>
          <w:rFonts w:cs="Arial"/>
          <w:color w:val="4F4F4F"/>
          <w:sz w:val="23"/>
          <w:szCs w:val="23"/>
        </w:rPr>
        <w:br/>
        <w:t>1384 Intervals 基础差分约束</w:t>
      </w:r>
      <w:r w:rsidRPr="003F0B0C">
        <w:rPr>
          <w:rFonts w:cs="Segoe UI Symbol"/>
          <w:color w:val="4F4F4F"/>
          <w:sz w:val="23"/>
          <w:szCs w:val="23"/>
        </w:rPr>
        <w:t>★</w:t>
      </w:r>
      <w:r w:rsidRPr="003F0B0C">
        <w:rPr>
          <w:rFonts w:cs="Arial"/>
          <w:color w:val="4F4F4F"/>
          <w:sz w:val="23"/>
          <w:szCs w:val="23"/>
        </w:rPr>
        <w:br/>
        <w:t>1529 Cashier Employment 神级差分约束</w:t>
      </w:r>
      <w:r w:rsidRPr="003F0B0C">
        <w:rPr>
          <w:rFonts w:cs="Segoe UI Symbol"/>
          <w:color w:val="4F4F4F"/>
          <w:sz w:val="23"/>
          <w:szCs w:val="23"/>
        </w:rPr>
        <w:t>★★★★</w:t>
      </w:r>
    </w:p>
    <w:p w:rsidR="00FF5A2B" w:rsidRPr="003F0B0C"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3F0B0C">
        <w:rPr>
          <w:rFonts w:cs="Arial"/>
          <w:color w:val="4F4F4F"/>
          <w:sz w:val="23"/>
          <w:szCs w:val="23"/>
        </w:rPr>
        <w:t>1531 King 差分约束</w:t>
      </w:r>
      <w:r w:rsidRPr="003F0B0C">
        <w:rPr>
          <w:rFonts w:cs="Segoe UI Symbol"/>
          <w:color w:val="4F4F4F"/>
          <w:sz w:val="23"/>
          <w:szCs w:val="23"/>
        </w:rPr>
        <w:t>★</w:t>
      </w:r>
      <w:r w:rsidRPr="003F0B0C">
        <w:rPr>
          <w:rFonts w:cs="Arial"/>
          <w:color w:val="4F4F4F"/>
          <w:sz w:val="23"/>
          <w:szCs w:val="23"/>
        </w:rPr>
        <w:br/>
        <w:t>1534 Schedule Problem 差分约束输出一组解</w:t>
      </w:r>
      <w:r w:rsidRPr="003F0B0C">
        <w:rPr>
          <w:rFonts w:cs="Segoe UI Symbol"/>
          <w:color w:val="4F4F4F"/>
          <w:sz w:val="23"/>
          <w:szCs w:val="23"/>
        </w:rPr>
        <w:t>★</w:t>
      </w:r>
      <w:r w:rsidRPr="003F0B0C">
        <w:rPr>
          <w:rFonts w:cs="Arial"/>
          <w:color w:val="4F4F4F"/>
          <w:sz w:val="23"/>
          <w:szCs w:val="23"/>
        </w:rPr>
        <w:br/>
        <w:t>3440 House Man 比较好的差分约束</w:t>
      </w:r>
      <w:r w:rsidRPr="003F0B0C">
        <w:rPr>
          <w:rFonts w:cs="Segoe UI Symbol"/>
          <w:color w:val="4F4F4F"/>
          <w:sz w:val="23"/>
          <w:szCs w:val="23"/>
        </w:rPr>
        <w:t>★★</w:t>
      </w:r>
      <w:r w:rsidRPr="003F0B0C">
        <w:rPr>
          <w:rFonts w:cs="Arial"/>
          <w:color w:val="4F4F4F"/>
          <w:sz w:val="23"/>
          <w:szCs w:val="23"/>
        </w:rPr>
        <w:br/>
        <w:t>3592 World Exhibition 简单</w:t>
      </w:r>
      <w:r w:rsidRPr="003F0B0C">
        <w:rPr>
          <w:rFonts w:cs="Segoe UI Symbol"/>
          <w:color w:val="4F4F4F"/>
          <w:sz w:val="23"/>
          <w:szCs w:val="23"/>
        </w:rPr>
        <w:t>★</w:t>
      </w:r>
      <w:r w:rsidRPr="003F0B0C">
        <w:rPr>
          <w:rFonts w:cs="Arial"/>
          <w:color w:val="4F4F4F"/>
          <w:sz w:val="23"/>
          <w:szCs w:val="23"/>
        </w:rPr>
        <w:br/>
        <w:t>3666 THE MATRIX PROBLEM 中等</w:t>
      </w:r>
      <w:r w:rsidRPr="003F0B0C">
        <w:rPr>
          <w:rFonts w:cs="Segoe UI Symbol"/>
          <w:color w:val="4F4F4F"/>
          <w:sz w:val="23"/>
          <w:szCs w:val="23"/>
        </w:rPr>
        <w:t>★★</w:t>
      </w:r>
      <w:r w:rsidRPr="003F0B0C">
        <w:rPr>
          <w:rFonts w:cs="Arial"/>
          <w:color w:val="4F4F4F"/>
          <w:sz w:val="23"/>
          <w:szCs w:val="23"/>
        </w:rPr>
        <w:br/>
      </w:r>
      <w:r w:rsidRPr="003F0B0C">
        <w:rPr>
          <w:rFonts w:cs="Arial"/>
          <w:color w:val="CC0000"/>
          <w:sz w:val="23"/>
          <w:szCs w:val="23"/>
        </w:rPr>
        <w:t>4274 Spy's Work [先处理出欧拉序列,然后就是差分约束了...]</w:t>
      </w:r>
    </w:p>
    <w:p w:rsidR="00B81A18" w:rsidRPr="003F0B0C"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3F0B0C">
        <w:rPr>
          <w:rFonts w:cs="Arial"/>
          <w:color w:val="4F4F4F"/>
          <w:sz w:val="23"/>
          <w:szCs w:val="23"/>
        </w:rPr>
        <w:t>【POJ】</w:t>
      </w:r>
      <w:r w:rsidRPr="003F0B0C">
        <w:rPr>
          <w:rFonts w:cs="Arial"/>
          <w:color w:val="4F4F4F"/>
          <w:sz w:val="23"/>
          <w:szCs w:val="23"/>
        </w:rPr>
        <w:br/>
        <w:t>1201 Intervals</w:t>
      </w:r>
      <w:r w:rsidRPr="003F0B0C">
        <w:rPr>
          <w:rFonts w:cs="Arial"/>
          <w:color w:val="4F4F4F"/>
          <w:sz w:val="23"/>
          <w:szCs w:val="23"/>
        </w:rPr>
        <w:br/>
        <w:t>1275 Cashier Employment</w:t>
      </w:r>
      <w:r w:rsidRPr="003F0B0C">
        <w:rPr>
          <w:rFonts w:cs="Arial"/>
          <w:color w:val="4F4F4F"/>
          <w:sz w:val="23"/>
          <w:szCs w:val="23"/>
        </w:rPr>
        <w:br/>
        <w:t>1364 King</w:t>
      </w:r>
      <w:r w:rsidRPr="003F0B0C">
        <w:rPr>
          <w:rFonts w:cs="Arial"/>
          <w:color w:val="4F4F4F"/>
          <w:sz w:val="23"/>
          <w:szCs w:val="23"/>
        </w:rPr>
        <w:br/>
        <w:t>1716 Integer Intervals</w:t>
      </w:r>
      <w:r w:rsidRPr="003F0B0C">
        <w:rPr>
          <w:rFonts w:cs="Arial"/>
          <w:color w:val="4F4F4F"/>
          <w:sz w:val="23"/>
          <w:szCs w:val="23"/>
        </w:rPr>
        <w:br/>
        <w:t>2949 Word Rings</w:t>
      </w:r>
      <w:r w:rsidRPr="003F0B0C">
        <w:rPr>
          <w:rFonts w:cs="Arial"/>
          <w:color w:val="4F4F4F"/>
          <w:sz w:val="23"/>
          <w:szCs w:val="23"/>
        </w:rPr>
        <w:br/>
        <w:t>2983 Is the Information Reliable?</w:t>
      </w:r>
      <w:r w:rsidRPr="003F0B0C">
        <w:rPr>
          <w:rFonts w:cs="Arial"/>
          <w:color w:val="4F4F4F"/>
          <w:sz w:val="23"/>
          <w:szCs w:val="23"/>
        </w:rPr>
        <w:br/>
        <w:t>3159</w:t>
      </w:r>
      <w:r w:rsidRPr="003F0B0C">
        <w:rPr>
          <w:rFonts w:cs="Arial"/>
          <w:color w:val="4F4F4F"/>
          <w:sz w:val="23"/>
          <w:szCs w:val="23"/>
        </w:rPr>
        <w:br/>
        <w:t>3169</w:t>
      </w:r>
      <w:r w:rsidRPr="003F0B0C">
        <w:rPr>
          <w:rFonts w:cs="Arial"/>
          <w:color w:val="4F4F4F"/>
          <w:sz w:val="23"/>
          <w:szCs w:val="23"/>
        </w:rPr>
        <w:br/>
        <w:t>3687</w:t>
      </w:r>
    </w:p>
    <w:p w:rsidR="00FF5A2B" w:rsidRPr="003F0B0C" w:rsidRDefault="00FF5A2B" w:rsidP="00FF5A2B">
      <w:pPr>
        <w:pStyle w:val="3"/>
        <w:rPr>
          <w:rFonts w:ascii="宋体" w:eastAsia="宋体" w:hAnsi="宋体"/>
          <w:b w:val="0"/>
        </w:rPr>
      </w:pPr>
      <w:bookmarkStart w:id="259" w:name="_Toc521431952"/>
      <w:r w:rsidRPr="003F0B0C">
        <w:rPr>
          <w:rFonts w:ascii="宋体" w:eastAsia="宋体" w:hAnsi="宋体" w:hint="eastAsia"/>
          <w:b w:val="0"/>
        </w:rPr>
        <w:t>二分匹配（学习区）</w:t>
      </w:r>
      <w:bookmarkEnd w:id="259"/>
    </w:p>
    <w:p w:rsidR="00FF5A2B" w:rsidRPr="003F0B0C" w:rsidRDefault="000D10AC" w:rsidP="00FF5A2B">
      <w:pPr>
        <w:rPr>
          <w:rFonts w:ascii="宋体" w:eastAsia="宋体" w:hAnsi="宋体"/>
        </w:rPr>
      </w:pPr>
      <w:hyperlink r:id="rId374" w:history="1">
        <w:r w:rsidR="00FF5A2B" w:rsidRPr="003F0B0C">
          <w:rPr>
            <w:rStyle w:val="a3"/>
            <w:rFonts w:ascii="宋体" w:eastAsia="宋体" w:hAnsi="宋体"/>
          </w:rPr>
          <w:t>https://blog.csdn.net/liuqiyao_01/article/details/8797349</w:t>
        </w:r>
      </w:hyperlink>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lastRenderedPageBreak/>
        <w:t>【HDU】</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1068Girls and Boys 最大匹配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1150Machine Schedule 最小点覆盖</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1151Air Raid 最小路径覆盖</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1179Ollivanders 最大匹配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1281棋盘游戏 行列匹配+求关键点</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149850 years, 50 colors 行列匹配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1507Uncle Tom's Inherited Land* 黑白染色+奇偶匹配(1X2的矩形覆盖)</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1528Card Game Cheater 最大匹配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1845Jimmy’s Assignment 最大匹配(HK算法)</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2063过山车 最大匹配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2119Matrix 行列匹配</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2444The Accomodation of Students 并查集分集合+最大匹配(好题!)</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2768Cat vs. Dog 最大独立集</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3360National Treasures 黑白染色+最小点覆盖</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1045Fire Net 行列匹配变形</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1350Taxi Cab Scheme 最小路径覆盖</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1960Taxi Cab Scheme 最小路径覆盖</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3118Arbiter 二分匹配本质(好题!)</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3729I'm Telling the Truth最大匹配+输出字典序最大的匹配情况</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2389Rain on your Parade 最大匹配(HK算法)</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1054Strategic Game 最小点覆盖</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2819Swap 行列匹配+输出解</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1669 Jamie's Contact Groups 二分+多重匹配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3605Escape 多重匹配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3861The King’s Problem 强连通+最小路径覆盖</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2236无题II 二分+二分匹配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1083Courses 最大匹配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1526A Plug for UNIX 最大匹配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2458Kindergarten 行列匹配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4160Dolls 最大匹配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4185Oil Skimming 黑白匹配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2413Against Mammoths 二分+二分匹配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3468Treasure Hunting 最短路+二分匹配</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3517 Adopt or not 最大独立集</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3026Chinese Chess 二分匹配必须边</w:t>
      </w:r>
      <w:r w:rsidR="00FF5A2B" w:rsidRPr="003F0B0C">
        <w:rPr>
          <w:rFonts w:ascii="宋体" w:eastAsia="宋体" w:hAnsi="宋体" w:cs="Segoe UI Symbol"/>
          <w:color w:val="333333"/>
          <w:sz w:val="23"/>
          <w:szCs w:val="23"/>
          <w:shd w:val="clear" w:color="auto" w:fill="FFFFFF"/>
        </w:rPr>
        <w: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【POJ】</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1087A Plug for UNIX</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1274 The Perfect Stall</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1469COURSES</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1486 Sorting Slides 二分图的必须边</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1548Robots</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1698Alice's Chance</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1719Shooting Contest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lastRenderedPageBreak/>
        <w:t>2060 Taxi Cab Scheme 最小路径覆盖</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2112 Optimal Milking 二分+多重匹配</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2226 Muddy Fields 行列的覆盖</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2239 Selecting Courses</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2289 Jamie's Contact Groups 二分+多重匹配</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2446 Chessboard</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2536 Gopher II</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2584T-Shirt Gumbo</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2594 Treasure Exploration 可相交最小路径覆盖</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2672Hotkeys</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2724 Purifying Machine</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3020 Antenna Placement</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3041 Asteroids 简单行列匹配 </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3189Steady Cow Assignment 二分+多重匹配</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3216 Repairing Company</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3343 Against Mammoths</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3692 Kindergarten</w:t>
      </w:r>
      <w:r w:rsidR="00FF5A2B" w:rsidRPr="003F0B0C">
        <w:rPr>
          <w:rFonts w:ascii="宋体" w:eastAsia="宋体" w:hAnsi="宋体" w:cs="Arial"/>
          <w:color w:val="333333"/>
          <w:sz w:val="23"/>
          <w:szCs w:val="23"/>
        </w:rPr>
        <w:br/>
      </w:r>
      <w:r w:rsidR="00FF5A2B" w:rsidRPr="003F0B0C">
        <w:rPr>
          <w:rFonts w:ascii="宋体" w:eastAsia="宋体" w:hAnsi="宋体" w:cs="Arial"/>
          <w:color w:val="333333"/>
          <w:sz w:val="23"/>
          <w:szCs w:val="23"/>
          <w:shd w:val="clear" w:color="auto" w:fill="FFFFFF"/>
        </w:rPr>
        <w:t>poj2771最大独立集</w:t>
      </w:r>
    </w:p>
    <w:p w:rsidR="00B81A18" w:rsidRPr="003F0B0C" w:rsidRDefault="00B81A18" w:rsidP="00FF5A2B">
      <w:pPr>
        <w:pStyle w:val="3"/>
        <w:rPr>
          <w:rFonts w:ascii="宋体" w:eastAsia="宋体" w:hAnsi="宋体"/>
          <w:b w:val="0"/>
        </w:rPr>
      </w:pPr>
      <w:bookmarkStart w:id="260" w:name="_Toc521431953"/>
      <w:r w:rsidRPr="003F0B0C">
        <w:rPr>
          <w:rFonts w:ascii="宋体" w:eastAsia="宋体" w:hAnsi="宋体" w:hint="eastAsia"/>
          <w:b w:val="0"/>
        </w:rPr>
        <w:t>欧拉回路&amp;哈密顿回路（待学习）</w:t>
      </w:r>
      <w:bookmarkEnd w:id="260"/>
    </w:p>
    <w:p w:rsidR="00B81A18" w:rsidRPr="003F0B0C" w:rsidRDefault="000D10AC" w:rsidP="00B81A18">
      <w:pPr>
        <w:rPr>
          <w:rFonts w:ascii="宋体" w:eastAsia="宋体" w:hAnsi="宋体"/>
        </w:rPr>
      </w:pPr>
      <w:hyperlink r:id="rId375" w:history="1">
        <w:r w:rsidR="00B81A18" w:rsidRPr="003F0B0C">
          <w:rPr>
            <w:rStyle w:val="a3"/>
            <w:rFonts w:ascii="宋体" w:eastAsia="宋体" w:hAnsi="宋体"/>
          </w:rPr>
          <w:t>https://blog.csdn.net/liuqiyao_01/article/details/8479339</w:t>
        </w:r>
      </w:hyperlink>
    </w:p>
    <w:p w:rsidR="00B81A18" w:rsidRPr="003F0B0C" w:rsidRDefault="000D10AC" w:rsidP="00B81A18">
      <w:pPr>
        <w:rPr>
          <w:rFonts w:ascii="宋体" w:eastAsia="宋体" w:hAnsi="宋体"/>
        </w:rPr>
      </w:pPr>
      <w:hyperlink r:id="rId376" w:history="1">
        <w:r w:rsidR="00B81A18" w:rsidRPr="003F0B0C">
          <w:rPr>
            <w:rStyle w:val="a3"/>
            <w:rFonts w:ascii="宋体" w:eastAsia="宋体" w:hAnsi="宋体"/>
          </w:rPr>
          <w:t>https://blog.csdn.net/liuqiyao_01/article/details/26964205</w:t>
        </w:r>
      </w:hyperlink>
    </w:p>
    <w:p w:rsidR="001F70A9" w:rsidRPr="003F0B0C" w:rsidRDefault="001F70A9" w:rsidP="00FF5A2B">
      <w:pPr>
        <w:pStyle w:val="3"/>
        <w:rPr>
          <w:rFonts w:ascii="宋体" w:eastAsia="宋体" w:hAnsi="宋体"/>
          <w:b w:val="0"/>
        </w:rPr>
      </w:pPr>
      <w:bookmarkStart w:id="261" w:name="_Toc521431954"/>
      <w:r w:rsidRPr="003F0B0C">
        <w:rPr>
          <w:rFonts w:ascii="宋体" w:eastAsia="宋体" w:hAnsi="宋体" w:hint="eastAsia"/>
          <w:b w:val="0"/>
        </w:rPr>
        <w:t>连通&amp;</w:t>
      </w:r>
      <w:r w:rsidRPr="003F0B0C">
        <w:rPr>
          <w:rFonts w:ascii="宋体" w:eastAsia="宋体" w:hAnsi="宋体"/>
          <w:b w:val="0"/>
        </w:rPr>
        <w:t>LCA</w:t>
      </w:r>
      <w:r w:rsidR="00B81A18" w:rsidRPr="003F0B0C">
        <w:rPr>
          <w:rFonts w:ascii="宋体" w:eastAsia="宋体" w:hAnsi="宋体" w:hint="eastAsia"/>
          <w:b w:val="0"/>
        </w:rPr>
        <w:t>（学习区）</w:t>
      </w:r>
      <w:bookmarkEnd w:id="261"/>
    </w:p>
    <w:p w:rsidR="00404D7B" w:rsidRPr="003F0B0C" w:rsidRDefault="000D10AC" w:rsidP="001F70A9">
      <w:pPr>
        <w:rPr>
          <w:rFonts w:ascii="宋体" w:eastAsia="宋体" w:hAnsi="宋体"/>
        </w:rPr>
      </w:pPr>
      <w:hyperlink r:id="rId377" w:history="1">
        <w:r w:rsidR="00404D7B" w:rsidRPr="003F0B0C">
          <w:rPr>
            <w:rStyle w:val="a3"/>
            <w:rFonts w:ascii="宋体" w:eastAsia="宋体" w:hAnsi="宋体"/>
          </w:rPr>
          <w:t>https://blog.csdn.net/liuqiyao_01/article/details/8478730</w:t>
        </w:r>
      </w:hyperlink>
    </w:p>
    <w:p w:rsidR="001F70A9" w:rsidRPr="003F0B0C" w:rsidRDefault="001F70A9" w:rsidP="00FF5A2B">
      <w:pPr>
        <w:pStyle w:val="3"/>
        <w:rPr>
          <w:rFonts w:ascii="宋体" w:eastAsia="宋体" w:hAnsi="宋体"/>
          <w:b w:val="0"/>
        </w:rPr>
      </w:pPr>
      <w:bookmarkStart w:id="262" w:name="_Toc521431955"/>
      <w:r w:rsidRPr="003F0B0C">
        <w:rPr>
          <w:rFonts w:ascii="宋体" w:eastAsia="宋体" w:hAnsi="宋体" w:hint="eastAsia"/>
          <w:b w:val="0"/>
        </w:rPr>
        <w:t>网络流</w:t>
      </w:r>
      <w:r w:rsidR="00051719" w:rsidRPr="003F0B0C">
        <w:rPr>
          <w:rFonts w:ascii="宋体" w:eastAsia="宋体" w:hAnsi="宋体" w:hint="eastAsia"/>
          <w:b w:val="0"/>
        </w:rPr>
        <w:t>（</w:t>
      </w:r>
      <w:r w:rsidR="00B81A18" w:rsidRPr="003F0B0C">
        <w:rPr>
          <w:rFonts w:ascii="宋体" w:eastAsia="宋体" w:hAnsi="宋体" w:hint="eastAsia"/>
          <w:b w:val="0"/>
        </w:rPr>
        <w:t>学习</w:t>
      </w:r>
      <w:r w:rsidR="00051719" w:rsidRPr="003F0B0C">
        <w:rPr>
          <w:rFonts w:ascii="宋体" w:eastAsia="宋体" w:hAnsi="宋体" w:hint="eastAsia"/>
          <w:b w:val="0"/>
        </w:rPr>
        <w:t>区</w:t>
      </w:r>
      <w:r w:rsidR="00B81A18" w:rsidRPr="003F0B0C">
        <w:rPr>
          <w:rFonts w:ascii="宋体" w:eastAsia="宋体" w:hAnsi="宋体" w:hint="eastAsia"/>
          <w:b w:val="0"/>
        </w:rPr>
        <w:t>）</w:t>
      </w:r>
      <w:bookmarkEnd w:id="262"/>
    </w:p>
    <w:p w:rsidR="001F70A9" w:rsidRPr="003F0B0C" w:rsidRDefault="000D10AC" w:rsidP="001F70A9">
      <w:pPr>
        <w:rPr>
          <w:rStyle w:val="a3"/>
          <w:rFonts w:ascii="宋体" w:eastAsia="宋体" w:hAnsi="宋体"/>
        </w:rPr>
      </w:pPr>
      <w:hyperlink r:id="rId378" w:history="1">
        <w:r w:rsidR="001F70A9" w:rsidRPr="003F0B0C">
          <w:rPr>
            <w:rStyle w:val="a3"/>
            <w:rFonts w:ascii="宋体" w:eastAsia="宋体" w:hAnsi="宋体"/>
          </w:rPr>
          <w:t>https://blog.csdn.net/shahdza/article/details/7779537</w:t>
        </w:r>
      </w:hyperlink>
    </w:p>
    <w:p w:rsidR="00503DB9" w:rsidRPr="003F0B0C" w:rsidRDefault="00503DB9" w:rsidP="00503DB9">
      <w:pPr>
        <w:widowControl/>
        <w:jc w:val="left"/>
        <w:rPr>
          <w:rFonts w:ascii="宋体" w:eastAsia="宋体" w:hAnsi="宋体" w:cs="宋体"/>
          <w:kern w:val="0"/>
          <w:sz w:val="24"/>
          <w:szCs w:val="24"/>
        </w:rPr>
      </w:pPr>
      <w:r w:rsidRPr="003F0B0C">
        <w:rPr>
          <w:rFonts w:ascii="宋体" w:eastAsia="宋体" w:hAnsi="宋体" w:cs="Arial"/>
          <w:b/>
          <w:bCs/>
          <w:color w:val="333333"/>
          <w:kern w:val="0"/>
          <w:sz w:val="27"/>
          <w:szCs w:val="27"/>
          <w:shd w:val="clear" w:color="auto" w:fill="FFFFFF"/>
        </w:rPr>
        <w:t>【HDU】</w:t>
      </w:r>
      <w:r w:rsidRPr="003F0B0C">
        <w:rPr>
          <w:rFonts w:ascii="宋体" w:eastAsia="宋体" w:hAnsi="宋体" w:cs="Arial"/>
          <w:color w:val="333333"/>
          <w:kern w:val="0"/>
          <w:szCs w:val="21"/>
          <w:shd w:val="clear" w:color="auto" w:fill="FFFFFF"/>
        </w:rPr>
        <w:br/>
        <w:t>2732 Leapin' Lizards(较难)    [最大流]</w:t>
      </w:r>
      <w:r w:rsidRPr="003F0B0C">
        <w:rPr>
          <w:rFonts w:ascii="宋体" w:eastAsia="宋体" w:hAnsi="宋体" w:cs="Arial"/>
          <w:color w:val="333333"/>
          <w:kern w:val="0"/>
          <w:szCs w:val="21"/>
          <w:shd w:val="clear" w:color="auto" w:fill="FFFFFF"/>
        </w:rPr>
        <w:br/>
        <w:t>3338 Kakuro Extension(较难，好题)    [最大流][数和]神奇最大流行进列出</w:t>
      </w:r>
      <w:r w:rsidRPr="003F0B0C">
        <w:rPr>
          <w:rFonts w:ascii="宋体" w:eastAsia="宋体" w:hAnsi="宋体" w:cs="Arial"/>
          <w:color w:val="333333"/>
          <w:kern w:val="0"/>
          <w:szCs w:val="21"/>
          <w:shd w:val="clear" w:color="auto" w:fill="FFFFFF"/>
        </w:rPr>
        <w:br/>
        <w:t>2883 kebab(中等)    [最大流]判断满流</w:t>
      </w:r>
      <w:r w:rsidRPr="003F0B0C">
        <w:rPr>
          <w:rFonts w:ascii="宋体" w:eastAsia="宋体" w:hAnsi="宋体" w:cs="Arial"/>
          <w:color w:val="333333"/>
          <w:kern w:val="0"/>
          <w:szCs w:val="21"/>
          <w:shd w:val="clear" w:color="auto" w:fill="FFFFFF"/>
        </w:rPr>
        <w:br/>
        <w:t>3605 Escape(中等，好题)    [最大流](可用多重匹配)</w:t>
      </w:r>
      <w:r w:rsidR="00E04AB8" w:rsidRPr="003F0B0C">
        <w:rPr>
          <w:rFonts w:ascii="宋体" w:eastAsia="宋体" w:hAnsi="宋体" w:cs="Arial"/>
          <w:color w:val="333333"/>
          <w:kern w:val="0"/>
          <w:szCs w:val="21"/>
          <w:shd w:val="clear" w:color="auto" w:fill="FFFFFF"/>
        </w:rPr>
        <w:t xml:space="preserve"> </w:t>
      </w:r>
      <w:r w:rsidRPr="003F0B0C">
        <w:rPr>
          <w:rFonts w:ascii="宋体" w:eastAsia="宋体" w:hAnsi="宋体" w:cs="Arial"/>
          <w:color w:val="333333"/>
          <w:kern w:val="0"/>
          <w:szCs w:val="21"/>
          <w:shd w:val="clear" w:color="auto" w:fill="FFFFFF"/>
        </w:rPr>
        <w:br/>
        <w:t>3081 Marriage Match II(中等，好题)    [二分最大流]+并查集</w:t>
      </w:r>
      <w:r w:rsidRPr="003F0B0C">
        <w:rPr>
          <w:rFonts w:ascii="宋体" w:eastAsia="宋体" w:hAnsi="宋体" w:cs="Arial"/>
          <w:color w:val="333333"/>
          <w:kern w:val="0"/>
          <w:szCs w:val="21"/>
          <w:shd w:val="clear" w:color="auto" w:fill="FFFFFF"/>
        </w:rPr>
        <w:br/>
        <w:t>3277 Marriage Match III(中等，好题)    [二分最大流]同上,多了拆点</w:t>
      </w:r>
      <w:r w:rsidRPr="003F0B0C">
        <w:rPr>
          <w:rFonts w:ascii="宋体" w:eastAsia="宋体" w:hAnsi="宋体" w:cs="Arial"/>
          <w:color w:val="333333"/>
          <w:kern w:val="0"/>
          <w:szCs w:val="21"/>
          <w:shd w:val="clear" w:color="auto" w:fill="FFFFFF"/>
        </w:rPr>
        <w:br/>
        <w:t>3416 Marriage Match IV(中等，好题)    [最大流]最短路+最大流</w:t>
      </w:r>
      <w:r w:rsidRPr="003F0B0C">
        <w:rPr>
          <w:rFonts w:ascii="宋体" w:eastAsia="宋体" w:hAnsi="宋体" w:cs="Arial"/>
          <w:color w:val="333333"/>
          <w:kern w:val="0"/>
          <w:szCs w:val="21"/>
          <w:shd w:val="clear" w:color="auto" w:fill="FFFFFF"/>
        </w:rPr>
        <w:br/>
      </w:r>
      <w:del w:id="263" w:author="Unknown">
        <w:r w:rsidRPr="003F0B0C">
          <w:rPr>
            <w:rFonts w:ascii="宋体" w:eastAsia="宋体" w:hAnsi="宋体" w:cs="Arial"/>
            <w:color w:val="FF0000"/>
            <w:kern w:val="0"/>
            <w:szCs w:val="21"/>
            <w:shd w:val="clear" w:color="auto" w:fill="FFFFFF"/>
          </w:rPr>
          <w:delText>2485Destroying the bus stations    [最大流]最短路+最大流</w:delText>
        </w:r>
      </w:del>
      <w:r w:rsidRPr="003F0B0C">
        <w:rPr>
          <w:rFonts w:ascii="宋体" w:eastAsia="宋体" w:hAnsi="宋体" w:cs="Arial"/>
          <w:b/>
          <w:bCs/>
          <w:color w:val="FF0000"/>
          <w:kern w:val="0"/>
          <w:szCs w:val="21"/>
          <w:shd w:val="clear" w:color="auto" w:fill="FFFFFF"/>
        </w:rPr>
        <w:t> [已验证最大流解法是错的]</w:t>
      </w:r>
      <w:r w:rsidRPr="003F0B0C">
        <w:rPr>
          <w:rFonts w:ascii="宋体" w:eastAsia="宋体" w:hAnsi="宋体" w:cs="Arial"/>
          <w:color w:val="333333"/>
          <w:kern w:val="0"/>
          <w:szCs w:val="21"/>
          <w:shd w:val="clear" w:color="auto" w:fill="FFFFFF"/>
        </w:rPr>
        <w:br/>
        <w:t>3468 Treasure Hunting(中等)    [最大流](二分匹配)+最短路</w:t>
      </w:r>
      <w:r w:rsidRPr="003F0B0C">
        <w:rPr>
          <w:rFonts w:ascii="宋体" w:eastAsia="宋体" w:hAnsi="宋体" w:cs="Arial"/>
          <w:color w:val="333333"/>
          <w:kern w:val="0"/>
          <w:szCs w:val="21"/>
          <w:shd w:val="clear" w:color="auto" w:fill="FFFFFF"/>
        </w:rPr>
        <w:br/>
      </w:r>
      <w:r w:rsidRPr="003F0B0C">
        <w:rPr>
          <w:rFonts w:ascii="宋体" w:eastAsia="宋体" w:hAnsi="宋体" w:cs="Arial"/>
          <w:color w:val="333333"/>
          <w:kern w:val="0"/>
          <w:szCs w:val="21"/>
          <w:shd w:val="clear" w:color="auto" w:fill="FFFFFF"/>
        </w:rPr>
        <w:lastRenderedPageBreak/>
        <w:t>3998 Sequence(较难)    [DP+最大流]最长上升子序列</w:t>
      </w:r>
      <w:r w:rsidRPr="003F0B0C">
        <w:rPr>
          <w:rFonts w:ascii="宋体" w:eastAsia="宋体" w:hAnsi="宋体" w:cs="Arial"/>
          <w:color w:val="333333"/>
          <w:kern w:val="0"/>
          <w:szCs w:val="21"/>
          <w:shd w:val="clear" w:color="auto" w:fill="FFFFFF"/>
        </w:rPr>
        <w:br/>
        <w:t>4309 Seikimatsu Occult Tonneru(中等)    [最大流]枚举状态+最大流</w:t>
      </w:r>
      <w:r w:rsidRPr="003F0B0C">
        <w:rPr>
          <w:rFonts w:ascii="宋体" w:eastAsia="宋体" w:hAnsi="宋体" w:cs="Arial"/>
          <w:color w:val="333333"/>
          <w:kern w:val="0"/>
          <w:szCs w:val="21"/>
          <w:shd w:val="clear" w:color="auto" w:fill="FFFFFF"/>
        </w:rPr>
        <w:br/>
        <w:t>3472 HS BDC(难)    [混合欧拉]</w:t>
      </w:r>
      <w:r w:rsidRPr="003F0B0C">
        <w:rPr>
          <w:rFonts w:ascii="宋体" w:eastAsia="宋体" w:hAnsi="宋体" w:cs="Arial"/>
          <w:color w:val="333333"/>
          <w:kern w:val="0"/>
          <w:szCs w:val="21"/>
          <w:shd w:val="clear" w:color="auto" w:fill="FFFFFF"/>
        </w:rPr>
        <w:br/>
        <w:t>----------------------------------------------------------------------------------------------</w:t>
      </w:r>
      <w:r w:rsidRPr="003F0B0C">
        <w:rPr>
          <w:rFonts w:ascii="宋体" w:eastAsia="宋体" w:hAnsi="宋体" w:cs="Arial"/>
          <w:color w:val="333333"/>
          <w:kern w:val="0"/>
          <w:szCs w:val="21"/>
          <w:shd w:val="clear" w:color="auto" w:fill="FFFFFF"/>
        </w:rPr>
        <w:br/>
        <w:t>1533 Going Home(入门题)    [费用流]</w:t>
      </w:r>
      <w:r w:rsidRPr="003F0B0C">
        <w:rPr>
          <w:rFonts w:ascii="宋体" w:eastAsia="宋体" w:hAnsi="宋体" w:cs="Arial"/>
          <w:color w:val="333333"/>
          <w:kern w:val="0"/>
          <w:szCs w:val="21"/>
          <w:shd w:val="clear" w:color="auto" w:fill="FFFFFF"/>
        </w:rPr>
        <w:br/>
        <w:t>3488 Tour(基础)    [费用流]圈</w:t>
      </w:r>
      <w:r w:rsidRPr="003F0B0C">
        <w:rPr>
          <w:rFonts w:ascii="宋体" w:eastAsia="宋体" w:hAnsi="宋体" w:cs="Arial"/>
          <w:color w:val="333333"/>
          <w:kern w:val="0"/>
          <w:szCs w:val="21"/>
          <w:shd w:val="clear" w:color="auto" w:fill="FFFFFF"/>
        </w:rPr>
        <w:br/>
        <w:t>3435 A new Graph Game(基础)    [费用流]圈</w:t>
      </w:r>
      <w:r w:rsidRPr="003F0B0C">
        <w:rPr>
          <w:rFonts w:ascii="宋体" w:eastAsia="宋体" w:hAnsi="宋体" w:cs="Arial"/>
          <w:color w:val="333333"/>
          <w:kern w:val="0"/>
          <w:szCs w:val="21"/>
          <w:shd w:val="clear" w:color="auto" w:fill="FFFFFF"/>
        </w:rPr>
        <w:br/>
        <w:t>1853 Cyclic Tour(基础)    [费用流]圈</w:t>
      </w:r>
      <w:r w:rsidRPr="003F0B0C">
        <w:rPr>
          <w:rFonts w:ascii="宋体" w:eastAsia="宋体" w:hAnsi="宋体" w:cs="Arial"/>
          <w:color w:val="333333"/>
          <w:kern w:val="0"/>
          <w:szCs w:val="21"/>
          <w:shd w:val="clear" w:color="auto" w:fill="FFFFFF"/>
        </w:rPr>
        <w:br/>
        <w:t>2686 Matrix(基础)    [费用流]</w:t>
      </w:r>
      <w:r w:rsidRPr="003F0B0C">
        <w:rPr>
          <w:rFonts w:ascii="宋体" w:eastAsia="宋体" w:hAnsi="宋体" w:cs="Arial"/>
          <w:color w:val="333333"/>
          <w:kern w:val="0"/>
          <w:szCs w:val="21"/>
          <w:shd w:val="clear" w:color="auto" w:fill="FFFFFF"/>
        </w:rPr>
        <w:br/>
        <w:t>3376 Matrix Again(基础)    [费用流]</w:t>
      </w:r>
      <w:r w:rsidRPr="003F0B0C">
        <w:rPr>
          <w:rFonts w:ascii="宋体" w:eastAsia="宋体" w:hAnsi="宋体" w:cs="Arial"/>
          <w:color w:val="333333"/>
          <w:kern w:val="0"/>
          <w:szCs w:val="21"/>
          <w:shd w:val="clear" w:color="auto" w:fill="FFFFFF"/>
        </w:rPr>
        <w:br/>
        <w:t>3667 Transportation(中等)    [费用流]拆边</w:t>
      </w:r>
      <w:r w:rsidRPr="003F0B0C">
        <w:rPr>
          <w:rFonts w:ascii="宋体" w:eastAsia="宋体" w:hAnsi="宋体" w:cs="Arial"/>
          <w:color w:val="333333"/>
          <w:kern w:val="0"/>
          <w:szCs w:val="21"/>
          <w:shd w:val="clear" w:color="auto" w:fill="FFFFFF"/>
        </w:rPr>
        <w:br/>
        <w:t>3315 My Brute(中等，好题)    [费用流](可用KM)</w:t>
      </w:r>
      <w:r w:rsidRPr="003F0B0C">
        <w:rPr>
          <w:rFonts w:ascii="宋体" w:eastAsia="宋体" w:hAnsi="宋体" w:cs="Arial"/>
          <w:color w:val="333333"/>
          <w:kern w:val="0"/>
          <w:szCs w:val="21"/>
          <w:shd w:val="clear" w:color="auto" w:fill="FFFFFF"/>
        </w:rPr>
        <w:br/>
        <w:t>3395 Special Fish(中等，好题)    [费用流](可用KM匹配)</w:t>
      </w:r>
      <w:r w:rsidRPr="003F0B0C">
        <w:rPr>
          <w:rFonts w:ascii="宋体" w:eastAsia="宋体" w:hAnsi="宋体" w:cs="Arial"/>
          <w:color w:val="333333"/>
          <w:kern w:val="0"/>
          <w:szCs w:val="21"/>
          <w:shd w:val="clear" w:color="auto" w:fill="FFFFFF"/>
        </w:rPr>
        <w:br/>
        <w:t>2448 Mining Station on the Sea(中等)    [费用流](可用最短路+KM匹配)</w:t>
      </w:r>
      <w:r w:rsidRPr="003F0B0C">
        <w:rPr>
          <w:rFonts w:ascii="宋体" w:eastAsia="宋体" w:hAnsi="宋体" w:cs="Arial"/>
          <w:color w:val="333333"/>
          <w:kern w:val="0"/>
          <w:szCs w:val="21"/>
          <w:shd w:val="clear" w:color="auto" w:fill="FFFFFF"/>
        </w:rPr>
        <w:br/>
        <w:t>4067 Random Maze(难)    [费用流]</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3947 River Problem(难)    [费用流]神奇费用流,流量不等式建图</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FF0000"/>
          <w:kern w:val="0"/>
          <w:szCs w:val="21"/>
        </w:rPr>
        <w:t>4406 GPA  [好题] [官方题解为所谓的上下界费用流]</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FF0000"/>
          <w:kern w:val="0"/>
          <w:szCs w:val="21"/>
        </w:rPr>
        <w:t>4411 Arrest  [好题] [官方题解为所谓的上下界费用流]</w:t>
      </w:r>
    </w:p>
    <w:p w:rsidR="00503DB9" w:rsidRPr="003F0B0C" w:rsidRDefault="00503DB9" w:rsidP="00503DB9">
      <w:pPr>
        <w:widowControl/>
        <w:jc w:val="left"/>
        <w:rPr>
          <w:rFonts w:ascii="宋体" w:eastAsia="宋体" w:hAnsi="宋体" w:cs="宋体"/>
          <w:kern w:val="0"/>
          <w:sz w:val="24"/>
          <w:szCs w:val="24"/>
        </w:rPr>
      </w:pPr>
      <w:r w:rsidRPr="003F0B0C">
        <w:rPr>
          <w:rFonts w:ascii="宋体" w:eastAsia="宋体" w:hAnsi="宋体" w:cs="Arial"/>
          <w:color w:val="333333"/>
          <w:kern w:val="0"/>
          <w:szCs w:val="21"/>
          <w:shd w:val="clear" w:color="auto" w:fill="FFFFFF"/>
        </w:rPr>
        <w:t>---------------------------------------------------------------------------------------------</w:t>
      </w:r>
      <w:r w:rsidRPr="003F0B0C">
        <w:rPr>
          <w:rFonts w:ascii="宋体" w:eastAsia="宋体" w:hAnsi="宋体" w:cs="Arial"/>
          <w:color w:val="333333"/>
          <w:kern w:val="0"/>
          <w:szCs w:val="21"/>
          <w:shd w:val="clear" w:color="auto" w:fill="FFFFFF"/>
        </w:rPr>
        <w:br/>
        <w:t>3046 Pleasant sheep and big big wolf(入门题)    [最小割]</w:t>
      </w:r>
      <w:r w:rsidRPr="003F0B0C">
        <w:rPr>
          <w:rFonts w:ascii="宋体" w:eastAsia="宋体" w:hAnsi="宋体" w:cs="Arial"/>
          <w:color w:val="333333"/>
          <w:kern w:val="0"/>
          <w:szCs w:val="21"/>
          <w:shd w:val="clear" w:color="auto" w:fill="FFFFFF"/>
        </w:rPr>
        <w:br/>
        <w:t>1565 方格取数(1)(基础)    [最小割]黑白染色</w:t>
      </w:r>
      <w:r w:rsidRPr="003F0B0C">
        <w:rPr>
          <w:rFonts w:ascii="宋体" w:eastAsia="宋体" w:hAnsi="宋体" w:cs="Arial"/>
          <w:color w:val="333333"/>
          <w:kern w:val="0"/>
          <w:szCs w:val="21"/>
          <w:shd w:val="clear" w:color="auto" w:fill="FFFFFF"/>
        </w:rPr>
        <w:br/>
        <w:t>1569 方格取数(2)(基础)     [最小割]黑白染色</w:t>
      </w:r>
      <w:r w:rsidRPr="003F0B0C">
        <w:rPr>
          <w:rFonts w:ascii="宋体" w:eastAsia="宋体" w:hAnsi="宋体" w:cs="Arial"/>
          <w:color w:val="333333"/>
          <w:kern w:val="0"/>
          <w:szCs w:val="21"/>
          <w:shd w:val="clear" w:color="auto" w:fill="FFFFFF"/>
        </w:rPr>
        <w:br/>
        <w:t>3820 Golden Eggs(较难，好题)    [最小割]方格加强</w:t>
      </w:r>
      <w:r w:rsidRPr="003F0B0C">
        <w:rPr>
          <w:rFonts w:ascii="宋体" w:eastAsia="宋体" w:hAnsi="宋体" w:cs="Arial"/>
          <w:color w:val="333333"/>
          <w:kern w:val="0"/>
          <w:szCs w:val="21"/>
          <w:shd w:val="clear" w:color="auto" w:fill="FFFFFF"/>
        </w:rPr>
        <w:br/>
        <w:t>3491 Thieves(中等)    [最小割]最小点割集</w:t>
      </w:r>
      <w:r w:rsidRPr="003F0B0C">
        <w:rPr>
          <w:rFonts w:ascii="宋体" w:eastAsia="宋体" w:hAnsi="宋体" w:cs="Arial"/>
          <w:color w:val="333333"/>
          <w:kern w:val="0"/>
          <w:szCs w:val="21"/>
          <w:shd w:val="clear" w:color="auto" w:fill="FFFFFF"/>
        </w:rPr>
        <w:br/>
        <w:t>3657 Game(中等)    [最小割]最大点权独立集</w:t>
      </w:r>
      <w:r w:rsidRPr="003F0B0C">
        <w:rPr>
          <w:rFonts w:ascii="宋体" w:eastAsia="宋体" w:hAnsi="宋体" w:cs="Arial"/>
          <w:color w:val="333333"/>
          <w:kern w:val="0"/>
          <w:szCs w:val="21"/>
          <w:shd w:val="clear" w:color="auto" w:fill="FFFFFF"/>
        </w:rPr>
        <w:br/>
        <w:t>3313 Key Vertex(中等)    [最小割]</w:t>
      </w:r>
      <w:r w:rsidRPr="003F0B0C">
        <w:rPr>
          <w:rFonts w:ascii="宋体" w:eastAsia="宋体" w:hAnsi="宋体" w:cs="Arial"/>
          <w:color w:val="333333"/>
          <w:kern w:val="0"/>
          <w:szCs w:val="21"/>
          <w:shd w:val="clear" w:color="auto" w:fill="FFFFFF"/>
        </w:rPr>
        <w:br/>
        <w:t>3251 Being a Hero(中等)    [最小割]</w:t>
      </w:r>
      <w:r w:rsidRPr="003F0B0C">
        <w:rPr>
          <w:rFonts w:ascii="宋体" w:eastAsia="宋体" w:hAnsi="宋体" w:cs="Arial"/>
          <w:color w:val="333333"/>
          <w:kern w:val="0"/>
          <w:szCs w:val="21"/>
          <w:shd w:val="clear" w:color="auto" w:fill="FFFFFF"/>
        </w:rPr>
        <w:br/>
        <w:t>3452 Bonsai(基础)    [最小割]一颗带边权的树,最小割求树根和叶子结点不连通</w:t>
      </w:r>
      <w:r w:rsidRPr="003F0B0C">
        <w:rPr>
          <w:rFonts w:ascii="宋体" w:eastAsia="宋体" w:hAnsi="宋体" w:cs="Arial"/>
          <w:color w:val="333333"/>
          <w:kern w:val="0"/>
          <w:szCs w:val="21"/>
          <w:shd w:val="clear" w:color="auto" w:fill="FFFFFF"/>
        </w:rPr>
        <w:br/>
        <w:t>3987 Harry Potter and the Forbidden Forest(较难，好题)    [最小割]最小割的情况下,求最少需要割掉多少条边.</w:t>
      </w:r>
      <w:r w:rsidRPr="003F0B0C">
        <w:rPr>
          <w:rFonts w:ascii="宋体" w:eastAsia="宋体" w:hAnsi="宋体" w:cs="Arial"/>
          <w:color w:val="333333"/>
          <w:kern w:val="0"/>
          <w:szCs w:val="21"/>
          <w:shd w:val="clear" w:color="auto" w:fill="FFFFFF"/>
        </w:rPr>
        <w:br/>
        <w:t>2435 There is a war(较难，好题)    [最小割]打造无敌桥</w:t>
      </w:r>
      <w:r w:rsidRPr="003F0B0C">
        <w:rPr>
          <w:rFonts w:ascii="宋体" w:eastAsia="宋体" w:hAnsi="宋体" w:cs="Arial"/>
          <w:color w:val="333333"/>
          <w:kern w:val="0"/>
          <w:szCs w:val="21"/>
          <w:shd w:val="clear" w:color="auto" w:fill="FFFFFF"/>
        </w:rPr>
        <w:br/>
        <w:t>3917 Road constructions(中等)    [最大权闭包]最大获利</w:t>
      </w:r>
      <w:r w:rsidRPr="003F0B0C">
        <w:rPr>
          <w:rFonts w:ascii="宋体" w:eastAsia="宋体" w:hAnsi="宋体" w:cs="Arial"/>
          <w:color w:val="333333"/>
          <w:kern w:val="0"/>
          <w:szCs w:val="21"/>
          <w:shd w:val="clear" w:color="auto" w:fill="FFFFFF"/>
        </w:rPr>
        <w:br/>
        <w:t>3879 Base Station(中等)    [最大权闭包]最大获利</w:t>
      </w:r>
      <w:r w:rsidRPr="003F0B0C">
        <w:rPr>
          <w:rFonts w:ascii="宋体" w:eastAsia="宋体" w:hAnsi="宋体" w:cs="Arial"/>
          <w:color w:val="333333"/>
          <w:kern w:val="0"/>
          <w:szCs w:val="21"/>
          <w:shd w:val="clear" w:color="auto" w:fill="FFFFFF"/>
        </w:rPr>
        <w:br/>
        <w:t>3061 Battle(中等)    [最大权闭包]最大获利</w:t>
      </w:r>
      <w:r w:rsidRPr="003F0B0C">
        <w:rPr>
          <w:rFonts w:ascii="宋体" w:eastAsia="宋体" w:hAnsi="宋体" w:cs="Arial"/>
          <w:color w:val="333333"/>
          <w:kern w:val="0"/>
          <w:szCs w:val="21"/>
          <w:shd w:val="clear" w:color="auto" w:fill="FFFFFF"/>
        </w:rPr>
        <w:br/>
        <w:t>3996 Gold Mine(中等)    [最大权闭包]最大获利</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4307 Matrix(较难，好题)    [最小割][项目分配问题]</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FF0000"/>
          <w:kern w:val="0"/>
          <w:szCs w:val="21"/>
        </w:rPr>
        <w:t>4265 Science! (较难)</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FF0000"/>
          <w:kern w:val="0"/>
          <w:szCs w:val="21"/>
        </w:rPr>
        <w:lastRenderedPageBreak/>
        <w:t>4289 Control(中等) [最小点权覆盖]</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FF0000"/>
          <w:kern w:val="0"/>
          <w:szCs w:val="21"/>
        </w:rPr>
        <w:t>4292 Food(基础) [最大流]</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FF0000"/>
          <w:kern w:val="0"/>
          <w:szCs w:val="21"/>
        </w:rPr>
        <w:t>4322 Candy(难) [好题][最大流]</w:t>
      </w:r>
    </w:p>
    <w:p w:rsidR="00503DB9" w:rsidRPr="003F0B0C" w:rsidRDefault="00503DB9" w:rsidP="00503DB9">
      <w:pPr>
        <w:widowControl/>
        <w:jc w:val="left"/>
        <w:rPr>
          <w:rFonts w:ascii="宋体" w:eastAsia="宋体" w:hAnsi="宋体" w:cs="宋体"/>
          <w:kern w:val="0"/>
          <w:sz w:val="24"/>
          <w:szCs w:val="24"/>
        </w:rPr>
      </w:pPr>
      <w:r w:rsidRPr="003F0B0C">
        <w:rPr>
          <w:rFonts w:ascii="宋体" w:eastAsia="宋体" w:hAnsi="宋体" w:cs="Arial"/>
          <w:color w:val="333333"/>
          <w:kern w:val="0"/>
          <w:szCs w:val="21"/>
          <w:shd w:val="clear" w:color="auto" w:fill="FFFFFF"/>
        </w:rPr>
        <w:t>========================================================================================================</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b/>
          <w:bCs/>
          <w:color w:val="4F4F4F"/>
          <w:kern w:val="0"/>
          <w:sz w:val="27"/>
          <w:szCs w:val="27"/>
        </w:rPr>
        <w:t>【POJ】</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b/>
          <w:bCs/>
          <w:color w:val="4F4F4F"/>
          <w:kern w:val="0"/>
          <w:szCs w:val="21"/>
        </w:rPr>
        <w:t>二分匹配能做的题目（拿来玩最大流的模板用吧。。。）：</w:t>
      </w:r>
    </w:p>
    <w:p w:rsidR="00503DB9" w:rsidRPr="003F0B0C" w:rsidRDefault="00503DB9" w:rsidP="00503DB9">
      <w:pPr>
        <w:widowControl/>
        <w:jc w:val="left"/>
        <w:rPr>
          <w:rFonts w:ascii="宋体" w:eastAsia="宋体" w:hAnsi="宋体" w:cs="Arial"/>
          <w:color w:val="4F4F4F"/>
          <w:kern w:val="0"/>
          <w:sz w:val="24"/>
          <w:szCs w:val="24"/>
        </w:rPr>
      </w:pPr>
      <w:r w:rsidRPr="003F0B0C">
        <w:rPr>
          <w:rFonts w:ascii="宋体" w:eastAsia="宋体" w:hAnsi="宋体" w:cs="Arial"/>
          <w:color w:val="333333"/>
          <w:kern w:val="0"/>
          <w:szCs w:val="21"/>
          <w:shd w:val="clear" w:color="auto" w:fill="FFFFFF"/>
        </w:rPr>
        <w:t>1087 A Plug for UNIX     [最大流](可用二分匹配)</w:t>
      </w:r>
      <w:r w:rsidRPr="003F0B0C">
        <w:rPr>
          <w:rFonts w:ascii="宋体" w:eastAsia="宋体" w:hAnsi="宋体" w:cs="Arial"/>
          <w:color w:val="333333"/>
          <w:kern w:val="0"/>
          <w:szCs w:val="21"/>
          <w:shd w:val="clear" w:color="auto" w:fill="FFFFFF"/>
        </w:rPr>
        <w:br/>
        <w:t>1274 The Perfect Stall    [最大流](可用二分匹配)</w:t>
      </w:r>
      <w:r w:rsidRPr="003F0B0C">
        <w:rPr>
          <w:rFonts w:ascii="宋体" w:eastAsia="宋体" w:hAnsi="宋体" w:cs="Arial"/>
          <w:color w:val="333333"/>
          <w:kern w:val="0"/>
          <w:szCs w:val="21"/>
          <w:shd w:val="clear" w:color="auto" w:fill="FFFFFF"/>
        </w:rPr>
        <w:br/>
        <w:t>1325 Machine Schedule    [最大流](可用二分匹配)</w:t>
      </w:r>
      <w:r w:rsidRPr="003F0B0C">
        <w:rPr>
          <w:rFonts w:ascii="宋体" w:eastAsia="宋体" w:hAnsi="宋体" w:cs="Arial"/>
          <w:color w:val="333333"/>
          <w:kern w:val="0"/>
          <w:szCs w:val="21"/>
          <w:shd w:val="clear" w:color="auto" w:fill="FFFFFF"/>
        </w:rPr>
        <w:br/>
        <w:t>1698 Alice's Chance    [最大流](可用二分匹配)</w:t>
      </w:r>
      <w:r w:rsidRPr="003F0B0C">
        <w:rPr>
          <w:rFonts w:ascii="宋体" w:eastAsia="宋体" w:hAnsi="宋体" w:cs="Arial"/>
          <w:color w:val="333333"/>
          <w:kern w:val="0"/>
          <w:szCs w:val="21"/>
          <w:shd w:val="clear" w:color="auto" w:fill="FFFFFF"/>
        </w:rPr>
        <w:br/>
        <w:t>2239 Selecting Courses    [最大流](可用二分匹配)</w:t>
      </w:r>
      <w:r w:rsidRPr="003F0B0C">
        <w:rPr>
          <w:rFonts w:ascii="宋体" w:eastAsia="宋体" w:hAnsi="宋体" w:cs="Arial"/>
          <w:color w:val="333333"/>
          <w:kern w:val="0"/>
          <w:szCs w:val="21"/>
          <w:shd w:val="clear" w:color="auto" w:fill="FFFFFF"/>
        </w:rPr>
        <w:br/>
        <w:t>2446 Chessboard    [最大流](可用二分匹配) 好题啊</w:t>
      </w:r>
      <w:r w:rsidRPr="003F0B0C">
        <w:rPr>
          <w:rFonts w:ascii="宋体" w:eastAsia="宋体" w:hAnsi="宋体" w:cs="Arial"/>
          <w:color w:val="333333"/>
          <w:kern w:val="0"/>
          <w:szCs w:val="21"/>
          <w:shd w:val="clear" w:color="auto" w:fill="FFFFFF"/>
        </w:rPr>
        <w:br/>
        <w:t>2536 Gopher II    [最大流](可用二分匹配)</w:t>
      </w:r>
      <w:r w:rsidRPr="003F0B0C">
        <w:rPr>
          <w:rFonts w:ascii="宋体" w:eastAsia="宋体" w:hAnsi="宋体" w:cs="Arial"/>
          <w:color w:val="333333"/>
          <w:kern w:val="0"/>
          <w:szCs w:val="21"/>
          <w:shd w:val="clear" w:color="auto" w:fill="FFFFFF"/>
        </w:rPr>
        <w:br/>
        <w:t>2771 Guardian of Decency    [最大流]二分匹配最大独立集</w:t>
      </w:r>
      <w:r w:rsidRPr="003F0B0C">
        <w:rPr>
          <w:rFonts w:ascii="宋体" w:eastAsia="宋体" w:hAnsi="宋体" w:cs="Arial"/>
          <w:color w:val="333333"/>
          <w:kern w:val="0"/>
          <w:szCs w:val="21"/>
          <w:shd w:val="clear" w:color="auto" w:fill="FFFFFF"/>
        </w:rPr>
        <w:br/>
        <w:t>3041 Asteroids    [最大流](简单二分匹配)</w:t>
      </w:r>
      <w:r w:rsidRPr="003F0B0C">
        <w:rPr>
          <w:rFonts w:ascii="宋体" w:eastAsia="宋体" w:hAnsi="宋体" w:cs="Arial"/>
          <w:color w:val="333333"/>
          <w:kern w:val="0"/>
          <w:szCs w:val="21"/>
          <w:shd w:val="clear" w:color="auto" w:fill="FFFFFF"/>
        </w:rPr>
        <w:br/>
        <w:t>2584 T-Shirt Gumbo    [最大流](多重匹配)</w:t>
      </w:r>
      <w:r w:rsidRPr="003F0B0C">
        <w:rPr>
          <w:rFonts w:ascii="宋体" w:eastAsia="宋体" w:hAnsi="宋体" w:cs="Arial"/>
          <w:color w:val="333333"/>
          <w:kern w:val="0"/>
          <w:szCs w:val="21"/>
          <w:shd w:val="clear" w:color="auto" w:fill="FFFFFF"/>
        </w:rPr>
        <w:br/>
        <w:t>3189 Steady Cow Assignment  [二分最大流](多重匹配)</w:t>
      </w:r>
    </w:p>
    <w:p w:rsidR="00503DB9" w:rsidRPr="003F0B0C" w:rsidRDefault="00503DB9" w:rsidP="00503DB9">
      <w:pPr>
        <w:widowControl/>
        <w:jc w:val="left"/>
        <w:rPr>
          <w:rFonts w:ascii="宋体" w:eastAsia="宋体" w:hAnsi="宋体" w:cs="宋体"/>
          <w:kern w:val="0"/>
          <w:sz w:val="24"/>
          <w:szCs w:val="24"/>
        </w:rPr>
      </w:pPr>
      <w:r w:rsidRPr="003F0B0C">
        <w:rPr>
          <w:rFonts w:ascii="宋体" w:eastAsia="宋体" w:hAnsi="宋体" w:cs="Arial"/>
          <w:color w:val="333333"/>
          <w:kern w:val="0"/>
          <w:szCs w:val="21"/>
          <w:shd w:val="clear" w:color="auto" w:fill="FFFFFF"/>
        </w:rPr>
        <w:t>1149 PIGS(较难)    [最大流] 绝对经典的构图题</w:t>
      </w:r>
      <w:r w:rsidRPr="003F0B0C">
        <w:rPr>
          <w:rFonts w:ascii="宋体" w:eastAsia="宋体" w:hAnsi="宋体" w:cs="Arial"/>
          <w:color w:val="333333"/>
          <w:kern w:val="0"/>
          <w:szCs w:val="21"/>
          <w:shd w:val="clear" w:color="auto" w:fill="FFFFFF"/>
        </w:rPr>
        <w:br/>
        <w:t>1273 Drainage Ditches(入门题)    [最大流]</w:t>
      </w:r>
      <w:r w:rsidRPr="003F0B0C">
        <w:rPr>
          <w:rFonts w:ascii="宋体" w:eastAsia="宋体" w:hAnsi="宋体" w:cs="Arial"/>
          <w:color w:val="333333"/>
          <w:kern w:val="0"/>
          <w:szCs w:val="21"/>
          <w:shd w:val="clear" w:color="auto" w:fill="FFFFFF"/>
        </w:rPr>
        <w:br/>
        <w:t>1459 Power Network(入门题)    [最大流]</w:t>
      </w:r>
      <w:r w:rsidRPr="003F0B0C">
        <w:rPr>
          <w:rFonts w:ascii="宋体" w:eastAsia="宋体" w:hAnsi="宋体" w:cs="Arial"/>
          <w:color w:val="333333"/>
          <w:kern w:val="0"/>
          <w:szCs w:val="21"/>
          <w:shd w:val="clear" w:color="auto" w:fill="FFFFFF"/>
        </w:rPr>
        <w:br/>
        <w:t>3281 Dining(入门题)    [最大流]</w:t>
      </w:r>
      <w:r w:rsidRPr="003F0B0C">
        <w:rPr>
          <w:rFonts w:ascii="宋体" w:eastAsia="宋体" w:hAnsi="宋体" w:cs="Arial"/>
          <w:color w:val="333333"/>
          <w:kern w:val="0"/>
          <w:szCs w:val="21"/>
          <w:shd w:val="clear" w:color="auto" w:fill="FFFFFF"/>
        </w:rPr>
        <w:br/>
        <w:t>2112 Optimal Milking(中等)    [二分最大流]</w:t>
      </w:r>
      <w:r w:rsidRPr="003F0B0C">
        <w:rPr>
          <w:rFonts w:ascii="宋体" w:eastAsia="宋体" w:hAnsi="宋体" w:cs="Arial"/>
          <w:color w:val="333333"/>
          <w:kern w:val="0"/>
          <w:szCs w:val="21"/>
          <w:shd w:val="clear" w:color="auto" w:fill="FFFFFF"/>
        </w:rPr>
        <w:br/>
        <w:t>2289 Jamie's Contact Groups(中等)    [二分最大流]</w:t>
      </w:r>
      <w:r w:rsidRPr="003F0B0C">
        <w:rPr>
          <w:rFonts w:ascii="宋体" w:eastAsia="宋体" w:hAnsi="宋体" w:cs="Arial"/>
          <w:color w:val="333333"/>
          <w:kern w:val="0"/>
          <w:szCs w:val="21"/>
          <w:shd w:val="clear" w:color="auto" w:fill="FFFFFF"/>
        </w:rPr>
        <w:br/>
        <w:t>2391 Ombrophobic Bovines(中等)    [二分最大流]</w:t>
      </w:r>
      <w:r w:rsidRPr="003F0B0C">
        <w:rPr>
          <w:rFonts w:ascii="宋体" w:eastAsia="宋体" w:hAnsi="宋体" w:cs="Arial"/>
          <w:color w:val="333333"/>
          <w:kern w:val="0"/>
          <w:szCs w:val="21"/>
          <w:shd w:val="clear" w:color="auto" w:fill="FFFFFF"/>
        </w:rPr>
        <w:br/>
        <w:t>2455 Secret Milking Machine(中等)    [二分最大流]</w:t>
      </w:r>
      <w:r w:rsidRPr="003F0B0C">
        <w:rPr>
          <w:rFonts w:ascii="宋体" w:eastAsia="宋体" w:hAnsi="宋体" w:cs="Arial"/>
          <w:color w:val="333333"/>
          <w:kern w:val="0"/>
          <w:szCs w:val="21"/>
          <w:shd w:val="clear" w:color="auto" w:fill="FFFFFF"/>
        </w:rPr>
        <w:br/>
        <w:t>3228 Gold Transportation(中等)    [二分最大流](并查集)</w:t>
      </w:r>
      <w:r w:rsidRPr="003F0B0C">
        <w:rPr>
          <w:rFonts w:ascii="宋体" w:eastAsia="宋体" w:hAnsi="宋体" w:cs="Arial"/>
          <w:color w:val="333333"/>
          <w:kern w:val="0"/>
          <w:szCs w:val="21"/>
          <w:shd w:val="clear" w:color="auto" w:fill="FFFFFF"/>
        </w:rPr>
        <w:br/>
        <w:t>2699 The Maximum Number of Strong Kings(较难)    [枚举人数 + 最大流]</w:t>
      </w:r>
      <w:r w:rsidRPr="003F0B0C">
        <w:rPr>
          <w:rFonts w:ascii="宋体" w:eastAsia="宋体" w:hAnsi="宋体" w:cs="Arial"/>
          <w:color w:val="333333"/>
          <w:kern w:val="0"/>
          <w:szCs w:val="21"/>
          <w:shd w:val="clear" w:color="auto" w:fill="FFFFFF"/>
        </w:rPr>
        <w:br/>
        <w:t>3498 March of the Penguins(中等)    [最大流]枚举汇点,满足点容量限制的网络流</w:t>
      </w:r>
      <w:r w:rsidRPr="003F0B0C">
        <w:rPr>
          <w:rFonts w:ascii="宋体" w:eastAsia="宋体" w:hAnsi="宋体" w:cs="Arial"/>
          <w:color w:val="333333"/>
          <w:kern w:val="0"/>
          <w:szCs w:val="21"/>
          <w:shd w:val="clear" w:color="auto" w:fill="FFFFFF"/>
        </w:rPr>
        <w:br/>
        <w:t>1637 Sightseeing tour(难)    [混合欧拉]</w:t>
      </w:r>
      <w:r w:rsidRPr="003F0B0C">
        <w:rPr>
          <w:rFonts w:ascii="宋体" w:eastAsia="宋体" w:hAnsi="宋体" w:cs="Arial"/>
          <w:color w:val="333333"/>
          <w:kern w:val="0"/>
          <w:szCs w:val="21"/>
          <w:shd w:val="clear" w:color="auto" w:fill="FFFFFF"/>
        </w:rPr>
        <w:br/>
        <w:t>-------------------------------------------------------------------------------------------------------</w:t>
      </w:r>
      <w:r w:rsidRPr="003F0B0C">
        <w:rPr>
          <w:rFonts w:ascii="宋体" w:eastAsia="宋体" w:hAnsi="宋体" w:cs="Arial"/>
          <w:color w:val="333333"/>
          <w:kern w:val="0"/>
          <w:szCs w:val="21"/>
          <w:shd w:val="clear" w:color="auto" w:fill="FFFFFF"/>
        </w:rPr>
        <w:br/>
        <w:t>2135 Farm Tour(基础)    [费用流] (来回最短路)</w:t>
      </w:r>
      <w:r w:rsidRPr="003F0B0C">
        <w:rPr>
          <w:rFonts w:ascii="宋体" w:eastAsia="宋体" w:hAnsi="宋体" w:cs="Arial"/>
          <w:color w:val="333333"/>
          <w:kern w:val="0"/>
          <w:szCs w:val="21"/>
          <w:shd w:val="clear" w:color="auto" w:fill="FFFFFF"/>
        </w:rPr>
        <w:br/>
        <w:t>2175 Evacuation Plan(较难)    [费用流] 消圈</w:t>
      </w:r>
      <w:r w:rsidRPr="003F0B0C">
        <w:rPr>
          <w:rFonts w:ascii="宋体" w:eastAsia="宋体" w:hAnsi="宋体" w:cs="Arial"/>
          <w:color w:val="333333"/>
          <w:kern w:val="0"/>
          <w:szCs w:val="21"/>
          <w:shd w:val="clear" w:color="auto" w:fill="FFFFFF"/>
        </w:rPr>
        <w:br/>
        <w:t>2195 Going Home(入门题)    [费用流]</w:t>
      </w:r>
      <w:r w:rsidRPr="003F0B0C">
        <w:rPr>
          <w:rFonts w:ascii="宋体" w:eastAsia="宋体" w:hAnsi="宋体" w:cs="Arial"/>
          <w:color w:val="333333"/>
          <w:kern w:val="0"/>
          <w:szCs w:val="21"/>
          <w:shd w:val="clear" w:color="auto" w:fill="FFFFFF"/>
        </w:rPr>
        <w:br/>
        <w:t>2516 Minimum Cost(中等)    [费用流]</w:t>
      </w:r>
      <w:r w:rsidRPr="003F0B0C">
        <w:rPr>
          <w:rFonts w:ascii="宋体" w:eastAsia="宋体" w:hAnsi="宋体" w:cs="Arial"/>
          <w:color w:val="333333"/>
          <w:kern w:val="0"/>
          <w:szCs w:val="21"/>
          <w:shd w:val="clear" w:color="auto" w:fill="FFFFFF"/>
        </w:rPr>
        <w:br/>
        <w:t>3422 Kaka's Matrix Travels(中等)    [费用流]拆点</w:t>
      </w:r>
      <w:r w:rsidRPr="003F0B0C">
        <w:rPr>
          <w:rFonts w:ascii="宋体" w:eastAsia="宋体" w:hAnsi="宋体" w:cs="Arial"/>
          <w:color w:val="333333"/>
          <w:kern w:val="0"/>
          <w:szCs w:val="21"/>
          <w:shd w:val="clear" w:color="auto" w:fill="FFFFFF"/>
        </w:rPr>
        <w:br/>
      </w:r>
      <w:r w:rsidRPr="003F0B0C">
        <w:rPr>
          <w:rFonts w:ascii="宋体" w:eastAsia="宋体" w:hAnsi="宋体" w:cs="Arial"/>
          <w:color w:val="333333"/>
          <w:kern w:val="0"/>
          <w:szCs w:val="21"/>
          <w:shd w:val="clear" w:color="auto" w:fill="FFFFFF"/>
        </w:rPr>
        <w:lastRenderedPageBreak/>
        <w:t>3680 Intervals(较难，好题)    [费用流]经典,费用流+离散化</w:t>
      </w:r>
      <w:r w:rsidRPr="003F0B0C">
        <w:rPr>
          <w:rFonts w:ascii="宋体" w:eastAsia="宋体" w:hAnsi="宋体" w:cs="Arial"/>
          <w:color w:val="333333"/>
          <w:kern w:val="0"/>
          <w:szCs w:val="21"/>
          <w:shd w:val="clear" w:color="auto" w:fill="FFFFFF"/>
        </w:rPr>
        <w:br/>
        <w:t>3686 The Windy's(难，好题)    [费用流](KM匹配)</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3762 The Bonus Salary!(较难)    [费用流]</w:t>
      </w:r>
    </w:p>
    <w:p w:rsidR="00503DB9" w:rsidRPr="003F0B0C" w:rsidRDefault="00503DB9" w:rsidP="00503DB9">
      <w:pPr>
        <w:widowControl/>
        <w:jc w:val="left"/>
        <w:rPr>
          <w:rFonts w:ascii="宋体" w:eastAsia="宋体" w:hAnsi="宋体" w:cs="宋体"/>
          <w:kern w:val="0"/>
          <w:sz w:val="24"/>
          <w:szCs w:val="24"/>
        </w:rPr>
      </w:pPr>
      <w:r w:rsidRPr="003F0B0C">
        <w:rPr>
          <w:rFonts w:ascii="宋体" w:eastAsia="宋体" w:hAnsi="宋体" w:cs="Arial"/>
          <w:color w:val="333333"/>
          <w:kern w:val="0"/>
          <w:szCs w:val="21"/>
          <w:shd w:val="clear" w:color="auto" w:fill="FFFFFF"/>
        </w:rPr>
        <w:t>-------------------------------------------------------------------------------------------------------</w:t>
      </w:r>
      <w:r w:rsidRPr="003F0B0C">
        <w:rPr>
          <w:rFonts w:ascii="宋体" w:eastAsia="宋体" w:hAnsi="宋体" w:cs="Arial"/>
          <w:color w:val="333333"/>
          <w:kern w:val="0"/>
          <w:szCs w:val="21"/>
          <w:shd w:val="clear" w:color="auto" w:fill="FFFFFF"/>
        </w:rPr>
        <w:br/>
        <w:t>1815 Friendship(中等)    [最小割]最小点割集</w:t>
      </w:r>
      <w:r w:rsidRPr="003F0B0C">
        <w:rPr>
          <w:rFonts w:ascii="宋体" w:eastAsia="宋体" w:hAnsi="宋体" w:cs="Arial"/>
          <w:color w:val="333333"/>
          <w:kern w:val="0"/>
          <w:szCs w:val="21"/>
          <w:shd w:val="clear" w:color="auto" w:fill="FFFFFF"/>
        </w:rPr>
        <w:br/>
        <w:t>1966   Cable TV Network(中等)    [最小割]最小点割集</w:t>
      </w:r>
      <w:r w:rsidRPr="003F0B0C">
        <w:rPr>
          <w:rFonts w:ascii="宋体" w:eastAsia="宋体" w:hAnsi="宋体" w:cs="Arial"/>
          <w:color w:val="333333"/>
          <w:kern w:val="0"/>
          <w:szCs w:val="21"/>
          <w:shd w:val="clear" w:color="auto" w:fill="FFFFFF"/>
        </w:rPr>
        <w:br/>
        <w:t>2125 Destroying The Graph(难)    [最小割]最小点权覆盖</w:t>
      </w:r>
      <w:r w:rsidRPr="003F0B0C">
        <w:rPr>
          <w:rFonts w:ascii="宋体" w:eastAsia="宋体" w:hAnsi="宋体" w:cs="Arial"/>
          <w:color w:val="333333"/>
          <w:kern w:val="0"/>
          <w:szCs w:val="21"/>
          <w:shd w:val="clear" w:color="auto" w:fill="FFFFFF"/>
        </w:rPr>
        <w:br/>
        <w:t>3084 Panic Room(中等，好题)    [最小割]边连通度</w:t>
      </w:r>
      <w:r w:rsidRPr="003F0B0C">
        <w:rPr>
          <w:rFonts w:ascii="宋体" w:eastAsia="宋体" w:hAnsi="宋体" w:cs="Arial"/>
          <w:color w:val="333333"/>
          <w:kern w:val="0"/>
          <w:szCs w:val="21"/>
          <w:shd w:val="clear" w:color="auto" w:fill="FFFFFF"/>
        </w:rPr>
        <w:br/>
        <w:t>3204 Ikki's Story I - Road Reconstruction(中等)    [最小割]求关键边</w:t>
      </w:r>
      <w:r w:rsidRPr="003F0B0C">
        <w:rPr>
          <w:rFonts w:ascii="宋体" w:eastAsia="宋体" w:hAnsi="宋体" w:cs="Arial"/>
          <w:color w:val="333333"/>
          <w:kern w:val="0"/>
          <w:szCs w:val="21"/>
          <w:shd w:val="clear" w:color="auto" w:fill="FFFFFF"/>
        </w:rPr>
        <w:br/>
        <w:t>3308 Paratroopers(较难)    [最小割]乘积取对数,最小点权覆盖</w:t>
      </w:r>
      <w:r w:rsidRPr="003F0B0C">
        <w:rPr>
          <w:rFonts w:ascii="宋体" w:eastAsia="宋体" w:hAnsi="宋体" w:cs="Arial"/>
          <w:color w:val="333333"/>
          <w:kern w:val="0"/>
          <w:szCs w:val="21"/>
          <w:shd w:val="clear" w:color="auto" w:fill="FFFFFF"/>
        </w:rPr>
        <w:br/>
        <w:t>3436 ACM Computer Factory    [最小割]收集流,残留搜集找边</w:t>
      </w:r>
      <w:r w:rsidRPr="003F0B0C">
        <w:rPr>
          <w:rFonts w:ascii="宋体" w:eastAsia="宋体" w:hAnsi="宋体" w:cs="Arial"/>
          <w:color w:val="333333"/>
          <w:kern w:val="0"/>
          <w:szCs w:val="21"/>
          <w:shd w:val="clear" w:color="auto" w:fill="FFFFFF"/>
        </w:rPr>
        <w:br/>
        <w:t>3469 Dual Core CPU(中等)    [最小割]项目分配问题</w:t>
      </w:r>
      <w:r w:rsidRPr="003F0B0C">
        <w:rPr>
          <w:rFonts w:ascii="宋体" w:eastAsia="宋体" w:hAnsi="宋体" w:cs="Arial"/>
          <w:color w:val="333333"/>
          <w:kern w:val="0"/>
          <w:szCs w:val="21"/>
          <w:shd w:val="clear" w:color="auto" w:fill="FFFFFF"/>
        </w:rPr>
        <w:br/>
        <w:t>2987 Firing(较难，好题)    [最大权闭包]</w:t>
      </w:r>
      <w:r w:rsidRPr="003F0B0C">
        <w:rPr>
          <w:rFonts w:ascii="宋体" w:eastAsia="宋体" w:hAnsi="宋体" w:cs="Arial"/>
          <w:color w:val="333333"/>
          <w:kern w:val="0"/>
          <w:szCs w:val="21"/>
          <w:shd w:val="clear" w:color="auto" w:fill="FFFFFF"/>
        </w:rPr>
        <w:br/>
        <w:t>3155 Hard Life(很挑战一题)    [最大密度子图]</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w:t>
      </w:r>
      <w:r w:rsidRPr="003F0B0C">
        <w:rPr>
          <w:rFonts w:ascii="宋体" w:eastAsia="宋体" w:hAnsi="宋体" w:cs="Arial"/>
          <w:color w:val="333333"/>
          <w:kern w:val="0"/>
          <w:szCs w:val="21"/>
        </w:rPr>
        <w:br/>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b/>
          <w:bCs/>
          <w:color w:val="4F4F4F"/>
          <w:kern w:val="0"/>
          <w:sz w:val="27"/>
          <w:szCs w:val="27"/>
        </w:rPr>
        <w:t>【其他OJ】</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LightOJ 上面已经有分类了,所以自己可以在上面找网络流的题目切吧。。。</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br/>
      </w:r>
    </w:p>
    <w:p w:rsidR="00503DB9" w:rsidRPr="003F0B0C" w:rsidRDefault="00503DB9" w:rsidP="00503DB9">
      <w:pPr>
        <w:widowControl/>
        <w:jc w:val="left"/>
        <w:rPr>
          <w:rFonts w:ascii="宋体" w:eastAsia="宋体" w:hAnsi="宋体" w:cs="宋体"/>
          <w:kern w:val="0"/>
          <w:sz w:val="24"/>
          <w:szCs w:val="24"/>
        </w:rPr>
      </w:pPr>
      <w:r w:rsidRPr="003F0B0C">
        <w:rPr>
          <w:rFonts w:ascii="宋体" w:eastAsia="宋体" w:hAnsi="宋体" w:cs="Arial"/>
          <w:color w:val="333333"/>
          <w:kern w:val="0"/>
          <w:szCs w:val="21"/>
          <w:shd w:val="clear" w:color="auto" w:fill="FFFFFF"/>
        </w:rPr>
        <w:t>zoj3348 Schedule(基础，好题)    [最大流]已经比了几场,还有几场没比.问DD能不能取得冠军</w:t>
      </w:r>
      <w:r w:rsidRPr="003F0B0C">
        <w:rPr>
          <w:rFonts w:ascii="宋体" w:eastAsia="宋体" w:hAnsi="宋体" w:cs="Arial"/>
          <w:color w:val="333333"/>
          <w:kern w:val="0"/>
          <w:szCs w:val="21"/>
          <w:shd w:val="clear" w:color="auto" w:fill="FFFFFF"/>
        </w:rPr>
        <w:br/>
        <w:t>zoj2760 How Many Shortest Path(基础)    [最大流]不相交最短路径数</w:t>
      </w:r>
      <w:r w:rsidRPr="003F0B0C">
        <w:rPr>
          <w:rFonts w:ascii="宋体" w:eastAsia="宋体" w:hAnsi="宋体" w:cs="Arial"/>
          <w:color w:val="333333"/>
          <w:kern w:val="0"/>
          <w:szCs w:val="21"/>
          <w:shd w:val="clear" w:color="auto" w:fill="FFFFFF"/>
        </w:rPr>
        <w:br/>
        <w:t>zoj3460 Missile(中等)    [最大流]按不同时间将每个点拆点,二分时间,判断是否是完美匹配.</w:t>
      </w:r>
      <w:r w:rsidRPr="003F0B0C">
        <w:rPr>
          <w:rFonts w:ascii="宋体" w:eastAsia="宋体" w:hAnsi="宋体" w:cs="Arial"/>
          <w:color w:val="333333"/>
          <w:kern w:val="0"/>
          <w:szCs w:val="21"/>
          <w:shd w:val="clear" w:color="auto" w:fill="FFFFFF"/>
        </w:rPr>
        <w:br/>
        <w:t>zoj3362 Beer Problem(中等)    [费用流]最大费用流,每次增广.直到费用归本时,break;</w:t>
      </w:r>
      <w:r w:rsidRPr="003F0B0C">
        <w:rPr>
          <w:rFonts w:ascii="宋体" w:eastAsia="宋体" w:hAnsi="宋体" w:cs="Arial"/>
          <w:color w:val="333333"/>
          <w:kern w:val="0"/>
          <w:szCs w:val="21"/>
          <w:shd w:val="clear" w:color="auto" w:fill="FFFFFF"/>
        </w:rPr>
        <w:br/>
        <w:t>zoj2532 Internship(中等)    [最小割]增加哪些边的流量,可以增大最大流.(求关键割边)</w:t>
      </w:r>
      <w:r w:rsidRPr="003F0B0C">
        <w:rPr>
          <w:rFonts w:ascii="宋体" w:eastAsia="宋体" w:hAnsi="宋体" w:cs="Arial"/>
          <w:color w:val="333333"/>
          <w:kern w:val="0"/>
          <w:szCs w:val="21"/>
          <w:shd w:val="clear" w:color="auto" w:fill="FFFFFF"/>
        </w:rPr>
        <w:br/>
        <w:t>ZOJ2587 Unique Attack(中等)    [最小割](最小割的唯一性判定)</w:t>
      </w:r>
      <w:r w:rsidRPr="003F0B0C">
        <w:rPr>
          <w:rFonts w:ascii="宋体" w:eastAsia="宋体" w:hAnsi="宋体" w:cs="Arial"/>
          <w:color w:val="333333"/>
          <w:kern w:val="0"/>
          <w:szCs w:val="21"/>
          <w:shd w:val="clear" w:color="auto" w:fill="FFFFFF"/>
        </w:rPr>
        <w:br/>
        <w:t>ZOJ2539 Energy Minimization(较难，好题)    [最小割]项目分配问题</w:t>
      </w:r>
      <w:r w:rsidRPr="003F0B0C">
        <w:rPr>
          <w:rFonts w:ascii="宋体" w:eastAsia="宋体" w:hAnsi="宋体" w:cs="Arial"/>
          <w:color w:val="333333"/>
          <w:kern w:val="0"/>
          <w:szCs w:val="21"/>
          <w:shd w:val="clear" w:color="auto" w:fill="FFFFFF"/>
        </w:rPr>
        <w:br/>
        <w:t>ZOJ2071 Technology Trader(较难，好题)    [最大权闭包]输出选择方案</w:t>
      </w:r>
      <w:r w:rsidRPr="003F0B0C">
        <w:rPr>
          <w:rFonts w:ascii="宋体" w:eastAsia="宋体" w:hAnsi="宋体" w:cs="Arial"/>
          <w:color w:val="333333"/>
          <w:kern w:val="0"/>
          <w:szCs w:val="21"/>
          <w:shd w:val="clear" w:color="auto" w:fill="FFFFFF"/>
        </w:rPr>
        <w:br/>
        <w:t>ZOJ2332 Gems(中等) [最大流]</w:t>
      </w:r>
      <w:r w:rsidRPr="003F0B0C">
        <w:rPr>
          <w:rFonts w:ascii="宋体" w:eastAsia="宋体" w:hAnsi="宋体" w:cs="Arial"/>
          <w:color w:val="333333"/>
          <w:kern w:val="0"/>
          <w:szCs w:val="21"/>
          <w:shd w:val="clear" w:color="auto" w:fill="FFFFFF"/>
        </w:rPr>
        <w:br/>
      </w:r>
      <w:r w:rsidRPr="003F0B0C">
        <w:rPr>
          <w:rFonts w:ascii="宋体" w:eastAsia="宋体" w:hAnsi="宋体" w:cs="Arial"/>
          <w:color w:val="333333"/>
          <w:kern w:val="0"/>
          <w:szCs w:val="21"/>
          <w:shd w:val="clear" w:color="auto" w:fill="FFFFFF"/>
        </w:rPr>
        <w:br/>
        <w:t>SGU326 Perspective (构图题，类似于 WHU 1124) </w:t>
      </w:r>
      <w:r w:rsidRPr="003F0B0C">
        <w:rPr>
          <w:rFonts w:ascii="宋体" w:eastAsia="宋体" w:hAnsi="宋体" w:cs="Arial"/>
          <w:color w:val="333333"/>
          <w:kern w:val="0"/>
          <w:szCs w:val="21"/>
          <w:shd w:val="clear" w:color="auto" w:fill="FFFFFF"/>
        </w:rPr>
        <w:br/>
        <w:t>SGU438 The Glorious Karlutka River =) (按时间拆点) </w:t>
      </w:r>
      <w:r w:rsidRPr="003F0B0C">
        <w:rPr>
          <w:rFonts w:ascii="宋体" w:eastAsia="宋体" w:hAnsi="宋体" w:cs="Arial"/>
          <w:color w:val="333333"/>
          <w:kern w:val="0"/>
          <w:szCs w:val="21"/>
          <w:shd w:val="clear" w:color="auto" w:fill="FFFFFF"/>
        </w:rPr>
        <w:br/>
        <w:t>SGU242 Student's Morning (输出一组解) </w:t>
      </w:r>
      <w:r w:rsidRPr="003F0B0C">
        <w:rPr>
          <w:rFonts w:ascii="宋体" w:eastAsia="宋体" w:hAnsi="宋体" w:cs="Arial"/>
          <w:color w:val="333333"/>
          <w:kern w:val="0"/>
          <w:szCs w:val="21"/>
          <w:shd w:val="clear" w:color="auto" w:fill="FFFFFF"/>
        </w:rPr>
        <w:br/>
      </w:r>
      <w:r w:rsidRPr="003F0B0C">
        <w:rPr>
          <w:rFonts w:ascii="宋体" w:eastAsia="宋体" w:hAnsi="宋体" w:cs="Arial"/>
          <w:color w:val="333333"/>
          <w:kern w:val="0"/>
          <w:szCs w:val="21"/>
          <w:shd w:val="clear" w:color="auto" w:fill="FFFFFF"/>
        </w:rPr>
        <w:lastRenderedPageBreak/>
        <w:t>SGU185 Two shortest (Dijkstra 预处理，两次增广，必须用邻接阵实现，否则 MLE) </w:t>
      </w:r>
      <w:r w:rsidRPr="003F0B0C">
        <w:rPr>
          <w:rFonts w:ascii="宋体" w:eastAsia="宋体" w:hAnsi="宋体" w:cs="Arial"/>
          <w:color w:val="333333"/>
          <w:kern w:val="0"/>
          <w:szCs w:val="21"/>
          <w:shd w:val="clear" w:color="auto" w:fill="FFFFFF"/>
        </w:rPr>
        <w:br/>
      </w:r>
      <w:r w:rsidRPr="003F0B0C">
        <w:rPr>
          <w:rFonts w:ascii="宋体" w:eastAsia="宋体" w:hAnsi="宋体" w:cs="Arial"/>
          <w:color w:val="333333"/>
          <w:kern w:val="0"/>
          <w:szCs w:val="21"/>
          <w:shd w:val="clear" w:color="auto" w:fill="FFFFFF"/>
        </w:rPr>
        <w:br/>
        <w:t>HOJ2816 Power Line </w:t>
      </w:r>
      <w:r w:rsidRPr="003F0B0C">
        <w:rPr>
          <w:rFonts w:ascii="宋体" w:eastAsia="宋体" w:hAnsi="宋体" w:cs="Arial"/>
          <w:color w:val="333333"/>
          <w:kern w:val="0"/>
          <w:szCs w:val="21"/>
          <w:shd w:val="clear" w:color="auto" w:fill="FFFFFF"/>
        </w:rPr>
        <w:br/>
        <w:t>HOJ2634 How to earn more</w:t>
      </w:r>
      <w:r w:rsidRPr="003F0B0C">
        <w:rPr>
          <w:rFonts w:ascii="宋体" w:eastAsia="宋体" w:hAnsi="宋体" w:cs="Arial"/>
          <w:color w:val="333333"/>
          <w:kern w:val="0"/>
          <w:szCs w:val="21"/>
          <w:shd w:val="clear" w:color="auto" w:fill="FFFFFF"/>
        </w:rPr>
        <w:br/>
        <w:t>HOJ2811 Earthquake Damage (最小点割集)</w:t>
      </w:r>
      <w:r w:rsidRPr="003F0B0C">
        <w:rPr>
          <w:rFonts w:ascii="宋体" w:eastAsia="宋体" w:hAnsi="宋体" w:cs="Arial"/>
          <w:color w:val="333333"/>
          <w:kern w:val="0"/>
          <w:szCs w:val="21"/>
          <w:shd w:val="clear" w:color="auto" w:fill="FFFFFF"/>
        </w:rPr>
        <w:br/>
        <w:t>HOJ2715 Matrix3</w:t>
      </w:r>
      <w:r w:rsidRPr="003F0B0C">
        <w:rPr>
          <w:rFonts w:ascii="宋体" w:eastAsia="宋体" w:hAnsi="宋体" w:cs="Arial"/>
          <w:color w:val="333333"/>
          <w:kern w:val="0"/>
          <w:szCs w:val="21"/>
          <w:shd w:val="clear" w:color="auto" w:fill="FFFFFF"/>
        </w:rPr>
        <w:br/>
        <w:t>HOJ2739 The Chinese Postman Problem</w:t>
      </w:r>
      <w:r w:rsidRPr="003F0B0C">
        <w:rPr>
          <w:rFonts w:ascii="宋体" w:eastAsia="宋体" w:hAnsi="宋体" w:cs="Arial"/>
          <w:color w:val="333333"/>
          <w:kern w:val="0"/>
          <w:szCs w:val="21"/>
          <w:shd w:val="clear" w:color="auto" w:fill="FFFFFF"/>
        </w:rPr>
        <w:br/>
        <w:t>HOJ2543 Stone IV</w:t>
      </w:r>
      <w:r w:rsidRPr="003F0B0C">
        <w:rPr>
          <w:rFonts w:ascii="宋体" w:eastAsia="宋体" w:hAnsi="宋体" w:cs="Arial"/>
          <w:color w:val="333333"/>
          <w:kern w:val="0"/>
          <w:szCs w:val="21"/>
          <w:shd w:val="clear" w:color="auto" w:fill="FFFFFF"/>
        </w:rPr>
        <w:br/>
      </w:r>
      <w:r w:rsidRPr="003F0B0C">
        <w:rPr>
          <w:rFonts w:ascii="宋体" w:eastAsia="宋体" w:hAnsi="宋体" w:cs="Arial"/>
          <w:color w:val="333333"/>
          <w:kern w:val="0"/>
          <w:szCs w:val="21"/>
          <w:shd w:val="clear" w:color="auto" w:fill="FFFFFF"/>
        </w:rPr>
        <w:br/>
        <w:t>WHU1124 Football Coach (构图题) </w:t>
      </w:r>
      <w:r w:rsidRPr="003F0B0C">
        <w:rPr>
          <w:rFonts w:ascii="宋体" w:eastAsia="宋体" w:hAnsi="宋体" w:cs="Arial"/>
          <w:color w:val="333333"/>
          <w:kern w:val="0"/>
          <w:szCs w:val="21"/>
          <w:shd w:val="clear" w:color="auto" w:fill="FFFFFF"/>
        </w:rPr>
        <w:br/>
        <w:t>JOJ2453 Candy (构图题) </w:t>
      </w:r>
      <w:r w:rsidRPr="003F0B0C">
        <w:rPr>
          <w:rFonts w:ascii="宋体" w:eastAsia="宋体" w:hAnsi="宋体" w:cs="Arial"/>
          <w:color w:val="333333"/>
          <w:kern w:val="0"/>
          <w:szCs w:val="21"/>
          <w:shd w:val="clear" w:color="auto" w:fill="FFFFFF"/>
        </w:rPr>
        <w:br/>
        <w:t>TJU2944 Mussy Paper (最大权闭合子图) </w:t>
      </w:r>
      <w:r w:rsidRPr="003F0B0C">
        <w:rPr>
          <w:rFonts w:ascii="宋体" w:eastAsia="宋体" w:hAnsi="宋体" w:cs="Arial"/>
          <w:color w:val="333333"/>
          <w:kern w:val="0"/>
          <w:szCs w:val="21"/>
          <w:shd w:val="clear" w:color="auto" w:fill="FFFFFF"/>
        </w:rPr>
        <w:br/>
        <w:t>BUAA1032 Destroying a Painting</w:t>
      </w:r>
      <w:r w:rsidRPr="003F0B0C">
        <w:rPr>
          <w:rFonts w:ascii="宋体" w:eastAsia="宋体" w:hAnsi="宋体" w:cs="Arial"/>
          <w:color w:val="333333"/>
          <w:kern w:val="0"/>
          <w:szCs w:val="21"/>
          <w:shd w:val="clear" w:color="auto" w:fill="FFFFFF"/>
        </w:rPr>
        <w:br/>
      </w:r>
      <w:r w:rsidRPr="003F0B0C">
        <w:rPr>
          <w:rFonts w:ascii="宋体" w:eastAsia="宋体" w:hAnsi="宋体" w:cs="Arial"/>
          <w:color w:val="FF0000"/>
          <w:kern w:val="0"/>
          <w:szCs w:val="21"/>
          <w:shd w:val="clear" w:color="auto" w:fill="FFFFFF"/>
        </w:rPr>
        <w:t>BASHU2445(绝对经典的费用流) 餐巾问题</w:t>
      </w:r>
      <w:r w:rsidRPr="003F0B0C">
        <w:rPr>
          <w:rFonts w:ascii="宋体" w:eastAsia="宋体" w:hAnsi="宋体" w:cs="Arial"/>
          <w:color w:val="333333"/>
          <w:kern w:val="0"/>
          <w:szCs w:val="21"/>
          <w:shd w:val="clear" w:color="auto" w:fill="FFFFFF"/>
        </w:rPr>
        <w:br/>
      </w:r>
      <w:r w:rsidRPr="003F0B0C">
        <w:rPr>
          <w:rFonts w:ascii="宋体" w:eastAsia="宋体" w:hAnsi="宋体" w:cs="Arial"/>
          <w:color w:val="333333"/>
          <w:kern w:val="0"/>
          <w:szCs w:val="21"/>
          <w:shd w:val="clear" w:color="auto" w:fill="FFFFFF"/>
        </w:rPr>
        <w:br/>
        <w:t>SPOJ 839 Optimal Marks (将异或操作转化为对每一位求最小割)</w:t>
      </w:r>
      <w:r w:rsidRPr="003F0B0C">
        <w:rPr>
          <w:rFonts w:ascii="宋体" w:eastAsia="宋体" w:hAnsi="宋体" w:cs="Arial"/>
          <w:color w:val="333333"/>
          <w:kern w:val="0"/>
          <w:szCs w:val="21"/>
          <w:shd w:val="clear" w:color="auto" w:fill="FFFFFF"/>
        </w:rPr>
        <w:br/>
        <w:t>Spoj660：http://www.spoj.pl/problems/QUEST4/</w:t>
      </w:r>
      <w:r w:rsidRPr="003F0B0C">
        <w:rPr>
          <w:rFonts w:ascii="宋体" w:eastAsia="宋体" w:hAnsi="宋体" w:cs="Arial"/>
          <w:color w:val="333333"/>
          <w:kern w:val="0"/>
          <w:szCs w:val="21"/>
          <w:shd w:val="clear" w:color="auto" w:fill="FFFFFF"/>
        </w:rPr>
        <w:br/>
        <w:t>Spoj377：http://www.spoj.pl/problems/TAXI/</w:t>
      </w:r>
      <w:r w:rsidRPr="003F0B0C">
        <w:rPr>
          <w:rFonts w:ascii="宋体" w:eastAsia="宋体" w:hAnsi="宋体" w:cs="Arial"/>
          <w:color w:val="333333"/>
          <w:kern w:val="0"/>
          <w:szCs w:val="21"/>
          <w:shd w:val="clear" w:color="auto" w:fill="FFFFFF"/>
        </w:rPr>
        <w:br/>
      </w:r>
      <w:r w:rsidRPr="003F0B0C">
        <w:rPr>
          <w:rFonts w:ascii="宋体" w:eastAsia="宋体" w:hAnsi="宋体" w:cs="Arial"/>
          <w:color w:val="333333"/>
          <w:kern w:val="0"/>
          <w:szCs w:val="21"/>
          <w:shd w:val="clear" w:color="auto" w:fill="FFFFFF"/>
        </w:rPr>
        <w:br/>
        <w:t>[UVA]</w:t>
      </w:r>
      <w:r w:rsidRPr="003F0B0C">
        <w:rPr>
          <w:rFonts w:ascii="宋体" w:eastAsia="宋体" w:hAnsi="宋体" w:cs="Arial"/>
          <w:color w:val="333333"/>
          <w:kern w:val="0"/>
          <w:szCs w:val="21"/>
          <w:shd w:val="clear" w:color="auto" w:fill="FFFFFF"/>
        </w:rPr>
        <w:br/>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753 , 820 , 10330 , 10735</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FF0000"/>
          <w:kern w:val="0"/>
          <w:szCs w:val="21"/>
        </w:rPr>
        <w:t>11248 [最大流]先求起点到终点的最大流,然后在残留网络中,求起点到每个点的最大流,以及每个点到终点的最大流.然后枚举每条边增加容量能否满足题意.</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br/>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[TC]:</w:t>
      </w:r>
    </w:p>
    <w:p w:rsidR="00503DB9" w:rsidRPr="003F0B0C" w:rsidRDefault="00503DB9" w:rsidP="00503DB9">
      <w:pPr>
        <w:widowControl/>
        <w:jc w:val="left"/>
        <w:rPr>
          <w:rFonts w:ascii="宋体" w:eastAsia="宋体" w:hAnsi="宋体" w:cs="宋体"/>
          <w:kern w:val="0"/>
          <w:sz w:val="24"/>
          <w:szCs w:val="24"/>
        </w:rPr>
      </w:pPr>
      <w:r w:rsidRPr="003F0B0C">
        <w:rPr>
          <w:rFonts w:ascii="宋体" w:eastAsia="宋体" w:hAnsi="宋体" w:cs="Arial"/>
          <w:color w:val="333333"/>
          <w:kern w:val="0"/>
          <w:szCs w:val="21"/>
          <w:shd w:val="clear" w:color="auto" w:fill="FFFFFF"/>
        </w:rPr>
        <w:t>Single Round Match 200 Round 1 – Division I, Level Three</w:t>
      </w:r>
      <w:r w:rsidRPr="003F0B0C">
        <w:rPr>
          <w:rFonts w:ascii="宋体" w:eastAsia="宋体" w:hAnsi="宋体" w:cs="Arial"/>
          <w:color w:val="333333"/>
          <w:kern w:val="0"/>
          <w:szCs w:val="21"/>
          <w:shd w:val="clear" w:color="auto" w:fill="FFFFFF"/>
        </w:rPr>
        <w:br/>
        <w:t>Single Round Match 236 Round 1 – Division I, Level Three</w:t>
      </w:r>
      <w:r w:rsidRPr="003F0B0C">
        <w:rPr>
          <w:rFonts w:ascii="宋体" w:eastAsia="宋体" w:hAnsi="宋体" w:cs="Arial"/>
          <w:color w:val="333333"/>
          <w:kern w:val="0"/>
          <w:szCs w:val="21"/>
          <w:shd w:val="clear" w:color="auto" w:fill="FFFFFF"/>
        </w:rPr>
        <w:br/>
        <w:t>Single Round Match 399 Round 1 – Division I, Level Three</w:t>
      </w:r>
      <w:r w:rsidRPr="003F0B0C">
        <w:rPr>
          <w:rFonts w:ascii="宋体" w:eastAsia="宋体" w:hAnsi="宋体" w:cs="Arial"/>
          <w:color w:val="333333"/>
          <w:kern w:val="0"/>
          <w:szCs w:val="21"/>
          <w:shd w:val="clear" w:color="auto" w:fill="FFFFFF"/>
        </w:rPr>
        <w:br/>
        <w:t>2003 TCO Semifinal Round 4 – Division I, Level Three</w:t>
      </w:r>
      <w:r w:rsidRPr="003F0B0C">
        <w:rPr>
          <w:rFonts w:ascii="宋体" w:eastAsia="宋体" w:hAnsi="宋体" w:cs="Arial"/>
          <w:color w:val="333333"/>
          <w:kern w:val="0"/>
          <w:szCs w:val="21"/>
          <w:shd w:val="clear" w:color="auto" w:fill="FFFFFF"/>
        </w:rPr>
        <w:br/>
        <w:t>2004 TCCC Championship Round – Division I, Level Three</w:t>
      </w:r>
      <w:r w:rsidRPr="003F0B0C">
        <w:rPr>
          <w:rFonts w:ascii="宋体" w:eastAsia="宋体" w:hAnsi="宋体" w:cs="Arial"/>
          <w:color w:val="333333"/>
          <w:kern w:val="0"/>
          <w:szCs w:val="21"/>
          <w:shd w:val="clear" w:color="auto" w:fill="FFFFFF"/>
        </w:rPr>
        <w:br/>
        <w:t>2005 TCO Sponsor Track Round 3 – Division I, Level One</w:t>
      </w:r>
      <w:r w:rsidRPr="003F0B0C">
        <w:rPr>
          <w:rFonts w:ascii="宋体" w:eastAsia="宋体" w:hAnsi="宋体" w:cs="Arial"/>
          <w:color w:val="333333"/>
          <w:kern w:val="0"/>
          <w:szCs w:val="21"/>
          <w:shd w:val="clear" w:color="auto" w:fill="FFFFFF"/>
        </w:rPr>
        <w:br/>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br/>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[RQNOJ]</w:t>
      </w:r>
    </w:p>
    <w:p w:rsidR="00503DB9" w:rsidRPr="003F0B0C" w:rsidRDefault="00503DB9" w:rsidP="00503DB9">
      <w:pPr>
        <w:widowControl/>
        <w:jc w:val="left"/>
        <w:rPr>
          <w:rFonts w:ascii="宋体" w:eastAsia="宋体" w:hAnsi="宋体" w:cs="宋体"/>
          <w:kern w:val="0"/>
          <w:sz w:val="24"/>
          <w:szCs w:val="24"/>
        </w:rPr>
      </w:pPr>
      <w:r w:rsidRPr="003F0B0C">
        <w:rPr>
          <w:rFonts w:ascii="宋体" w:eastAsia="宋体" w:hAnsi="宋体" w:cs="Arial"/>
          <w:color w:val="333333"/>
          <w:kern w:val="0"/>
          <w:szCs w:val="21"/>
          <w:shd w:val="clear" w:color="auto" w:fill="FFFFFF"/>
        </w:rPr>
        <w:lastRenderedPageBreak/>
        <w:t>306 破坏石油运输系统问题</w:t>
      </w:r>
      <w:r w:rsidRPr="003F0B0C">
        <w:rPr>
          <w:rFonts w:ascii="宋体" w:eastAsia="宋体" w:hAnsi="宋体" w:cs="Arial"/>
          <w:color w:val="333333"/>
          <w:kern w:val="0"/>
          <w:szCs w:val="21"/>
          <w:shd w:val="clear" w:color="auto" w:fill="FFFFFF"/>
        </w:rPr>
        <w:br/>
        <w:t>338 [NOI08]志愿者招募</w:t>
      </w:r>
      <w:r w:rsidRPr="003F0B0C">
        <w:rPr>
          <w:rFonts w:ascii="宋体" w:eastAsia="宋体" w:hAnsi="宋体" w:cs="Arial"/>
          <w:color w:val="333333"/>
          <w:kern w:val="0"/>
          <w:szCs w:val="21"/>
          <w:shd w:val="clear" w:color="auto" w:fill="FFFFFF"/>
        </w:rPr>
        <w:br/>
        <w:t>529 [NOI09]植物大战僵尸</w:t>
      </w:r>
      <w:r w:rsidRPr="003F0B0C">
        <w:rPr>
          <w:rFonts w:ascii="宋体" w:eastAsia="宋体" w:hAnsi="宋体" w:cs="Arial"/>
          <w:color w:val="333333"/>
          <w:kern w:val="0"/>
          <w:szCs w:val="21"/>
          <w:shd w:val="clear" w:color="auto" w:fill="FFFFFF"/>
        </w:rPr>
        <w:br/>
        <w:t>556 [NOI06]最大获利</w:t>
      </w:r>
      <w:r w:rsidRPr="003F0B0C">
        <w:rPr>
          <w:rFonts w:ascii="宋体" w:eastAsia="宋体" w:hAnsi="宋体" w:cs="Arial"/>
          <w:color w:val="333333"/>
          <w:kern w:val="0"/>
          <w:szCs w:val="21"/>
          <w:shd w:val="clear" w:color="auto" w:fill="FFFFFF"/>
        </w:rPr>
        <w:br/>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606 [NOI2010]海拔</w:t>
      </w:r>
    </w:p>
    <w:p w:rsidR="00503DB9" w:rsidRPr="003F0B0C" w:rsidRDefault="00503DB9" w:rsidP="00503DB9">
      <w:pPr>
        <w:widowControl/>
        <w:jc w:val="left"/>
        <w:rPr>
          <w:rFonts w:ascii="宋体" w:eastAsia="宋体" w:hAnsi="宋体" w:cs="宋体"/>
          <w:kern w:val="0"/>
          <w:sz w:val="24"/>
          <w:szCs w:val="24"/>
        </w:rPr>
      </w:pPr>
      <w:r w:rsidRPr="003F0B0C">
        <w:rPr>
          <w:rFonts w:ascii="宋体" w:eastAsia="宋体" w:hAnsi="宋体" w:cs="Arial"/>
          <w:color w:val="333333"/>
          <w:kern w:val="0"/>
          <w:szCs w:val="21"/>
          <w:shd w:val="clear" w:color="auto" w:fill="FFFFFF"/>
        </w:rPr>
        <w:t>=============================================================================================</w:t>
      </w:r>
      <w:r w:rsidRPr="003F0B0C">
        <w:rPr>
          <w:rFonts w:ascii="宋体" w:eastAsia="宋体" w:hAnsi="宋体" w:cs="Arial"/>
          <w:color w:val="333333"/>
          <w:kern w:val="0"/>
          <w:szCs w:val="21"/>
        </w:rPr>
        <w:br/>
      </w:r>
      <w:r w:rsidRPr="003F0B0C">
        <w:rPr>
          <w:rFonts w:ascii="宋体" w:eastAsia="宋体" w:hAnsi="宋体" w:cs="Arial"/>
          <w:b/>
          <w:bCs/>
          <w:color w:val="333333"/>
          <w:kern w:val="0"/>
          <w:sz w:val="27"/>
          <w:szCs w:val="27"/>
          <w:shd w:val="clear" w:color="auto" w:fill="FFFFFF"/>
        </w:rPr>
        <w:t>【上下界网络流】</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ZOJ 2314 可行流</w:t>
      </w:r>
      <w:r w:rsidRPr="003F0B0C">
        <w:rPr>
          <w:rFonts w:ascii="宋体" w:eastAsia="宋体" w:hAnsi="宋体" w:cs="Arial"/>
          <w:color w:val="333333"/>
          <w:kern w:val="0"/>
          <w:szCs w:val="21"/>
          <w:shd w:val="clear" w:color="auto" w:fill="FFFFFF"/>
        </w:rPr>
        <w:br/>
        <w:t>Zoj 3229  最大流</w:t>
      </w:r>
      <w:r w:rsidRPr="003F0B0C">
        <w:rPr>
          <w:rFonts w:ascii="宋体" w:eastAsia="宋体" w:hAnsi="宋体" w:cs="Arial"/>
          <w:color w:val="333333"/>
          <w:kern w:val="0"/>
          <w:szCs w:val="21"/>
          <w:shd w:val="clear" w:color="auto" w:fill="FFFFFF"/>
        </w:rPr>
        <w:br/>
        <w:t>zoj 1994 可行流</w:t>
      </w:r>
      <w:r w:rsidRPr="003F0B0C">
        <w:rPr>
          <w:rFonts w:ascii="宋体" w:eastAsia="宋体" w:hAnsi="宋体" w:cs="Arial"/>
          <w:color w:val="333333"/>
          <w:kern w:val="0"/>
          <w:szCs w:val="21"/>
          <w:shd w:val="clear" w:color="auto" w:fill="FFFFFF"/>
        </w:rPr>
        <w:br/>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Pku 2396 可行流</w:t>
      </w:r>
    </w:p>
    <w:p w:rsidR="00503DB9" w:rsidRPr="003F0B0C"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3F0B0C">
        <w:rPr>
          <w:rFonts w:ascii="宋体" w:eastAsia="宋体" w:hAnsi="宋体" w:cs="Arial"/>
          <w:color w:val="4F4F4F"/>
          <w:kern w:val="0"/>
          <w:szCs w:val="21"/>
        </w:rPr>
        <w:t>poj 2594 最小流</w:t>
      </w:r>
    </w:p>
    <w:p w:rsidR="00503DB9" w:rsidRPr="003F0B0C" w:rsidRDefault="00503DB9" w:rsidP="00503DB9">
      <w:pPr>
        <w:rPr>
          <w:rFonts w:ascii="宋体" w:eastAsia="宋体" w:hAnsi="宋体"/>
        </w:rPr>
      </w:pPr>
      <w:r w:rsidRPr="003F0B0C">
        <w:rPr>
          <w:rFonts w:ascii="宋体" w:eastAsia="宋体" w:hAnsi="宋体" w:cs="Arial"/>
          <w:color w:val="333333"/>
          <w:kern w:val="0"/>
          <w:szCs w:val="21"/>
          <w:shd w:val="clear" w:color="auto" w:fill="FFFFFF"/>
        </w:rPr>
        <w:t>Hdu3157 最小流</w:t>
      </w:r>
      <w:r w:rsidRPr="003F0B0C">
        <w:rPr>
          <w:rFonts w:ascii="宋体" w:eastAsia="宋体" w:hAnsi="宋体" w:cs="Arial"/>
          <w:color w:val="333333"/>
          <w:kern w:val="0"/>
          <w:szCs w:val="21"/>
          <w:shd w:val="clear" w:color="auto" w:fill="FFFFFF"/>
        </w:rPr>
        <w:br/>
        <w:t>Sgu176 最小流</w:t>
      </w:r>
      <w:r w:rsidRPr="003F0B0C">
        <w:rPr>
          <w:rFonts w:ascii="宋体" w:eastAsia="宋体" w:hAnsi="宋体" w:cs="Arial"/>
          <w:color w:val="333333"/>
          <w:kern w:val="0"/>
          <w:szCs w:val="21"/>
          <w:shd w:val="clear" w:color="auto" w:fill="FFFFFF"/>
        </w:rPr>
        <w:br/>
        <w:t>hust1342 最小流</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w:t>
      </w:r>
      <w:r w:rsidRPr="003F0B0C">
        <w:rPr>
          <w:rFonts w:ascii="宋体" w:eastAsia="宋体" w:hAnsi="宋体" w:cs="Arial"/>
          <w:color w:val="333333"/>
          <w:kern w:val="0"/>
          <w:szCs w:val="21"/>
        </w:rPr>
        <w:br/>
      </w:r>
      <w:r w:rsidRPr="003F0B0C">
        <w:rPr>
          <w:rFonts w:ascii="宋体" w:eastAsia="宋体" w:hAnsi="宋体" w:cs="Arial"/>
          <w:b/>
          <w:bCs/>
          <w:color w:val="333333"/>
          <w:kern w:val="0"/>
          <w:sz w:val="27"/>
          <w:szCs w:val="27"/>
          <w:shd w:val="clear" w:color="auto" w:fill="FFFFFF"/>
        </w:rPr>
        <w:t>【无向图最小割】</w:t>
      </w:r>
      <w:r w:rsidRPr="003F0B0C">
        <w:rPr>
          <w:rFonts w:ascii="宋体" w:eastAsia="宋体" w:hAnsi="宋体" w:cs="Arial"/>
          <w:color w:val="333333"/>
          <w:kern w:val="0"/>
          <w:szCs w:val="21"/>
        </w:rPr>
        <w:br/>
      </w:r>
      <w:r w:rsidRPr="003F0B0C">
        <w:rPr>
          <w:rFonts w:ascii="宋体" w:eastAsia="宋体" w:hAnsi="宋体" w:cs="Arial"/>
          <w:color w:val="333333"/>
          <w:kern w:val="0"/>
          <w:szCs w:val="21"/>
          <w:shd w:val="clear" w:color="auto" w:fill="FFFFFF"/>
        </w:rPr>
        <w:t>hdu3691</w:t>
      </w:r>
      <w:r w:rsidRPr="003F0B0C">
        <w:rPr>
          <w:rFonts w:ascii="宋体" w:eastAsia="宋体" w:hAnsi="宋体" w:cs="Arial"/>
          <w:color w:val="333333"/>
          <w:kern w:val="0"/>
          <w:szCs w:val="21"/>
          <w:shd w:val="clear" w:color="auto" w:fill="FFFFFF"/>
        </w:rPr>
        <w:br/>
        <w:t>hdu3002</w:t>
      </w:r>
      <w:r w:rsidRPr="003F0B0C">
        <w:rPr>
          <w:rFonts w:ascii="宋体" w:eastAsia="宋体" w:hAnsi="宋体" w:cs="Arial"/>
          <w:color w:val="333333"/>
          <w:kern w:val="0"/>
          <w:szCs w:val="21"/>
          <w:shd w:val="clear" w:color="auto" w:fill="FFFFFF"/>
        </w:rPr>
        <w:br/>
        <w:t>poj2914</w:t>
      </w:r>
      <w:r w:rsidRPr="003F0B0C">
        <w:rPr>
          <w:rFonts w:ascii="宋体" w:eastAsia="宋体" w:hAnsi="宋体" w:cs="Arial"/>
          <w:color w:val="333333"/>
          <w:kern w:val="0"/>
          <w:szCs w:val="21"/>
          <w:shd w:val="clear" w:color="auto" w:fill="FFFFFF"/>
        </w:rPr>
        <w:br/>
        <w:t>poj1966</w:t>
      </w:r>
      <w:r w:rsidRPr="003F0B0C">
        <w:rPr>
          <w:rFonts w:ascii="宋体" w:eastAsia="宋体" w:hAnsi="宋体" w:cs="Arial"/>
          <w:color w:val="333333"/>
          <w:kern w:val="0"/>
          <w:szCs w:val="21"/>
          <w:shd w:val="clear" w:color="auto" w:fill="FFFFFF"/>
        </w:rPr>
        <w:br/>
        <w:t>zoj2753</w:t>
      </w:r>
    </w:p>
    <w:p w:rsidR="001F70A9" w:rsidRPr="003F0B0C" w:rsidRDefault="001F70A9" w:rsidP="00FF5A2B">
      <w:pPr>
        <w:pStyle w:val="3"/>
        <w:rPr>
          <w:rFonts w:ascii="宋体" w:eastAsia="宋体" w:hAnsi="宋体"/>
          <w:b w:val="0"/>
        </w:rPr>
      </w:pPr>
      <w:bookmarkStart w:id="264" w:name="_Toc521431956"/>
      <w:r w:rsidRPr="003F0B0C">
        <w:rPr>
          <w:rFonts w:ascii="宋体" w:eastAsia="宋体" w:hAnsi="宋体" w:hint="eastAsia"/>
          <w:b w:val="0"/>
        </w:rPr>
        <w:t>2-</w:t>
      </w:r>
      <w:r w:rsidRPr="003F0B0C">
        <w:rPr>
          <w:rFonts w:ascii="宋体" w:eastAsia="宋体" w:hAnsi="宋体"/>
          <w:b w:val="0"/>
        </w:rPr>
        <w:t>SAT</w:t>
      </w:r>
      <w:r w:rsidR="00B81A18" w:rsidRPr="003F0B0C">
        <w:rPr>
          <w:rFonts w:ascii="宋体" w:eastAsia="宋体" w:hAnsi="宋体" w:hint="eastAsia"/>
          <w:b w:val="0"/>
        </w:rPr>
        <w:t>（待学习）</w:t>
      </w:r>
      <w:bookmarkEnd w:id="264"/>
    </w:p>
    <w:p w:rsidR="00404D7B" w:rsidRPr="003F0B0C" w:rsidRDefault="000D10AC" w:rsidP="001F70A9">
      <w:pPr>
        <w:rPr>
          <w:rFonts w:ascii="宋体" w:eastAsia="宋体" w:hAnsi="宋体"/>
        </w:rPr>
      </w:pPr>
      <w:hyperlink r:id="rId379" w:history="1">
        <w:r w:rsidR="00404D7B" w:rsidRPr="003F0B0C">
          <w:rPr>
            <w:rStyle w:val="a3"/>
            <w:rFonts w:ascii="宋体" w:eastAsia="宋体" w:hAnsi="宋体"/>
          </w:rPr>
          <w:t>https://blog.csdn.net/liuqiyao_01/article/details/8797336</w:t>
        </w:r>
      </w:hyperlink>
    </w:p>
    <w:p w:rsidR="001F70A9" w:rsidRPr="003F0B0C" w:rsidRDefault="001F70A9" w:rsidP="00FF5A2B">
      <w:pPr>
        <w:pStyle w:val="3"/>
        <w:rPr>
          <w:rFonts w:ascii="宋体" w:eastAsia="宋体" w:hAnsi="宋体"/>
          <w:b w:val="0"/>
        </w:rPr>
      </w:pPr>
      <w:bookmarkStart w:id="265" w:name="_Toc521431957"/>
      <w:r w:rsidRPr="003F0B0C">
        <w:rPr>
          <w:rFonts w:ascii="宋体" w:eastAsia="宋体" w:hAnsi="宋体"/>
          <w:b w:val="0"/>
        </w:rPr>
        <w:t>KM</w:t>
      </w:r>
      <w:r w:rsidRPr="003F0B0C">
        <w:rPr>
          <w:rFonts w:ascii="宋体" w:eastAsia="宋体" w:hAnsi="宋体" w:hint="eastAsia"/>
          <w:b w:val="0"/>
        </w:rPr>
        <w:t>匹配</w:t>
      </w:r>
      <w:r w:rsidR="00B81A18" w:rsidRPr="003F0B0C">
        <w:rPr>
          <w:rFonts w:ascii="宋体" w:eastAsia="宋体" w:hAnsi="宋体" w:hint="eastAsia"/>
          <w:b w:val="0"/>
        </w:rPr>
        <w:t>（待学习）</w:t>
      </w:r>
      <w:bookmarkEnd w:id="265"/>
    </w:p>
    <w:p w:rsidR="00404D7B" w:rsidRPr="003F0B0C" w:rsidRDefault="000D10AC" w:rsidP="001F70A9">
      <w:pPr>
        <w:rPr>
          <w:rFonts w:ascii="宋体" w:eastAsia="宋体" w:hAnsi="宋体"/>
        </w:rPr>
      </w:pPr>
      <w:hyperlink r:id="rId380" w:history="1">
        <w:r w:rsidR="00404D7B" w:rsidRPr="003F0B0C">
          <w:rPr>
            <w:rStyle w:val="a3"/>
            <w:rFonts w:ascii="宋体" w:eastAsia="宋体" w:hAnsi="宋体"/>
          </w:rPr>
          <w:t>https://blog.csdn.net/liuqiyao_01/article/details/8797346</w:t>
        </w:r>
      </w:hyperlink>
    </w:p>
    <w:p w:rsidR="001F70A9" w:rsidRPr="003F0B0C" w:rsidRDefault="001F70A9" w:rsidP="00FF5A2B">
      <w:pPr>
        <w:pStyle w:val="3"/>
        <w:rPr>
          <w:rFonts w:ascii="宋体" w:eastAsia="宋体" w:hAnsi="宋体"/>
          <w:b w:val="0"/>
        </w:rPr>
      </w:pPr>
      <w:bookmarkStart w:id="266" w:name="_Toc521431958"/>
      <w:r w:rsidRPr="003F0B0C">
        <w:rPr>
          <w:rFonts w:ascii="宋体" w:eastAsia="宋体" w:hAnsi="宋体" w:hint="eastAsia"/>
          <w:b w:val="0"/>
        </w:rPr>
        <w:lastRenderedPageBreak/>
        <w:t>Dancing Links</w:t>
      </w:r>
      <w:r w:rsidR="00B81A18" w:rsidRPr="003F0B0C">
        <w:rPr>
          <w:rFonts w:ascii="宋体" w:eastAsia="宋体" w:hAnsi="宋体" w:hint="eastAsia"/>
          <w:b w:val="0"/>
        </w:rPr>
        <w:t>（待学习）</w:t>
      </w:r>
      <w:bookmarkEnd w:id="266"/>
    </w:p>
    <w:p w:rsidR="00404D7B" w:rsidRPr="003F0B0C" w:rsidRDefault="000D10AC" w:rsidP="001F70A9">
      <w:pPr>
        <w:rPr>
          <w:rFonts w:ascii="宋体" w:eastAsia="宋体" w:hAnsi="宋体"/>
        </w:rPr>
      </w:pPr>
      <w:hyperlink r:id="rId381" w:history="1">
        <w:r w:rsidR="00404D7B" w:rsidRPr="003F0B0C">
          <w:rPr>
            <w:rStyle w:val="a3"/>
            <w:rFonts w:ascii="宋体" w:eastAsia="宋体" w:hAnsi="宋体"/>
          </w:rPr>
          <w:t>https://blog.csdn.net/liuqiyao_01/article/details/8478711</w:t>
        </w:r>
      </w:hyperlink>
    </w:p>
    <w:p w:rsidR="001F70A9" w:rsidRPr="003F0B0C" w:rsidRDefault="001F70A9" w:rsidP="00FF5A2B">
      <w:pPr>
        <w:pStyle w:val="3"/>
        <w:rPr>
          <w:rFonts w:ascii="宋体" w:eastAsia="宋体" w:hAnsi="宋体"/>
          <w:b w:val="0"/>
        </w:rPr>
      </w:pPr>
      <w:bookmarkStart w:id="267" w:name="_Toc521431959"/>
      <w:r w:rsidRPr="003F0B0C">
        <w:rPr>
          <w:rFonts w:ascii="宋体" w:eastAsia="宋体" w:hAnsi="宋体" w:hint="eastAsia"/>
          <w:b w:val="0"/>
        </w:rPr>
        <w:t>一般图匹配</w:t>
      </w:r>
      <w:r w:rsidR="00B81A18" w:rsidRPr="003F0B0C">
        <w:rPr>
          <w:rFonts w:ascii="宋体" w:eastAsia="宋体" w:hAnsi="宋体" w:hint="eastAsia"/>
          <w:b w:val="0"/>
        </w:rPr>
        <w:t>（待学习）</w:t>
      </w:r>
      <w:bookmarkEnd w:id="267"/>
    </w:p>
    <w:p w:rsidR="00404D7B" w:rsidRPr="003F0B0C" w:rsidRDefault="000D10AC" w:rsidP="001F70A9">
      <w:pPr>
        <w:rPr>
          <w:rFonts w:ascii="宋体" w:eastAsia="宋体" w:hAnsi="宋体"/>
        </w:rPr>
      </w:pPr>
      <w:hyperlink r:id="rId382" w:history="1">
        <w:r w:rsidR="00404D7B" w:rsidRPr="003F0B0C">
          <w:rPr>
            <w:rStyle w:val="a3"/>
            <w:rFonts w:ascii="宋体" w:eastAsia="宋体" w:hAnsi="宋体"/>
          </w:rPr>
          <w:t>https://blog.csdn.net/liuqiyao_01/article/details/26963579</w:t>
        </w:r>
      </w:hyperlink>
    </w:p>
    <w:p w:rsidR="004A1E03" w:rsidRPr="003F0B0C" w:rsidRDefault="00572F30" w:rsidP="00FF5A2B">
      <w:pPr>
        <w:pStyle w:val="2"/>
        <w:rPr>
          <w:rFonts w:ascii="宋体" w:eastAsia="宋体" w:hAnsi="宋体"/>
          <w:b w:val="0"/>
        </w:rPr>
      </w:pPr>
      <w:bookmarkStart w:id="268" w:name="_Toc521431960"/>
      <w:r w:rsidRPr="003F0B0C">
        <w:rPr>
          <w:rFonts w:ascii="宋体" w:eastAsia="宋体" w:hAnsi="宋体" w:hint="eastAsia"/>
          <w:b w:val="0"/>
        </w:rPr>
        <w:t>线段树</w:t>
      </w:r>
      <w:bookmarkEnd w:id="268"/>
    </w:p>
    <w:p w:rsidR="00572F30" w:rsidRPr="003F0B0C" w:rsidRDefault="000D10AC" w:rsidP="00572F30">
      <w:pPr>
        <w:rPr>
          <w:rStyle w:val="a3"/>
          <w:rFonts w:ascii="宋体" w:eastAsia="宋体" w:hAnsi="宋体"/>
        </w:rPr>
      </w:pPr>
      <w:hyperlink r:id="rId383" w:history="1">
        <w:r w:rsidR="00572F30" w:rsidRPr="003F0B0C">
          <w:rPr>
            <w:rStyle w:val="a3"/>
            <w:rFonts w:ascii="宋体" w:eastAsia="宋体" w:hAnsi="宋体"/>
          </w:rPr>
          <w:t>https://blog.csdn.net/trapper_c/article/details/51919980</w:t>
        </w:r>
      </w:hyperlink>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hint="eastAsia"/>
          <w:color w:val="4F4F4F"/>
          <w:shd w:val="clear" w:color="auto" w:fill="FFFFFF"/>
        </w:rPr>
        <w:t>练习区（单点更新-成段更新）</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hdu1754</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hdu1394</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hdu2795</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poj2828</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poj2886</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hdu4288</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CodeforcesBeta Round #19 D</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poj2481</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hdu3950</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hdu4521</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CodeforcesBeta Round #99 (Div. 1) C</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4605</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URAL 1989 Subpalindromes</w:t>
      </w:r>
    </w:p>
    <w:p w:rsidR="005A4E7E" w:rsidRPr="003F0B0C" w:rsidRDefault="005A4E7E"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4777</w:t>
      </w:r>
    </w:p>
    <w:p w:rsidR="005A4E7E"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hdu1698</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poj3468</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poj2528</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 xml:space="preserve">poj1436 </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poj2991</w:t>
      </w:r>
      <w:r w:rsidRPr="003F0B0C">
        <w:rPr>
          <w:rFonts w:ascii="宋体" w:eastAsia="宋体" w:hAnsi="宋体" w:cs="Arial"/>
          <w:color w:val="4F4F4F"/>
          <w:shd w:val="clear" w:color="auto" w:fill="FFFFFF"/>
        </w:rPr>
        <w:br/>
        <w:t>uestc1425</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uestc1546</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CodeforcesRound #136 (Div. 2) D</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Uva 12436</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CodeforcesRound #169 (Div. 2) E</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CodeforcesBeta Round #35 (Div. 2) E</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Zoj3299</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fzu2105</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4533</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URAL 1855</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4578</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lastRenderedPageBreak/>
        <w:t>hdu 4455</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4614</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4747</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zoj 3724</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cf343D</w:t>
      </w:r>
    </w:p>
    <w:p w:rsidR="006729AC" w:rsidRPr="003F0B0C" w:rsidRDefault="006729AC"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URAL 1977</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hint="eastAsia"/>
          <w:color w:val="4F4F4F"/>
          <w:shd w:val="clear" w:color="auto" w:fill="FFFFFF"/>
        </w:rPr>
        <w:t>学习区（区间合并-扫描线-其他）</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hdu3397</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hdu2871</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hdu1540</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CodeforcesBeta Round #43 D</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hdu1828</w:t>
      </w:r>
      <w:r w:rsidRPr="003F0B0C">
        <w:rPr>
          <w:rFonts w:ascii="宋体" w:eastAsia="宋体" w:hAnsi="宋体" w:cs="Arial" w:hint="eastAsia"/>
          <w:color w:val="4F4F4F"/>
          <w:shd w:val="clear" w:color="auto" w:fill="FFFFFF"/>
        </w:rPr>
        <w:t>&amp;</w:t>
      </w:r>
      <w:r w:rsidRPr="003F0B0C">
        <w:rPr>
          <w:rFonts w:ascii="宋体" w:eastAsia="宋体" w:hAnsi="宋体" w:cs="Arial"/>
          <w:color w:val="4F4F4F"/>
          <w:shd w:val="clear" w:color="auto" w:fill="FFFFFF"/>
        </w:rPr>
        <w:t xml:space="preserve"> poj 1177</w:t>
      </w:r>
      <w:r w:rsidRPr="003F0B0C">
        <w:rPr>
          <w:rFonts w:ascii="宋体" w:eastAsia="宋体" w:hAnsi="宋体" w:cs="Arial" w:hint="eastAsia"/>
          <w:color w:val="4F4F4F"/>
          <w:shd w:val="clear" w:color="auto" w:fill="FFFFFF"/>
        </w:rPr>
        <w:t>（同一题）</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hdu1255</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3642</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poj2482</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poj2464</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hdu3255</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uva 11983</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hdu4052</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uestc1525</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hdu4419</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zoj 3521</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zoj 3525</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hdu3954</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hdu4027</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hdu3333</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hdu3016</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hdu3340</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ZOJ3511</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UESTC1558</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spojGSS21557</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poj3162</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hdu4358</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hdu4267</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hdu4417</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UVALive4730</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CodeforcesRound #163 (Div. 2) E</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4638</w:t>
      </w:r>
    </w:p>
    <w:p w:rsidR="00094424" w:rsidRPr="003F0B0C" w:rsidRDefault="00094424" w:rsidP="00572F3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4630</w:t>
      </w:r>
    </w:p>
    <w:p w:rsidR="00572F30" w:rsidRPr="003F0B0C" w:rsidRDefault="00572F30" w:rsidP="00FF5A2B">
      <w:pPr>
        <w:pStyle w:val="2"/>
        <w:rPr>
          <w:rFonts w:ascii="宋体" w:eastAsia="宋体" w:hAnsi="宋体"/>
          <w:b w:val="0"/>
        </w:rPr>
      </w:pPr>
      <w:bookmarkStart w:id="269" w:name="_Toc521431961"/>
      <w:r w:rsidRPr="003F0B0C">
        <w:rPr>
          <w:rFonts w:ascii="宋体" w:eastAsia="宋体" w:hAnsi="宋体" w:hint="eastAsia"/>
          <w:b w:val="0"/>
        </w:rPr>
        <w:lastRenderedPageBreak/>
        <w:t>字符串算法</w:t>
      </w:r>
      <w:bookmarkEnd w:id="269"/>
    </w:p>
    <w:p w:rsidR="00BB51E3" w:rsidRPr="003F0B0C" w:rsidRDefault="00572F30" w:rsidP="00FF5A2B">
      <w:pPr>
        <w:pStyle w:val="3"/>
        <w:rPr>
          <w:rFonts w:ascii="宋体" w:eastAsia="宋体" w:hAnsi="宋体"/>
          <w:b w:val="0"/>
        </w:rPr>
      </w:pPr>
      <w:bookmarkStart w:id="270" w:name="_Toc521431962"/>
      <w:r w:rsidRPr="003F0B0C">
        <w:rPr>
          <w:rFonts w:ascii="宋体" w:eastAsia="宋体" w:hAnsi="宋体" w:hint="eastAsia"/>
          <w:b w:val="0"/>
        </w:rPr>
        <w:t>KMP</w:t>
      </w:r>
      <w:bookmarkEnd w:id="270"/>
      <w:r w:rsidRPr="003F0B0C">
        <w:rPr>
          <w:rFonts w:ascii="宋体" w:eastAsia="宋体" w:hAnsi="宋体" w:hint="eastAsia"/>
          <w:b w:val="0"/>
        </w:rPr>
        <w:t xml:space="preserve"> </w:t>
      </w:r>
    </w:p>
    <w:p w:rsidR="00572F30" w:rsidRPr="003F0B0C" w:rsidRDefault="000D10AC" w:rsidP="00BB51E3">
      <w:pPr>
        <w:rPr>
          <w:rStyle w:val="a3"/>
          <w:rFonts w:ascii="宋体" w:eastAsia="宋体" w:hAnsi="宋体"/>
        </w:rPr>
      </w:pPr>
      <w:hyperlink r:id="rId384" w:history="1">
        <w:r w:rsidR="00572F30" w:rsidRPr="003F0B0C">
          <w:rPr>
            <w:rStyle w:val="a3"/>
            <w:rFonts w:ascii="宋体" w:eastAsia="宋体" w:hAnsi="宋体"/>
          </w:rPr>
          <w:t>https://blog.csdn.net/chenguolinblog/article/details/16857765</w:t>
        </w:r>
      </w:hyperlink>
    </w:p>
    <w:p w:rsidR="000E2C94" w:rsidRPr="003F0B0C" w:rsidRDefault="000E2C94" w:rsidP="00BB51E3">
      <w:pPr>
        <w:rPr>
          <w:rStyle w:val="a3"/>
          <w:rFonts w:ascii="宋体" w:eastAsia="宋体" w:hAnsi="宋体"/>
          <w:color w:val="auto"/>
          <w:u w:val="none"/>
        </w:rPr>
      </w:pPr>
      <w:r w:rsidRPr="003F0B0C">
        <w:rPr>
          <w:rStyle w:val="a3"/>
          <w:rFonts w:ascii="宋体" w:eastAsia="宋体" w:hAnsi="宋体" w:hint="eastAsia"/>
          <w:color w:val="auto"/>
          <w:u w:val="none"/>
        </w:rPr>
        <w:t>（已完结）</w:t>
      </w:r>
    </w:p>
    <w:p w:rsidR="00BB51E3" w:rsidRPr="003F0B0C" w:rsidRDefault="00572F30" w:rsidP="00FF5A2B">
      <w:pPr>
        <w:pStyle w:val="3"/>
        <w:rPr>
          <w:rFonts w:ascii="宋体" w:eastAsia="宋体" w:hAnsi="宋体"/>
          <w:b w:val="0"/>
        </w:rPr>
      </w:pPr>
      <w:bookmarkStart w:id="271" w:name="_Toc521431963"/>
      <w:r w:rsidRPr="003F0B0C">
        <w:rPr>
          <w:rFonts w:ascii="宋体" w:eastAsia="宋体" w:hAnsi="宋体" w:hint="eastAsia"/>
          <w:b w:val="0"/>
        </w:rPr>
        <w:t>字典树</w:t>
      </w:r>
      <w:bookmarkEnd w:id="271"/>
    </w:p>
    <w:p w:rsidR="00572F30" w:rsidRPr="003F0B0C" w:rsidRDefault="000D10AC" w:rsidP="00BB51E3">
      <w:pPr>
        <w:rPr>
          <w:rFonts w:ascii="宋体" w:eastAsia="宋体" w:hAnsi="宋体"/>
        </w:rPr>
      </w:pPr>
      <w:hyperlink r:id="rId385" w:history="1">
        <w:r w:rsidR="00572F30" w:rsidRPr="003F0B0C">
          <w:rPr>
            <w:rStyle w:val="a3"/>
            <w:rFonts w:ascii="宋体" w:eastAsia="宋体" w:hAnsi="宋体"/>
          </w:rPr>
          <w:t>https://blog.csdn.net/chenguolinblog/article/details/13625389</w:t>
        </w:r>
      </w:hyperlink>
    </w:p>
    <w:p w:rsidR="00BB51E3" w:rsidRPr="003F0B0C" w:rsidRDefault="00572F30" w:rsidP="00FF5A2B">
      <w:pPr>
        <w:pStyle w:val="3"/>
        <w:rPr>
          <w:rFonts w:ascii="宋体" w:eastAsia="宋体" w:hAnsi="宋体"/>
          <w:b w:val="0"/>
        </w:rPr>
      </w:pPr>
      <w:bookmarkStart w:id="272" w:name="_Toc521431964"/>
      <w:r w:rsidRPr="003F0B0C">
        <w:rPr>
          <w:rFonts w:ascii="宋体" w:eastAsia="宋体" w:hAnsi="宋体"/>
          <w:b w:val="0"/>
        </w:rPr>
        <w:t>AC</w:t>
      </w:r>
      <w:r w:rsidRPr="003F0B0C">
        <w:rPr>
          <w:rFonts w:ascii="宋体" w:eastAsia="宋体" w:hAnsi="宋体" w:hint="eastAsia"/>
          <w:b w:val="0"/>
        </w:rPr>
        <w:t>自动机</w:t>
      </w:r>
      <w:bookmarkEnd w:id="272"/>
    </w:p>
    <w:p w:rsidR="00572F30" w:rsidRPr="003F0B0C" w:rsidRDefault="000D10AC" w:rsidP="00BB51E3">
      <w:pPr>
        <w:rPr>
          <w:rFonts w:ascii="宋体" w:eastAsia="宋体" w:hAnsi="宋体"/>
        </w:rPr>
      </w:pPr>
      <w:hyperlink r:id="rId386" w:history="1">
        <w:r w:rsidR="00572F30" w:rsidRPr="003F0B0C">
          <w:rPr>
            <w:rStyle w:val="a3"/>
            <w:rFonts w:ascii="宋体" w:eastAsia="宋体" w:hAnsi="宋体"/>
          </w:rPr>
          <w:t>https://blog.csdn.net/liuqiyao_01/article/details/8798241</w:t>
        </w:r>
      </w:hyperlink>
    </w:p>
    <w:p w:rsidR="00572F30" w:rsidRPr="003F0B0C" w:rsidRDefault="00572F30" w:rsidP="00FF5A2B">
      <w:pPr>
        <w:pStyle w:val="3"/>
        <w:rPr>
          <w:rFonts w:ascii="宋体" w:eastAsia="宋体" w:hAnsi="宋体"/>
          <w:b w:val="0"/>
        </w:rPr>
      </w:pPr>
      <w:bookmarkStart w:id="273" w:name="_Toc521431965"/>
      <w:r w:rsidRPr="003F0B0C">
        <w:rPr>
          <w:rFonts w:ascii="宋体" w:eastAsia="宋体" w:hAnsi="宋体" w:hint="eastAsia"/>
          <w:b w:val="0"/>
        </w:rPr>
        <w:t>后缀数组</w:t>
      </w:r>
      <w:bookmarkEnd w:id="273"/>
    </w:p>
    <w:p w:rsidR="00D735E3" w:rsidRPr="003F0B0C" w:rsidRDefault="00D735E3" w:rsidP="00FF5A2B">
      <w:pPr>
        <w:pStyle w:val="2"/>
        <w:rPr>
          <w:rFonts w:ascii="宋体" w:eastAsia="宋体" w:hAnsi="宋体"/>
          <w:b w:val="0"/>
        </w:rPr>
      </w:pPr>
      <w:bookmarkStart w:id="274" w:name="_Toc521431966"/>
      <w:r w:rsidRPr="003F0B0C">
        <w:rPr>
          <w:rFonts w:ascii="宋体" w:eastAsia="宋体" w:hAnsi="宋体" w:hint="eastAsia"/>
          <w:b w:val="0"/>
        </w:rPr>
        <w:t>计算几何（模板库训练）</w:t>
      </w:r>
      <w:bookmarkEnd w:id="274"/>
    </w:p>
    <w:p w:rsidR="008D0975" w:rsidRPr="003F0B0C" w:rsidRDefault="000D10AC" w:rsidP="00572F30">
      <w:pPr>
        <w:rPr>
          <w:rFonts w:ascii="宋体" w:eastAsia="宋体" w:hAnsi="宋体"/>
        </w:rPr>
      </w:pPr>
      <w:hyperlink r:id="rId387" w:history="1">
        <w:r w:rsidR="008D0975" w:rsidRPr="003F0B0C">
          <w:rPr>
            <w:rStyle w:val="a3"/>
            <w:rFonts w:ascii="宋体" w:eastAsia="宋体" w:hAnsi="宋体"/>
          </w:rPr>
          <w:t>https://blog.csdn.net/feizaoSYUACM/article/details/54835327</w:t>
        </w:r>
      </w:hyperlink>
    </w:p>
    <w:p w:rsidR="008D0975" w:rsidRPr="003F0B0C" w:rsidRDefault="000D10AC" w:rsidP="00572F30">
      <w:pPr>
        <w:rPr>
          <w:rStyle w:val="a3"/>
          <w:rFonts w:ascii="宋体" w:eastAsia="宋体" w:hAnsi="宋体"/>
        </w:rPr>
      </w:pPr>
      <w:hyperlink r:id="rId388" w:history="1">
        <w:r w:rsidR="008D0975" w:rsidRPr="003F0B0C">
          <w:rPr>
            <w:rStyle w:val="a3"/>
            <w:rFonts w:ascii="宋体" w:eastAsia="宋体" w:hAnsi="宋体"/>
          </w:rPr>
          <w:t>https://blog.csdn.net/chm517/article/details/44892713</w:t>
        </w:r>
      </w:hyperlink>
    </w:p>
    <w:p w:rsidR="00E90A8F" w:rsidRPr="003F0B0C" w:rsidRDefault="000D10AC" w:rsidP="00572F30">
      <w:pPr>
        <w:rPr>
          <w:rFonts w:ascii="宋体" w:eastAsia="宋体" w:hAnsi="宋体"/>
        </w:rPr>
      </w:pPr>
      <w:hyperlink r:id="rId389" w:history="1">
        <w:r w:rsidR="00E90A8F" w:rsidRPr="003F0B0C">
          <w:rPr>
            <w:rStyle w:val="a3"/>
            <w:rFonts w:ascii="宋体" w:eastAsia="宋体" w:hAnsi="宋体"/>
          </w:rPr>
          <w:t>https://blog.csdn.net/liuqiyao_01/article/details/8750742</w:t>
        </w:r>
      </w:hyperlink>
    </w:p>
    <w:p w:rsidR="00E90A8F" w:rsidRPr="003F0B0C" w:rsidRDefault="000D10AC" w:rsidP="00572F30">
      <w:pPr>
        <w:rPr>
          <w:rFonts w:ascii="宋体" w:eastAsia="宋体" w:hAnsi="宋体"/>
        </w:rPr>
      </w:pPr>
      <w:hyperlink r:id="rId390" w:history="1">
        <w:r w:rsidR="00E90A8F" w:rsidRPr="003F0B0C">
          <w:rPr>
            <w:rStyle w:val="a3"/>
            <w:rFonts w:ascii="宋体" w:eastAsia="宋体" w:hAnsi="宋体"/>
          </w:rPr>
          <w:t>https://blog.csdn.net/liuqiyao_01/article/details/26964261</w:t>
        </w:r>
      </w:hyperlink>
    </w:p>
    <w:p w:rsidR="00C73F8A" w:rsidRPr="003F0B0C" w:rsidRDefault="00C73F8A" w:rsidP="00C73F8A">
      <w:pPr>
        <w:pStyle w:val="2"/>
        <w:rPr>
          <w:rFonts w:ascii="宋体" w:eastAsia="宋体" w:hAnsi="宋体"/>
          <w:b w:val="0"/>
        </w:rPr>
      </w:pPr>
      <w:bookmarkStart w:id="275" w:name="_Toc521431967"/>
      <w:r w:rsidRPr="003F0B0C">
        <w:rPr>
          <w:rFonts w:ascii="宋体" w:eastAsia="宋体" w:hAnsi="宋体" w:hint="eastAsia"/>
          <w:b w:val="0"/>
        </w:rPr>
        <w:t>金银牌题库</w:t>
      </w:r>
      <w:bookmarkEnd w:id="275"/>
    </w:p>
    <w:p w:rsidR="00C73F8A" w:rsidRPr="003F0B0C" w:rsidRDefault="00C73F8A" w:rsidP="00C73F8A">
      <w:pPr>
        <w:rPr>
          <w:rFonts w:ascii="宋体" w:eastAsia="宋体" w:hAnsi="宋体"/>
        </w:rPr>
      </w:pPr>
      <w:r w:rsidRPr="003F0B0C">
        <w:rPr>
          <w:rFonts w:ascii="宋体" w:eastAsia="宋体" w:hAnsi="宋体" w:hint="eastAsia"/>
        </w:rPr>
        <w:t>HDU-</w:t>
      </w:r>
      <w:r w:rsidRPr="003F0B0C">
        <w:rPr>
          <w:rFonts w:ascii="宋体" w:eastAsia="宋体" w:hAnsi="宋体"/>
        </w:rPr>
        <w:t>5859</w:t>
      </w:r>
      <w:r w:rsidRPr="003F0B0C">
        <w:rPr>
          <w:rFonts w:ascii="宋体" w:eastAsia="宋体" w:hAnsi="宋体" w:hint="eastAsia"/>
        </w:rPr>
        <w:t>-</w:t>
      </w:r>
      <w:r w:rsidRPr="003F0B0C">
        <w:rPr>
          <w:rFonts w:ascii="宋体" w:eastAsia="宋体" w:hAnsi="宋体"/>
        </w:rPr>
        <w:t>2016</w:t>
      </w:r>
      <w:r w:rsidRPr="003F0B0C">
        <w:rPr>
          <w:rFonts w:ascii="宋体" w:eastAsia="宋体" w:hAnsi="宋体" w:hint="eastAsia"/>
        </w:rPr>
        <w:t>多校10-金牌题</w:t>
      </w:r>
    </w:p>
    <w:p w:rsidR="00C73F8A" w:rsidRPr="003F0B0C" w:rsidRDefault="00C73F8A" w:rsidP="00C73F8A">
      <w:pPr>
        <w:rPr>
          <w:rFonts w:ascii="宋体" w:eastAsia="宋体" w:hAnsi="宋体"/>
        </w:rPr>
      </w:pPr>
      <w:r w:rsidRPr="003F0B0C">
        <w:rPr>
          <w:rFonts w:ascii="宋体" w:eastAsia="宋体" w:hAnsi="宋体" w:hint="eastAsia"/>
        </w:rPr>
        <w:t>HDU-5864-2016多校10-银牌题</w:t>
      </w:r>
    </w:p>
    <w:p w:rsidR="00C73F8A" w:rsidRPr="003F0B0C" w:rsidRDefault="00C73F8A" w:rsidP="00C73F8A">
      <w:pPr>
        <w:rPr>
          <w:rFonts w:ascii="宋体" w:eastAsia="宋体" w:hAnsi="宋体"/>
        </w:rPr>
      </w:pPr>
      <w:r w:rsidRPr="003F0B0C">
        <w:rPr>
          <w:rFonts w:ascii="宋体" w:eastAsia="宋体" w:hAnsi="宋体" w:hint="eastAsia"/>
        </w:rPr>
        <w:t>HDU-5865-2016多校10-金牌题</w:t>
      </w:r>
    </w:p>
    <w:p w:rsidR="00C73F8A" w:rsidRPr="003F0B0C" w:rsidRDefault="00C73F8A" w:rsidP="00C73F8A">
      <w:pPr>
        <w:rPr>
          <w:rFonts w:ascii="宋体" w:eastAsia="宋体" w:hAnsi="宋体"/>
        </w:rPr>
      </w:pPr>
      <w:r w:rsidRPr="003F0B0C">
        <w:rPr>
          <w:rFonts w:ascii="宋体" w:eastAsia="宋体" w:hAnsi="宋体" w:hint="eastAsia"/>
        </w:rPr>
        <w:t>HDU-58</w:t>
      </w:r>
      <w:r w:rsidRPr="003F0B0C">
        <w:rPr>
          <w:rFonts w:ascii="宋体" w:eastAsia="宋体" w:hAnsi="宋体"/>
        </w:rPr>
        <w:t>66-2016</w:t>
      </w:r>
      <w:r w:rsidRPr="003F0B0C">
        <w:rPr>
          <w:rFonts w:ascii="宋体" w:eastAsia="宋体" w:hAnsi="宋体" w:hint="eastAsia"/>
        </w:rPr>
        <w:t>多校10-银牌题</w:t>
      </w:r>
    </w:p>
    <w:p w:rsidR="00D443D8" w:rsidRPr="003F0B0C" w:rsidRDefault="00D443D8" w:rsidP="00D443D8">
      <w:pPr>
        <w:rPr>
          <w:rFonts w:ascii="宋体" w:eastAsia="宋体" w:hAnsi="宋体"/>
        </w:rPr>
      </w:pPr>
      <w:r w:rsidRPr="003F0B0C">
        <w:rPr>
          <w:rFonts w:ascii="宋体" w:eastAsia="宋体" w:hAnsi="宋体" w:hint="eastAsia"/>
        </w:rPr>
        <w:t>牛客网2018暑期多校5</w:t>
      </w:r>
      <w:r w:rsidRPr="003F0B0C">
        <w:rPr>
          <w:rFonts w:ascii="宋体" w:eastAsia="宋体" w:hAnsi="宋体"/>
        </w:rPr>
        <w:t>B</w:t>
      </w:r>
      <w:r w:rsidRPr="003F0B0C">
        <w:rPr>
          <w:rFonts w:ascii="宋体" w:eastAsia="宋体" w:hAnsi="宋体" w:hint="eastAsia"/>
        </w:rPr>
        <w:t>-</w:t>
      </w:r>
      <w:r w:rsidRPr="003F0B0C">
        <w:rPr>
          <w:rFonts w:ascii="宋体" w:eastAsia="宋体" w:hAnsi="宋体"/>
        </w:rPr>
        <w:t>div-</w:t>
      </w:r>
      <w:r w:rsidRPr="003F0B0C">
        <w:rPr>
          <w:rFonts w:ascii="宋体" w:eastAsia="宋体" w:hAnsi="宋体" w:hint="eastAsia"/>
        </w:rPr>
        <w:t>银</w:t>
      </w:r>
    </w:p>
    <w:p w:rsidR="00D443D8" w:rsidRPr="003F0B0C" w:rsidRDefault="00D443D8" w:rsidP="00D443D8">
      <w:pPr>
        <w:rPr>
          <w:rFonts w:ascii="宋体" w:eastAsia="宋体" w:hAnsi="宋体"/>
        </w:rPr>
      </w:pPr>
      <w:r w:rsidRPr="003F0B0C">
        <w:rPr>
          <w:rFonts w:ascii="宋体" w:eastAsia="宋体" w:hAnsi="宋体" w:hint="eastAsia"/>
        </w:rPr>
        <w:t>牛客网2018暑期多校5</w:t>
      </w:r>
      <w:r w:rsidRPr="003F0B0C">
        <w:rPr>
          <w:rFonts w:ascii="宋体" w:eastAsia="宋体" w:hAnsi="宋体"/>
        </w:rPr>
        <w:t>C</w:t>
      </w:r>
      <w:r w:rsidRPr="003F0B0C">
        <w:rPr>
          <w:rFonts w:ascii="宋体" w:eastAsia="宋体" w:hAnsi="宋体" w:hint="eastAsia"/>
        </w:rPr>
        <w:t>-</w:t>
      </w:r>
      <w:r w:rsidRPr="003F0B0C">
        <w:rPr>
          <w:rFonts w:ascii="宋体" w:eastAsia="宋体" w:hAnsi="宋体"/>
        </w:rPr>
        <w:t>grf-</w:t>
      </w:r>
      <w:r w:rsidRPr="003F0B0C">
        <w:rPr>
          <w:rFonts w:ascii="宋体" w:eastAsia="宋体" w:hAnsi="宋体" w:hint="eastAsia"/>
        </w:rPr>
        <w:t>金</w:t>
      </w:r>
    </w:p>
    <w:p w:rsidR="00D443D8" w:rsidRPr="003F0B0C" w:rsidRDefault="00D443D8" w:rsidP="00D443D8">
      <w:pPr>
        <w:rPr>
          <w:rFonts w:ascii="宋体" w:eastAsia="宋体" w:hAnsi="宋体"/>
        </w:rPr>
      </w:pPr>
      <w:r w:rsidRPr="003F0B0C">
        <w:rPr>
          <w:rFonts w:ascii="宋体" w:eastAsia="宋体" w:hAnsi="宋体" w:hint="eastAsia"/>
        </w:rPr>
        <w:t>牛客网2018暑期多校5</w:t>
      </w:r>
      <w:r w:rsidRPr="003F0B0C">
        <w:rPr>
          <w:rFonts w:ascii="宋体" w:eastAsia="宋体" w:hAnsi="宋体"/>
        </w:rPr>
        <w:t>D</w:t>
      </w:r>
      <w:r w:rsidRPr="003F0B0C">
        <w:rPr>
          <w:rFonts w:ascii="宋体" w:eastAsia="宋体" w:hAnsi="宋体" w:hint="eastAsia"/>
        </w:rPr>
        <w:t>-</w:t>
      </w:r>
      <w:r w:rsidRPr="003F0B0C">
        <w:rPr>
          <w:rFonts w:ascii="宋体" w:eastAsia="宋体" w:hAnsi="宋体"/>
        </w:rPr>
        <w:t>inv-</w:t>
      </w:r>
      <w:r w:rsidRPr="003F0B0C">
        <w:rPr>
          <w:rFonts w:ascii="宋体" w:eastAsia="宋体" w:hAnsi="宋体" w:hint="eastAsia"/>
        </w:rPr>
        <w:t>金</w:t>
      </w:r>
    </w:p>
    <w:p w:rsidR="00D443D8" w:rsidRPr="003F0B0C" w:rsidRDefault="00D443D8" w:rsidP="00D443D8">
      <w:pPr>
        <w:rPr>
          <w:rFonts w:ascii="宋体" w:eastAsia="宋体" w:hAnsi="宋体"/>
        </w:rPr>
      </w:pPr>
      <w:r w:rsidRPr="003F0B0C">
        <w:rPr>
          <w:rFonts w:ascii="宋体" w:eastAsia="宋体" w:hAnsi="宋体" w:hint="eastAsia"/>
        </w:rPr>
        <w:t>牛客网2018暑期多校5</w:t>
      </w:r>
      <w:r w:rsidRPr="003F0B0C">
        <w:rPr>
          <w:rFonts w:ascii="宋体" w:eastAsia="宋体" w:hAnsi="宋体"/>
        </w:rPr>
        <w:t>H</w:t>
      </w:r>
      <w:r w:rsidRPr="003F0B0C">
        <w:rPr>
          <w:rFonts w:ascii="宋体" w:eastAsia="宋体" w:hAnsi="宋体" w:hint="eastAsia"/>
        </w:rPr>
        <w:t>-</w:t>
      </w:r>
      <w:r w:rsidRPr="003F0B0C">
        <w:rPr>
          <w:rFonts w:ascii="宋体" w:eastAsia="宋体" w:hAnsi="宋体"/>
        </w:rPr>
        <w:t>subseq-</w:t>
      </w:r>
      <w:r w:rsidRPr="003F0B0C">
        <w:rPr>
          <w:rFonts w:ascii="宋体" w:eastAsia="宋体" w:hAnsi="宋体" w:hint="eastAsia"/>
        </w:rPr>
        <w:t>银</w:t>
      </w:r>
    </w:p>
    <w:p w:rsidR="00D443D8" w:rsidRPr="003F0B0C" w:rsidRDefault="00D443D8" w:rsidP="00C73F8A">
      <w:pPr>
        <w:rPr>
          <w:rFonts w:ascii="宋体" w:eastAsia="宋体" w:hAnsi="宋体"/>
        </w:rPr>
      </w:pPr>
      <w:r w:rsidRPr="003F0B0C">
        <w:rPr>
          <w:rFonts w:ascii="宋体" w:eastAsia="宋体" w:hAnsi="宋体" w:hint="eastAsia"/>
        </w:rPr>
        <w:t>牛客网2018暑期多校5</w:t>
      </w:r>
      <w:r w:rsidRPr="003F0B0C">
        <w:rPr>
          <w:rFonts w:ascii="宋体" w:eastAsia="宋体" w:hAnsi="宋体"/>
        </w:rPr>
        <w:t>I</w:t>
      </w:r>
      <w:r w:rsidRPr="003F0B0C">
        <w:rPr>
          <w:rFonts w:ascii="宋体" w:eastAsia="宋体" w:hAnsi="宋体" w:hint="eastAsia"/>
        </w:rPr>
        <w:t>-</w:t>
      </w:r>
      <w:r w:rsidRPr="003F0B0C">
        <w:rPr>
          <w:rFonts w:ascii="宋体" w:eastAsia="宋体" w:hAnsi="宋体"/>
        </w:rPr>
        <w:t>vcd-</w:t>
      </w:r>
      <w:r w:rsidRPr="003F0B0C">
        <w:rPr>
          <w:rFonts w:ascii="宋体" w:eastAsia="宋体" w:hAnsi="宋体" w:hint="eastAsia"/>
        </w:rPr>
        <w:t>银</w:t>
      </w:r>
    </w:p>
    <w:p w:rsidR="00612BFC" w:rsidRPr="003F0B0C" w:rsidRDefault="00612BFC" w:rsidP="00C73F8A">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暑期多校6</w:t>
      </w:r>
      <w:r w:rsidRPr="003F0B0C">
        <w:rPr>
          <w:rFonts w:ascii="宋体" w:eastAsia="宋体" w:hAnsi="宋体"/>
        </w:rPr>
        <w:t>B</w:t>
      </w:r>
      <w:r w:rsidRPr="003F0B0C">
        <w:rPr>
          <w:rFonts w:ascii="宋体" w:eastAsia="宋体" w:hAnsi="宋体" w:hint="eastAsia"/>
        </w:rPr>
        <w:t>-</w:t>
      </w:r>
      <w:hyperlink r:id="rId391" w:tgtFrame="_blank" w:history="1">
        <w:r w:rsidRPr="003F0B0C">
          <w:rPr>
            <w:rFonts w:ascii="宋体" w:eastAsia="宋体" w:hAnsi="宋体"/>
          </w:rPr>
          <w:t>Endless Pallet</w:t>
        </w:r>
      </w:hyperlink>
      <w:r w:rsidRPr="003F0B0C">
        <w:rPr>
          <w:rFonts w:ascii="宋体" w:eastAsia="宋体" w:hAnsi="宋体" w:hint="eastAsia"/>
        </w:rPr>
        <w:t>-金</w:t>
      </w:r>
    </w:p>
    <w:p w:rsidR="00612BFC" w:rsidRPr="003F0B0C" w:rsidRDefault="00612BFC" w:rsidP="00612BFC">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暑期多校6</w:t>
      </w:r>
      <w:r w:rsidRPr="003F0B0C">
        <w:rPr>
          <w:rFonts w:ascii="宋体" w:eastAsia="宋体" w:hAnsi="宋体"/>
        </w:rPr>
        <w:t>E</w:t>
      </w:r>
      <w:r w:rsidRPr="003F0B0C">
        <w:rPr>
          <w:rFonts w:ascii="宋体" w:eastAsia="宋体" w:hAnsi="宋体" w:hint="eastAsia"/>
        </w:rPr>
        <w:t>-</w:t>
      </w:r>
      <w:r w:rsidRPr="003F0B0C">
        <w:rPr>
          <w:rFonts w:ascii="宋体" w:eastAsia="宋体" w:hAnsi="宋体"/>
        </w:rPr>
        <w:t xml:space="preserve"> </w:t>
      </w:r>
      <w:hyperlink r:id="rId392" w:tgtFrame="_blank" w:history="1">
        <w:r w:rsidRPr="003F0B0C">
          <w:rPr>
            <w:rFonts w:ascii="宋体" w:eastAsia="宋体" w:hAnsi="宋体"/>
          </w:rPr>
          <w:t>Charmander</w:t>
        </w:r>
      </w:hyperlink>
      <w:r w:rsidRPr="003F0B0C">
        <w:rPr>
          <w:rFonts w:ascii="宋体" w:eastAsia="宋体" w:hAnsi="宋体" w:hint="eastAsia"/>
        </w:rPr>
        <w:t>-金</w:t>
      </w:r>
    </w:p>
    <w:p w:rsidR="00612BFC" w:rsidRPr="003F0B0C" w:rsidRDefault="00612BFC" w:rsidP="00612BFC">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暑期多校6</w:t>
      </w:r>
      <w:r w:rsidRPr="003F0B0C">
        <w:rPr>
          <w:rFonts w:ascii="宋体" w:eastAsia="宋体" w:hAnsi="宋体"/>
        </w:rPr>
        <w:t>H</w:t>
      </w:r>
      <w:r w:rsidRPr="003F0B0C">
        <w:rPr>
          <w:rFonts w:ascii="宋体" w:eastAsia="宋体" w:hAnsi="宋体" w:hint="eastAsia"/>
        </w:rPr>
        <w:t>-</w:t>
      </w:r>
      <w:r w:rsidRPr="003F0B0C">
        <w:rPr>
          <w:rFonts w:ascii="宋体" w:eastAsia="宋体" w:hAnsi="宋体"/>
        </w:rPr>
        <w:t xml:space="preserve"> </w:t>
      </w:r>
      <w:hyperlink r:id="rId393" w:tgtFrame="_blank" w:history="1">
        <w:r w:rsidRPr="003F0B0C">
          <w:rPr>
            <w:rFonts w:ascii="宋体" w:eastAsia="宋体" w:hAnsi="宋体"/>
          </w:rPr>
          <w:t>Eevee</w:t>
        </w:r>
      </w:hyperlink>
      <w:r w:rsidRPr="003F0B0C">
        <w:rPr>
          <w:rFonts w:ascii="宋体" w:eastAsia="宋体" w:hAnsi="宋体" w:hint="eastAsia"/>
        </w:rPr>
        <w:t>-金</w:t>
      </w:r>
    </w:p>
    <w:p w:rsidR="00612BFC" w:rsidRPr="003F0B0C" w:rsidRDefault="00612BFC" w:rsidP="00612BFC">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暑期多校6</w:t>
      </w:r>
      <w:r w:rsidRPr="003F0B0C">
        <w:rPr>
          <w:rFonts w:ascii="宋体" w:eastAsia="宋体" w:hAnsi="宋体"/>
        </w:rPr>
        <w:t>F</w:t>
      </w:r>
      <w:r w:rsidRPr="003F0B0C">
        <w:rPr>
          <w:rFonts w:ascii="宋体" w:eastAsia="宋体" w:hAnsi="宋体" w:hint="eastAsia"/>
        </w:rPr>
        <w:t>-</w:t>
      </w:r>
      <w:r w:rsidRPr="003F0B0C">
        <w:rPr>
          <w:rFonts w:ascii="宋体" w:eastAsia="宋体" w:hAnsi="宋体"/>
        </w:rPr>
        <w:t xml:space="preserve"> </w:t>
      </w:r>
      <w:hyperlink r:id="rId394" w:tgtFrame="_blank" w:history="1">
        <w:r w:rsidRPr="003F0B0C">
          <w:rPr>
            <w:rFonts w:ascii="宋体" w:eastAsia="宋体" w:hAnsi="宋体"/>
          </w:rPr>
          <w:t>Squirtle</w:t>
        </w:r>
      </w:hyperlink>
      <w:r w:rsidRPr="003F0B0C">
        <w:rPr>
          <w:rFonts w:ascii="宋体" w:eastAsia="宋体" w:hAnsi="宋体" w:hint="eastAsia"/>
        </w:rPr>
        <w:t>-银</w:t>
      </w:r>
    </w:p>
    <w:p w:rsidR="00612BFC" w:rsidRPr="003F0B0C" w:rsidRDefault="00612BFC" w:rsidP="00612BFC">
      <w:pPr>
        <w:rPr>
          <w:rFonts w:ascii="宋体" w:eastAsia="宋体" w:hAnsi="宋体"/>
        </w:rPr>
      </w:pPr>
      <w:r w:rsidRPr="003F0B0C">
        <w:rPr>
          <w:rFonts w:ascii="宋体" w:eastAsia="宋体" w:hAnsi="宋体" w:hint="eastAsia"/>
        </w:rPr>
        <w:lastRenderedPageBreak/>
        <w:t>牛客网2</w:t>
      </w:r>
      <w:r w:rsidRPr="003F0B0C">
        <w:rPr>
          <w:rFonts w:ascii="宋体" w:eastAsia="宋体" w:hAnsi="宋体"/>
        </w:rPr>
        <w:t>018</w:t>
      </w:r>
      <w:r w:rsidRPr="003F0B0C">
        <w:rPr>
          <w:rFonts w:ascii="宋体" w:eastAsia="宋体" w:hAnsi="宋体" w:hint="eastAsia"/>
        </w:rPr>
        <w:t>暑期多校6</w:t>
      </w:r>
      <w:r w:rsidRPr="003F0B0C">
        <w:rPr>
          <w:rFonts w:ascii="宋体" w:eastAsia="宋体" w:hAnsi="宋体"/>
        </w:rPr>
        <w:t>G</w:t>
      </w:r>
      <w:r w:rsidRPr="003F0B0C">
        <w:rPr>
          <w:rFonts w:ascii="宋体" w:eastAsia="宋体" w:hAnsi="宋体" w:hint="eastAsia"/>
        </w:rPr>
        <w:t>-</w:t>
      </w:r>
      <w:r w:rsidRPr="003F0B0C">
        <w:rPr>
          <w:rFonts w:ascii="宋体" w:eastAsia="宋体" w:hAnsi="宋体"/>
        </w:rPr>
        <w:t xml:space="preserve"> </w:t>
      </w:r>
      <w:hyperlink r:id="rId395" w:tgtFrame="_blank" w:history="1">
        <w:r w:rsidRPr="003F0B0C">
          <w:rPr>
            <w:rFonts w:ascii="宋体" w:eastAsia="宋体" w:hAnsi="宋体"/>
          </w:rPr>
          <w:t>Pikachu</w:t>
        </w:r>
      </w:hyperlink>
      <w:r w:rsidRPr="003F0B0C">
        <w:rPr>
          <w:rFonts w:ascii="宋体" w:eastAsia="宋体" w:hAnsi="宋体" w:hint="eastAsia"/>
        </w:rPr>
        <w:t>-银</w:t>
      </w:r>
    </w:p>
    <w:p w:rsidR="00612BFC" w:rsidRPr="003F0B0C" w:rsidRDefault="00F73381" w:rsidP="00C73F8A">
      <w:pPr>
        <w:rPr>
          <w:rFonts w:ascii="宋体" w:eastAsia="宋体" w:hAnsi="宋体"/>
        </w:rPr>
      </w:pPr>
      <w:r w:rsidRPr="003F0B0C">
        <w:rPr>
          <w:rFonts w:ascii="宋体" w:eastAsia="宋体" w:hAnsi="宋体" w:hint="eastAsia"/>
        </w:rPr>
        <w:t>2018百度之星程序设计大赛资格赛-</w:t>
      </w:r>
      <w:r w:rsidRPr="003F0B0C">
        <w:rPr>
          <w:rFonts w:ascii="宋体" w:eastAsia="宋体" w:hAnsi="宋体"/>
        </w:rPr>
        <w:t>1004</w:t>
      </w:r>
      <w:r w:rsidRPr="003F0B0C">
        <w:rPr>
          <w:rFonts w:ascii="宋体" w:eastAsia="宋体" w:hAnsi="宋体" w:hint="eastAsia"/>
        </w:rPr>
        <w:t>-点集划分-金</w:t>
      </w:r>
    </w:p>
    <w:p w:rsidR="00245D51" w:rsidRPr="003F0B0C" w:rsidRDefault="00894D7C" w:rsidP="00245D51">
      <w:pPr>
        <w:pStyle w:val="3"/>
        <w:rPr>
          <w:rFonts w:ascii="宋体" w:eastAsia="宋体" w:hAnsi="宋体"/>
          <w:b w:val="0"/>
        </w:rPr>
      </w:pPr>
      <w:bookmarkStart w:id="276" w:name="_Toc521431968"/>
      <w:r w:rsidRPr="003F0B0C">
        <w:rPr>
          <w:rFonts w:ascii="宋体" w:eastAsia="宋体" w:hAnsi="宋体" w:hint="eastAsia"/>
          <w:b w:val="0"/>
        </w:rPr>
        <w:t>金牌题（无明显前置）题集</w:t>
      </w:r>
      <w:bookmarkEnd w:id="276"/>
    </w:p>
    <w:p w:rsidR="00894D7C" w:rsidRPr="003F0B0C" w:rsidRDefault="00894D7C" w:rsidP="00894D7C">
      <w:pPr>
        <w:pStyle w:val="4"/>
        <w:rPr>
          <w:rFonts w:ascii="宋体" w:eastAsia="宋体" w:hAnsi="宋体"/>
          <w:b w:val="0"/>
        </w:rPr>
      </w:pPr>
      <w:r w:rsidRPr="003F0B0C">
        <w:rPr>
          <w:rFonts w:ascii="宋体" w:eastAsia="宋体" w:hAnsi="宋体" w:hint="eastAsia"/>
          <w:b w:val="0"/>
        </w:rPr>
        <w:t>金牌题-前置:无</w:t>
      </w:r>
    </w:p>
    <w:p w:rsidR="00894D7C" w:rsidRPr="003F0B0C" w:rsidRDefault="00894D7C" w:rsidP="00894D7C">
      <w:pPr>
        <w:rPr>
          <w:rFonts w:ascii="宋体" w:eastAsia="宋体" w:hAnsi="宋体"/>
        </w:rPr>
      </w:pPr>
      <w:r w:rsidRPr="003F0B0C">
        <w:rPr>
          <w:rFonts w:ascii="宋体" w:eastAsia="宋体" w:hAnsi="宋体" w:hint="eastAsia"/>
        </w:rPr>
        <w:t>2018杭电暑期多校4H-</w:t>
      </w:r>
      <w:r w:rsidRPr="003F0B0C">
        <w:rPr>
          <w:rFonts w:ascii="宋体" w:eastAsia="宋体" w:hAnsi="宋体"/>
        </w:rPr>
        <w:t>HDU6339</w:t>
      </w:r>
      <w:r w:rsidRPr="003F0B0C">
        <w:rPr>
          <w:rFonts w:ascii="宋体" w:eastAsia="宋体" w:hAnsi="宋体" w:hint="eastAsia"/>
        </w:rPr>
        <w:t>-</w:t>
      </w:r>
      <w:r w:rsidRPr="003F0B0C">
        <w:rPr>
          <w:rFonts w:ascii="宋体" w:eastAsia="宋体" w:hAnsi="宋体"/>
        </w:rPr>
        <w:t>Eat Cards,Have Fun</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【TAG】</w:t>
      </w:r>
    </w:p>
    <w:p w:rsidR="00894D7C" w:rsidRPr="003F0B0C" w:rsidRDefault="00894D7C" w:rsidP="00894D7C">
      <w:pPr>
        <w:rPr>
          <w:rFonts w:ascii="宋体" w:eastAsia="宋体" w:hAnsi="宋体"/>
        </w:rPr>
      </w:pPr>
      <w:r w:rsidRPr="003F0B0C">
        <w:rPr>
          <w:rFonts w:ascii="宋体" w:eastAsia="宋体" w:hAnsi="宋体" w:hint="eastAsia"/>
        </w:rPr>
        <w:t>【题解】</w:t>
      </w:r>
    </w:p>
    <w:p w:rsidR="00894D7C" w:rsidRPr="003F0B0C" w:rsidRDefault="00894D7C" w:rsidP="00894D7C">
      <w:pPr>
        <w:rPr>
          <w:rFonts w:ascii="宋体" w:eastAsia="宋体" w:hAnsi="宋体"/>
        </w:rPr>
      </w:pPr>
      <w:r w:rsidRPr="003F0B0C">
        <w:rPr>
          <w:rFonts w:ascii="宋体" w:eastAsia="宋体" w:hAnsi="宋体" w:hint="eastAsia"/>
        </w:rPr>
        <w:t>【代码】</w:t>
      </w:r>
    </w:p>
    <w:p w:rsidR="00FB28F9" w:rsidRPr="003F0B0C" w:rsidRDefault="00FB28F9" w:rsidP="00FB28F9">
      <w:pPr>
        <w:pStyle w:val="4"/>
        <w:rPr>
          <w:rFonts w:ascii="宋体" w:eastAsia="宋体" w:hAnsi="宋体"/>
          <w:b w:val="0"/>
        </w:rPr>
      </w:pPr>
      <w:r w:rsidRPr="003F0B0C">
        <w:rPr>
          <w:rFonts w:ascii="宋体" w:eastAsia="宋体" w:hAnsi="宋体" w:hint="eastAsia"/>
          <w:b w:val="0"/>
        </w:rPr>
        <w:t>金牌题-前置：无</w:t>
      </w:r>
    </w:p>
    <w:p w:rsidR="00FB28F9" w:rsidRPr="003F0B0C" w:rsidRDefault="00FB28F9" w:rsidP="00894D7C">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暑期多校4</w:t>
      </w:r>
      <w:r w:rsidRPr="003F0B0C">
        <w:rPr>
          <w:rFonts w:ascii="宋体" w:eastAsia="宋体" w:hAnsi="宋体"/>
        </w:rPr>
        <w:t>B</w:t>
      </w:r>
      <w:r w:rsidRPr="003F0B0C">
        <w:rPr>
          <w:rFonts w:ascii="宋体" w:eastAsia="宋体" w:hAnsi="宋体" w:hint="eastAsia"/>
        </w:rPr>
        <w:t>-</w:t>
      </w:r>
      <w:r w:rsidRPr="003F0B0C">
        <w:rPr>
          <w:rFonts w:ascii="宋体" w:eastAsia="宋体" w:hAnsi="宋体"/>
        </w:rPr>
        <w:t>Interval Revisited</w:t>
      </w:r>
    </w:p>
    <w:p w:rsidR="00FB28F9" w:rsidRPr="003F0B0C" w:rsidRDefault="00FB28F9" w:rsidP="00894D7C">
      <w:pPr>
        <w:rPr>
          <w:rFonts w:ascii="宋体" w:eastAsia="宋体" w:hAnsi="宋体"/>
        </w:rPr>
      </w:pPr>
      <w:r w:rsidRPr="003F0B0C">
        <w:rPr>
          <w:rFonts w:ascii="宋体" w:eastAsia="宋体" w:hAnsi="宋体" w:hint="eastAsia"/>
        </w:rPr>
        <w:t>【题意】</w:t>
      </w:r>
    </w:p>
    <w:p w:rsidR="00FB28F9" w:rsidRPr="003F0B0C" w:rsidRDefault="00FB28F9" w:rsidP="00894D7C">
      <w:pPr>
        <w:rPr>
          <w:rFonts w:ascii="宋体" w:eastAsia="宋体" w:hAnsi="宋体"/>
        </w:rPr>
      </w:pPr>
      <w:r w:rsidRPr="003F0B0C">
        <w:rPr>
          <w:rFonts w:ascii="宋体" w:eastAsia="宋体" w:hAnsi="宋体" w:hint="eastAsia"/>
        </w:rPr>
        <w:t>【TAG】区间操作 线段树优化</w:t>
      </w:r>
    </w:p>
    <w:p w:rsidR="00FB28F9" w:rsidRPr="003F0B0C" w:rsidRDefault="00FB28F9" w:rsidP="00894D7C">
      <w:pPr>
        <w:rPr>
          <w:rFonts w:ascii="宋体" w:eastAsia="宋体" w:hAnsi="宋体"/>
        </w:rPr>
      </w:pPr>
      <w:r w:rsidRPr="003F0B0C">
        <w:rPr>
          <w:rFonts w:ascii="宋体" w:eastAsia="宋体" w:hAnsi="宋体" w:hint="eastAsia"/>
        </w:rPr>
        <w:t>【题解】</w:t>
      </w:r>
    </w:p>
    <w:p w:rsidR="00FB28F9" w:rsidRPr="003F0B0C" w:rsidRDefault="00FB28F9" w:rsidP="00894D7C">
      <w:pPr>
        <w:rPr>
          <w:rFonts w:ascii="宋体" w:eastAsia="宋体" w:hAnsi="宋体"/>
        </w:rPr>
      </w:pPr>
      <w:r w:rsidRPr="003F0B0C">
        <w:rPr>
          <w:rFonts w:ascii="宋体" w:eastAsia="宋体" w:hAnsi="宋体" w:hint="eastAsia"/>
        </w:rPr>
        <w:t>【代码】</w:t>
      </w:r>
    </w:p>
    <w:p w:rsidR="00894D7C" w:rsidRPr="003F0B0C" w:rsidRDefault="00894D7C" w:rsidP="00894D7C">
      <w:pPr>
        <w:pStyle w:val="4"/>
        <w:rPr>
          <w:rFonts w:ascii="宋体" w:eastAsia="宋体" w:hAnsi="宋体"/>
          <w:b w:val="0"/>
        </w:rPr>
      </w:pPr>
      <w:r w:rsidRPr="003F0B0C">
        <w:rPr>
          <w:rFonts w:ascii="宋体" w:eastAsia="宋体" w:hAnsi="宋体" w:hint="eastAsia"/>
          <w:b w:val="0"/>
        </w:rPr>
        <w:t>金牌题-前置：无</w:t>
      </w:r>
    </w:p>
    <w:p w:rsidR="00894D7C" w:rsidRPr="003F0B0C" w:rsidRDefault="00894D7C" w:rsidP="00894D7C">
      <w:pPr>
        <w:rPr>
          <w:rFonts w:ascii="宋体" w:eastAsia="宋体" w:hAnsi="宋体"/>
        </w:rPr>
      </w:pPr>
      <w:r w:rsidRPr="003F0B0C">
        <w:rPr>
          <w:rFonts w:ascii="宋体" w:eastAsia="宋体" w:hAnsi="宋体" w:hint="eastAsia"/>
        </w:rPr>
        <w:t>2018杭电暑期多校1F-</w:t>
      </w:r>
      <w:r w:rsidRPr="003F0B0C">
        <w:rPr>
          <w:rFonts w:ascii="宋体" w:eastAsia="宋体" w:hAnsi="宋体"/>
        </w:rPr>
        <w:t>HDU6303</w:t>
      </w:r>
      <w:r w:rsidRPr="003F0B0C">
        <w:rPr>
          <w:rFonts w:ascii="宋体" w:eastAsia="宋体" w:hAnsi="宋体" w:hint="eastAsia"/>
        </w:rPr>
        <w:t>-</w:t>
      </w:r>
      <w:r w:rsidRPr="003F0B0C">
        <w:rPr>
          <w:rFonts w:ascii="宋体" w:eastAsia="宋体" w:hAnsi="宋体"/>
        </w:rPr>
        <w:t>Period String</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【TAG】字符串</w:t>
      </w:r>
    </w:p>
    <w:p w:rsidR="00894D7C" w:rsidRPr="003F0B0C" w:rsidRDefault="00894D7C" w:rsidP="00894D7C">
      <w:pPr>
        <w:rPr>
          <w:rFonts w:ascii="宋体" w:eastAsia="宋体" w:hAnsi="宋体"/>
        </w:rPr>
      </w:pPr>
      <w:r w:rsidRPr="003F0B0C">
        <w:rPr>
          <w:rFonts w:ascii="宋体" w:eastAsia="宋体" w:hAnsi="宋体" w:hint="eastAsia"/>
        </w:rPr>
        <w:t>【题解】</w:t>
      </w:r>
    </w:p>
    <w:p w:rsidR="00894D7C" w:rsidRPr="003F0B0C" w:rsidRDefault="00894D7C" w:rsidP="00894D7C">
      <w:pPr>
        <w:rPr>
          <w:rFonts w:ascii="宋体" w:eastAsia="宋体" w:hAnsi="宋体"/>
        </w:rPr>
      </w:pPr>
      <w:r w:rsidRPr="003F0B0C">
        <w:rPr>
          <w:rFonts w:ascii="宋体" w:eastAsia="宋体" w:hAnsi="宋体" w:hint="eastAsia"/>
        </w:rPr>
        <w:t>【代码】</w:t>
      </w:r>
    </w:p>
    <w:p w:rsidR="00894D7C" w:rsidRPr="003F0B0C" w:rsidRDefault="00894D7C" w:rsidP="00894D7C">
      <w:pPr>
        <w:pStyle w:val="4"/>
        <w:rPr>
          <w:rFonts w:ascii="宋体" w:eastAsia="宋体" w:hAnsi="宋体"/>
          <w:b w:val="0"/>
        </w:rPr>
      </w:pPr>
      <w:r w:rsidRPr="003F0B0C">
        <w:rPr>
          <w:rFonts w:ascii="宋体" w:eastAsia="宋体" w:hAnsi="宋体" w:hint="eastAsia"/>
          <w:b w:val="0"/>
        </w:rPr>
        <w:t>金牌题-前置：无</w:t>
      </w:r>
    </w:p>
    <w:p w:rsidR="00894D7C" w:rsidRPr="003F0B0C" w:rsidRDefault="00894D7C" w:rsidP="00894D7C">
      <w:pPr>
        <w:rPr>
          <w:rFonts w:ascii="宋体" w:eastAsia="宋体" w:hAnsi="宋体"/>
        </w:rPr>
      </w:pPr>
      <w:r w:rsidRPr="003F0B0C">
        <w:rPr>
          <w:rFonts w:ascii="宋体" w:eastAsia="宋体" w:hAnsi="宋体" w:hint="eastAsia"/>
        </w:rPr>
        <w:t>2018杭电暑期多校3H-</w:t>
      </w:r>
      <w:r w:rsidRPr="003F0B0C">
        <w:rPr>
          <w:rFonts w:ascii="宋体" w:eastAsia="宋体" w:hAnsi="宋体"/>
        </w:rPr>
        <w:t>HDU6326</w:t>
      </w:r>
      <w:r w:rsidRPr="003F0B0C">
        <w:rPr>
          <w:rFonts w:ascii="宋体" w:eastAsia="宋体" w:hAnsi="宋体" w:hint="eastAsia"/>
        </w:rPr>
        <w:t>-</w:t>
      </w:r>
      <w:r w:rsidRPr="003F0B0C">
        <w:rPr>
          <w:rFonts w:ascii="宋体" w:eastAsia="宋体" w:hAnsi="宋体"/>
        </w:rPr>
        <w:t>Monstor Hunter</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【TAG】</w:t>
      </w:r>
    </w:p>
    <w:p w:rsidR="00894D7C" w:rsidRPr="003F0B0C" w:rsidRDefault="00894D7C" w:rsidP="00894D7C">
      <w:pPr>
        <w:rPr>
          <w:rFonts w:ascii="宋体" w:eastAsia="宋体" w:hAnsi="宋体"/>
        </w:rPr>
      </w:pPr>
      <w:r w:rsidRPr="003F0B0C">
        <w:rPr>
          <w:rFonts w:ascii="宋体" w:eastAsia="宋体" w:hAnsi="宋体" w:hint="eastAsia"/>
        </w:rPr>
        <w:t>【题解】</w:t>
      </w:r>
    </w:p>
    <w:p w:rsidR="00BA4CBC" w:rsidRPr="003F0B0C" w:rsidRDefault="00894D7C" w:rsidP="00894D7C">
      <w:pPr>
        <w:rPr>
          <w:rFonts w:ascii="宋体" w:eastAsia="宋体" w:hAnsi="宋体"/>
        </w:rPr>
      </w:pPr>
      <w:r w:rsidRPr="003F0B0C">
        <w:rPr>
          <w:rFonts w:ascii="宋体" w:eastAsia="宋体" w:hAnsi="宋体" w:hint="eastAsia"/>
        </w:rPr>
        <w:t>【代码】</w:t>
      </w:r>
    </w:p>
    <w:p w:rsidR="00894D7C" w:rsidRPr="003F0B0C" w:rsidRDefault="00894D7C" w:rsidP="00894D7C">
      <w:pPr>
        <w:pStyle w:val="4"/>
        <w:rPr>
          <w:rFonts w:ascii="宋体" w:eastAsia="宋体" w:hAnsi="宋体"/>
          <w:b w:val="0"/>
        </w:rPr>
      </w:pPr>
      <w:r w:rsidRPr="003F0B0C">
        <w:rPr>
          <w:rFonts w:ascii="宋体" w:eastAsia="宋体" w:hAnsi="宋体" w:hint="eastAsia"/>
          <w:b w:val="0"/>
        </w:rPr>
        <w:lastRenderedPageBreak/>
        <w:t>金牌题-前置：无</w:t>
      </w:r>
    </w:p>
    <w:p w:rsidR="00894D7C" w:rsidRPr="003F0B0C" w:rsidRDefault="00894D7C" w:rsidP="00894D7C">
      <w:pPr>
        <w:rPr>
          <w:rFonts w:ascii="宋体" w:eastAsia="宋体" w:hAnsi="宋体"/>
        </w:rPr>
      </w:pPr>
      <w:r w:rsidRPr="003F0B0C">
        <w:rPr>
          <w:rFonts w:ascii="宋体" w:eastAsia="宋体" w:hAnsi="宋体" w:hint="eastAsia"/>
        </w:rPr>
        <w:t>2018杭电暑期多校2I-</w:t>
      </w:r>
      <w:r w:rsidRPr="003F0B0C">
        <w:rPr>
          <w:rFonts w:ascii="宋体" w:eastAsia="宋体" w:hAnsi="宋体"/>
        </w:rPr>
        <w:t>HDU6317</w:t>
      </w:r>
      <w:r w:rsidRPr="003F0B0C">
        <w:rPr>
          <w:rFonts w:ascii="宋体" w:eastAsia="宋体" w:hAnsi="宋体" w:hint="eastAsia"/>
        </w:rPr>
        <w:t>-</w:t>
      </w:r>
      <w:r w:rsidRPr="003F0B0C">
        <w:rPr>
          <w:rFonts w:ascii="宋体" w:eastAsia="宋体" w:hAnsi="宋体"/>
        </w:rPr>
        <w:t>Segment</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【TAG】动态规划</w:t>
      </w:r>
    </w:p>
    <w:p w:rsidR="00894D7C" w:rsidRPr="003F0B0C" w:rsidRDefault="00894D7C" w:rsidP="00894D7C">
      <w:pPr>
        <w:rPr>
          <w:rFonts w:ascii="宋体" w:eastAsia="宋体" w:hAnsi="宋体"/>
        </w:rPr>
      </w:pPr>
      <w:r w:rsidRPr="003F0B0C">
        <w:rPr>
          <w:rFonts w:ascii="宋体" w:eastAsia="宋体" w:hAnsi="宋体" w:hint="eastAsia"/>
        </w:rPr>
        <w:t>【题解】</w:t>
      </w:r>
    </w:p>
    <w:p w:rsidR="00894D7C" w:rsidRPr="003F0B0C" w:rsidRDefault="00894D7C" w:rsidP="00894D7C">
      <w:pPr>
        <w:rPr>
          <w:rFonts w:ascii="宋体" w:eastAsia="宋体" w:hAnsi="宋体"/>
        </w:rPr>
      </w:pPr>
      <w:r w:rsidRPr="003F0B0C">
        <w:rPr>
          <w:rFonts w:ascii="宋体" w:eastAsia="宋体" w:hAnsi="宋体" w:hint="eastAsia"/>
        </w:rPr>
        <w:t>【代码】</w:t>
      </w:r>
    </w:p>
    <w:p w:rsidR="00894D7C" w:rsidRPr="003F0B0C" w:rsidRDefault="00894D7C" w:rsidP="00894D7C">
      <w:pPr>
        <w:pStyle w:val="4"/>
        <w:rPr>
          <w:rFonts w:ascii="宋体" w:eastAsia="宋体" w:hAnsi="宋体"/>
          <w:b w:val="0"/>
        </w:rPr>
      </w:pPr>
      <w:r w:rsidRPr="003F0B0C">
        <w:rPr>
          <w:rFonts w:ascii="宋体" w:eastAsia="宋体" w:hAnsi="宋体" w:hint="eastAsia"/>
          <w:b w:val="0"/>
        </w:rPr>
        <w:t>金牌题-前置：无</w:t>
      </w:r>
    </w:p>
    <w:p w:rsidR="00894D7C" w:rsidRPr="003F0B0C" w:rsidRDefault="00894D7C" w:rsidP="00894D7C">
      <w:pPr>
        <w:rPr>
          <w:rFonts w:ascii="宋体" w:eastAsia="宋体" w:hAnsi="宋体"/>
        </w:rPr>
      </w:pPr>
      <w:r w:rsidRPr="003F0B0C">
        <w:rPr>
          <w:rFonts w:ascii="宋体" w:eastAsia="宋体" w:hAnsi="宋体" w:hint="eastAsia"/>
        </w:rPr>
        <w:t>2018杭电暑期多校1</w:t>
      </w:r>
      <w:r w:rsidRPr="003F0B0C">
        <w:rPr>
          <w:rFonts w:ascii="宋体" w:eastAsia="宋体" w:hAnsi="宋体"/>
        </w:rPr>
        <w:t>E</w:t>
      </w:r>
      <w:r w:rsidRPr="003F0B0C">
        <w:rPr>
          <w:rFonts w:ascii="宋体" w:eastAsia="宋体" w:hAnsi="宋体" w:hint="eastAsia"/>
        </w:rPr>
        <w:t>-</w:t>
      </w:r>
      <w:r w:rsidRPr="003F0B0C">
        <w:rPr>
          <w:rFonts w:ascii="宋体" w:eastAsia="宋体" w:hAnsi="宋体"/>
        </w:rPr>
        <w:t>HDU6302</w:t>
      </w:r>
      <w:r w:rsidRPr="003F0B0C">
        <w:rPr>
          <w:rFonts w:ascii="宋体" w:eastAsia="宋体" w:hAnsi="宋体" w:hint="eastAsia"/>
        </w:rPr>
        <w:t>-</w:t>
      </w:r>
      <w:r w:rsidRPr="003F0B0C">
        <w:rPr>
          <w:rFonts w:ascii="宋体" w:eastAsia="宋体" w:hAnsi="宋体"/>
        </w:rPr>
        <w:t>Maximum Weighted Matching</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【TAG】图论 DP</w:t>
      </w:r>
    </w:p>
    <w:p w:rsidR="00894D7C" w:rsidRPr="003F0B0C" w:rsidRDefault="00894D7C" w:rsidP="00894D7C">
      <w:pPr>
        <w:rPr>
          <w:rFonts w:ascii="宋体" w:eastAsia="宋体" w:hAnsi="宋体"/>
        </w:rPr>
      </w:pPr>
      <w:r w:rsidRPr="003F0B0C">
        <w:rPr>
          <w:rFonts w:ascii="宋体" w:eastAsia="宋体" w:hAnsi="宋体" w:hint="eastAsia"/>
        </w:rPr>
        <w:t>【题解】</w:t>
      </w:r>
    </w:p>
    <w:p w:rsidR="00894D7C" w:rsidRPr="003F0B0C" w:rsidRDefault="00894D7C" w:rsidP="00894D7C">
      <w:pPr>
        <w:rPr>
          <w:rFonts w:ascii="宋体" w:eastAsia="宋体" w:hAnsi="宋体"/>
        </w:rPr>
      </w:pPr>
      <w:r w:rsidRPr="003F0B0C">
        <w:rPr>
          <w:rFonts w:ascii="宋体" w:eastAsia="宋体" w:hAnsi="宋体" w:hint="eastAsia"/>
        </w:rPr>
        <w:t>【代码】</w:t>
      </w:r>
    </w:p>
    <w:p w:rsidR="00894D7C" w:rsidRPr="003F0B0C" w:rsidRDefault="00894D7C" w:rsidP="00894D7C">
      <w:pPr>
        <w:pStyle w:val="4"/>
        <w:rPr>
          <w:rFonts w:ascii="宋体" w:eastAsia="宋体" w:hAnsi="宋体"/>
          <w:b w:val="0"/>
        </w:rPr>
      </w:pPr>
      <w:r w:rsidRPr="003F0B0C">
        <w:rPr>
          <w:rFonts w:ascii="宋体" w:eastAsia="宋体" w:hAnsi="宋体" w:hint="eastAsia"/>
          <w:b w:val="0"/>
        </w:rPr>
        <w:t>金牌题-前置：无</w:t>
      </w:r>
    </w:p>
    <w:p w:rsidR="00894D7C" w:rsidRPr="003F0B0C" w:rsidRDefault="00894D7C" w:rsidP="00894D7C">
      <w:pPr>
        <w:rPr>
          <w:rFonts w:ascii="宋体" w:eastAsia="宋体" w:hAnsi="宋体"/>
        </w:rPr>
      </w:pPr>
      <w:r w:rsidRPr="003F0B0C">
        <w:rPr>
          <w:rFonts w:ascii="宋体" w:eastAsia="宋体" w:hAnsi="宋体" w:hint="eastAsia"/>
        </w:rPr>
        <w:t>2018杭电暑期多校2A-</w:t>
      </w:r>
      <w:r w:rsidRPr="003F0B0C">
        <w:rPr>
          <w:rFonts w:ascii="宋体" w:eastAsia="宋体" w:hAnsi="宋体"/>
        </w:rPr>
        <w:t>6309</w:t>
      </w:r>
      <w:r w:rsidRPr="003F0B0C">
        <w:rPr>
          <w:rFonts w:ascii="宋体" w:eastAsia="宋体" w:hAnsi="宋体" w:hint="eastAsia"/>
        </w:rPr>
        <w:t>-</w:t>
      </w:r>
      <w:r w:rsidRPr="003F0B0C">
        <w:rPr>
          <w:rFonts w:ascii="宋体" w:eastAsia="宋体" w:hAnsi="宋体"/>
        </w:rPr>
        <w:t>Absolute</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【TAG】数学</w:t>
      </w:r>
    </w:p>
    <w:p w:rsidR="00894D7C" w:rsidRPr="003F0B0C" w:rsidRDefault="00894D7C" w:rsidP="00894D7C">
      <w:pPr>
        <w:rPr>
          <w:rFonts w:ascii="宋体" w:eastAsia="宋体" w:hAnsi="宋体"/>
        </w:rPr>
      </w:pPr>
      <w:r w:rsidRPr="003F0B0C">
        <w:rPr>
          <w:rFonts w:ascii="宋体" w:eastAsia="宋体" w:hAnsi="宋体" w:hint="eastAsia"/>
        </w:rPr>
        <w:t>【题解】</w:t>
      </w:r>
    </w:p>
    <w:p w:rsidR="00894D7C" w:rsidRPr="003F0B0C" w:rsidRDefault="00894D7C" w:rsidP="00894D7C">
      <w:pPr>
        <w:rPr>
          <w:rFonts w:ascii="宋体" w:eastAsia="宋体" w:hAnsi="宋体"/>
        </w:rPr>
      </w:pPr>
      <w:r w:rsidRPr="003F0B0C">
        <w:rPr>
          <w:rFonts w:ascii="宋体" w:eastAsia="宋体" w:hAnsi="宋体" w:hint="eastAsia"/>
        </w:rPr>
        <w:t>【代码】</w:t>
      </w:r>
    </w:p>
    <w:p w:rsidR="00894D7C" w:rsidRPr="003F0B0C" w:rsidRDefault="00894D7C" w:rsidP="00894D7C">
      <w:pPr>
        <w:pStyle w:val="4"/>
        <w:rPr>
          <w:rFonts w:ascii="宋体" w:eastAsia="宋体" w:hAnsi="宋体"/>
          <w:b w:val="0"/>
        </w:rPr>
      </w:pPr>
      <w:r w:rsidRPr="003F0B0C">
        <w:rPr>
          <w:rFonts w:ascii="宋体" w:eastAsia="宋体" w:hAnsi="宋体" w:hint="eastAsia"/>
          <w:b w:val="0"/>
        </w:rPr>
        <w:t>金牌题-前置：无</w:t>
      </w:r>
    </w:p>
    <w:p w:rsidR="00894D7C" w:rsidRPr="003F0B0C" w:rsidRDefault="00894D7C" w:rsidP="00894D7C">
      <w:pPr>
        <w:rPr>
          <w:rFonts w:ascii="宋体" w:eastAsia="宋体" w:hAnsi="宋体"/>
        </w:rPr>
      </w:pPr>
      <w:r w:rsidRPr="003F0B0C">
        <w:rPr>
          <w:rFonts w:ascii="宋体" w:eastAsia="宋体" w:hAnsi="宋体" w:hint="eastAsia"/>
        </w:rPr>
        <w:t>2018杭电暑期多校3E-</w:t>
      </w:r>
      <w:r w:rsidRPr="003F0B0C">
        <w:rPr>
          <w:rFonts w:ascii="宋体" w:eastAsia="宋体" w:hAnsi="宋体"/>
        </w:rPr>
        <w:t>HDU6323</w:t>
      </w:r>
      <w:r w:rsidRPr="003F0B0C">
        <w:rPr>
          <w:rFonts w:ascii="宋体" w:eastAsia="宋体" w:hAnsi="宋体" w:hint="eastAsia"/>
        </w:rPr>
        <w:t>-</w:t>
      </w:r>
      <w:r w:rsidRPr="003F0B0C">
        <w:rPr>
          <w:rFonts w:ascii="宋体" w:eastAsia="宋体" w:hAnsi="宋体"/>
        </w:rPr>
        <w:t>Find The Submatrix</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【TAG】动态规划 矩阵</w:t>
      </w:r>
    </w:p>
    <w:p w:rsidR="00894D7C" w:rsidRPr="003F0B0C" w:rsidRDefault="00894D7C" w:rsidP="00894D7C">
      <w:pPr>
        <w:rPr>
          <w:rFonts w:ascii="宋体" w:eastAsia="宋体" w:hAnsi="宋体"/>
        </w:rPr>
      </w:pPr>
      <w:r w:rsidRPr="003F0B0C">
        <w:rPr>
          <w:rFonts w:ascii="宋体" w:eastAsia="宋体" w:hAnsi="宋体" w:hint="eastAsia"/>
        </w:rPr>
        <w:t>【题解】</w:t>
      </w:r>
    </w:p>
    <w:p w:rsidR="00894D7C" w:rsidRPr="003F0B0C" w:rsidRDefault="00894D7C" w:rsidP="00894D7C">
      <w:pPr>
        <w:rPr>
          <w:rFonts w:ascii="宋体" w:eastAsia="宋体" w:hAnsi="宋体"/>
        </w:rPr>
      </w:pPr>
      <w:r w:rsidRPr="003F0B0C">
        <w:rPr>
          <w:rFonts w:ascii="宋体" w:eastAsia="宋体" w:hAnsi="宋体" w:hint="eastAsia"/>
        </w:rPr>
        <w:t>【代码】</w:t>
      </w:r>
    </w:p>
    <w:p w:rsidR="00245D51" w:rsidRPr="003F0B0C" w:rsidRDefault="00245D51" w:rsidP="00245D51">
      <w:pPr>
        <w:pStyle w:val="4"/>
        <w:rPr>
          <w:rFonts w:ascii="宋体" w:eastAsia="宋体" w:hAnsi="宋体"/>
          <w:b w:val="0"/>
        </w:rPr>
      </w:pPr>
      <w:r w:rsidRPr="003F0B0C">
        <w:rPr>
          <w:rFonts w:ascii="宋体" w:eastAsia="宋体" w:hAnsi="宋体" w:hint="eastAsia"/>
          <w:b w:val="0"/>
        </w:rPr>
        <w:t>金牌题-前置：未知</w:t>
      </w:r>
    </w:p>
    <w:p w:rsidR="00245D51" w:rsidRPr="003F0B0C" w:rsidRDefault="00245D51" w:rsidP="00894D7C">
      <w:pPr>
        <w:rPr>
          <w:rFonts w:ascii="宋体" w:eastAsia="宋体" w:hAnsi="宋体"/>
        </w:rPr>
      </w:pPr>
      <w:r w:rsidRPr="003F0B0C">
        <w:rPr>
          <w:rFonts w:ascii="宋体" w:eastAsia="宋体" w:hAnsi="宋体" w:hint="eastAsia"/>
        </w:rPr>
        <w:t>牛客网2018暑期多校3</w:t>
      </w:r>
      <w:r w:rsidRPr="003F0B0C">
        <w:rPr>
          <w:rFonts w:ascii="宋体" w:eastAsia="宋体" w:hAnsi="宋体"/>
        </w:rPr>
        <w:t>F</w:t>
      </w:r>
      <w:r w:rsidRPr="003F0B0C">
        <w:rPr>
          <w:rFonts w:ascii="宋体" w:eastAsia="宋体" w:hAnsi="宋体" w:hint="eastAsia"/>
        </w:rPr>
        <w:t>-</w:t>
      </w:r>
      <w:r w:rsidRPr="003F0B0C">
        <w:rPr>
          <w:rFonts w:ascii="宋体" w:eastAsia="宋体" w:hAnsi="宋体"/>
        </w:rPr>
        <w:t>Sum of Digits</w:t>
      </w:r>
    </w:p>
    <w:p w:rsidR="00245D51" w:rsidRPr="003F0B0C" w:rsidRDefault="00245D51" w:rsidP="00894D7C">
      <w:pPr>
        <w:rPr>
          <w:rFonts w:ascii="宋体" w:eastAsia="宋体" w:hAnsi="宋体"/>
        </w:rPr>
      </w:pPr>
      <w:r w:rsidRPr="003F0B0C">
        <w:rPr>
          <w:rFonts w:ascii="宋体" w:eastAsia="宋体" w:hAnsi="宋体" w:hint="eastAsia"/>
        </w:rPr>
        <w:t>【题意】</w:t>
      </w:r>
    </w:p>
    <w:p w:rsidR="00245D51" w:rsidRPr="003F0B0C" w:rsidRDefault="00245D51" w:rsidP="00894D7C">
      <w:pPr>
        <w:rPr>
          <w:rFonts w:ascii="宋体" w:eastAsia="宋体" w:hAnsi="宋体"/>
        </w:rPr>
      </w:pPr>
      <w:r w:rsidRPr="003F0B0C">
        <w:rPr>
          <w:rFonts w:ascii="宋体" w:eastAsia="宋体" w:hAnsi="宋体" w:hint="eastAsia"/>
        </w:rPr>
        <w:t>【TAG】</w:t>
      </w:r>
    </w:p>
    <w:p w:rsidR="00553F71" w:rsidRPr="003F0B0C" w:rsidRDefault="00553F71" w:rsidP="00894D7C">
      <w:pPr>
        <w:rPr>
          <w:rFonts w:ascii="宋体" w:eastAsia="宋体" w:hAnsi="宋体"/>
        </w:rPr>
      </w:pPr>
      <w:r w:rsidRPr="003F0B0C">
        <w:rPr>
          <w:rFonts w:ascii="宋体" w:eastAsia="宋体" w:hAnsi="宋体" w:hint="eastAsia"/>
        </w:rPr>
        <w:t>金牌题-前置：未知</w:t>
      </w:r>
    </w:p>
    <w:p w:rsidR="00553F71" w:rsidRPr="003F0B0C" w:rsidRDefault="00553F71" w:rsidP="00894D7C">
      <w:pPr>
        <w:rPr>
          <w:rFonts w:ascii="宋体" w:eastAsia="宋体" w:hAnsi="宋体"/>
        </w:rPr>
      </w:pPr>
      <w:r w:rsidRPr="003F0B0C">
        <w:rPr>
          <w:rFonts w:ascii="宋体" w:eastAsia="宋体" w:hAnsi="宋体" w:hint="eastAsia"/>
        </w:rPr>
        <w:t>牛客网2018暑期多校3G-</w:t>
      </w:r>
      <w:r w:rsidRPr="003F0B0C">
        <w:rPr>
          <w:rFonts w:ascii="宋体" w:eastAsia="宋体" w:hAnsi="宋体"/>
        </w:rPr>
        <w:t>Coloring Trees</w:t>
      </w:r>
    </w:p>
    <w:p w:rsidR="00553F71" w:rsidRPr="003F0B0C" w:rsidRDefault="00553F71" w:rsidP="00894D7C">
      <w:pPr>
        <w:rPr>
          <w:rFonts w:ascii="宋体" w:eastAsia="宋体" w:hAnsi="宋体"/>
        </w:rPr>
      </w:pPr>
      <w:r w:rsidRPr="003F0B0C">
        <w:rPr>
          <w:rFonts w:ascii="宋体" w:eastAsia="宋体" w:hAnsi="宋体" w:hint="eastAsia"/>
        </w:rPr>
        <w:t>【题意】</w:t>
      </w:r>
    </w:p>
    <w:p w:rsidR="00553F71" w:rsidRPr="003F0B0C" w:rsidRDefault="00553F71" w:rsidP="00894D7C">
      <w:pPr>
        <w:rPr>
          <w:rFonts w:ascii="宋体" w:eastAsia="宋体" w:hAnsi="宋体"/>
        </w:rPr>
      </w:pPr>
      <w:r w:rsidRPr="003F0B0C">
        <w:rPr>
          <w:rFonts w:ascii="宋体" w:eastAsia="宋体" w:hAnsi="宋体" w:hint="eastAsia"/>
        </w:rPr>
        <w:lastRenderedPageBreak/>
        <w:t>【TAG】</w:t>
      </w:r>
    </w:p>
    <w:p w:rsidR="00894D7C" w:rsidRPr="003F0B0C" w:rsidRDefault="00894D7C" w:rsidP="00894D7C">
      <w:pPr>
        <w:pStyle w:val="4"/>
        <w:rPr>
          <w:rFonts w:ascii="宋体" w:eastAsia="宋体" w:hAnsi="宋体"/>
          <w:b w:val="0"/>
        </w:rPr>
      </w:pPr>
      <w:r w:rsidRPr="003F0B0C">
        <w:rPr>
          <w:rFonts w:ascii="宋体" w:eastAsia="宋体" w:hAnsi="宋体" w:hint="eastAsia"/>
          <w:b w:val="0"/>
        </w:rPr>
        <w:t>金牌题-前置：未知</w:t>
      </w:r>
    </w:p>
    <w:p w:rsidR="00894D7C" w:rsidRPr="003F0B0C" w:rsidRDefault="00894D7C" w:rsidP="00894D7C">
      <w:pPr>
        <w:rPr>
          <w:rFonts w:ascii="宋体" w:eastAsia="宋体" w:hAnsi="宋体"/>
        </w:rPr>
      </w:pPr>
      <w:r w:rsidRPr="003F0B0C">
        <w:rPr>
          <w:rFonts w:ascii="宋体" w:eastAsia="宋体" w:hAnsi="宋体" w:hint="eastAsia"/>
        </w:rPr>
        <w:t>2018杭电暑期多校1</w:t>
      </w:r>
      <w:r w:rsidRPr="003F0B0C">
        <w:rPr>
          <w:rFonts w:ascii="宋体" w:eastAsia="宋体" w:hAnsi="宋体"/>
        </w:rPr>
        <w:t>I</w:t>
      </w:r>
      <w:r w:rsidRPr="003F0B0C">
        <w:rPr>
          <w:rFonts w:ascii="宋体" w:eastAsia="宋体" w:hAnsi="宋体" w:hint="eastAsia"/>
        </w:rPr>
        <w:t>-</w:t>
      </w:r>
      <w:r w:rsidRPr="003F0B0C">
        <w:rPr>
          <w:rFonts w:ascii="宋体" w:eastAsia="宋体" w:hAnsi="宋体"/>
        </w:rPr>
        <w:t>HDU6306</w:t>
      </w:r>
      <w:r w:rsidRPr="003F0B0C">
        <w:rPr>
          <w:rFonts w:ascii="宋体" w:eastAsia="宋体" w:hAnsi="宋体" w:hint="eastAsia"/>
        </w:rPr>
        <w:t>-</w:t>
      </w:r>
      <w:r w:rsidRPr="003F0B0C">
        <w:rPr>
          <w:rFonts w:ascii="宋体" w:eastAsia="宋体" w:hAnsi="宋体"/>
        </w:rPr>
        <w:t>Lyndon Substring</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【题解】</w:t>
      </w:r>
    </w:p>
    <w:p w:rsidR="00894D7C" w:rsidRPr="003F0B0C" w:rsidRDefault="00894D7C" w:rsidP="00894D7C">
      <w:pPr>
        <w:rPr>
          <w:rFonts w:ascii="宋体" w:eastAsia="宋体" w:hAnsi="宋体"/>
        </w:rPr>
      </w:pPr>
      <w:r w:rsidRPr="003F0B0C">
        <w:rPr>
          <w:rFonts w:ascii="宋体" w:eastAsia="宋体" w:hAnsi="宋体" w:hint="eastAsia"/>
        </w:rPr>
        <w:t>【代码】</w:t>
      </w:r>
    </w:p>
    <w:p w:rsidR="00894D7C" w:rsidRPr="003F0B0C" w:rsidRDefault="00894D7C" w:rsidP="00894D7C">
      <w:pPr>
        <w:pStyle w:val="4"/>
        <w:rPr>
          <w:rFonts w:ascii="宋体" w:eastAsia="宋体" w:hAnsi="宋体"/>
          <w:b w:val="0"/>
        </w:rPr>
      </w:pPr>
      <w:r w:rsidRPr="003F0B0C">
        <w:rPr>
          <w:rFonts w:ascii="宋体" w:eastAsia="宋体" w:hAnsi="宋体" w:hint="eastAsia"/>
          <w:b w:val="0"/>
        </w:rPr>
        <w:t>金牌题-前置：未知</w:t>
      </w:r>
    </w:p>
    <w:p w:rsidR="00894D7C" w:rsidRPr="003F0B0C" w:rsidRDefault="00894D7C" w:rsidP="00894D7C">
      <w:pPr>
        <w:rPr>
          <w:rFonts w:ascii="宋体" w:eastAsia="宋体" w:hAnsi="宋体"/>
        </w:rPr>
      </w:pPr>
      <w:r w:rsidRPr="003F0B0C">
        <w:rPr>
          <w:rFonts w:ascii="宋体" w:eastAsia="宋体" w:hAnsi="宋体" w:hint="eastAsia"/>
        </w:rPr>
        <w:t>2018杭电暑期多校1J-</w:t>
      </w:r>
      <w:r w:rsidRPr="003F0B0C">
        <w:rPr>
          <w:rFonts w:ascii="宋体" w:eastAsia="宋体" w:hAnsi="宋体"/>
        </w:rPr>
        <w:t>HDU6307</w:t>
      </w:r>
      <w:r w:rsidRPr="003F0B0C">
        <w:rPr>
          <w:rFonts w:ascii="宋体" w:eastAsia="宋体" w:hAnsi="宋体" w:hint="eastAsia"/>
        </w:rPr>
        <w:t>-</w:t>
      </w:r>
      <w:r w:rsidRPr="003F0B0C">
        <w:rPr>
          <w:rFonts w:ascii="宋体" w:eastAsia="宋体" w:hAnsi="宋体"/>
        </w:rPr>
        <w:t>Turn off the light</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【题解】</w:t>
      </w:r>
    </w:p>
    <w:p w:rsidR="00894D7C" w:rsidRPr="003F0B0C" w:rsidRDefault="00894D7C" w:rsidP="00894D7C">
      <w:pPr>
        <w:rPr>
          <w:rFonts w:ascii="宋体" w:eastAsia="宋体" w:hAnsi="宋体"/>
        </w:rPr>
      </w:pPr>
      <w:r w:rsidRPr="003F0B0C">
        <w:rPr>
          <w:rFonts w:ascii="宋体" w:eastAsia="宋体" w:hAnsi="宋体" w:hint="eastAsia"/>
        </w:rPr>
        <w:t>【代码】</w:t>
      </w:r>
    </w:p>
    <w:p w:rsidR="00245D51" w:rsidRPr="003F0B0C" w:rsidRDefault="00245D51" w:rsidP="00245D51">
      <w:pPr>
        <w:pStyle w:val="4"/>
        <w:rPr>
          <w:rFonts w:ascii="宋体" w:eastAsia="宋体" w:hAnsi="宋体"/>
          <w:b w:val="0"/>
        </w:rPr>
      </w:pPr>
      <w:r w:rsidRPr="003F0B0C">
        <w:rPr>
          <w:rFonts w:ascii="宋体" w:eastAsia="宋体" w:hAnsi="宋体" w:hint="eastAsia"/>
          <w:b w:val="0"/>
        </w:rPr>
        <w:t>金牌题-前置：未知</w:t>
      </w:r>
    </w:p>
    <w:p w:rsidR="00245D51" w:rsidRPr="003F0B0C" w:rsidRDefault="00245D51" w:rsidP="00894D7C">
      <w:pPr>
        <w:rPr>
          <w:rFonts w:ascii="宋体" w:eastAsia="宋体" w:hAnsi="宋体"/>
        </w:rPr>
      </w:pPr>
      <w:r w:rsidRPr="003F0B0C">
        <w:rPr>
          <w:rFonts w:ascii="宋体" w:eastAsia="宋体" w:hAnsi="宋体" w:hint="eastAsia"/>
        </w:rPr>
        <w:t>牛客网2018暑期多校3B-</w:t>
      </w:r>
      <w:r w:rsidRPr="003F0B0C">
        <w:rPr>
          <w:rFonts w:ascii="宋体" w:eastAsia="宋体" w:hAnsi="宋体"/>
        </w:rPr>
        <w:t>Expected Number of Nodes</w:t>
      </w:r>
    </w:p>
    <w:p w:rsidR="00245D51" w:rsidRPr="003F0B0C" w:rsidRDefault="00245D51" w:rsidP="00894D7C">
      <w:pPr>
        <w:rPr>
          <w:rFonts w:ascii="宋体" w:eastAsia="宋体" w:hAnsi="宋体"/>
        </w:rPr>
      </w:pPr>
      <w:r w:rsidRPr="003F0B0C">
        <w:rPr>
          <w:rFonts w:ascii="宋体" w:eastAsia="宋体" w:hAnsi="宋体" w:hint="eastAsia"/>
        </w:rPr>
        <w:t>【题意】</w:t>
      </w:r>
    </w:p>
    <w:p w:rsidR="00245D51" w:rsidRPr="003F0B0C" w:rsidRDefault="00245D51" w:rsidP="00894D7C">
      <w:pPr>
        <w:rPr>
          <w:rFonts w:ascii="宋体" w:eastAsia="宋体" w:hAnsi="宋体"/>
        </w:rPr>
      </w:pPr>
      <w:r w:rsidRPr="003F0B0C">
        <w:rPr>
          <w:rFonts w:ascii="宋体" w:eastAsia="宋体" w:hAnsi="宋体" w:hint="eastAsia"/>
        </w:rPr>
        <w:t>【TAG】</w:t>
      </w:r>
    </w:p>
    <w:p w:rsidR="00245D51" w:rsidRPr="003F0B0C" w:rsidRDefault="00245D51" w:rsidP="00245D51">
      <w:pPr>
        <w:pStyle w:val="4"/>
        <w:rPr>
          <w:rFonts w:ascii="宋体" w:eastAsia="宋体" w:hAnsi="宋体"/>
          <w:b w:val="0"/>
        </w:rPr>
      </w:pPr>
      <w:r w:rsidRPr="003F0B0C">
        <w:rPr>
          <w:rFonts w:ascii="宋体" w:eastAsia="宋体" w:hAnsi="宋体" w:hint="eastAsia"/>
          <w:b w:val="0"/>
        </w:rPr>
        <w:t>金牌题-前置：未知</w:t>
      </w:r>
    </w:p>
    <w:p w:rsidR="00245D51" w:rsidRPr="003F0B0C" w:rsidRDefault="00245D51" w:rsidP="00894D7C">
      <w:pPr>
        <w:rPr>
          <w:rFonts w:ascii="宋体" w:eastAsia="宋体" w:hAnsi="宋体"/>
        </w:rPr>
      </w:pPr>
      <w:r w:rsidRPr="003F0B0C">
        <w:rPr>
          <w:rFonts w:ascii="宋体" w:eastAsia="宋体" w:hAnsi="宋体" w:hint="eastAsia"/>
        </w:rPr>
        <w:t>牛客网2018暑期多校3D-</w:t>
      </w:r>
      <w:hyperlink r:id="rId396" w:tgtFrame="_blank" w:history="1">
        <w:r w:rsidRPr="003F0B0C">
          <w:rPr>
            <w:rFonts w:ascii="宋体" w:eastAsia="宋体" w:hAnsi="宋体"/>
          </w:rPr>
          <w:t>Encrypted String Matching</w:t>
        </w:r>
      </w:hyperlink>
    </w:p>
    <w:p w:rsidR="00245D51" w:rsidRPr="003F0B0C" w:rsidRDefault="00245D51" w:rsidP="00894D7C">
      <w:pPr>
        <w:rPr>
          <w:rFonts w:ascii="宋体" w:eastAsia="宋体" w:hAnsi="宋体"/>
        </w:rPr>
      </w:pPr>
      <w:r w:rsidRPr="003F0B0C">
        <w:rPr>
          <w:rFonts w:ascii="宋体" w:eastAsia="宋体" w:hAnsi="宋体" w:hint="eastAsia"/>
        </w:rPr>
        <w:t>【题意】</w:t>
      </w:r>
    </w:p>
    <w:p w:rsidR="00245D51" w:rsidRPr="003F0B0C" w:rsidRDefault="00245D51" w:rsidP="00894D7C">
      <w:pPr>
        <w:rPr>
          <w:rFonts w:ascii="宋体" w:eastAsia="宋体" w:hAnsi="宋体"/>
        </w:rPr>
      </w:pPr>
      <w:r w:rsidRPr="003F0B0C">
        <w:rPr>
          <w:rFonts w:ascii="宋体" w:eastAsia="宋体" w:hAnsi="宋体" w:hint="eastAsia"/>
        </w:rPr>
        <w:t>【TAG】</w:t>
      </w:r>
    </w:p>
    <w:p w:rsidR="00894D7C" w:rsidRPr="003F0B0C" w:rsidRDefault="00894D7C" w:rsidP="00894D7C">
      <w:pPr>
        <w:pStyle w:val="4"/>
        <w:rPr>
          <w:rFonts w:ascii="宋体" w:eastAsia="宋体" w:hAnsi="宋体"/>
          <w:b w:val="0"/>
        </w:rPr>
      </w:pPr>
      <w:r w:rsidRPr="003F0B0C">
        <w:rPr>
          <w:rFonts w:ascii="宋体" w:eastAsia="宋体" w:hAnsi="宋体" w:hint="eastAsia"/>
          <w:b w:val="0"/>
        </w:rPr>
        <w:t>金牌题-前置：无</w:t>
      </w:r>
    </w:p>
    <w:p w:rsidR="00894D7C" w:rsidRPr="003F0B0C" w:rsidRDefault="00894D7C" w:rsidP="00894D7C">
      <w:pPr>
        <w:rPr>
          <w:rFonts w:ascii="宋体" w:eastAsia="宋体" w:hAnsi="宋体"/>
        </w:rPr>
      </w:pPr>
      <w:r w:rsidRPr="003F0B0C">
        <w:rPr>
          <w:rFonts w:ascii="宋体" w:eastAsia="宋体" w:hAnsi="宋体" w:hint="eastAsia"/>
        </w:rPr>
        <w:t>2018杭电暑期多校4C-</w:t>
      </w:r>
      <w:r w:rsidRPr="003F0B0C">
        <w:rPr>
          <w:rFonts w:ascii="宋体" w:eastAsia="宋体" w:hAnsi="宋体"/>
        </w:rPr>
        <w:t>HDU6334</w:t>
      </w:r>
      <w:r w:rsidRPr="003F0B0C">
        <w:rPr>
          <w:rFonts w:ascii="宋体" w:eastAsia="宋体" w:hAnsi="宋体" w:hint="eastAsia"/>
        </w:rPr>
        <w:t>-</w:t>
      </w:r>
      <w:r w:rsidRPr="003F0B0C">
        <w:rPr>
          <w:rFonts w:ascii="宋体" w:eastAsia="宋体" w:hAnsi="宋体"/>
        </w:rPr>
        <w:t>Problems on a Tree</w:t>
      </w:r>
    </w:p>
    <w:p w:rsidR="00894D7C" w:rsidRPr="003F0B0C" w:rsidRDefault="00894D7C" w:rsidP="00894D7C">
      <w:pPr>
        <w:rPr>
          <w:rFonts w:ascii="宋体" w:eastAsia="宋体" w:hAnsi="宋体"/>
        </w:rPr>
      </w:pPr>
      <w:r w:rsidRPr="003F0B0C">
        <w:rPr>
          <w:rFonts w:ascii="宋体" w:eastAsia="宋体" w:hAnsi="宋体" w:hint="eastAsia"/>
        </w:rPr>
        <w:t>【题意】</w:t>
      </w:r>
    </w:p>
    <w:p w:rsidR="00894D7C" w:rsidRPr="003F0B0C" w:rsidRDefault="00894D7C" w:rsidP="00894D7C">
      <w:pPr>
        <w:rPr>
          <w:rFonts w:ascii="宋体" w:eastAsia="宋体" w:hAnsi="宋体"/>
        </w:rPr>
      </w:pPr>
      <w:r w:rsidRPr="003F0B0C">
        <w:rPr>
          <w:rFonts w:ascii="宋体" w:eastAsia="宋体" w:hAnsi="宋体" w:hint="eastAsia"/>
        </w:rPr>
        <w:t>【TAG】并查集</w:t>
      </w:r>
    </w:p>
    <w:p w:rsidR="00894D7C" w:rsidRPr="003F0B0C" w:rsidRDefault="00894D7C" w:rsidP="00894D7C">
      <w:pPr>
        <w:rPr>
          <w:rFonts w:ascii="宋体" w:eastAsia="宋体" w:hAnsi="宋体"/>
        </w:rPr>
      </w:pPr>
      <w:r w:rsidRPr="003F0B0C">
        <w:rPr>
          <w:rFonts w:ascii="宋体" w:eastAsia="宋体" w:hAnsi="宋体" w:hint="eastAsia"/>
        </w:rPr>
        <w:t>【题解】</w:t>
      </w:r>
    </w:p>
    <w:p w:rsidR="00894D7C" w:rsidRPr="003F0B0C" w:rsidRDefault="00894D7C" w:rsidP="00894D7C">
      <w:pPr>
        <w:rPr>
          <w:rFonts w:ascii="宋体" w:eastAsia="宋体" w:hAnsi="宋体"/>
        </w:rPr>
      </w:pPr>
      <w:r w:rsidRPr="003F0B0C">
        <w:rPr>
          <w:rFonts w:ascii="宋体" w:eastAsia="宋体" w:hAnsi="宋体" w:hint="eastAsia"/>
        </w:rPr>
        <w:t>【代码】</w:t>
      </w:r>
    </w:p>
    <w:p w:rsidR="00894D7C" w:rsidRPr="003F0B0C" w:rsidRDefault="00894D7C" w:rsidP="00D443D8">
      <w:pPr>
        <w:rPr>
          <w:rFonts w:ascii="宋体" w:eastAsia="宋体" w:hAnsi="宋体"/>
        </w:rPr>
      </w:pPr>
      <w:r w:rsidRPr="003F0B0C">
        <w:rPr>
          <w:rFonts w:ascii="宋体" w:eastAsia="宋体" w:hAnsi="宋体" w:hint="eastAsia"/>
        </w:rPr>
        <w:t>金牌题-前置：数论银牌题</w:t>
      </w:r>
    </w:p>
    <w:p w:rsidR="00894D7C" w:rsidRPr="003F0B0C" w:rsidRDefault="00894D7C" w:rsidP="00D443D8">
      <w:pPr>
        <w:rPr>
          <w:rFonts w:ascii="宋体" w:eastAsia="宋体" w:hAnsi="宋体"/>
        </w:rPr>
      </w:pPr>
      <w:r w:rsidRPr="003F0B0C">
        <w:rPr>
          <w:rFonts w:ascii="宋体" w:eastAsia="宋体" w:hAnsi="宋体" w:hint="eastAsia"/>
        </w:rPr>
        <w:t>2018杭电暑期多校4A-</w:t>
      </w:r>
      <w:r w:rsidRPr="003F0B0C">
        <w:rPr>
          <w:rFonts w:ascii="宋体" w:eastAsia="宋体" w:hAnsi="宋体"/>
        </w:rPr>
        <w:t>HDU6332</w:t>
      </w:r>
      <w:r w:rsidRPr="003F0B0C">
        <w:rPr>
          <w:rFonts w:ascii="宋体" w:eastAsia="宋体" w:hAnsi="宋体" w:hint="eastAsia"/>
        </w:rPr>
        <w:t>-</w:t>
      </w:r>
      <w:r w:rsidRPr="003F0B0C">
        <w:rPr>
          <w:rFonts w:ascii="宋体" w:eastAsia="宋体" w:hAnsi="宋体"/>
        </w:rPr>
        <w:t>Integers Exhibition</w:t>
      </w:r>
    </w:p>
    <w:p w:rsidR="00894D7C" w:rsidRPr="003F0B0C" w:rsidRDefault="00894D7C" w:rsidP="00D443D8">
      <w:pPr>
        <w:rPr>
          <w:rFonts w:ascii="宋体" w:eastAsia="宋体" w:hAnsi="宋体"/>
        </w:rPr>
      </w:pPr>
      <w:r w:rsidRPr="003F0B0C">
        <w:rPr>
          <w:rFonts w:ascii="宋体" w:eastAsia="宋体" w:hAnsi="宋体" w:hint="eastAsia"/>
        </w:rPr>
        <w:t>【题意】</w:t>
      </w:r>
    </w:p>
    <w:p w:rsidR="00894D7C" w:rsidRPr="003F0B0C" w:rsidRDefault="00894D7C" w:rsidP="00D443D8">
      <w:pPr>
        <w:rPr>
          <w:rFonts w:ascii="宋体" w:eastAsia="宋体" w:hAnsi="宋体"/>
        </w:rPr>
      </w:pPr>
      <w:r w:rsidRPr="003F0B0C">
        <w:rPr>
          <w:rFonts w:ascii="宋体" w:eastAsia="宋体" w:hAnsi="宋体" w:hint="eastAsia"/>
        </w:rPr>
        <w:t>【TAG】数论</w:t>
      </w:r>
    </w:p>
    <w:p w:rsidR="00894D7C" w:rsidRPr="003F0B0C" w:rsidRDefault="00894D7C" w:rsidP="00D443D8">
      <w:pPr>
        <w:rPr>
          <w:rFonts w:ascii="宋体" w:eastAsia="宋体" w:hAnsi="宋体"/>
        </w:rPr>
      </w:pPr>
      <w:r w:rsidRPr="003F0B0C">
        <w:rPr>
          <w:rFonts w:ascii="宋体" w:eastAsia="宋体" w:hAnsi="宋体" w:hint="eastAsia"/>
        </w:rPr>
        <w:t>【题解】</w:t>
      </w:r>
    </w:p>
    <w:p w:rsidR="00BA4CBC" w:rsidRPr="003F0B0C" w:rsidRDefault="00894D7C" w:rsidP="00D443D8">
      <w:pPr>
        <w:rPr>
          <w:rFonts w:ascii="宋体" w:eastAsia="宋体" w:hAnsi="宋体"/>
        </w:rPr>
      </w:pPr>
      <w:r w:rsidRPr="003F0B0C">
        <w:rPr>
          <w:rFonts w:ascii="宋体" w:eastAsia="宋体" w:hAnsi="宋体" w:hint="eastAsia"/>
        </w:rPr>
        <w:lastRenderedPageBreak/>
        <w:t>【代码】</w:t>
      </w:r>
    </w:p>
    <w:p w:rsidR="00894D7C" w:rsidRPr="003F0B0C" w:rsidRDefault="00894D7C" w:rsidP="00D443D8">
      <w:pPr>
        <w:rPr>
          <w:rFonts w:ascii="宋体" w:eastAsia="宋体" w:hAnsi="宋体"/>
        </w:rPr>
      </w:pPr>
      <w:r w:rsidRPr="003F0B0C">
        <w:rPr>
          <w:rFonts w:ascii="宋体" w:eastAsia="宋体" w:hAnsi="宋体" w:hint="eastAsia"/>
        </w:rPr>
        <w:t>银牌题-前置：笛卡尔树</w:t>
      </w:r>
    </w:p>
    <w:p w:rsidR="00894D7C" w:rsidRPr="003F0B0C" w:rsidRDefault="00894D7C" w:rsidP="00D443D8">
      <w:pPr>
        <w:rPr>
          <w:rFonts w:ascii="宋体" w:eastAsia="宋体" w:hAnsi="宋体"/>
        </w:rPr>
      </w:pPr>
      <w:r w:rsidRPr="003F0B0C">
        <w:rPr>
          <w:rFonts w:ascii="宋体" w:eastAsia="宋体" w:hAnsi="宋体" w:hint="eastAsia"/>
        </w:rPr>
        <w:t>2018杭电暑期多校1</w:t>
      </w:r>
      <w:r w:rsidRPr="003F0B0C">
        <w:rPr>
          <w:rFonts w:ascii="宋体" w:eastAsia="宋体" w:hAnsi="宋体"/>
        </w:rPr>
        <w:t>H</w:t>
      </w:r>
      <w:r w:rsidRPr="003F0B0C">
        <w:rPr>
          <w:rFonts w:ascii="宋体" w:eastAsia="宋体" w:hAnsi="宋体" w:hint="eastAsia"/>
        </w:rPr>
        <w:t>-</w:t>
      </w:r>
      <w:r w:rsidRPr="003F0B0C">
        <w:rPr>
          <w:rFonts w:ascii="宋体" w:eastAsia="宋体" w:hAnsi="宋体"/>
        </w:rPr>
        <w:t>HDU</w:t>
      </w:r>
      <w:r w:rsidRPr="003F0B0C">
        <w:rPr>
          <w:rFonts w:ascii="宋体" w:eastAsia="宋体" w:hAnsi="宋体" w:hint="eastAsia"/>
        </w:rPr>
        <w:t>6305-</w:t>
      </w:r>
      <w:r w:rsidRPr="003F0B0C">
        <w:rPr>
          <w:rFonts w:ascii="宋体" w:eastAsia="宋体" w:hAnsi="宋体"/>
        </w:rPr>
        <w:t>RMQ Similar Sequence</w:t>
      </w:r>
    </w:p>
    <w:p w:rsidR="00894D7C" w:rsidRPr="003F0B0C" w:rsidRDefault="00894D7C" w:rsidP="00D443D8">
      <w:pPr>
        <w:rPr>
          <w:rFonts w:ascii="宋体" w:eastAsia="宋体" w:hAnsi="宋体"/>
        </w:rPr>
      </w:pPr>
      <w:r w:rsidRPr="003F0B0C">
        <w:rPr>
          <w:rFonts w:ascii="宋体" w:eastAsia="宋体" w:hAnsi="宋体" w:hint="eastAsia"/>
        </w:rPr>
        <w:t>【题意】</w:t>
      </w:r>
    </w:p>
    <w:p w:rsidR="00894D7C" w:rsidRPr="003F0B0C" w:rsidRDefault="00894D7C" w:rsidP="00D443D8">
      <w:pPr>
        <w:rPr>
          <w:rFonts w:ascii="宋体" w:eastAsia="宋体" w:hAnsi="宋体"/>
        </w:rPr>
      </w:pPr>
      <w:r w:rsidRPr="003F0B0C">
        <w:rPr>
          <w:rFonts w:ascii="宋体" w:eastAsia="宋体" w:hAnsi="宋体" w:hint="eastAsia"/>
        </w:rPr>
        <w:t>【TAG】</w:t>
      </w:r>
    </w:p>
    <w:p w:rsidR="00894D7C" w:rsidRPr="003F0B0C" w:rsidRDefault="00894D7C" w:rsidP="00D443D8">
      <w:pPr>
        <w:rPr>
          <w:rFonts w:ascii="宋体" w:eastAsia="宋体" w:hAnsi="宋体"/>
        </w:rPr>
      </w:pPr>
      <w:r w:rsidRPr="003F0B0C">
        <w:rPr>
          <w:rFonts w:ascii="宋体" w:eastAsia="宋体" w:hAnsi="宋体" w:hint="eastAsia"/>
        </w:rPr>
        <w:t>【题解】</w:t>
      </w:r>
    </w:p>
    <w:p w:rsidR="00894D7C" w:rsidRPr="003F0B0C" w:rsidRDefault="00894D7C" w:rsidP="00D443D8">
      <w:pPr>
        <w:rPr>
          <w:rFonts w:ascii="宋体" w:eastAsia="宋体" w:hAnsi="宋体"/>
        </w:rPr>
      </w:pPr>
      <w:r w:rsidRPr="003F0B0C">
        <w:rPr>
          <w:rFonts w:ascii="宋体" w:eastAsia="宋体" w:hAnsi="宋体" w:hint="eastAsia"/>
        </w:rPr>
        <w:t>【代码】</w:t>
      </w:r>
    </w:p>
    <w:p w:rsidR="00BA4CBC" w:rsidRPr="003F0B0C" w:rsidRDefault="00BA4CBC" w:rsidP="00D443D8">
      <w:pPr>
        <w:rPr>
          <w:rFonts w:ascii="宋体" w:eastAsia="宋体" w:hAnsi="宋体"/>
        </w:rPr>
      </w:pPr>
      <w:r w:rsidRPr="003F0B0C">
        <w:rPr>
          <w:rFonts w:ascii="宋体" w:eastAsia="宋体" w:hAnsi="宋体" w:hint="eastAsia"/>
        </w:rPr>
        <w:t>金牌题-前置：树型DP</w:t>
      </w:r>
    </w:p>
    <w:p w:rsidR="00BA4CBC" w:rsidRPr="003F0B0C" w:rsidRDefault="00BA4CBC" w:rsidP="00D443D8">
      <w:pPr>
        <w:rPr>
          <w:rFonts w:ascii="宋体" w:eastAsia="宋体" w:hAnsi="宋体"/>
        </w:rPr>
      </w:pPr>
      <w:r w:rsidRPr="003F0B0C">
        <w:rPr>
          <w:rFonts w:ascii="宋体" w:eastAsia="宋体" w:hAnsi="宋体" w:hint="eastAsia"/>
        </w:rPr>
        <w:t>牛客网2018暑期多校2</w:t>
      </w:r>
      <w:r w:rsidRPr="003F0B0C">
        <w:rPr>
          <w:rFonts w:ascii="宋体" w:eastAsia="宋体" w:hAnsi="宋体"/>
        </w:rPr>
        <w:t>E</w:t>
      </w:r>
      <w:r w:rsidRPr="003F0B0C">
        <w:rPr>
          <w:rFonts w:ascii="宋体" w:eastAsia="宋体" w:hAnsi="宋体" w:hint="eastAsia"/>
        </w:rPr>
        <w:t>-</w:t>
      </w:r>
      <w:r w:rsidRPr="003F0B0C">
        <w:rPr>
          <w:rFonts w:ascii="宋体" w:eastAsia="宋体" w:hAnsi="宋体"/>
        </w:rPr>
        <w:t>tree</w:t>
      </w:r>
    </w:p>
    <w:p w:rsidR="00BA4CBC" w:rsidRPr="003F0B0C" w:rsidRDefault="00BA4CBC" w:rsidP="00D443D8">
      <w:pPr>
        <w:rPr>
          <w:rFonts w:ascii="宋体" w:eastAsia="宋体" w:hAnsi="宋体"/>
        </w:rPr>
      </w:pPr>
      <w:r w:rsidRPr="003F0B0C">
        <w:rPr>
          <w:rFonts w:ascii="宋体" w:eastAsia="宋体" w:hAnsi="宋体" w:hint="eastAsia"/>
        </w:rPr>
        <w:t>【TAG】动态规划</w:t>
      </w:r>
    </w:p>
    <w:p w:rsidR="00BA4CBC" w:rsidRPr="003F0B0C" w:rsidRDefault="00BA4CBC" w:rsidP="00D443D8">
      <w:pPr>
        <w:rPr>
          <w:rFonts w:ascii="宋体" w:eastAsia="宋体" w:hAnsi="宋体"/>
        </w:rPr>
      </w:pPr>
      <w:r w:rsidRPr="003F0B0C">
        <w:rPr>
          <w:rFonts w:ascii="宋体" w:eastAsia="宋体" w:hAnsi="宋体" w:hint="eastAsia"/>
        </w:rPr>
        <w:t>金牌题-前置：网络流</w:t>
      </w:r>
    </w:p>
    <w:p w:rsidR="00BA4CBC" w:rsidRPr="003F0B0C" w:rsidRDefault="00BA4CBC" w:rsidP="00D443D8">
      <w:pPr>
        <w:rPr>
          <w:rFonts w:ascii="宋体" w:eastAsia="宋体" w:hAnsi="宋体"/>
        </w:rPr>
      </w:pPr>
      <w:r w:rsidRPr="003F0B0C">
        <w:rPr>
          <w:rFonts w:ascii="宋体" w:eastAsia="宋体" w:hAnsi="宋体" w:hint="eastAsia"/>
        </w:rPr>
        <w:t>牛客网2018暑期多校2</w:t>
      </w:r>
      <w:r w:rsidRPr="003F0B0C">
        <w:rPr>
          <w:rFonts w:ascii="宋体" w:eastAsia="宋体" w:hAnsi="宋体"/>
        </w:rPr>
        <w:t>F</w:t>
      </w:r>
      <w:r w:rsidRPr="003F0B0C">
        <w:rPr>
          <w:rFonts w:ascii="宋体" w:eastAsia="宋体" w:hAnsi="宋体" w:hint="eastAsia"/>
        </w:rPr>
        <w:t>-</w:t>
      </w:r>
      <w:r w:rsidRPr="003F0B0C">
        <w:rPr>
          <w:rFonts w:ascii="宋体" w:eastAsia="宋体" w:hAnsi="宋体"/>
        </w:rPr>
        <w:t>trade</w:t>
      </w:r>
    </w:p>
    <w:p w:rsidR="00BA4CBC" w:rsidRPr="003F0B0C" w:rsidRDefault="00BA4CBC" w:rsidP="00D443D8">
      <w:pPr>
        <w:rPr>
          <w:rFonts w:ascii="宋体" w:eastAsia="宋体" w:hAnsi="宋体"/>
        </w:rPr>
      </w:pPr>
      <w:r w:rsidRPr="003F0B0C">
        <w:rPr>
          <w:rFonts w:ascii="宋体" w:eastAsia="宋体" w:hAnsi="宋体" w:hint="eastAsia"/>
        </w:rPr>
        <w:t>【TAG】</w:t>
      </w:r>
    </w:p>
    <w:p w:rsidR="00BA4CBC" w:rsidRPr="003F0B0C" w:rsidRDefault="00BA4CBC" w:rsidP="00D443D8">
      <w:pPr>
        <w:rPr>
          <w:rFonts w:ascii="宋体" w:eastAsia="宋体" w:hAnsi="宋体"/>
        </w:rPr>
      </w:pPr>
      <w:r w:rsidRPr="003F0B0C">
        <w:rPr>
          <w:rFonts w:ascii="宋体" w:eastAsia="宋体" w:hAnsi="宋体" w:hint="eastAsia"/>
        </w:rPr>
        <w:t>金牌题-前置：凸包</w:t>
      </w:r>
    </w:p>
    <w:p w:rsidR="00BA4CBC" w:rsidRPr="003F0B0C" w:rsidRDefault="00BA4CBC" w:rsidP="00D443D8">
      <w:pPr>
        <w:rPr>
          <w:rFonts w:ascii="宋体" w:eastAsia="宋体" w:hAnsi="宋体"/>
        </w:rPr>
      </w:pPr>
      <w:r w:rsidRPr="003F0B0C">
        <w:rPr>
          <w:rFonts w:ascii="宋体" w:eastAsia="宋体" w:hAnsi="宋体" w:hint="eastAsia"/>
        </w:rPr>
        <w:t>牛客网2018暑期多校2C-</w:t>
      </w:r>
      <w:r w:rsidRPr="003F0B0C">
        <w:rPr>
          <w:rFonts w:ascii="宋体" w:eastAsia="宋体" w:hAnsi="宋体"/>
        </w:rPr>
        <w:t>message</w:t>
      </w:r>
    </w:p>
    <w:p w:rsidR="00BA4CBC" w:rsidRPr="003F0B0C" w:rsidRDefault="00BA4CBC" w:rsidP="00D443D8">
      <w:pPr>
        <w:rPr>
          <w:rFonts w:ascii="宋体" w:eastAsia="宋体" w:hAnsi="宋体"/>
        </w:rPr>
      </w:pPr>
      <w:r w:rsidRPr="003F0B0C">
        <w:rPr>
          <w:rFonts w:ascii="宋体" w:eastAsia="宋体" w:hAnsi="宋体" w:hint="eastAsia"/>
        </w:rPr>
        <w:t>【题意】</w:t>
      </w:r>
    </w:p>
    <w:p w:rsidR="00BA4CBC" w:rsidRPr="003F0B0C" w:rsidRDefault="00BA4CBC" w:rsidP="00D443D8">
      <w:pPr>
        <w:rPr>
          <w:rFonts w:ascii="宋体" w:eastAsia="宋体" w:hAnsi="宋体"/>
        </w:rPr>
      </w:pPr>
      <w:r w:rsidRPr="003F0B0C">
        <w:rPr>
          <w:rFonts w:ascii="宋体" w:eastAsia="宋体" w:hAnsi="宋体" w:hint="eastAsia"/>
        </w:rPr>
        <w:t>【TAG】凸包</w:t>
      </w:r>
    </w:p>
    <w:p w:rsidR="00894D7C" w:rsidRPr="003F0B0C" w:rsidRDefault="00894D7C" w:rsidP="00D443D8">
      <w:pPr>
        <w:rPr>
          <w:rFonts w:ascii="宋体" w:eastAsia="宋体" w:hAnsi="宋体"/>
        </w:rPr>
      </w:pPr>
      <w:r w:rsidRPr="003F0B0C">
        <w:rPr>
          <w:rFonts w:ascii="宋体" w:eastAsia="宋体" w:hAnsi="宋体" w:hint="eastAsia"/>
        </w:rPr>
        <w:t>金牌题-前置：可持久化Treap</w:t>
      </w:r>
    </w:p>
    <w:p w:rsidR="00894D7C" w:rsidRPr="003F0B0C" w:rsidRDefault="00894D7C" w:rsidP="00D443D8">
      <w:pPr>
        <w:rPr>
          <w:rFonts w:ascii="宋体" w:eastAsia="宋体" w:hAnsi="宋体"/>
        </w:rPr>
      </w:pPr>
      <w:r w:rsidRPr="003F0B0C">
        <w:rPr>
          <w:rFonts w:ascii="宋体" w:eastAsia="宋体" w:hAnsi="宋体"/>
        </w:rPr>
        <w:t>2018</w:t>
      </w:r>
      <w:r w:rsidRPr="003F0B0C">
        <w:rPr>
          <w:rFonts w:ascii="宋体" w:eastAsia="宋体" w:hAnsi="宋体" w:hint="eastAsia"/>
        </w:rPr>
        <w:t>杭电暑期多校4</w:t>
      </w:r>
      <w:r w:rsidRPr="003F0B0C">
        <w:rPr>
          <w:rFonts w:ascii="宋体" w:eastAsia="宋体" w:hAnsi="宋体"/>
        </w:rPr>
        <w:t>F</w:t>
      </w:r>
      <w:r w:rsidRPr="003F0B0C">
        <w:rPr>
          <w:rFonts w:ascii="宋体" w:eastAsia="宋体" w:hAnsi="宋体" w:hint="eastAsia"/>
        </w:rPr>
        <w:t>-</w:t>
      </w:r>
      <w:r w:rsidRPr="003F0B0C">
        <w:rPr>
          <w:rFonts w:ascii="宋体" w:eastAsia="宋体" w:hAnsi="宋体"/>
        </w:rPr>
        <w:t>HDU6337</w:t>
      </w:r>
      <w:r w:rsidRPr="003F0B0C">
        <w:rPr>
          <w:rFonts w:ascii="宋体" w:eastAsia="宋体" w:hAnsi="宋体" w:hint="eastAsia"/>
        </w:rPr>
        <w:t>-</w:t>
      </w:r>
      <w:r w:rsidRPr="003F0B0C">
        <w:rPr>
          <w:rFonts w:ascii="宋体" w:eastAsia="宋体" w:hAnsi="宋体"/>
        </w:rPr>
        <w:t>Travel Through Time</w:t>
      </w:r>
    </w:p>
    <w:p w:rsidR="00894D7C" w:rsidRPr="003F0B0C" w:rsidRDefault="00894D7C" w:rsidP="00D443D8">
      <w:pPr>
        <w:rPr>
          <w:rFonts w:ascii="宋体" w:eastAsia="宋体" w:hAnsi="宋体"/>
        </w:rPr>
      </w:pPr>
      <w:r w:rsidRPr="003F0B0C">
        <w:rPr>
          <w:rFonts w:ascii="宋体" w:eastAsia="宋体" w:hAnsi="宋体" w:hint="eastAsia"/>
        </w:rPr>
        <w:t>【题意】</w:t>
      </w:r>
    </w:p>
    <w:p w:rsidR="00894D7C" w:rsidRPr="003F0B0C" w:rsidRDefault="00894D7C" w:rsidP="00D443D8">
      <w:pPr>
        <w:rPr>
          <w:rFonts w:ascii="宋体" w:eastAsia="宋体" w:hAnsi="宋体"/>
        </w:rPr>
      </w:pPr>
      <w:r w:rsidRPr="003F0B0C">
        <w:rPr>
          <w:rFonts w:ascii="宋体" w:eastAsia="宋体" w:hAnsi="宋体" w:hint="eastAsia"/>
        </w:rPr>
        <w:t>【TAG】可持久化</w:t>
      </w:r>
    </w:p>
    <w:p w:rsidR="00894D7C" w:rsidRPr="003F0B0C" w:rsidRDefault="00894D7C" w:rsidP="00D443D8">
      <w:pPr>
        <w:rPr>
          <w:rFonts w:ascii="宋体" w:eastAsia="宋体" w:hAnsi="宋体"/>
        </w:rPr>
      </w:pPr>
      <w:r w:rsidRPr="003F0B0C">
        <w:rPr>
          <w:rFonts w:ascii="宋体" w:eastAsia="宋体" w:hAnsi="宋体" w:hint="eastAsia"/>
        </w:rPr>
        <w:t>【题解】</w:t>
      </w:r>
    </w:p>
    <w:p w:rsidR="00894D7C" w:rsidRPr="003F0B0C" w:rsidRDefault="00894D7C" w:rsidP="00D443D8">
      <w:pPr>
        <w:rPr>
          <w:rFonts w:ascii="宋体" w:eastAsia="宋体" w:hAnsi="宋体"/>
        </w:rPr>
      </w:pPr>
      <w:r w:rsidRPr="003F0B0C">
        <w:rPr>
          <w:rFonts w:ascii="宋体" w:eastAsia="宋体" w:hAnsi="宋体" w:hint="eastAsia"/>
        </w:rPr>
        <w:t>【代码】</w:t>
      </w:r>
    </w:p>
    <w:p w:rsidR="00AF2A14" w:rsidRPr="003F0B0C" w:rsidRDefault="00AF2A14" w:rsidP="00D443D8">
      <w:pPr>
        <w:rPr>
          <w:rFonts w:ascii="宋体" w:eastAsia="宋体" w:hAnsi="宋体"/>
        </w:rPr>
      </w:pPr>
      <w:r w:rsidRPr="003F0B0C">
        <w:rPr>
          <w:rFonts w:ascii="宋体" w:eastAsia="宋体" w:hAnsi="宋体" w:hint="eastAsia"/>
        </w:rPr>
        <w:t>金牌题-前置：Steiner树/</w:t>
      </w:r>
      <w:r w:rsidRPr="003F0B0C">
        <w:rPr>
          <w:rFonts w:ascii="宋体" w:eastAsia="宋体" w:hAnsi="宋体"/>
        </w:rPr>
        <w:t>最小边数Dreyfus-Wagner</w:t>
      </w:r>
      <w:r w:rsidRPr="003F0B0C">
        <w:rPr>
          <w:rFonts w:ascii="宋体" w:eastAsia="宋体" w:hAnsi="宋体" w:hint="eastAsia"/>
        </w:rPr>
        <w:t>算法</w:t>
      </w:r>
    </w:p>
    <w:p w:rsidR="00AF2A14" w:rsidRPr="003F0B0C" w:rsidRDefault="00AF2A14" w:rsidP="00D443D8">
      <w:pPr>
        <w:rPr>
          <w:rFonts w:ascii="宋体" w:eastAsia="宋体" w:hAnsi="宋体"/>
        </w:rPr>
      </w:pPr>
      <w:r w:rsidRPr="003F0B0C">
        <w:rPr>
          <w:rFonts w:ascii="宋体" w:eastAsia="宋体" w:hAnsi="宋体" w:hint="eastAsia"/>
        </w:rPr>
        <w:t>牛客网2018暑期多校1</w:t>
      </w:r>
      <w:r w:rsidRPr="003F0B0C">
        <w:rPr>
          <w:rFonts w:ascii="宋体" w:eastAsia="宋体" w:hAnsi="宋体"/>
        </w:rPr>
        <w:t>G</w:t>
      </w:r>
      <w:r w:rsidRPr="003F0B0C">
        <w:rPr>
          <w:rFonts w:ascii="宋体" w:eastAsia="宋体" w:hAnsi="宋体" w:hint="eastAsia"/>
        </w:rPr>
        <w:t>-</w:t>
      </w:r>
      <w:r w:rsidRPr="003F0B0C">
        <w:rPr>
          <w:rFonts w:ascii="宋体" w:eastAsia="宋体" w:hAnsi="宋体"/>
        </w:rPr>
        <w:t>Steiner tree</w:t>
      </w:r>
    </w:p>
    <w:p w:rsidR="00AF2A14" w:rsidRPr="003F0B0C" w:rsidRDefault="00AF2A14" w:rsidP="00D443D8">
      <w:pPr>
        <w:rPr>
          <w:rFonts w:ascii="宋体" w:eastAsia="宋体" w:hAnsi="宋体"/>
        </w:rPr>
      </w:pPr>
      <w:r w:rsidRPr="003F0B0C">
        <w:rPr>
          <w:rFonts w:ascii="宋体" w:eastAsia="宋体" w:hAnsi="宋体" w:hint="eastAsia"/>
        </w:rPr>
        <w:t>【TAG】数据结构 树</w:t>
      </w:r>
    </w:p>
    <w:p w:rsidR="00AF2A14" w:rsidRPr="003F0B0C" w:rsidRDefault="00AF2A14" w:rsidP="00D443D8">
      <w:pPr>
        <w:rPr>
          <w:rFonts w:ascii="宋体" w:eastAsia="宋体" w:hAnsi="宋体"/>
        </w:rPr>
      </w:pPr>
      <w:r w:rsidRPr="003F0B0C">
        <w:rPr>
          <w:rFonts w:ascii="宋体" w:eastAsia="宋体" w:hAnsi="宋体" w:hint="eastAsia"/>
        </w:rPr>
        <w:t>金牌题-前置：斜率优化/李超树</w:t>
      </w:r>
    </w:p>
    <w:p w:rsidR="00AF2A14" w:rsidRPr="003F0B0C" w:rsidRDefault="00AF2A14" w:rsidP="00D443D8">
      <w:pPr>
        <w:rPr>
          <w:rFonts w:ascii="宋体" w:eastAsia="宋体" w:hAnsi="宋体"/>
        </w:rPr>
      </w:pPr>
      <w:r w:rsidRPr="003F0B0C">
        <w:rPr>
          <w:rFonts w:ascii="宋体" w:eastAsia="宋体" w:hAnsi="宋体" w:hint="eastAsia"/>
        </w:rPr>
        <w:t>牛客网2018暑期多校1</w:t>
      </w:r>
      <w:r w:rsidRPr="003F0B0C">
        <w:rPr>
          <w:rFonts w:ascii="宋体" w:eastAsia="宋体" w:hAnsi="宋体"/>
        </w:rPr>
        <w:t>H</w:t>
      </w:r>
      <w:r w:rsidRPr="003F0B0C">
        <w:rPr>
          <w:rFonts w:ascii="宋体" w:eastAsia="宋体" w:hAnsi="宋体" w:hint="eastAsia"/>
        </w:rPr>
        <w:t>-Longest Path</w:t>
      </w:r>
    </w:p>
    <w:p w:rsidR="00AF2A14" w:rsidRPr="003F0B0C" w:rsidRDefault="00AF2A14" w:rsidP="00D443D8">
      <w:pPr>
        <w:rPr>
          <w:rFonts w:ascii="宋体" w:eastAsia="宋体" w:hAnsi="宋体"/>
        </w:rPr>
      </w:pPr>
      <w:r w:rsidRPr="003F0B0C">
        <w:rPr>
          <w:rFonts w:ascii="宋体" w:eastAsia="宋体" w:hAnsi="宋体" w:hint="eastAsia"/>
        </w:rPr>
        <w:t>【TAG】最短路 斜率优化</w:t>
      </w:r>
    </w:p>
    <w:p w:rsidR="00AF2A14" w:rsidRPr="003F0B0C" w:rsidRDefault="00AF2A14" w:rsidP="00D443D8">
      <w:pPr>
        <w:rPr>
          <w:rFonts w:ascii="宋体" w:eastAsia="宋体" w:hAnsi="宋体"/>
        </w:rPr>
      </w:pPr>
      <w:r w:rsidRPr="003F0B0C">
        <w:rPr>
          <w:rFonts w:ascii="宋体" w:eastAsia="宋体" w:hAnsi="宋体" w:hint="eastAsia"/>
        </w:rPr>
        <w:t>金牌-前置：回文树/回文自动机/回文后缀</w:t>
      </w:r>
    </w:p>
    <w:p w:rsidR="00AF2A14" w:rsidRPr="003F0B0C" w:rsidRDefault="00AF2A14" w:rsidP="00D443D8">
      <w:pPr>
        <w:rPr>
          <w:rFonts w:ascii="宋体" w:eastAsia="宋体" w:hAnsi="宋体"/>
        </w:rPr>
      </w:pPr>
      <w:r w:rsidRPr="003F0B0C">
        <w:rPr>
          <w:rFonts w:ascii="宋体" w:eastAsia="宋体" w:hAnsi="宋体" w:hint="eastAsia"/>
        </w:rPr>
        <w:t>2018杭电暑期多校3B-</w:t>
      </w:r>
      <w:r w:rsidRPr="003F0B0C">
        <w:rPr>
          <w:rFonts w:ascii="宋体" w:eastAsia="宋体" w:hAnsi="宋体"/>
        </w:rPr>
        <w:t>Cut the String</w:t>
      </w:r>
      <w:r w:rsidRPr="003F0B0C">
        <w:rPr>
          <w:rFonts w:ascii="宋体" w:eastAsia="宋体" w:hAnsi="宋体" w:hint="eastAsia"/>
        </w:rPr>
        <w:t>-</w:t>
      </w:r>
      <w:r w:rsidRPr="003F0B0C">
        <w:rPr>
          <w:rFonts w:ascii="宋体" w:eastAsia="宋体" w:hAnsi="宋体"/>
        </w:rPr>
        <w:t>HDU6320</w:t>
      </w:r>
    </w:p>
    <w:p w:rsidR="00AF2A14" w:rsidRPr="003F0B0C" w:rsidRDefault="00AF2A14" w:rsidP="00D443D8">
      <w:pPr>
        <w:rPr>
          <w:rFonts w:ascii="宋体" w:eastAsia="宋体" w:hAnsi="宋体"/>
        </w:rPr>
      </w:pPr>
      <w:r w:rsidRPr="003F0B0C">
        <w:rPr>
          <w:rFonts w:ascii="宋体" w:eastAsia="宋体" w:hAnsi="宋体" w:hint="eastAsia"/>
        </w:rPr>
        <w:t>【题意】</w:t>
      </w:r>
    </w:p>
    <w:p w:rsidR="00AF2A14" w:rsidRPr="003F0B0C" w:rsidRDefault="00AF2A14" w:rsidP="00D443D8">
      <w:pPr>
        <w:rPr>
          <w:rFonts w:ascii="宋体" w:eastAsia="宋体" w:hAnsi="宋体"/>
        </w:rPr>
      </w:pPr>
      <w:r w:rsidRPr="003F0B0C">
        <w:rPr>
          <w:rFonts w:ascii="宋体" w:eastAsia="宋体" w:hAnsi="宋体" w:hint="eastAsia"/>
        </w:rPr>
        <w:t>【TAG】字符串 回文串 区间查询 金牌题 欧几里得算法</w:t>
      </w:r>
    </w:p>
    <w:p w:rsidR="00AF2A14" w:rsidRPr="003F0B0C" w:rsidRDefault="00AF2A14" w:rsidP="00D443D8">
      <w:pPr>
        <w:rPr>
          <w:rFonts w:ascii="宋体" w:eastAsia="宋体" w:hAnsi="宋体"/>
        </w:rPr>
      </w:pPr>
      <w:r w:rsidRPr="003F0B0C">
        <w:rPr>
          <w:rFonts w:ascii="宋体" w:eastAsia="宋体" w:hAnsi="宋体" w:hint="eastAsia"/>
        </w:rPr>
        <w:t>【题解】</w:t>
      </w:r>
    </w:p>
    <w:p w:rsidR="00AF2A14" w:rsidRPr="003F0B0C" w:rsidRDefault="00AF2A14" w:rsidP="00D443D8">
      <w:pPr>
        <w:rPr>
          <w:rFonts w:ascii="宋体" w:eastAsia="宋体" w:hAnsi="宋体"/>
        </w:rPr>
      </w:pPr>
      <w:r w:rsidRPr="003F0B0C">
        <w:rPr>
          <w:rFonts w:ascii="宋体" w:eastAsia="宋体" w:hAnsi="宋体" w:hint="eastAsia"/>
        </w:rPr>
        <w:t>【代码】</w:t>
      </w:r>
    </w:p>
    <w:p w:rsidR="00AF2A14" w:rsidRPr="003F0B0C" w:rsidRDefault="00AF2A14" w:rsidP="00D443D8">
      <w:pPr>
        <w:rPr>
          <w:rFonts w:ascii="宋体" w:eastAsia="宋体" w:hAnsi="宋体"/>
        </w:rPr>
      </w:pPr>
      <w:r w:rsidRPr="003F0B0C">
        <w:rPr>
          <w:rFonts w:ascii="宋体" w:eastAsia="宋体" w:hAnsi="宋体" w:hint="eastAsia"/>
        </w:rPr>
        <w:t>金牌：前置：Manacher算法/后缀数组</w:t>
      </w:r>
    </w:p>
    <w:p w:rsidR="00AF2A14" w:rsidRPr="003F0B0C" w:rsidRDefault="00AF2A14" w:rsidP="00D443D8">
      <w:pPr>
        <w:rPr>
          <w:rFonts w:ascii="宋体" w:eastAsia="宋体" w:hAnsi="宋体"/>
        </w:rPr>
      </w:pPr>
      <w:r w:rsidRPr="003F0B0C">
        <w:rPr>
          <w:rFonts w:ascii="宋体" w:eastAsia="宋体" w:hAnsi="宋体" w:hint="eastAsia"/>
        </w:rPr>
        <w:t>牛客网2018暑期多校4</w:t>
      </w:r>
      <w:r w:rsidRPr="003F0B0C">
        <w:rPr>
          <w:rFonts w:ascii="宋体" w:eastAsia="宋体" w:hAnsi="宋体"/>
        </w:rPr>
        <w:t>H</w:t>
      </w:r>
      <w:r w:rsidRPr="003F0B0C">
        <w:rPr>
          <w:rFonts w:ascii="宋体" w:eastAsia="宋体" w:hAnsi="宋体" w:hint="eastAsia"/>
        </w:rPr>
        <w:t>-</w:t>
      </w:r>
      <w:r w:rsidRPr="003F0B0C">
        <w:rPr>
          <w:rFonts w:ascii="宋体" w:eastAsia="宋体" w:hAnsi="宋体"/>
        </w:rPr>
        <w:t>Double Palindrome</w:t>
      </w:r>
    </w:p>
    <w:p w:rsidR="00AF2A14" w:rsidRPr="003F0B0C" w:rsidRDefault="00AF2A14" w:rsidP="00D443D8">
      <w:pPr>
        <w:rPr>
          <w:rFonts w:ascii="宋体" w:eastAsia="宋体" w:hAnsi="宋体"/>
        </w:rPr>
      </w:pPr>
      <w:r w:rsidRPr="003F0B0C">
        <w:rPr>
          <w:rFonts w:ascii="宋体" w:eastAsia="宋体" w:hAnsi="宋体" w:hint="eastAsia"/>
        </w:rPr>
        <w:t>【题意】</w:t>
      </w:r>
    </w:p>
    <w:p w:rsidR="00AF2A14" w:rsidRPr="003F0B0C" w:rsidRDefault="00AF2A14" w:rsidP="00D443D8">
      <w:pPr>
        <w:rPr>
          <w:rFonts w:ascii="宋体" w:eastAsia="宋体" w:hAnsi="宋体"/>
        </w:rPr>
      </w:pPr>
      <w:r w:rsidRPr="003F0B0C">
        <w:rPr>
          <w:rFonts w:ascii="宋体" w:eastAsia="宋体" w:hAnsi="宋体" w:hint="eastAsia"/>
        </w:rPr>
        <w:t>【TAG】回文串 字符串</w:t>
      </w:r>
    </w:p>
    <w:p w:rsidR="00AF2A14" w:rsidRPr="003F0B0C" w:rsidRDefault="00AF2A14" w:rsidP="00D443D8">
      <w:pPr>
        <w:rPr>
          <w:rFonts w:ascii="宋体" w:eastAsia="宋体" w:hAnsi="宋体"/>
        </w:rPr>
      </w:pPr>
      <w:r w:rsidRPr="003F0B0C">
        <w:rPr>
          <w:rFonts w:ascii="宋体" w:eastAsia="宋体" w:hAnsi="宋体" w:hint="eastAsia"/>
        </w:rPr>
        <w:t>【题解】</w:t>
      </w:r>
    </w:p>
    <w:p w:rsidR="00AF2A14" w:rsidRPr="003F0B0C" w:rsidRDefault="00AF2A14" w:rsidP="00D443D8">
      <w:pPr>
        <w:rPr>
          <w:rFonts w:ascii="宋体" w:eastAsia="宋体" w:hAnsi="宋体"/>
        </w:rPr>
      </w:pPr>
      <w:r w:rsidRPr="003F0B0C">
        <w:rPr>
          <w:rFonts w:ascii="宋体" w:eastAsia="宋体" w:hAnsi="宋体" w:hint="eastAsia"/>
        </w:rPr>
        <w:t>【代码】</w:t>
      </w:r>
    </w:p>
    <w:p w:rsidR="00E968ED" w:rsidRPr="003F0B0C" w:rsidRDefault="00E968ED" w:rsidP="00E968ED">
      <w:pPr>
        <w:pStyle w:val="2"/>
        <w:rPr>
          <w:rFonts w:ascii="宋体" w:eastAsia="宋体" w:hAnsi="宋体"/>
          <w:b w:val="0"/>
        </w:rPr>
      </w:pPr>
      <w:bookmarkStart w:id="277" w:name="_Toc521431969"/>
      <w:r w:rsidRPr="003F0B0C">
        <w:rPr>
          <w:rFonts w:ascii="宋体" w:eastAsia="宋体" w:hAnsi="宋体" w:hint="eastAsia"/>
          <w:b w:val="0"/>
        </w:rPr>
        <w:lastRenderedPageBreak/>
        <w:t>温习题库</w:t>
      </w:r>
      <w:bookmarkEnd w:id="277"/>
    </w:p>
    <w:p w:rsidR="00572F30" w:rsidRPr="003F0B0C" w:rsidRDefault="00CC0F69" w:rsidP="00CC0F69">
      <w:pPr>
        <w:pStyle w:val="2"/>
        <w:rPr>
          <w:rFonts w:ascii="宋体" w:eastAsia="宋体" w:hAnsi="宋体"/>
          <w:b w:val="0"/>
        </w:rPr>
      </w:pPr>
      <w:bookmarkStart w:id="278" w:name="_Toc521431970"/>
      <w:r w:rsidRPr="003F0B0C">
        <w:rPr>
          <w:rFonts w:ascii="宋体" w:eastAsia="宋体" w:hAnsi="宋体" w:hint="eastAsia"/>
          <w:b w:val="0"/>
        </w:rPr>
        <w:t>索引</w:t>
      </w:r>
      <w:bookmarkEnd w:id="278"/>
    </w:p>
    <w:p w:rsidR="00E77A6C" w:rsidRPr="003F0B0C" w:rsidRDefault="00CC0F69" w:rsidP="00720A41">
      <w:pPr>
        <w:rPr>
          <w:rFonts w:ascii="宋体" w:eastAsia="宋体" w:hAnsi="宋体"/>
          <w:noProof/>
        </w:rPr>
        <w:sectPr w:rsidR="00E77A6C" w:rsidRPr="003F0B0C" w:rsidSect="00E77A6C">
          <w:footerReference w:type="default" r:id="rId397"/>
          <w:type w:val="continuous"/>
          <w:pgSz w:w="11906" w:h="16838"/>
          <w:pgMar w:top="1440" w:right="1800" w:bottom="1440" w:left="1800" w:header="851" w:footer="992" w:gutter="0"/>
          <w:cols w:space="425"/>
          <w:docGrid w:type="lines" w:linePitch="312"/>
        </w:sectPr>
      </w:pPr>
      <w:r w:rsidRPr="003F0B0C">
        <w:rPr>
          <w:rFonts w:ascii="宋体" w:eastAsia="宋体" w:hAnsi="宋体"/>
        </w:rPr>
        <w:fldChar w:fldCharType="begin"/>
      </w:r>
      <w:r w:rsidRPr="003F0B0C">
        <w:rPr>
          <w:rFonts w:ascii="宋体" w:eastAsia="宋体" w:hAnsi="宋体"/>
        </w:rPr>
        <w:instrText xml:space="preserve"> INDEX \e "</w:instrText>
      </w:r>
      <w:r w:rsidRPr="003F0B0C">
        <w:rPr>
          <w:rFonts w:ascii="宋体" w:eastAsia="宋体" w:hAnsi="宋体"/>
        </w:rPr>
        <w:tab/>
        <w:instrText xml:space="preserve">" \o "S" \c "1" \z "2052" </w:instrText>
      </w:r>
      <w:r w:rsidRPr="003F0B0C">
        <w:rPr>
          <w:rFonts w:ascii="宋体" w:eastAsia="宋体" w:hAnsi="宋体"/>
        </w:rPr>
        <w:fldChar w:fldCharType="separate"/>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lastRenderedPageBreak/>
        <w:t>√（模板）</w:t>
      </w:r>
      <w:r w:rsidRPr="003F0B0C">
        <w:rPr>
          <w:rFonts w:ascii="宋体" w:eastAsia="宋体" w:hAnsi="宋体"/>
          <w:b/>
          <w:noProof/>
        </w:rPr>
        <w:t>-51nod-1264</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1264</w:t>
      </w:r>
      <w:r w:rsidRPr="003F0B0C">
        <w:rPr>
          <w:rFonts w:ascii="宋体" w:eastAsia="宋体" w:hAnsi="宋体"/>
          <w:noProof/>
        </w:rPr>
        <w:tab/>
        <w:t>115</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-51nod-1265-</w:t>
      </w:r>
      <w:r w:rsidRPr="003F0B0C">
        <w:rPr>
          <w:rFonts w:ascii="宋体" w:eastAsia="宋体" w:hAnsi="宋体" w:hint="eastAsia"/>
          <w:b/>
          <w:noProof/>
        </w:rPr>
        <w:t>四点共面</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1265</w:t>
      </w:r>
      <w:r w:rsidRPr="003F0B0C">
        <w:rPr>
          <w:rFonts w:ascii="宋体" w:eastAsia="宋体" w:hAnsi="宋体"/>
          <w:noProof/>
        </w:rPr>
        <w:tab/>
        <w:t>114</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-51nod-1298-</w:t>
      </w:r>
      <w:r w:rsidRPr="003F0B0C">
        <w:rPr>
          <w:rFonts w:ascii="宋体" w:eastAsia="宋体" w:hAnsi="宋体" w:hint="eastAsia"/>
          <w:b/>
          <w:noProof/>
        </w:rPr>
        <w:t>圆与三角形</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1298</w:t>
      </w:r>
      <w:r w:rsidRPr="003F0B0C">
        <w:rPr>
          <w:rFonts w:ascii="宋体" w:eastAsia="宋体" w:hAnsi="宋体"/>
          <w:noProof/>
        </w:rPr>
        <w:tab/>
        <w:t>113</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bCs/>
          <w:noProof/>
        </w:rPr>
        <w:t>√</w:t>
      </w:r>
      <w:r w:rsidRPr="003F0B0C">
        <w:rPr>
          <w:rFonts w:ascii="宋体" w:eastAsia="宋体" w:hAnsi="宋体"/>
          <w:b/>
          <w:bCs/>
          <w:noProof/>
        </w:rPr>
        <w:t>-51nod-1995-</w:t>
      </w:r>
      <w:r w:rsidRPr="003F0B0C">
        <w:rPr>
          <w:rFonts w:ascii="宋体" w:eastAsia="宋体" w:hAnsi="宋体" w:hint="eastAsia"/>
          <w:b/>
          <w:bCs/>
          <w:noProof/>
        </w:rPr>
        <w:t>三子棋</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1995</w:t>
      </w:r>
      <w:r w:rsidRPr="003F0B0C">
        <w:rPr>
          <w:rFonts w:ascii="宋体" w:eastAsia="宋体" w:hAnsi="宋体"/>
          <w:noProof/>
        </w:rPr>
        <w:tab/>
        <w:t>130</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-51nod-2006-</w:t>
      </w:r>
      <w:r w:rsidRPr="003F0B0C">
        <w:rPr>
          <w:rFonts w:ascii="宋体" w:eastAsia="宋体" w:hAnsi="宋体" w:hint="eastAsia"/>
          <w:b/>
          <w:noProof/>
        </w:rPr>
        <w:t>飞行员配对</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2006</w:t>
      </w:r>
      <w:r w:rsidRPr="003F0B0C">
        <w:rPr>
          <w:rFonts w:ascii="宋体" w:eastAsia="宋体" w:hAnsi="宋体"/>
          <w:noProof/>
        </w:rPr>
        <w:tab/>
        <w:t>128</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-EOJ-110-2018</w:t>
      </w:r>
      <w:r w:rsidRPr="003F0B0C">
        <w:rPr>
          <w:rFonts w:ascii="宋体" w:eastAsia="宋体" w:hAnsi="宋体" w:hint="eastAsia"/>
          <w:b/>
          <w:noProof/>
        </w:rPr>
        <w:t>月赛</w:t>
      </w:r>
      <w:r w:rsidRPr="003F0B0C">
        <w:rPr>
          <w:rFonts w:ascii="宋体" w:eastAsia="宋体" w:hAnsi="宋体"/>
          <w:b/>
          <w:noProof/>
        </w:rPr>
        <w:t>7-</w:t>
      </w:r>
      <w:r w:rsidRPr="003F0B0C">
        <w:rPr>
          <w:rFonts w:ascii="宋体" w:eastAsia="宋体" w:hAnsi="宋体" w:hint="eastAsia"/>
          <w:b/>
          <w:noProof/>
        </w:rPr>
        <w:t>数蝌蚪</w:t>
      </w:r>
      <w:r w:rsidRPr="003F0B0C">
        <w:rPr>
          <w:rFonts w:ascii="宋体" w:eastAsia="宋体" w:hAnsi="宋体"/>
          <w:b/>
          <w:noProof/>
        </w:rPr>
        <w:t>-</w:t>
      </w:r>
      <w:r w:rsidRPr="003F0B0C">
        <w:rPr>
          <w:rFonts w:ascii="宋体" w:eastAsia="宋体" w:hAnsi="宋体" w:hint="eastAsia"/>
          <w:b/>
          <w:noProof/>
        </w:rPr>
        <w:t>签到题</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110</w:t>
      </w:r>
      <w:r w:rsidRPr="003F0B0C">
        <w:rPr>
          <w:rFonts w:ascii="宋体" w:eastAsia="宋体" w:hAnsi="宋体"/>
          <w:noProof/>
        </w:rPr>
        <w:tab/>
        <w:t>126</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-HDU-1003</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1003</w:t>
      </w:r>
      <w:r w:rsidRPr="003F0B0C">
        <w:rPr>
          <w:rFonts w:ascii="宋体" w:eastAsia="宋体" w:hAnsi="宋体"/>
          <w:noProof/>
        </w:rPr>
        <w:tab/>
        <w:t>34</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-HDU-1087</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1087</w:t>
      </w:r>
      <w:r w:rsidRPr="003F0B0C">
        <w:rPr>
          <w:rFonts w:ascii="宋体" w:eastAsia="宋体" w:hAnsi="宋体"/>
          <w:noProof/>
        </w:rPr>
        <w:tab/>
        <w:t>35</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-HDU-1159-LCIS</w:t>
      </w:r>
      <w:r w:rsidRPr="003F0B0C">
        <w:rPr>
          <w:rFonts w:ascii="宋体" w:eastAsia="宋体" w:hAnsi="宋体" w:hint="eastAsia"/>
          <w:b/>
          <w:noProof/>
        </w:rPr>
        <w:t>模板题</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1159</w:t>
      </w:r>
      <w:r w:rsidRPr="003F0B0C">
        <w:rPr>
          <w:rFonts w:ascii="宋体" w:eastAsia="宋体" w:hAnsi="宋体"/>
          <w:noProof/>
        </w:rPr>
        <w:tab/>
        <w:t>37</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-HDU-1238-Substrings</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1238</w:t>
      </w:r>
      <w:r w:rsidRPr="003F0B0C">
        <w:rPr>
          <w:rFonts w:ascii="宋体" w:eastAsia="宋体" w:hAnsi="宋体"/>
          <w:noProof/>
        </w:rPr>
        <w:tab/>
        <w:t>71</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-HDU-1358-Period</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b/>
          <w:noProof/>
        </w:rPr>
        <w:t>1358</w:t>
      </w:r>
      <w:r w:rsidRPr="003F0B0C">
        <w:rPr>
          <w:rFonts w:ascii="宋体" w:eastAsia="宋体" w:hAnsi="宋体"/>
          <w:noProof/>
        </w:rPr>
        <w:tab/>
        <w:t>62</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-HDU-1503-Advanced Fruits</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1503</w:t>
      </w:r>
      <w:r w:rsidRPr="003F0B0C">
        <w:rPr>
          <w:rFonts w:ascii="宋体" w:eastAsia="宋体" w:hAnsi="宋体"/>
          <w:noProof/>
        </w:rPr>
        <w:tab/>
        <w:t>35</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-HDU-1542-Atlantis</w:t>
      </w:r>
      <w:r w:rsidRPr="003F0B0C">
        <w:rPr>
          <w:rFonts w:ascii="宋体" w:eastAsia="宋体" w:hAnsi="宋体" w:hint="eastAsia"/>
          <w:b/>
          <w:noProof/>
        </w:rPr>
        <w:t>（矩形面积并）</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1542</w:t>
      </w:r>
      <w:r w:rsidRPr="003F0B0C">
        <w:rPr>
          <w:rFonts w:ascii="宋体" w:eastAsia="宋体" w:hAnsi="宋体"/>
          <w:noProof/>
        </w:rPr>
        <w:tab/>
        <w:t>89</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-HDU-1686-Oulipo</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1686</w:t>
      </w:r>
      <w:r w:rsidRPr="003F0B0C">
        <w:rPr>
          <w:rFonts w:ascii="宋体" w:eastAsia="宋体" w:hAnsi="宋体"/>
          <w:noProof/>
        </w:rPr>
        <w:tab/>
        <w:t>55</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-HDU-1711-Number Sequence</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1711</w:t>
      </w:r>
      <w:r w:rsidRPr="003F0B0C">
        <w:rPr>
          <w:rFonts w:ascii="宋体" w:eastAsia="宋体" w:hAnsi="宋体"/>
          <w:noProof/>
        </w:rPr>
        <w:tab/>
        <w:t>53</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-HDU-2050-</w:t>
      </w:r>
      <w:r w:rsidRPr="003F0B0C">
        <w:rPr>
          <w:rFonts w:ascii="宋体" w:eastAsia="宋体" w:hAnsi="宋体" w:hint="eastAsia"/>
          <w:b/>
          <w:noProof/>
        </w:rPr>
        <w:t>折线分割平面</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2050</w:t>
      </w:r>
      <w:r w:rsidRPr="003F0B0C">
        <w:rPr>
          <w:rFonts w:ascii="宋体" w:eastAsia="宋体" w:hAnsi="宋体"/>
          <w:noProof/>
        </w:rPr>
        <w:tab/>
        <w:t>33</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-HDU-2087-</w:t>
      </w:r>
      <w:r w:rsidRPr="003F0B0C">
        <w:rPr>
          <w:rFonts w:ascii="宋体" w:eastAsia="宋体" w:hAnsi="宋体" w:hint="eastAsia"/>
          <w:b/>
          <w:noProof/>
        </w:rPr>
        <w:t>剪花布条</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2087</w:t>
      </w:r>
      <w:r w:rsidRPr="003F0B0C">
        <w:rPr>
          <w:rFonts w:ascii="宋体" w:eastAsia="宋体" w:hAnsi="宋体"/>
          <w:noProof/>
        </w:rPr>
        <w:tab/>
        <w:t>58</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noProof/>
        </w:rPr>
        <w:t>√</w:t>
      </w:r>
      <w:r w:rsidRPr="003F0B0C">
        <w:rPr>
          <w:rFonts w:ascii="宋体" w:eastAsia="宋体" w:hAnsi="宋体"/>
          <w:b/>
          <w:noProof/>
        </w:rPr>
        <w:t>-HDU-2089-</w:t>
      </w:r>
      <w:r w:rsidRPr="003F0B0C">
        <w:rPr>
          <w:rFonts w:ascii="宋体" w:eastAsia="宋体" w:hAnsi="宋体" w:hint="eastAsia"/>
          <w:b/>
          <w:noProof/>
        </w:rPr>
        <w:t>不要</w:t>
      </w:r>
      <w:r w:rsidRPr="003F0B0C">
        <w:rPr>
          <w:rFonts w:ascii="宋体" w:eastAsia="宋体" w:hAnsi="宋体"/>
          <w:b/>
          <w:noProof/>
        </w:rPr>
        <w:t>62</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2089</w:t>
      </w:r>
      <w:r w:rsidRPr="003F0B0C">
        <w:rPr>
          <w:rFonts w:ascii="宋体" w:eastAsia="宋体" w:hAnsi="宋体"/>
          <w:noProof/>
        </w:rPr>
        <w:tab/>
        <w:t>39</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-HDU-2328-Corporate Identity</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2328</w:t>
      </w:r>
      <w:r w:rsidRPr="003F0B0C">
        <w:rPr>
          <w:rFonts w:ascii="宋体" w:eastAsia="宋体" w:hAnsi="宋体"/>
          <w:noProof/>
        </w:rPr>
        <w:tab/>
        <w:t>73</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bCs/>
          <w:noProof/>
        </w:rPr>
        <w:lastRenderedPageBreak/>
        <w:t>√</w:t>
      </w:r>
      <w:r w:rsidRPr="003F0B0C">
        <w:rPr>
          <w:rFonts w:ascii="宋体" w:eastAsia="宋体" w:hAnsi="宋体"/>
          <w:b/>
          <w:bCs/>
          <w:noProof/>
        </w:rPr>
        <w:t>-HDU-2594-Simpsons’Hidden Talents</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2594</w:t>
      </w:r>
      <w:r w:rsidRPr="003F0B0C">
        <w:rPr>
          <w:rFonts w:ascii="宋体" w:eastAsia="宋体" w:hAnsi="宋体"/>
          <w:noProof/>
        </w:rPr>
        <w:tab/>
        <w:t>75</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-HDU-2602-Bone Collector</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2602</w:t>
      </w:r>
      <w:r w:rsidRPr="003F0B0C">
        <w:rPr>
          <w:rFonts w:ascii="宋体" w:eastAsia="宋体" w:hAnsi="宋体"/>
          <w:noProof/>
        </w:rPr>
        <w:tab/>
        <w:t>37</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-HDU-3746-Cyclic Nacklace</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3746</w:t>
      </w:r>
      <w:r w:rsidRPr="003F0B0C">
        <w:rPr>
          <w:rFonts w:ascii="宋体" w:eastAsia="宋体" w:hAnsi="宋体"/>
          <w:noProof/>
        </w:rPr>
        <w:tab/>
        <w:t>60</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-HDU-4300-Clairewd’s message</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4300</w:t>
      </w:r>
      <w:r w:rsidRPr="003F0B0C">
        <w:rPr>
          <w:rFonts w:ascii="宋体" w:eastAsia="宋体" w:hAnsi="宋体"/>
          <w:noProof/>
        </w:rPr>
        <w:tab/>
        <w:t>76</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-HDU-5857-2016</w:t>
      </w:r>
      <w:r w:rsidRPr="003F0B0C">
        <w:rPr>
          <w:rFonts w:ascii="宋体" w:eastAsia="宋体" w:hAnsi="宋体" w:hint="eastAsia"/>
          <w:b/>
          <w:noProof/>
        </w:rPr>
        <w:t>多校</w:t>
      </w:r>
      <w:r w:rsidRPr="003F0B0C">
        <w:rPr>
          <w:rFonts w:ascii="宋体" w:eastAsia="宋体" w:hAnsi="宋体"/>
          <w:b/>
          <w:noProof/>
        </w:rPr>
        <w:t>10-</w:t>
      </w:r>
      <w:r w:rsidRPr="003F0B0C">
        <w:rPr>
          <w:rFonts w:ascii="宋体" w:eastAsia="宋体" w:hAnsi="宋体" w:hint="eastAsia"/>
          <w:b/>
          <w:noProof/>
        </w:rPr>
        <w:t>签到</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5857</w:t>
      </w:r>
      <w:r w:rsidRPr="003F0B0C">
        <w:rPr>
          <w:rFonts w:ascii="宋体" w:eastAsia="宋体" w:hAnsi="宋体"/>
          <w:noProof/>
        </w:rPr>
        <w:tab/>
        <w:t>133</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-HDU-5858-2016</w:t>
      </w:r>
      <w:r w:rsidRPr="003F0B0C">
        <w:rPr>
          <w:rFonts w:ascii="宋体" w:eastAsia="宋体" w:hAnsi="宋体" w:hint="eastAsia"/>
          <w:b/>
          <w:noProof/>
        </w:rPr>
        <w:t>多校</w:t>
      </w:r>
      <w:r w:rsidRPr="003F0B0C">
        <w:rPr>
          <w:rFonts w:ascii="宋体" w:eastAsia="宋体" w:hAnsi="宋体"/>
          <w:b/>
          <w:noProof/>
        </w:rPr>
        <w:t>10-</w:t>
      </w:r>
      <w:r w:rsidRPr="003F0B0C">
        <w:rPr>
          <w:rFonts w:ascii="宋体" w:eastAsia="宋体" w:hAnsi="宋体" w:hint="eastAsia"/>
          <w:b/>
          <w:noProof/>
        </w:rPr>
        <w:t>签到</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5858</w:t>
      </w:r>
      <w:r w:rsidRPr="003F0B0C">
        <w:rPr>
          <w:rFonts w:ascii="宋体" w:eastAsia="宋体" w:hAnsi="宋体"/>
          <w:noProof/>
        </w:rPr>
        <w:tab/>
        <w:t>120</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-HDU-5861-2016</w:t>
      </w:r>
      <w:r w:rsidRPr="003F0B0C">
        <w:rPr>
          <w:rFonts w:ascii="宋体" w:eastAsia="宋体" w:hAnsi="宋体" w:hint="eastAsia"/>
          <w:b/>
          <w:noProof/>
        </w:rPr>
        <w:t>多校</w:t>
      </w:r>
      <w:r w:rsidRPr="003F0B0C">
        <w:rPr>
          <w:rFonts w:ascii="宋体" w:eastAsia="宋体" w:hAnsi="宋体"/>
          <w:b/>
          <w:noProof/>
        </w:rPr>
        <w:t>10-</w:t>
      </w:r>
      <w:r w:rsidRPr="003F0B0C">
        <w:rPr>
          <w:rFonts w:ascii="宋体" w:eastAsia="宋体" w:hAnsi="宋体" w:hint="eastAsia"/>
          <w:b/>
          <w:noProof/>
        </w:rPr>
        <w:t>铜牌</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5861</w:t>
      </w:r>
      <w:r w:rsidRPr="003F0B0C">
        <w:rPr>
          <w:rFonts w:ascii="宋体" w:eastAsia="宋体" w:hAnsi="宋体"/>
          <w:noProof/>
        </w:rPr>
        <w:tab/>
        <w:t>93</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-HDU-5862-2016</w:t>
      </w:r>
      <w:r w:rsidRPr="003F0B0C">
        <w:rPr>
          <w:rFonts w:ascii="宋体" w:eastAsia="宋体" w:hAnsi="宋体" w:hint="eastAsia"/>
          <w:b/>
          <w:noProof/>
        </w:rPr>
        <w:t>多校</w:t>
      </w:r>
      <w:r w:rsidRPr="003F0B0C">
        <w:rPr>
          <w:rFonts w:ascii="宋体" w:eastAsia="宋体" w:hAnsi="宋体"/>
          <w:b/>
          <w:noProof/>
        </w:rPr>
        <w:t>10-</w:t>
      </w:r>
      <w:r w:rsidRPr="003F0B0C">
        <w:rPr>
          <w:rFonts w:ascii="宋体" w:eastAsia="宋体" w:hAnsi="宋体" w:hint="eastAsia"/>
          <w:b/>
          <w:noProof/>
        </w:rPr>
        <w:t>铜牌</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5862</w:t>
      </w:r>
      <w:r w:rsidRPr="003F0B0C">
        <w:rPr>
          <w:rFonts w:ascii="宋体" w:eastAsia="宋体" w:hAnsi="宋体"/>
          <w:noProof/>
        </w:rPr>
        <w:tab/>
        <w:t>90</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-HDU-5867-2016</w:t>
      </w:r>
      <w:r w:rsidRPr="003F0B0C">
        <w:rPr>
          <w:rFonts w:ascii="宋体" w:eastAsia="宋体" w:hAnsi="宋体" w:hint="eastAsia"/>
          <w:b/>
          <w:noProof/>
        </w:rPr>
        <w:t>多校</w:t>
      </w:r>
      <w:r w:rsidRPr="003F0B0C">
        <w:rPr>
          <w:rFonts w:ascii="宋体" w:eastAsia="宋体" w:hAnsi="宋体"/>
          <w:b/>
          <w:noProof/>
        </w:rPr>
        <w:t>10-</w:t>
      </w:r>
      <w:r w:rsidRPr="003F0B0C">
        <w:rPr>
          <w:rFonts w:ascii="宋体" w:eastAsia="宋体" w:hAnsi="宋体" w:hint="eastAsia"/>
          <w:b/>
          <w:noProof/>
        </w:rPr>
        <w:t>签到</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5867</w:t>
      </w:r>
      <w:r w:rsidRPr="003F0B0C">
        <w:rPr>
          <w:rFonts w:ascii="宋体" w:eastAsia="宋体" w:hAnsi="宋体"/>
          <w:noProof/>
        </w:rPr>
        <w:tab/>
        <w:t>133</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-HDU-6298-2018</w:t>
      </w:r>
      <w:r w:rsidRPr="003F0B0C">
        <w:rPr>
          <w:rFonts w:ascii="宋体" w:eastAsia="宋体" w:hAnsi="宋体" w:hint="eastAsia"/>
          <w:b/>
          <w:noProof/>
        </w:rPr>
        <w:t>多校</w:t>
      </w:r>
      <w:r w:rsidRPr="003F0B0C">
        <w:rPr>
          <w:rFonts w:ascii="宋体" w:eastAsia="宋体" w:hAnsi="宋体"/>
          <w:b/>
          <w:noProof/>
        </w:rPr>
        <w:t>1-</w:t>
      </w:r>
      <w:r w:rsidRPr="003F0B0C">
        <w:rPr>
          <w:rFonts w:ascii="宋体" w:eastAsia="宋体" w:hAnsi="宋体" w:hint="eastAsia"/>
          <w:b/>
          <w:noProof/>
        </w:rPr>
        <w:t>签到题</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6298</w:t>
      </w:r>
      <w:r w:rsidRPr="003F0B0C">
        <w:rPr>
          <w:rFonts w:ascii="宋体" w:eastAsia="宋体" w:hAnsi="宋体"/>
          <w:noProof/>
        </w:rPr>
        <w:tab/>
        <w:t>108</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-HDU-6300-Triangle Partion</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6300</w:t>
      </w:r>
      <w:r w:rsidRPr="003F0B0C">
        <w:rPr>
          <w:rFonts w:ascii="宋体" w:eastAsia="宋体" w:hAnsi="宋体"/>
          <w:noProof/>
        </w:rPr>
        <w:tab/>
        <w:t>31</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-HDU-6304-2018</w:t>
      </w:r>
      <w:r w:rsidRPr="003F0B0C">
        <w:rPr>
          <w:rFonts w:ascii="宋体" w:eastAsia="宋体" w:hAnsi="宋体" w:hint="eastAsia"/>
          <w:b/>
          <w:noProof/>
        </w:rPr>
        <w:t>多校</w:t>
      </w:r>
      <w:r w:rsidRPr="003F0B0C">
        <w:rPr>
          <w:rFonts w:ascii="宋体" w:eastAsia="宋体" w:hAnsi="宋体"/>
          <w:b/>
          <w:noProof/>
        </w:rPr>
        <w:t>1-</w:t>
      </w:r>
      <w:r w:rsidRPr="003F0B0C">
        <w:rPr>
          <w:rFonts w:ascii="宋体" w:eastAsia="宋体" w:hAnsi="宋体" w:hint="eastAsia"/>
          <w:b/>
          <w:noProof/>
        </w:rPr>
        <w:t>铜牌题</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6304</w:t>
      </w:r>
      <w:r w:rsidRPr="003F0B0C">
        <w:rPr>
          <w:rFonts w:ascii="宋体" w:eastAsia="宋体" w:hAnsi="宋体"/>
          <w:noProof/>
        </w:rPr>
        <w:tab/>
        <w:t>124</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-HDU-6315-</w:t>
      </w:r>
      <w:r w:rsidRPr="003F0B0C">
        <w:rPr>
          <w:rFonts w:ascii="宋体" w:eastAsia="宋体" w:hAnsi="宋体" w:hint="eastAsia"/>
          <w:b/>
          <w:noProof/>
        </w:rPr>
        <w:t>多校</w:t>
      </w:r>
      <w:r w:rsidRPr="003F0B0C">
        <w:rPr>
          <w:rFonts w:ascii="宋体" w:eastAsia="宋体" w:hAnsi="宋体"/>
          <w:b/>
          <w:noProof/>
        </w:rPr>
        <w:t>2</w:t>
      </w:r>
      <w:r w:rsidRPr="003F0B0C">
        <w:rPr>
          <w:rFonts w:ascii="宋体" w:eastAsia="宋体" w:hAnsi="宋体" w:hint="eastAsia"/>
          <w:b/>
          <w:noProof/>
        </w:rPr>
        <w:t>铜牌题</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6315</w:t>
      </w:r>
      <w:r w:rsidRPr="003F0B0C">
        <w:rPr>
          <w:rFonts w:ascii="宋体" w:eastAsia="宋体" w:hAnsi="宋体"/>
          <w:noProof/>
        </w:rPr>
        <w:tab/>
        <w:t>80</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-HDU-6330-Visual Cube-</w:t>
      </w:r>
      <w:r w:rsidRPr="003F0B0C">
        <w:rPr>
          <w:rFonts w:ascii="宋体" w:eastAsia="宋体" w:hAnsi="宋体" w:hint="eastAsia"/>
          <w:b/>
          <w:noProof/>
        </w:rPr>
        <w:t>签到题</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6330</w:t>
      </w:r>
      <w:r w:rsidRPr="003F0B0C">
        <w:rPr>
          <w:rFonts w:ascii="宋体" w:eastAsia="宋体" w:hAnsi="宋体"/>
          <w:noProof/>
        </w:rPr>
        <w:tab/>
        <w:t>25</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-HDU-6342- Expression in Memories-</w:t>
      </w:r>
      <w:r w:rsidRPr="003F0B0C">
        <w:rPr>
          <w:rFonts w:ascii="宋体" w:eastAsia="宋体" w:hAnsi="宋体" w:hint="eastAsia"/>
          <w:b/>
          <w:noProof/>
        </w:rPr>
        <w:t>签到题</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6342</w:t>
      </w:r>
      <w:r w:rsidRPr="003F0B0C">
        <w:rPr>
          <w:rFonts w:ascii="宋体" w:eastAsia="宋体" w:hAnsi="宋体"/>
          <w:noProof/>
        </w:rPr>
        <w:tab/>
        <w:t>27</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-POJ-2406-Power Strings</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2406</w:t>
      </w:r>
      <w:r w:rsidRPr="003F0B0C">
        <w:rPr>
          <w:rFonts w:ascii="宋体" w:eastAsia="宋体" w:hAnsi="宋体"/>
          <w:noProof/>
        </w:rPr>
        <w:tab/>
        <w:t>64</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-POJ-2752-Seek the Name,Seek the Fame</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2752</w:t>
      </w:r>
      <w:r w:rsidRPr="003F0B0C">
        <w:rPr>
          <w:rFonts w:ascii="宋体" w:eastAsia="宋体" w:hAnsi="宋体"/>
          <w:noProof/>
        </w:rPr>
        <w:tab/>
        <w:t>67</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-POJ-3259-Wormholes</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3259</w:t>
      </w:r>
      <w:r w:rsidRPr="003F0B0C">
        <w:rPr>
          <w:rFonts w:ascii="宋体" w:eastAsia="宋体" w:hAnsi="宋体"/>
          <w:noProof/>
        </w:rPr>
        <w:tab/>
        <w:t>50</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noProof/>
        </w:rPr>
        <w:t>√</w:t>
      </w:r>
      <w:r w:rsidRPr="003F0B0C">
        <w:rPr>
          <w:rFonts w:ascii="宋体" w:eastAsia="宋体" w:hAnsi="宋体"/>
          <w:noProof/>
        </w:rPr>
        <w:t>-POJ-3667-Hotel</w:t>
      </w:r>
      <w:r w:rsidRPr="003F0B0C">
        <w:rPr>
          <w:rFonts w:ascii="宋体" w:eastAsia="宋体" w:hAnsi="宋体" w:hint="eastAsia"/>
          <w:noProof/>
        </w:rPr>
        <w:t>（线段树区间合并模板题）</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3667</w:t>
      </w:r>
      <w:r w:rsidRPr="003F0B0C">
        <w:rPr>
          <w:rFonts w:ascii="宋体" w:eastAsia="宋体" w:hAnsi="宋体"/>
          <w:noProof/>
        </w:rPr>
        <w:tab/>
        <w:t>85</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w:t>
      </w:r>
      <w:r w:rsidRPr="003F0B0C">
        <w:rPr>
          <w:rFonts w:ascii="宋体" w:eastAsia="宋体" w:hAnsi="宋体" w:hint="eastAsia"/>
          <w:b/>
          <w:noProof/>
        </w:rPr>
        <w:t>牛客网</w:t>
      </w:r>
      <w:r w:rsidRPr="003F0B0C">
        <w:rPr>
          <w:rFonts w:ascii="宋体" w:eastAsia="宋体" w:hAnsi="宋体"/>
          <w:b/>
          <w:noProof/>
        </w:rPr>
        <w:t>2018</w:t>
      </w:r>
      <w:r w:rsidRPr="003F0B0C">
        <w:rPr>
          <w:rFonts w:ascii="宋体" w:eastAsia="宋体" w:hAnsi="宋体" w:hint="eastAsia"/>
          <w:b/>
          <w:noProof/>
        </w:rPr>
        <w:t>暑期多校</w:t>
      </w:r>
      <w:r w:rsidRPr="003F0B0C">
        <w:rPr>
          <w:rFonts w:ascii="宋体" w:eastAsia="宋体" w:hAnsi="宋体"/>
          <w:b/>
          <w:noProof/>
        </w:rPr>
        <w:t>3E-Sort String-</w:t>
      </w:r>
      <w:r w:rsidRPr="003F0B0C">
        <w:rPr>
          <w:rFonts w:ascii="宋体" w:eastAsia="宋体" w:hAnsi="宋体" w:hint="eastAsia"/>
          <w:b/>
          <w:noProof/>
        </w:rPr>
        <w:t>铜牌题</w:t>
      </w:r>
      <w:r w:rsidRPr="003F0B0C">
        <w:rPr>
          <w:rFonts w:ascii="宋体" w:eastAsia="宋体" w:hAnsi="宋体"/>
          <w:noProof/>
        </w:rPr>
        <w:tab/>
        <w:t>65</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w:t>
      </w:r>
      <w:r w:rsidRPr="003F0B0C">
        <w:rPr>
          <w:rFonts w:ascii="宋体" w:eastAsia="宋体" w:hAnsi="宋体" w:hint="eastAsia"/>
          <w:b/>
          <w:noProof/>
        </w:rPr>
        <w:t>牛客网</w:t>
      </w:r>
      <w:r w:rsidRPr="003F0B0C">
        <w:rPr>
          <w:rFonts w:ascii="宋体" w:eastAsia="宋体" w:hAnsi="宋体"/>
          <w:b/>
          <w:noProof/>
        </w:rPr>
        <w:t>2018</w:t>
      </w:r>
      <w:r w:rsidRPr="003F0B0C">
        <w:rPr>
          <w:rFonts w:ascii="宋体" w:eastAsia="宋体" w:hAnsi="宋体" w:hint="eastAsia"/>
          <w:b/>
          <w:noProof/>
        </w:rPr>
        <w:t>暑期多校第</w:t>
      </w:r>
      <w:r w:rsidRPr="003F0B0C">
        <w:rPr>
          <w:rFonts w:ascii="宋体" w:eastAsia="宋体" w:hAnsi="宋体"/>
          <w:b/>
          <w:noProof/>
        </w:rPr>
        <w:t>1</w:t>
      </w:r>
      <w:r w:rsidRPr="003F0B0C">
        <w:rPr>
          <w:rFonts w:ascii="宋体" w:eastAsia="宋体" w:hAnsi="宋体" w:hint="eastAsia"/>
          <w:b/>
          <w:noProof/>
        </w:rPr>
        <w:t>场</w:t>
      </w:r>
      <w:r w:rsidRPr="003F0B0C">
        <w:rPr>
          <w:rFonts w:ascii="宋体" w:eastAsia="宋体" w:hAnsi="宋体"/>
          <w:b/>
          <w:noProof/>
        </w:rPr>
        <w:t>-A</w:t>
      </w:r>
      <w:r w:rsidRPr="003F0B0C">
        <w:rPr>
          <w:rFonts w:ascii="宋体" w:eastAsia="宋体" w:hAnsi="宋体" w:hint="eastAsia"/>
          <w:b/>
          <w:noProof/>
        </w:rPr>
        <w:t>（</w:t>
      </w:r>
      <w:r w:rsidRPr="003F0B0C">
        <w:rPr>
          <w:rFonts w:ascii="宋体" w:eastAsia="宋体" w:hAnsi="宋体"/>
          <w:b/>
          <w:noProof/>
        </w:rPr>
        <w:t>OEIS</w:t>
      </w:r>
      <w:r w:rsidRPr="003F0B0C">
        <w:rPr>
          <w:rFonts w:ascii="宋体" w:eastAsia="宋体" w:hAnsi="宋体" w:hint="eastAsia"/>
          <w:b/>
          <w:noProof/>
        </w:rPr>
        <w:t>打表</w:t>
      </w:r>
      <w:r w:rsidRPr="003F0B0C">
        <w:rPr>
          <w:rFonts w:ascii="宋体" w:eastAsia="宋体" w:hAnsi="宋体"/>
          <w:b/>
          <w:noProof/>
        </w:rPr>
        <w:t>&amp;</w:t>
      </w:r>
      <w:r w:rsidRPr="003F0B0C">
        <w:rPr>
          <w:rFonts w:ascii="宋体" w:eastAsia="宋体" w:hAnsi="宋体" w:hint="eastAsia"/>
          <w:b/>
          <w:noProof/>
        </w:rPr>
        <w:t>组合数递推</w:t>
      </w:r>
      <w:r w:rsidRPr="003F0B0C">
        <w:rPr>
          <w:rFonts w:ascii="宋体" w:eastAsia="宋体" w:hAnsi="宋体"/>
          <w:b/>
          <w:noProof/>
        </w:rPr>
        <w:t>&amp;</w:t>
      </w:r>
      <w:r w:rsidRPr="003F0B0C">
        <w:rPr>
          <w:rFonts w:ascii="宋体" w:eastAsia="宋体" w:hAnsi="宋体" w:hint="eastAsia"/>
          <w:b/>
          <w:noProof/>
        </w:rPr>
        <w:t>逆元）</w:t>
      </w:r>
      <w:r w:rsidRPr="003F0B0C">
        <w:rPr>
          <w:rFonts w:ascii="宋体" w:eastAsia="宋体" w:hAnsi="宋体"/>
          <w:noProof/>
        </w:rPr>
        <w:tab/>
        <w:t>121</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w:t>
      </w:r>
      <w:r w:rsidRPr="003F0B0C">
        <w:rPr>
          <w:rFonts w:ascii="宋体" w:eastAsia="宋体" w:hAnsi="宋体" w:hint="eastAsia"/>
          <w:b/>
          <w:noProof/>
        </w:rPr>
        <w:t>牛客网</w:t>
      </w:r>
      <w:r w:rsidRPr="003F0B0C">
        <w:rPr>
          <w:rFonts w:ascii="宋体" w:eastAsia="宋体" w:hAnsi="宋体"/>
          <w:b/>
          <w:noProof/>
        </w:rPr>
        <w:t>2018</w:t>
      </w:r>
      <w:r w:rsidRPr="003F0B0C">
        <w:rPr>
          <w:rFonts w:ascii="宋体" w:eastAsia="宋体" w:hAnsi="宋体" w:hint="eastAsia"/>
          <w:b/>
          <w:noProof/>
        </w:rPr>
        <w:t>暑期多校第</w:t>
      </w:r>
      <w:r w:rsidRPr="003F0B0C">
        <w:rPr>
          <w:rFonts w:ascii="宋体" w:eastAsia="宋体" w:hAnsi="宋体"/>
          <w:b/>
          <w:noProof/>
        </w:rPr>
        <w:t>3</w:t>
      </w:r>
      <w:r w:rsidRPr="003F0B0C">
        <w:rPr>
          <w:rFonts w:ascii="宋体" w:eastAsia="宋体" w:hAnsi="宋体" w:hint="eastAsia"/>
          <w:b/>
          <w:noProof/>
        </w:rPr>
        <w:t>场</w:t>
      </w:r>
      <w:r w:rsidRPr="003F0B0C">
        <w:rPr>
          <w:rFonts w:ascii="宋体" w:eastAsia="宋体" w:hAnsi="宋体"/>
          <w:b/>
          <w:noProof/>
        </w:rPr>
        <w:t>-C</w:t>
      </w:r>
      <w:r w:rsidRPr="003F0B0C">
        <w:rPr>
          <w:rFonts w:ascii="宋体" w:eastAsia="宋体" w:hAnsi="宋体" w:hint="eastAsia"/>
          <w:b/>
          <w:noProof/>
        </w:rPr>
        <w:t>（可持久化平衡树）</w:t>
      </w:r>
      <w:r w:rsidRPr="003F0B0C">
        <w:rPr>
          <w:rFonts w:ascii="宋体" w:eastAsia="宋体" w:hAnsi="宋体"/>
          <w:noProof/>
        </w:rPr>
        <w:tab/>
        <w:t>18</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w:t>
      </w:r>
      <w:r w:rsidRPr="003F0B0C">
        <w:rPr>
          <w:rFonts w:ascii="宋体" w:eastAsia="宋体" w:hAnsi="宋体" w:hint="eastAsia"/>
          <w:b/>
          <w:noProof/>
        </w:rPr>
        <w:t>牛客网</w:t>
      </w:r>
      <w:r w:rsidRPr="003F0B0C">
        <w:rPr>
          <w:rFonts w:ascii="宋体" w:eastAsia="宋体" w:hAnsi="宋体"/>
          <w:b/>
          <w:noProof/>
        </w:rPr>
        <w:t>2018</w:t>
      </w:r>
      <w:r w:rsidRPr="003F0B0C">
        <w:rPr>
          <w:rFonts w:ascii="宋体" w:eastAsia="宋体" w:hAnsi="宋体" w:hint="eastAsia"/>
          <w:b/>
          <w:noProof/>
        </w:rPr>
        <w:t>暑期多校第</w:t>
      </w:r>
      <w:r w:rsidRPr="003F0B0C">
        <w:rPr>
          <w:rFonts w:ascii="宋体" w:eastAsia="宋体" w:hAnsi="宋体"/>
          <w:b/>
          <w:noProof/>
        </w:rPr>
        <w:t>3</w:t>
      </w:r>
      <w:r w:rsidRPr="003F0B0C">
        <w:rPr>
          <w:rFonts w:ascii="宋体" w:eastAsia="宋体" w:hAnsi="宋体" w:hint="eastAsia"/>
          <w:b/>
          <w:noProof/>
        </w:rPr>
        <w:t>场</w:t>
      </w:r>
      <w:r w:rsidRPr="003F0B0C">
        <w:rPr>
          <w:rFonts w:ascii="宋体" w:eastAsia="宋体" w:hAnsi="宋体"/>
          <w:b/>
          <w:noProof/>
        </w:rPr>
        <w:t>-J</w:t>
      </w:r>
      <w:r w:rsidRPr="003F0B0C">
        <w:rPr>
          <w:rFonts w:ascii="宋体" w:eastAsia="宋体" w:hAnsi="宋体" w:hint="eastAsia"/>
          <w:b/>
          <w:noProof/>
        </w:rPr>
        <w:t>（简单多边形与圆面积交）</w:t>
      </w:r>
      <w:r w:rsidRPr="003F0B0C">
        <w:rPr>
          <w:rFonts w:ascii="宋体" w:eastAsia="宋体" w:hAnsi="宋体"/>
          <w:noProof/>
        </w:rPr>
        <w:tab/>
        <w:t>116</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w:t>
      </w:r>
      <w:r w:rsidRPr="003F0B0C">
        <w:rPr>
          <w:rFonts w:ascii="宋体" w:eastAsia="宋体" w:hAnsi="宋体"/>
          <w:b/>
          <w:noProof/>
        </w:rPr>
        <w:t>-</w:t>
      </w:r>
      <w:r w:rsidRPr="003F0B0C">
        <w:rPr>
          <w:rFonts w:ascii="宋体" w:eastAsia="宋体" w:hAnsi="宋体" w:hint="eastAsia"/>
          <w:b/>
          <w:noProof/>
        </w:rPr>
        <w:t>牛客网</w:t>
      </w:r>
      <w:r w:rsidRPr="003F0B0C">
        <w:rPr>
          <w:rFonts w:ascii="宋体" w:eastAsia="宋体" w:hAnsi="宋体"/>
          <w:b/>
          <w:noProof/>
        </w:rPr>
        <w:t>2018</w:t>
      </w:r>
      <w:r w:rsidRPr="003F0B0C">
        <w:rPr>
          <w:rFonts w:ascii="宋体" w:eastAsia="宋体" w:hAnsi="宋体" w:hint="eastAsia"/>
          <w:b/>
          <w:noProof/>
        </w:rPr>
        <w:t>暑期多校第</w:t>
      </w:r>
      <w:r w:rsidRPr="003F0B0C">
        <w:rPr>
          <w:rFonts w:ascii="宋体" w:eastAsia="宋体" w:hAnsi="宋体"/>
          <w:b/>
          <w:noProof/>
        </w:rPr>
        <w:t>4</w:t>
      </w:r>
      <w:r w:rsidRPr="003F0B0C">
        <w:rPr>
          <w:rFonts w:ascii="宋体" w:eastAsia="宋体" w:hAnsi="宋体" w:hint="eastAsia"/>
          <w:b/>
          <w:noProof/>
        </w:rPr>
        <w:t>场</w:t>
      </w:r>
      <w:r w:rsidRPr="003F0B0C">
        <w:rPr>
          <w:rFonts w:ascii="宋体" w:eastAsia="宋体" w:hAnsi="宋体"/>
          <w:b/>
          <w:noProof/>
        </w:rPr>
        <w:t>-F-Beautiful Garden-</w:t>
      </w:r>
      <w:r w:rsidRPr="003F0B0C">
        <w:rPr>
          <w:rFonts w:ascii="宋体" w:eastAsia="宋体" w:hAnsi="宋体" w:hint="eastAsia"/>
          <w:b/>
          <w:noProof/>
        </w:rPr>
        <w:t>签到题</w:t>
      </w:r>
      <w:r w:rsidRPr="003F0B0C">
        <w:rPr>
          <w:rFonts w:ascii="宋体" w:eastAsia="宋体" w:hAnsi="宋体"/>
          <w:noProof/>
        </w:rPr>
        <w:tab/>
        <w:t>22</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b/>
          <w:bCs/>
          <w:noProof/>
        </w:rPr>
        <w:t>HDU-1812-Count Teris</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lastRenderedPageBreak/>
        <w:t>1812</w:t>
      </w:r>
      <w:r w:rsidRPr="003F0B0C">
        <w:rPr>
          <w:rFonts w:ascii="宋体" w:eastAsia="宋体" w:hAnsi="宋体"/>
          <w:noProof/>
        </w:rPr>
        <w:tab/>
        <w:t>111</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b/>
          <w:noProof/>
        </w:rPr>
        <w:t>TLE-POJ-2155-Matrix</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2155</w:t>
      </w:r>
      <w:r w:rsidRPr="003F0B0C">
        <w:rPr>
          <w:rFonts w:ascii="宋体" w:eastAsia="宋体" w:hAnsi="宋体"/>
          <w:noProof/>
        </w:rPr>
        <w:tab/>
        <w:t>93</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未做</w:t>
      </w:r>
      <w:r w:rsidRPr="003F0B0C">
        <w:rPr>
          <w:rFonts w:ascii="宋体" w:eastAsia="宋体" w:hAnsi="宋体"/>
          <w:b/>
          <w:noProof/>
        </w:rPr>
        <w:t>-hdu-2063</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2063</w:t>
      </w:r>
      <w:r w:rsidRPr="003F0B0C">
        <w:rPr>
          <w:rFonts w:ascii="宋体" w:eastAsia="宋体" w:hAnsi="宋体"/>
          <w:noProof/>
        </w:rPr>
        <w:tab/>
        <w:t>130</w:t>
      </w:r>
    </w:p>
    <w:p w:rsidR="00E77A6C" w:rsidRPr="003F0B0C" w:rsidRDefault="00E77A6C">
      <w:pPr>
        <w:pStyle w:val="12"/>
        <w:tabs>
          <w:tab w:val="right" w:leader="dot" w:pos="8296"/>
        </w:tabs>
        <w:rPr>
          <w:rFonts w:ascii="宋体" w:eastAsia="宋体" w:hAnsi="宋体"/>
          <w:noProof/>
        </w:rPr>
      </w:pPr>
      <w:r w:rsidRPr="003F0B0C">
        <w:rPr>
          <w:rFonts w:ascii="宋体" w:eastAsia="宋体" w:hAnsi="宋体" w:hint="eastAsia"/>
          <w:b/>
          <w:noProof/>
        </w:rPr>
        <w:t>原理不会</w:t>
      </w:r>
      <w:r w:rsidRPr="003F0B0C">
        <w:rPr>
          <w:rFonts w:ascii="宋体" w:eastAsia="宋体" w:hAnsi="宋体"/>
          <w:b/>
          <w:noProof/>
        </w:rPr>
        <w:t>-HDU-3923-Invoker</w:t>
      </w:r>
    </w:p>
    <w:p w:rsidR="00E77A6C" w:rsidRPr="003F0B0C" w:rsidRDefault="00E77A6C">
      <w:pPr>
        <w:pStyle w:val="22"/>
        <w:tabs>
          <w:tab w:val="right" w:leader="dot" w:pos="8296"/>
        </w:tabs>
        <w:ind w:left="420"/>
        <w:rPr>
          <w:rFonts w:ascii="宋体" w:eastAsia="宋体" w:hAnsi="宋体"/>
          <w:noProof/>
        </w:rPr>
      </w:pPr>
      <w:r w:rsidRPr="003F0B0C">
        <w:rPr>
          <w:rFonts w:ascii="宋体" w:eastAsia="宋体" w:hAnsi="宋体"/>
          <w:noProof/>
        </w:rPr>
        <w:t>3923</w:t>
      </w:r>
      <w:r w:rsidRPr="003F0B0C">
        <w:rPr>
          <w:rFonts w:ascii="宋体" w:eastAsia="宋体" w:hAnsi="宋体"/>
          <w:noProof/>
        </w:rPr>
        <w:tab/>
        <w:t>110</w:t>
      </w:r>
    </w:p>
    <w:p w:rsidR="00E77A6C" w:rsidRPr="003F0B0C" w:rsidRDefault="00E77A6C" w:rsidP="00720A41">
      <w:pPr>
        <w:rPr>
          <w:rFonts w:ascii="宋体" w:eastAsia="宋体" w:hAnsi="宋体"/>
          <w:noProof/>
        </w:rPr>
        <w:sectPr w:rsidR="00E77A6C" w:rsidRPr="003F0B0C" w:rsidSect="00E77A6C">
          <w:type w:val="continuous"/>
          <w:pgSz w:w="11906" w:h="16838"/>
          <w:pgMar w:top="1440" w:right="1800" w:bottom="1440" w:left="1800" w:header="851" w:footer="992" w:gutter="0"/>
          <w:cols w:space="720"/>
          <w:docGrid w:type="lines" w:linePitch="312"/>
        </w:sectPr>
      </w:pPr>
    </w:p>
    <w:p w:rsidR="00CC0F69" w:rsidRPr="003F0B0C" w:rsidRDefault="00CC0F69" w:rsidP="00720A41">
      <w:pPr>
        <w:rPr>
          <w:rFonts w:ascii="宋体" w:eastAsia="宋体" w:hAnsi="宋体"/>
        </w:rPr>
      </w:pPr>
      <w:r w:rsidRPr="003F0B0C">
        <w:rPr>
          <w:rFonts w:ascii="宋体" w:eastAsia="宋体" w:hAnsi="宋体"/>
        </w:rPr>
        <w:lastRenderedPageBreak/>
        <w:fldChar w:fldCharType="end"/>
      </w:r>
    </w:p>
    <w:p w:rsidR="00AF2A14" w:rsidRPr="003F0B0C" w:rsidRDefault="008F1856" w:rsidP="00AF2A14">
      <w:pPr>
        <w:pStyle w:val="1"/>
        <w:rPr>
          <w:rFonts w:ascii="宋体" w:eastAsia="宋体" w:hAnsi="宋体"/>
        </w:rPr>
      </w:pPr>
      <w:bookmarkStart w:id="279" w:name="_Toc521431971"/>
      <w:r w:rsidRPr="003F0B0C">
        <w:rPr>
          <w:rFonts w:ascii="宋体" w:eastAsia="宋体" w:hAnsi="宋体" w:hint="eastAsia"/>
        </w:rPr>
        <w:t>十三</w:t>
      </w:r>
      <w:r w:rsidR="00EA7565" w:rsidRPr="003F0B0C">
        <w:rPr>
          <w:rFonts w:ascii="宋体" w:eastAsia="宋体" w:hAnsi="宋体" w:hint="eastAsia"/>
        </w:rPr>
        <w:t>、暑期集训每日训练安排</w:t>
      </w:r>
      <w:bookmarkEnd w:id="279"/>
    </w:p>
    <w:p w:rsidR="00AF2A14" w:rsidRPr="003F0B0C" w:rsidRDefault="00AF2A14" w:rsidP="00AF2A14">
      <w:pPr>
        <w:pStyle w:val="2"/>
        <w:rPr>
          <w:rFonts w:ascii="宋体" w:eastAsia="宋体" w:hAnsi="宋体"/>
          <w:b w:val="0"/>
        </w:rPr>
      </w:pPr>
      <w:bookmarkStart w:id="280" w:name="_Toc521431972"/>
      <w:r w:rsidRPr="003F0B0C">
        <w:rPr>
          <w:rFonts w:ascii="宋体" w:eastAsia="宋体" w:hAnsi="宋体" w:hint="eastAsia"/>
          <w:b w:val="0"/>
        </w:rPr>
        <w:t>专项训练</w:t>
      </w:r>
      <w:bookmarkEnd w:id="280"/>
    </w:p>
    <w:p w:rsidR="00072E70" w:rsidRPr="003F0B0C" w:rsidRDefault="00AF2A14" w:rsidP="00072E70">
      <w:pPr>
        <w:pStyle w:val="3"/>
        <w:rPr>
          <w:rFonts w:ascii="宋体" w:eastAsia="宋体" w:hAnsi="宋体"/>
          <w:b w:val="0"/>
        </w:rPr>
      </w:pPr>
      <w:bookmarkStart w:id="281" w:name="_Toc521431973"/>
      <w:r w:rsidRPr="003F0B0C">
        <w:rPr>
          <w:rFonts w:ascii="宋体" w:eastAsia="宋体" w:hAnsi="宋体" w:hint="eastAsia"/>
          <w:b w:val="0"/>
        </w:rPr>
        <w:t>KMP专场（</w:t>
      </w:r>
      <w:r w:rsidRPr="003F0B0C">
        <w:rPr>
          <w:rFonts w:ascii="宋体" w:eastAsia="宋体" w:hAnsi="宋体"/>
          <w:b w:val="0"/>
        </w:rPr>
        <w:t>2018.7.31</w:t>
      </w:r>
      <w:r w:rsidRPr="003F0B0C">
        <w:rPr>
          <w:rFonts w:ascii="宋体" w:eastAsia="宋体" w:hAnsi="宋体" w:hint="eastAsia"/>
          <w:b w:val="0"/>
        </w:rPr>
        <w:t>-）</w:t>
      </w:r>
      <w:bookmarkEnd w:id="281"/>
    </w:p>
    <w:p w:rsidR="00072E70" w:rsidRPr="003F0B0C" w:rsidRDefault="00072E70" w:rsidP="00072E7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3336</w:t>
      </w:r>
    </w:p>
    <w:p w:rsidR="00072E70" w:rsidRPr="003F0B0C" w:rsidRDefault="00072E70" w:rsidP="00072E7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3374</w:t>
      </w:r>
    </w:p>
    <w:p w:rsidR="00072E70" w:rsidRPr="003F0B0C" w:rsidRDefault="00072E70" w:rsidP="00072E7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 2609</w:t>
      </w:r>
    </w:p>
    <w:p w:rsidR="00072E70" w:rsidRPr="003F0B0C" w:rsidRDefault="00072E70" w:rsidP="00072E7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fzu 1901</w:t>
      </w:r>
    </w:p>
    <w:p w:rsidR="00256C7F" w:rsidRPr="003F0B0C" w:rsidRDefault="00256C7F" w:rsidP="00256C7F">
      <w:pPr>
        <w:pStyle w:val="3"/>
        <w:rPr>
          <w:rFonts w:ascii="宋体" w:eastAsia="宋体" w:hAnsi="宋体"/>
          <w:b w:val="0"/>
        </w:rPr>
      </w:pPr>
      <w:bookmarkStart w:id="282" w:name="_Toc521431974"/>
      <w:r w:rsidRPr="003F0B0C">
        <w:rPr>
          <w:rFonts w:ascii="宋体" w:eastAsia="宋体" w:hAnsi="宋体" w:hint="eastAsia"/>
          <w:b w:val="0"/>
        </w:rPr>
        <w:t>杭电多校签到&amp;铜牌题专场（2018.8.2-）</w:t>
      </w:r>
      <w:bookmarkEnd w:id="282"/>
    </w:p>
    <w:p w:rsidR="00256C7F" w:rsidRPr="003F0B0C" w:rsidRDefault="00256C7F" w:rsidP="00256C7F">
      <w:pPr>
        <w:rPr>
          <w:rFonts w:ascii="宋体" w:eastAsia="宋体" w:hAnsi="宋体"/>
        </w:rPr>
      </w:pPr>
      <w:r w:rsidRPr="003F0B0C">
        <w:rPr>
          <w:rFonts w:ascii="宋体" w:eastAsia="宋体" w:hAnsi="宋体"/>
        </w:rPr>
        <w:t>6171</w:t>
      </w:r>
    </w:p>
    <w:p w:rsidR="00256C7F" w:rsidRPr="003F0B0C" w:rsidRDefault="00256C7F" w:rsidP="00256C7F">
      <w:pPr>
        <w:rPr>
          <w:rFonts w:ascii="宋体" w:eastAsia="宋体" w:hAnsi="宋体"/>
        </w:rPr>
      </w:pPr>
      <w:r w:rsidRPr="003F0B0C">
        <w:rPr>
          <w:rFonts w:ascii="宋体" w:eastAsia="宋体" w:hAnsi="宋体"/>
        </w:rPr>
        <w:t>6172</w:t>
      </w:r>
    </w:p>
    <w:p w:rsidR="00256C7F" w:rsidRPr="003F0B0C" w:rsidRDefault="00256C7F" w:rsidP="00256C7F">
      <w:pPr>
        <w:rPr>
          <w:rFonts w:ascii="宋体" w:eastAsia="宋体" w:hAnsi="宋体"/>
        </w:rPr>
      </w:pPr>
      <w:r w:rsidRPr="003F0B0C">
        <w:rPr>
          <w:rFonts w:ascii="宋体" w:eastAsia="宋体" w:hAnsi="宋体"/>
        </w:rPr>
        <w:t>6178</w:t>
      </w:r>
    </w:p>
    <w:p w:rsidR="00256C7F" w:rsidRPr="003F0B0C" w:rsidRDefault="00256C7F" w:rsidP="00256C7F">
      <w:pPr>
        <w:rPr>
          <w:rFonts w:ascii="宋体" w:eastAsia="宋体" w:hAnsi="宋体"/>
        </w:rPr>
      </w:pPr>
      <w:r w:rsidRPr="003F0B0C">
        <w:rPr>
          <w:rFonts w:ascii="宋体" w:eastAsia="宋体" w:hAnsi="宋体"/>
        </w:rPr>
        <w:t>6180</w:t>
      </w:r>
    </w:p>
    <w:p w:rsidR="00256C7F" w:rsidRPr="003F0B0C" w:rsidRDefault="00256C7F" w:rsidP="00256C7F">
      <w:pPr>
        <w:rPr>
          <w:rFonts w:ascii="宋体" w:eastAsia="宋体" w:hAnsi="宋体"/>
        </w:rPr>
      </w:pPr>
      <w:r w:rsidRPr="003F0B0C">
        <w:rPr>
          <w:rFonts w:ascii="宋体" w:eastAsia="宋体" w:hAnsi="宋体"/>
        </w:rPr>
        <w:t>6181</w:t>
      </w:r>
    </w:p>
    <w:p w:rsidR="00256C7F" w:rsidRPr="003F0B0C" w:rsidRDefault="00256C7F" w:rsidP="00256C7F">
      <w:pPr>
        <w:rPr>
          <w:rFonts w:ascii="宋体" w:eastAsia="宋体" w:hAnsi="宋体"/>
        </w:rPr>
      </w:pPr>
      <w:r w:rsidRPr="003F0B0C">
        <w:rPr>
          <w:rFonts w:ascii="宋体" w:eastAsia="宋体" w:hAnsi="宋体" w:hint="eastAsia"/>
        </w:rPr>
        <w:t>6162</w:t>
      </w:r>
    </w:p>
    <w:p w:rsidR="00256C7F" w:rsidRPr="003F0B0C" w:rsidRDefault="00256C7F" w:rsidP="00256C7F">
      <w:pPr>
        <w:rPr>
          <w:rFonts w:ascii="宋体" w:eastAsia="宋体" w:hAnsi="宋体"/>
        </w:rPr>
      </w:pPr>
      <w:r w:rsidRPr="003F0B0C">
        <w:rPr>
          <w:rFonts w:ascii="宋体" w:eastAsia="宋体" w:hAnsi="宋体" w:hint="eastAsia"/>
        </w:rPr>
        <w:t>6165</w:t>
      </w:r>
    </w:p>
    <w:p w:rsidR="00256C7F" w:rsidRPr="003F0B0C" w:rsidRDefault="00256C7F" w:rsidP="00256C7F">
      <w:pPr>
        <w:rPr>
          <w:rFonts w:ascii="宋体" w:eastAsia="宋体" w:hAnsi="宋体"/>
        </w:rPr>
      </w:pPr>
      <w:r w:rsidRPr="003F0B0C">
        <w:rPr>
          <w:rFonts w:ascii="宋体" w:eastAsia="宋体" w:hAnsi="宋体"/>
        </w:rPr>
        <w:t>6166</w:t>
      </w:r>
    </w:p>
    <w:p w:rsidR="00256C7F" w:rsidRPr="003F0B0C" w:rsidRDefault="00256C7F" w:rsidP="00256C7F">
      <w:pPr>
        <w:rPr>
          <w:rFonts w:ascii="宋体" w:eastAsia="宋体" w:hAnsi="宋体"/>
        </w:rPr>
      </w:pPr>
      <w:r w:rsidRPr="003F0B0C">
        <w:rPr>
          <w:rFonts w:ascii="宋体" w:eastAsia="宋体" w:hAnsi="宋体" w:hint="eastAsia"/>
        </w:rPr>
        <w:t>6168</w:t>
      </w:r>
    </w:p>
    <w:p w:rsidR="00256C7F" w:rsidRPr="003F0B0C" w:rsidRDefault="00256C7F" w:rsidP="00256C7F">
      <w:pPr>
        <w:rPr>
          <w:rFonts w:ascii="宋体" w:eastAsia="宋体" w:hAnsi="宋体"/>
        </w:rPr>
      </w:pPr>
      <w:r w:rsidRPr="003F0B0C">
        <w:rPr>
          <w:rFonts w:ascii="宋体" w:eastAsia="宋体" w:hAnsi="宋体" w:hint="eastAsia"/>
        </w:rPr>
        <w:t>6170</w:t>
      </w:r>
    </w:p>
    <w:p w:rsidR="00256C7F" w:rsidRPr="003F0B0C" w:rsidRDefault="00256C7F" w:rsidP="00256C7F">
      <w:pPr>
        <w:rPr>
          <w:rFonts w:ascii="宋体" w:eastAsia="宋体" w:hAnsi="宋体"/>
        </w:rPr>
      </w:pPr>
      <w:r w:rsidRPr="003F0B0C">
        <w:rPr>
          <w:rFonts w:ascii="宋体" w:eastAsia="宋体" w:hAnsi="宋体" w:hint="eastAsia"/>
        </w:rPr>
        <w:t>6134</w:t>
      </w:r>
    </w:p>
    <w:p w:rsidR="00256C7F" w:rsidRPr="003F0B0C" w:rsidRDefault="00256C7F" w:rsidP="00256C7F">
      <w:pPr>
        <w:rPr>
          <w:rFonts w:ascii="宋体" w:eastAsia="宋体" w:hAnsi="宋体"/>
        </w:rPr>
      </w:pPr>
      <w:r w:rsidRPr="003F0B0C">
        <w:rPr>
          <w:rFonts w:ascii="宋体" w:eastAsia="宋体" w:hAnsi="宋体" w:hint="eastAsia"/>
        </w:rPr>
        <w:t>6138</w:t>
      </w:r>
    </w:p>
    <w:p w:rsidR="00256C7F" w:rsidRPr="003F0B0C" w:rsidRDefault="00256C7F" w:rsidP="00256C7F">
      <w:pPr>
        <w:rPr>
          <w:rFonts w:ascii="宋体" w:eastAsia="宋体" w:hAnsi="宋体"/>
        </w:rPr>
      </w:pPr>
      <w:r w:rsidRPr="003F0B0C">
        <w:rPr>
          <w:rFonts w:ascii="宋体" w:eastAsia="宋体" w:hAnsi="宋体" w:hint="eastAsia"/>
        </w:rPr>
        <w:t>6140</w:t>
      </w:r>
    </w:p>
    <w:p w:rsidR="00256C7F" w:rsidRPr="003F0B0C" w:rsidRDefault="00256C7F" w:rsidP="00256C7F">
      <w:pPr>
        <w:rPr>
          <w:rFonts w:ascii="宋体" w:eastAsia="宋体" w:hAnsi="宋体"/>
        </w:rPr>
      </w:pPr>
      <w:r w:rsidRPr="003F0B0C">
        <w:rPr>
          <w:rFonts w:ascii="宋体" w:eastAsia="宋体" w:hAnsi="宋体" w:hint="eastAsia"/>
        </w:rPr>
        <w:t>6143</w:t>
      </w:r>
    </w:p>
    <w:p w:rsidR="00256C7F" w:rsidRPr="003F0B0C" w:rsidRDefault="00256C7F" w:rsidP="00256C7F">
      <w:pPr>
        <w:rPr>
          <w:rFonts w:ascii="宋体" w:eastAsia="宋体" w:hAnsi="宋体"/>
        </w:rPr>
      </w:pPr>
      <w:r w:rsidRPr="003F0B0C">
        <w:rPr>
          <w:rFonts w:ascii="宋体" w:eastAsia="宋体" w:hAnsi="宋体" w:hint="eastAsia"/>
        </w:rPr>
        <w:t>6121</w:t>
      </w:r>
    </w:p>
    <w:p w:rsidR="00256C7F" w:rsidRPr="003F0B0C" w:rsidRDefault="00256C7F" w:rsidP="00256C7F">
      <w:pPr>
        <w:rPr>
          <w:rFonts w:ascii="宋体" w:eastAsia="宋体" w:hAnsi="宋体"/>
        </w:rPr>
      </w:pPr>
      <w:r w:rsidRPr="003F0B0C">
        <w:rPr>
          <w:rFonts w:ascii="宋体" w:eastAsia="宋体" w:hAnsi="宋体" w:hint="eastAsia"/>
        </w:rPr>
        <w:t>6124</w:t>
      </w:r>
    </w:p>
    <w:p w:rsidR="00256C7F" w:rsidRPr="003F0B0C" w:rsidRDefault="00256C7F" w:rsidP="00256C7F">
      <w:pPr>
        <w:rPr>
          <w:rFonts w:ascii="宋体" w:eastAsia="宋体" w:hAnsi="宋体"/>
        </w:rPr>
      </w:pPr>
      <w:r w:rsidRPr="003F0B0C">
        <w:rPr>
          <w:rFonts w:ascii="宋体" w:eastAsia="宋体" w:hAnsi="宋体" w:hint="eastAsia"/>
        </w:rPr>
        <w:t>6127</w:t>
      </w:r>
    </w:p>
    <w:p w:rsidR="00256C7F" w:rsidRPr="003F0B0C" w:rsidRDefault="00256C7F" w:rsidP="00256C7F">
      <w:pPr>
        <w:rPr>
          <w:rFonts w:ascii="宋体" w:eastAsia="宋体" w:hAnsi="宋体"/>
        </w:rPr>
      </w:pPr>
      <w:r w:rsidRPr="003F0B0C">
        <w:rPr>
          <w:rFonts w:ascii="宋体" w:eastAsia="宋体" w:hAnsi="宋体" w:hint="eastAsia"/>
        </w:rPr>
        <w:t>6129</w:t>
      </w:r>
    </w:p>
    <w:p w:rsidR="00256C7F" w:rsidRPr="003F0B0C" w:rsidRDefault="00256C7F" w:rsidP="00256C7F">
      <w:pPr>
        <w:rPr>
          <w:rFonts w:ascii="宋体" w:eastAsia="宋体" w:hAnsi="宋体"/>
        </w:rPr>
      </w:pPr>
      <w:r w:rsidRPr="003F0B0C">
        <w:rPr>
          <w:rFonts w:ascii="宋体" w:eastAsia="宋体" w:hAnsi="宋体"/>
        </w:rPr>
        <w:lastRenderedPageBreak/>
        <w:t>6130</w:t>
      </w:r>
    </w:p>
    <w:p w:rsidR="00256C7F" w:rsidRPr="003F0B0C" w:rsidRDefault="00256C7F" w:rsidP="00256C7F">
      <w:pPr>
        <w:rPr>
          <w:rFonts w:ascii="宋体" w:eastAsia="宋体" w:hAnsi="宋体"/>
        </w:rPr>
      </w:pPr>
      <w:r w:rsidRPr="003F0B0C">
        <w:rPr>
          <w:rFonts w:ascii="宋体" w:eastAsia="宋体" w:hAnsi="宋体" w:hint="eastAsia"/>
        </w:rPr>
        <w:t>6098</w:t>
      </w:r>
    </w:p>
    <w:p w:rsidR="00256C7F" w:rsidRPr="003F0B0C" w:rsidRDefault="00256C7F" w:rsidP="00256C7F">
      <w:pPr>
        <w:rPr>
          <w:rFonts w:ascii="宋体" w:eastAsia="宋体" w:hAnsi="宋体"/>
        </w:rPr>
      </w:pPr>
      <w:r w:rsidRPr="003F0B0C">
        <w:rPr>
          <w:rFonts w:ascii="宋体" w:eastAsia="宋体" w:hAnsi="宋体" w:hint="eastAsia"/>
        </w:rPr>
        <w:t>6103</w:t>
      </w:r>
    </w:p>
    <w:p w:rsidR="00256C7F" w:rsidRPr="003F0B0C" w:rsidRDefault="00256C7F" w:rsidP="00256C7F">
      <w:pPr>
        <w:rPr>
          <w:rFonts w:ascii="宋体" w:eastAsia="宋体" w:hAnsi="宋体"/>
        </w:rPr>
      </w:pPr>
      <w:r w:rsidRPr="003F0B0C">
        <w:rPr>
          <w:rFonts w:ascii="宋体" w:eastAsia="宋体" w:hAnsi="宋体" w:hint="eastAsia"/>
        </w:rPr>
        <w:t>6105</w:t>
      </w:r>
    </w:p>
    <w:p w:rsidR="00256C7F" w:rsidRPr="003F0B0C" w:rsidRDefault="00256C7F" w:rsidP="00256C7F">
      <w:pPr>
        <w:rPr>
          <w:rFonts w:ascii="宋体" w:eastAsia="宋体" w:hAnsi="宋体"/>
        </w:rPr>
      </w:pPr>
      <w:r w:rsidRPr="003F0B0C">
        <w:rPr>
          <w:rFonts w:ascii="宋体" w:eastAsia="宋体" w:hAnsi="宋体" w:hint="eastAsia"/>
        </w:rPr>
        <w:t>6106</w:t>
      </w:r>
    </w:p>
    <w:p w:rsidR="00256C7F" w:rsidRPr="003F0B0C" w:rsidRDefault="00256C7F" w:rsidP="00256C7F">
      <w:pPr>
        <w:rPr>
          <w:rFonts w:ascii="宋体" w:eastAsia="宋体" w:hAnsi="宋体"/>
        </w:rPr>
      </w:pPr>
      <w:r w:rsidRPr="003F0B0C">
        <w:rPr>
          <w:rFonts w:ascii="宋体" w:eastAsia="宋体" w:hAnsi="宋体" w:hint="eastAsia"/>
        </w:rPr>
        <w:t>6085</w:t>
      </w:r>
    </w:p>
    <w:p w:rsidR="00256C7F" w:rsidRPr="003F0B0C" w:rsidRDefault="00256C7F" w:rsidP="00256C7F">
      <w:pPr>
        <w:rPr>
          <w:rFonts w:ascii="宋体" w:eastAsia="宋体" w:hAnsi="宋体"/>
        </w:rPr>
      </w:pPr>
      <w:r w:rsidRPr="003F0B0C">
        <w:rPr>
          <w:rFonts w:ascii="宋体" w:eastAsia="宋体" w:hAnsi="宋体"/>
        </w:rPr>
        <w:t>6086</w:t>
      </w:r>
    </w:p>
    <w:p w:rsidR="00256C7F" w:rsidRPr="003F0B0C" w:rsidRDefault="00256C7F" w:rsidP="00072E70">
      <w:pPr>
        <w:rPr>
          <w:rFonts w:ascii="宋体" w:eastAsia="宋体" w:hAnsi="宋体"/>
        </w:rPr>
      </w:pPr>
      <w:r w:rsidRPr="003F0B0C">
        <w:rPr>
          <w:rFonts w:ascii="宋体" w:eastAsia="宋体" w:hAnsi="宋体" w:hint="eastAsia"/>
        </w:rPr>
        <w:t>6090</w:t>
      </w:r>
    </w:p>
    <w:p w:rsidR="00C420C9" w:rsidRPr="003F0B0C" w:rsidRDefault="00C420C9" w:rsidP="00C420C9">
      <w:pPr>
        <w:pStyle w:val="3"/>
        <w:rPr>
          <w:rFonts w:ascii="宋体" w:eastAsia="宋体" w:hAnsi="宋体"/>
          <w:b w:val="0"/>
          <w:sz w:val="21"/>
          <w:szCs w:val="22"/>
        </w:rPr>
      </w:pPr>
      <w:bookmarkStart w:id="283" w:name="_Toc521431975"/>
      <w:r w:rsidRPr="003F0B0C">
        <w:rPr>
          <w:rFonts w:ascii="宋体" w:eastAsia="宋体" w:hAnsi="宋体" w:hint="eastAsia"/>
          <w:b w:val="0"/>
        </w:rPr>
        <w:t>动态规划专场（DP基础）</w:t>
      </w:r>
      <w:bookmarkEnd w:id="283"/>
    </w:p>
    <w:p w:rsidR="00C420C9" w:rsidRPr="003F0B0C" w:rsidRDefault="00C420C9" w:rsidP="00C420C9">
      <w:pPr>
        <w:pStyle w:val="3"/>
        <w:rPr>
          <w:rFonts w:ascii="宋体" w:eastAsia="宋体" w:hAnsi="宋体"/>
          <w:b w:val="0"/>
        </w:rPr>
      </w:pPr>
      <w:bookmarkStart w:id="284" w:name="_Toc521431976"/>
      <w:r w:rsidRPr="003F0B0C">
        <w:rPr>
          <w:rFonts w:ascii="宋体" w:eastAsia="宋体" w:hAnsi="宋体" w:hint="eastAsia"/>
          <w:b w:val="0"/>
        </w:rPr>
        <w:t>图论专场（网络流）</w:t>
      </w:r>
      <w:bookmarkEnd w:id="284"/>
    </w:p>
    <w:p w:rsidR="00C420C9" w:rsidRPr="003F0B0C" w:rsidRDefault="00C420C9" w:rsidP="00C420C9">
      <w:pPr>
        <w:pStyle w:val="3"/>
        <w:rPr>
          <w:rFonts w:ascii="宋体" w:eastAsia="宋体" w:hAnsi="宋体"/>
          <w:b w:val="0"/>
        </w:rPr>
      </w:pPr>
      <w:bookmarkStart w:id="285" w:name="_Toc521431977"/>
      <w:r w:rsidRPr="003F0B0C">
        <w:rPr>
          <w:rFonts w:ascii="宋体" w:eastAsia="宋体" w:hAnsi="宋体" w:hint="eastAsia"/>
          <w:b w:val="0"/>
        </w:rPr>
        <w:t>图论专场（最小生成树）</w:t>
      </w:r>
      <w:bookmarkEnd w:id="285"/>
    </w:p>
    <w:p w:rsidR="00C420C9" w:rsidRPr="003F0B0C" w:rsidRDefault="00C420C9" w:rsidP="00C420C9">
      <w:pPr>
        <w:pStyle w:val="3"/>
        <w:rPr>
          <w:rFonts w:ascii="宋体" w:eastAsia="宋体" w:hAnsi="宋体"/>
          <w:b w:val="0"/>
        </w:rPr>
      </w:pPr>
      <w:bookmarkStart w:id="286" w:name="_Toc521431978"/>
      <w:r w:rsidRPr="003F0B0C">
        <w:rPr>
          <w:rFonts w:ascii="宋体" w:eastAsia="宋体" w:hAnsi="宋体" w:hint="eastAsia"/>
          <w:b w:val="0"/>
        </w:rPr>
        <w:t>图论专场（拓补排序）</w:t>
      </w:r>
      <w:bookmarkEnd w:id="286"/>
    </w:p>
    <w:p w:rsidR="00072E70" w:rsidRPr="003F0B0C" w:rsidRDefault="00C420C9" w:rsidP="00C420C9">
      <w:pPr>
        <w:pStyle w:val="3"/>
        <w:rPr>
          <w:rFonts w:ascii="宋体" w:eastAsia="宋体" w:hAnsi="宋体"/>
          <w:b w:val="0"/>
        </w:rPr>
      </w:pPr>
      <w:bookmarkStart w:id="287" w:name="_Toc521431979"/>
      <w:r w:rsidRPr="003F0B0C">
        <w:rPr>
          <w:rFonts w:ascii="宋体" w:eastAsia="宋体" w:hAnsi="宋体" w:hint="eastAsia"/>
          <w:b w:val="0"/>
        </w:rPr>
        <w:t>筹备中（阶乘逆元）</w:t>
      </w:r>
      <w:bookmarkEnd w:id="287"/>
    </w:p>
    <w:p w:rsidR="00C420C9" w:rsidRPr="003F0B0C" w:rsidRDefault="00C420C9" w:rsidP="00C420C9">
      <w:pPr>
        <w:rPr>
          <w:rFonts w:ascii="宋体" w:eastAsia="宋体" w:hAnsi="宋体" w:cs="Arial"/>
          <w:color w:val="4F4F4F"/>
          <w:shd w:val="clear" w:color="auto" w:fill="FFFFFF"/>
        </w:rPr>
      </w:pPr>
      <w:r w:rsidRPr="003F0B0C">
        <w:rPr>
          <w:rFonts w:ascii="宋体" w:eastAsia="宋体" w:hAnsi="宋体" w:cs="Arial" w:hint="eastAsia"/>
          <w:color w:val="4F4F4F"/>
          <w:shd w:val="clear" w:color="auto" w:fill="FFFFFF"/>
        </w:rPr>
        <w:t>阶乘逆元</w:t>
      </w:r>
    </w:p>
    <w:p w:rsidR="00C420C9" w:rsidRPr="003F0B0C" w:rsidRDefault="00C420C9" w:rsidP="00C420C9">
      <w:pPr>
        <w:rPr>
          <w:rFonts w:ascii="宋体" w:eastAsia="宋体" w:hAnsi="宋体" w:cs="Arial"/>
          <w:color w:val="4F4F4F"/>
          <w:shd w:val="clear" w:color="auto" w:fill="FFFFFF"/>
        </w:rPr>
      </w:pPr>
      <w:r w:rsidRPr="003F0B0C">
        <w:rPr>
          <w:rFonts w:ascii="宋体" w:eastAsia="宋体" w:hAnsi="宋体" w:cs="Arial" w:hint="eastAsia"/>
          <w:color w:val="4F4F4F"/>
          <w:shd w:val="clear" w:color="auto" w:fill="FFFFFF"/>
        </w:rPr>
        <w:t>HDU</w:t>
      </w:r>
      <w:r w:rsidRPr="003F0B0C">
        <w:rPr>
          <w:rFonts w:ascii="宋体" w:eastAsia="宋体" w:hAnsi="宋体" w:cs="Arial"/>
          <w:color w:val="4F4F4F"/>
          <w:shd w:val="clear" w:color="auto" w:fill="FFFFFF"/>
        </w:rPr>
        <w:t>5651</w:t>
      </w:r>
    </w:p>
    <w:p w:rsidR="00C420C9" w:rsidRPr="003F0B0C" w:rsidRDefault="00C420C9" w:rsidP="00072E70">
      <w:pPr>
        <w:rPr>
          <w:rFonts w:ascii="宋体" w:eastAsia="宋体" w:hAnsi="宋体" w:cs="Arial"/>
          <w:color w:val="4F4F4F"/>
          <w:shd w:val="clear" w:color="auto" w:fill="FFFFFF"/>
        </w:rPr>
      </w:pPr>
      <w:r w:rsidRPr="003F0B0C">
        <w:rPr>
          <w:rFonts w:ascii="宋体" w:eastAsia="宋体" w:hAnsi="宋体" w:cs="Arial"/>
          <w:color w:val="4F4F4F"/>
          <w:shd w:val="clear" w:color="auto" w:fill="FFFFFF"/>
        </w:rPr>
        <w:t>HDU</w:t>
      </w:r>
      <w:r w:rsidRPr="003F0B0C">
        <w:rPr>
          <w:rFonts w:ascii="宋体" w:eastAsia="宋体" w:hAnsi="宋体" w:cs="Arial" w:hint="eastAsia"/>
          <w:color w:val="4F4F4F"/>
          <w:shd w:val="clear" w:color="auto" w:fill="FFFFFF"/>
        </w:rPr>
        <w:t>4675</w:t>
      </w:r>
    </w:p>
    <w:p w:rsidR="00E34E1F" w:rsidRPr="003F0B0C" w:rsidRDefault="00E34E1F" w:rsidP="00E34E1F">
      <w:pPr>
        <w:pStyle w:val="2"/>
        <w:rPr>
          <w:rFonts w:ascii="宋体" w:eastAsia="宋体" w:hAnsi="宋体"/>
          <w:b w:val="0"/>
        </w:rPr>
      </w:pPr>
      <w:bookmarkStart w:id="288" w:name="_Toc521431980"/>
      <w:r w:rsidRPr="003F0B0C">
        <w:rPr>
          <w:rFonts w:ascii="宋体" w:eastAsia="宋体" w:hAnsi="宋体" w:hint="eastAsia"/>
          <w:b w:val="0"/>
        </w:rPr>
        <w:t>学习训练实战</w:t>
      </w:r>
      <w:r w:rsidRPr="003F0B0C">
        <w:rPr>
          <w:rFonts w:ascii="宋体" w:eastAsia="宋体" w:hAnsi="宋体"/>
          <w:b w:val="0"/>
        </w:rPr>
        <w:t>补题</w:t>
      </w:r>
      <w:r w:rsidRPr="003F0B0C">
        <w:rPr>
          <w:rFonts w:ascii="宋体" w:eastAsia="宋体" w:hAnsi="宋体" w:hint="eastAsia"/>
          <w:b w:val="0"/>
        </w:rPr>
        <w:t>循环队列</w:t>
      </w:r>
      <w:bookmarkEnd w:id="288"/>
    </w:p>
    <w:p w:rsidR="0088370D" w:rsidRPr="003F0B0C" w:rsidRDefault="0088370D" w:rsidP="00E34E1F">
      <w:pPr>
        <w:rPr>
          <w:rFonts w:ascii="宋体" w:eastAsia="宋体" w:hAnsi="宋体"/>
        </w:rPr>
      </w:pPr>
      <w:r w:rsidRPr="003F0B0C">
        <w:rPr>
          <w:rFonts w:ascii="宋体" w:eastAsia="宋体" w:hAnsi="宋体" w:hint="eastAsia"/>
        </w:rPr>
        <w:t>数论-指数循环节题目</w:t>
      </w:r>
    </w:p>
    <w:p w:rsidR="00E34E1F" w:rsidRPr="003F0B0C" w:rsidRDefault="00E34E1F" w:rsidP="00E34E1F">
      <w:pPr>
        <w:rPr>
          <w:rFonts w:ascii="宋体" w:eastAsia="宋体" w:hAnsi="宋体"/>
        </w:rPr>
      </w:pPr>
      <w:r w:rsidRPr="003F0B0C">
        <w:rPr>
          <w:rFonts w:ascii="宋体" w:eastAsia="宋体" w:hAnsi="宋体" w:hint="eastAsia"/>
        </w:rPr>
        <w:t>D</w:t>
      </w:r>
      <w:r w:rsidRPr="003F0B0C">
        <w:rPr>
          <w:rFonts w:ascii="宋体" w:eastAsia="宋体" w:hAnsi="宋体"/>
        </w:rPr>
        <w:t>P</w:t>
      </w:r>
      <w:r w:rsidRPr="003F0B0C">
        <w:rPr>
          <w:rFonts w:ascii="宋体" w:eastAsia="宋体" w:hAnsi="宋体" w:hint="eastAsia"/>
        </w:rPr>
        <w:t>（背包-</w:t>
      </w:r>
      <w:r w:rsidRPr="003F0B0C">
        <w:rPr>
          <w:rFonts w:ascii="宋体" w:eastAsia="宋体" w:hAnsi="宋体"/>
        </w:rPr>
        <w:t>训练区</w:t>
      </w:r>
      <w:r w:rsidRPr="003F0B0C">
        <w:rPr>
          <w:rFonts w:ascii="宋体" w:eastAsia="宋体" w:hAnsi="宋体" w:hint="eastAsia"/>
        </w:rPr>
        <w:t>）</w:t>
      </w:r>
      <w:r w:rsidR="006F0B6B" w:rsidRPr="003F0B0C">
        <w:rPr>
          <w:rFonts w:ascii="宋体" w:eastAsia="宋体" w:hAnsi="宋体" w:hint="eastAsia"/>
        </w:rPr>
        <w:t>-</w:t>
      </w:r>
      <w:r w:rsidR="006F0B6B" w:rsidRPr="003F0B0C">
        <w:rPr>
          <w:rFonts w:ascii="宋体" w:eastAsia="宋体" w:hAnsi="宋体"/>
        </w:rPr>
        <w:t>G</w:t>
      </w:r>
    </w:p>
    <w:p w:rsidR="00E34E1F" w:rsidRPr="003F0B0C" w:rsidRDefault="00E34E1F" w:rsidP="00E34E1F">
      <w:pPr>
        <w:rPr>
          <w:rFonts w:ascii="宋体" w:eastAsia="宋体" w:hAnsi="宋体"/>
        </w:rPr>
      </w:pPr>
      <w:r w:rsidRPr="003F0B0C">
        <w:rPr>
          <w:rFonts w:ascii="宋体" w:eastAsia="宋体" w:hAnsi="宋体" w:hint="eastAsia"/>
        </w:rPr>
        <w:t>图论</w:t>
      </w:r>
      <w:r w:rsidRPr="003F0B0C">
        <w:rPr>
          <w:rFonts w:ascii="宋体" w:eastAsia="宋体" w:hAnsi="宋体"/>
        </w:rPr>
        <w:t>（</w:t>
      </w:r>
      <w:r w:rsidRPr="003F0B0C">
        <w:rPr>
          <w:rFonts w:ascii="宋体" w:eastAsia="宋体" w:hAnsi="宋体" w:hint="eastAsia"/>
        </w:rPr>
        <w:t>最短路</w:t>
      </w:r>
      <w:r w:rsidRPr="003F0B0C">
        <w:rPr>
          <w:rFonts w:ascii="宋体" w:eastAsia="宋体" w:hAnsi="宋体"/>
        </w:rPr>
        <w:t>-训练区）</w:t>
      </w:r>
    </w:p>
    <w:p w:rsidR="00E34E1F" w:rsidRPr="003F0B0C" w:rsidRDefault="00E34E1F" w:rsidP="00E34E1F">
      <w:pPr>
        <w:rPr>
          <w:rFonts w:ascii="宋体" w:eastAsia="宋体" w:hAnsi="宋体"/>
        </w:rPr>
      </w:pPr>
      <w:r w:rsidRPr="003F0B0C">
        <w:rPr>
          <w:rFonts w:ascii="宋体" w:eastAsia="宋体" w:hAnsi="宋体" w:hint="eastAsia"/>
        </w:rPr>
        <w:t>图论</w:t>
      </w:r>
      <w:r w:rsidRPr="003F0B0C">
        <w:rPr>
          <w:rFonts w:ascii="宋体" w:eastAsia="宋体" w:hAnsi="宋体"/>
        </w:rPr>
        <w:t>（</w:t>
      </w:r>
      <w:r w:rsidRPr="003F0B0C">
        <w:rPr>
          <w:rFonts w:ascii="宋体" w:eastAsia="宋体" w:hAnsi="宋体" w:hint="eastAsia"/>
        </w:rPr>
        <w:t>最小生成树</w:t>
      </w:r>
      <w:r w:rsidRPr="003F0B0C">
        <w:rPr>
          <w:rFonts w:ascii="宋体" w:eastAsia="宋体" w:hAnsi="宋体"/>
        </w:rPr>
        <w:t>-学习区）</w:t>
      </w:r>
    </w:p>
    <w:p w:rsidR="00E34E1F" w:rsidRPr="003F0B0C" w:rsidRDefault="00E34E1F" w:rsidP="00E34E1F">
      <w:pPr>
        <w:rPr>
          <w:rFonts w:ascii="宋体" w:eastAsia="宋体" w:hAnsi="宋体"/>
        </w:rPr>
      </w:pPr>
      <w:r w:rsidRPr="003F0B0C">
        <w:rPr>
          <w:rFonts w:ascii="宋体" w:eastAsia="宋体" w:hAnsi="宋体" w:hint="eastAsia"/>
        </w:rPr>
        <w:t>图论（拓补排序-学习区）</w:t>
      </w:r>
    </w:p>
    <w:p w:rsidR="00E34E1F" w:rsidRPr="003F0B0C" w:rsidRDefault="00E34E1F" w:rsidP="00E34E1F">
      <w:pPr>
        <w:rPr>
          <w:rFonts w:ascii="宋体" w:eastAsia="宋体" w:hAnsi="宋体"/>
        </w:rPr>
      </w:pPr>
      <w:r w:rsidRPr="003F0B0C">
        <w:rPr>
          <w:rFonts w:ascii="宋体" w:eastAsia="宋体" w:hAnsi="宋体" w:hint="eastAsia"/>
        </w:rPr>
        <w:t>DP（区间DP-学习区）-</w:t>
      </w:r>
      <w:r w:rsidRPr="003F0B0C">
        <w:rPr>
          <w:rFonts w:ascii="宋体" w:eastAsia="宋体" w:hAnsi="宋体"/>
        </w:rPr>
        <w:t>Z</w:t>
      </w:r>
    </w:p>
    <w:p w:rsidR="00E34E1F" w:rsidRPr="003F0B0C" w:rsidRDefault="00E34E1F" w:rsidP="00E34E1F">
      <w:pPr>
        <w:rPr>
          <w:rFonts w:ascii="宋体" w:eastAsia="宋体" w:hAnsi="宋体"/>
        </w:rPr>
      </w:pPr>
      <w:r w:rsidRPr="003F0B0C">
        <w:rPr>
          <w:rFonts w:ascii="宋体" w:eastAsia="宋体" w:hAnsi="宋体" w:hint="eastAsia"/>
        </w:rPr>
        <w:t>线段树</w:t>
      </w:r>
      <w:r w:rsidRPr="003F0B0C">
        <w:rPr>
          <w:rFonts w:ascii="宋体" w:eastAsia="宋体" w:hAnsi="宋体"/>
        </w:rPr>
        <w:t>（</w:t>
      </w:r>
      <w:r w:rsidRPr="003F0B0C">
        <w:rPr>
          <w:rFonts w:ascii="宋体" w:eastAsia="宋体" w:hAnsi="宋体" w:hint="eastAsia"/>
        </w:rPr>
        <w:t>训练区</w:t>
      </w:r>
      <w:r w:rsidRPr="003F0B0C">
        <w:rPr>
          <w:rFonts w:ascii="宋体" w:eastAsia="宋体" w:hAnsi="宋体"/>
        </w:rPr>
        <w:t>）</w:t>
      </w:r>
      <w:r w:rsidRPr="003F0B0C">
        <w:rPr>
          <w:rFonts w:ascii="宋体" w:eastAsia="宋体" w:hAnsi="宋体" w:hint="eastAsia"/>
        </w:rPr>
        <w:t>-</w:t>
      </w:r>
      <w:r w:rsidRPr="003F0B0C">
        <w:rPr>
          <w:rFonts w:ascii="宋体" w:eastAsia="宋体" w:hAnsi="宋体"/>
        </w:rPr>
        <w:t>HJ</w:t>
      </w:r>
    </w:p>
    <w:p w:rsidR="00E34E1F" w:rsidRPr="003F0B0C" w:rsidRDefault="00E34E1F" w:rsidP="00E34E1F">
      <w:pPr>
        <w:rPr>
          <w:rFonts w:ascii="宋体" w:eastAsia="宋体" w:hAnsi="宋体"/>
        </w:rPr>
      </w:pPr>
      <w:r w:rsidRPr="003F0B0C">
        <w:rPr>
          <w:rFonts w:ascii="宋体" w:eastAsia="宋体" w:hAnsi="宋体" w:hint="eastAsia"/>
        </w:rPr>
        <w:t>D</w:t>
      </w:r>
      <w:r w:rsidRPr="003F0B0C">
        <w:rPr>
          <w:rFonts w:ascii="宋体" w:eastAsia="宋体" w:hAnsi="宋体"/>
        </w:rPr>
        <w:t>P</w:t>
      </w:r>
      <w:r w:rsidRPr="003F0B0C">
        <w:rPr>
          <w:rFonts w:ascii="宋体" w:eastAsia="宋体" w:hAnsi="宋体" w:hint="eastAsia"/>
        </w:rPr>
        <w:t>（数位DP</w:t>
      </w:r>
      <w:r w:rsidRPr="003F0B0C">
        <w:rPr>
          <w:rFonts w:ascii="宋体" w:eastAsia="宋体" w:hAnsi="宋体"/>
        </w:rPr>
        <w:t>-</w:t>
      </w:r>
      <w:r w:rsidRPr="003F0B0C">
        <w:rPr>
          <w:rFonts w:ascii="宋体" w:eastAsia="宋体" w:hAnsi="宋体" w:hint="eastAsia"/>
        </w:rPr>
        <w:t>训练区）</w:t>
      </w:r>
    </w:p>
    <w:p w:rsidR="00E34E1F" w:rsidRPr="003F0B0C" w:rsidRDefault="00E34E1F" w:rsidP="00E34E1F">
      <w:pPr>
        <w:rPr>
          <w:rFonts w:ascii="宋体" w:eastAsia="宋体" w:hAnsi="宋体"/>
        </w:rPr>
      </w:pPr>
      <w:r w:rsidRPr="003F0B0C">
        <w:rPr>
          <w:rFonts w:ascii="宋体" w:eastAsia="宋体" w:hAnsi="宋体" w:hint="eastAsia"/>
        </w:rPr>
        <w:t>实战</w:t>
      </w:r>
      <w:r w:rsidRPr="003F0B0C">
        <w:rPr>
          <w:rFonts w:ascii="宋体" w:eastAsia="宋体" w:hAnsi="宋体"/>
        </w:rPr>
        <w:t>补题区：</w:t>
      </w:r>
    </w:p>
    <w:p w:rsidR="00E34E1F" w:rsidRPr="003F0B0C" w:rsidRDefault="00E34E1F" w:rsidP="00E34E1F">
      <w:pPr>
        <w:rPr>
          <w:rFonts w:ascii="宋体" w:eastAsia="宋体" w:hAnsi="宋体"/>
        </w:rPr>
      </w:pPr>
    </w:p>
    <w:p w:rsidR="00E34E1F" w:rsidRPr="003F0B0C" w:rsidRDefault="00E34E1F" w:rsidP="00E34E1F">
      <w:pPr>
        <w:rPr>
          <w:rFonts w:ascii="宋体" w:eastAsia="宋体" w:hAnsi="宋体"/>
        </w:rPr>
      </w:pPr>
      <w:r w:rsidRPr="003F0B0C">
        <w:rPr>
          <w:rFonts w:ascii="宋体" w:eastAsia="宋体" w:hAnsi="宋体" w:hint="eastAsia"/>
        </w:rPr>
        <w:t>-</w:t>
      </w:r>
      <w:r w:rsidRPr="003F0B0C">
        <w:rPr>
          <w:rFonts w:ascii="宋体" w:eastAsia="宋体" w:hAnsi="宋体"/>
        </w:rPr>
        <w:t>-------------------</w:t>
      </w:r>
      <w:r w:rsidRPr="003F0B0C">
        <w:rPr>
          <w:rFonts w:ascii="宋体" w:eastAsia="宋体" w:hAnsi="宋体" w:hint="eastAsia"/>
        </w:rPr>
        <w:t>-</w:t>
      </w:r>
      <w:r w:rsidRPr="003F0B0C">
        <w:rPr>
          <w:rFonts w:ascii="宋体" w:eastAsia="宋体" w:hAnsi="宋体"/>
        </w:rPr>
        <w:t>-------分割线---------------------------------------------===============================================================================</w:t>
      </w:r>
    </w:p>
    <w:p w:rsidR="00F4247B" w:rsidRPr="003F0B0C" w:rsidRDefault="00F4247B" w:rsidP="00F4247B">
      <w:pPr>
        <w:rPr>
          <w:rFonts w:ascii="宋体" w:eastAsia="宋体" w:hAnsi="宋体"/>
        </w:rPr>
      </w:pPr>
      <w:r w:rsidRPr="003F0B0C">
        <w:rPr>
          <w:rFonts w:ascii="宋体" w:eastAsia="宋体" w:hAnsi="宋体" w:hint="eastAsia"/>
        </w:rPr>
        <w:t>对于计算几何，主要训练使用模板</w:t>
      </w:r>
    </w:p>
    <w:p w:rsidR="00325EC3" w:rsidRPr="003F0B0C" w:rsidRDefault="00325EC3" w:rsidP="00F4247B">
      <w:pPr>
        <w:rPr>
          <w:rFonts w:ascii="宋体" w:eastAsia="宋体" w:hAnsi="宋体"/>
        </w:rPr>
      </w:pPr>
      <w:r w:rsidRPr="003F0B0C">
        <w:rPr>
          <w:rFonts w:ascii="宋体" w:eastAsia="宋体" w:hAnsi="宋体" w:hint="eastAsia"/>
        </w:rPr>
        <w:t>对于图论（最短路、网络流、匹配）</w:t>
      </w:r>
      <w:r w:rsidR="00BC4A9F" w:rsidRPr="003F0B0C">
        <w:rPr>
          <w:rFonts w:ascii="宋体" w:eastAsia="宋体" w:hAnsi="宋体" w:hint="eastAsia"/>
        </w:rPr>
        <w:t>等建模题目</w:t>
      </w:r>
      <w:r w:rsidRPr="003F0B0C">
        <w:rPr>
          <w:rFonts w:ascii="宋体" w:eastAsia="宋体" w:hAnsi="宋体" w:hint="eastAsia"/>
        </w:rPr>
        <w:t>，第一次</w:t>
      </w:r>
      <w:r w:rsidR="007003AE" w:rsidRPr="003F0B0C">
        <w:rPr>
          <w:rFonts w:ascii="宋体" w:eastAsia="宋体" w:hAnsi="宋体" w:hint="eastAsia"/>
        </w:rPr>
        <w:t>学习</w:t>
      </w:r>
      <w:r w:rsidRPr="003F0B0C">
        <w:rPr>
          <w:rFonts w:ascii="宋体" w:eastAsia="宋体" w:hAnsi="宋体" w:hint="eastAsia"/>
        </w:rPr>
        <w:t>手写，之后训练使用模板</w:t>
      </w:r>
    </w:p>
    <w:p w:rsidR="00880B9E" w:rsidRPr="003F0B0C" w:rsidRDefault="00880B9E" w:rsidP="00F4247B">
      <w:pPr>
        <w:rPr>
          <w:rFonts w:ascii="宋体" w:eastAsia="宋体" w:hAnsi="宋体"/>
        </w:rPr>
      </w:pPr>
      <w:r w:rsidRPr="003F0B0C">
        <w:rPr>
          <w:rFonts w:ascii="宋体" w:eastAsia="宋体" w:hAnsi="宋体" w:hint="eastAsia"/>
        </w:rPr>
        <w:t>对于线段树</w:t>
      </w:r>
      <w:r w:rsidR="00336A8F" w:rsidRPr="003F0B0C">
        <w:rPr>
          <w:rFonts w:ascii="宋体" w:eastAsia="宋体" w:hAnsi="宋体" w:hint="eastAsia"/>
        </w:rPr>
        <w:t>、动态规划</w:t>
      </w:r>
      <w:r w:rsidR="008805B8" w:rsidRPr="003F0B0C">
        <w:rPr>
          <w:rFonts w:ascii="宋体" w:eastAsia="宋体" w:hAnsi="宋体" w:hint="eastAsia"/>
        </w:rPr>
        <w:t>、字符串算法</w:t>
      </w:r>
      <w:r w:rsidRPr="003F0B0C">
        <w:rPr>
          <w:rFonts w:ascii="宋体" w:eastAsia="宋体" w:hAnsi="宋体" w:hint="eastAsia"/>
        </w:rPr>
        <w:t>，全手写</w:t>
      </w:r>
    </w:p>
    <w:p w:rsidR="00722412" w:rsidRPr="003F0B0C" w:rsidRDefault="00722412" w:rsidP="00F4247B">
      <w:pPr>
        <w:rPr>
          <w:rFonts w:ascii="宋体" w:eastAsia="宋体" w:hAnsi="宋体"/>
        </w:rPr>
      </w:pPr>
      <w:r w:rsidRPr="003F0B0C">
        <w:rPr>
          <w:rFonts w:ascii="宋体" w:eastAsia="宋体" w:hAnsi="宋体" w:hint="eastAsia"/>
        </w:rPr>
        <w:lastRenderedPageBreak/>
        <w:t>使用模板必须注明使用方法</w:t>
      </w:r>
      <w:r w:rsidR="004A5A55" w:rsidRPr="003F0B0C">
        <w:rPr>
          <w:rFonts w:ascii="宋体" w:eastAsia="宋体" w:hAnsi="宋体" w:hint="eastAsia"/>
        </w:rPr>
        <w:t>，并收录进入</w:t>
      </w:r>
    </w:p>
    <w:p w:rsidR="0087588E" w:rsidRPr="003F0B0C" w:rsidRDefault="0087588E" w:rsidP="00F4247B">
      <w:pPr>
        <w:rPr>
          <w:rFonts w:ascii="宋体" w:eastAsia="宋体" w:hAnsi="宋体"/>
        </w:rPr>
      </w:pPr>
      <w:r w:rsidRPr="003F0B0C">
        <w:rPr>
          <w:rFonts w:ascii="宋体" w:eastAsia="宋体" w:hAnsi="宋体" w:hint="eastAsia"/>
        </w:rPr>
        <w:t>线段树掌握基本知识点后进入刷题巩固期（题目来源为学习区）</w:t>
      </w:r>
    </w:p>
    <w:p w:rsidR="0087588E" w:rsidRPr="003F0B0C" w:rsidRDefault="0087588E" w:rsidP="00F4247B">
      <w:pPr>
        <w:rPr>
          <w:rFonts w:ascii="宋体" w:eastAsia="宋体" w:hAnsi="宋体"/>
        </w:rPr>
      </w:pPr>
      <w:r w:rsidRPr="003F0B0C">
        <w:rPr>
          <w:rFonts w:ascii="宋体" w:eastAsia="宋体" w:hAnsi="宋体" w:hint="eastAsia"/>
        </w:rPr>
        <w:t>动态规划刷完基本题后进入学习期</w:t>
      </w:r>
    </w:p>
    <w:p w:rsidR="00E64714" w:rsidRPr="003F0B0C" w:rsidRDefault="00E64714" w:rsidP="00F4247B">
      <w:pPr>
        <w:rPr>
          <w:rFonts w:ascii="宋体" w:eastAsia="宋体" w:hAnsi="宋体"/>
        </w:rPr>
      </w:pPr>
      <w:r w:rsidRPr="003F0B0C">
        <w:rPr>
          <w:rFonts w:ascii="宋体" w:eastAsia="宋体" w:hAnsi="宋体" w:hint="eastAsia"/>
        </w:rPr>
        <w:t>同时51nod补充签到题来源、其他知识点的补充</w:t>
      </w:r>
    </w:p>
    <w:p w:rsidR="00453813" w:rsidRPr="003F0B0C" w:rsidRDefault="00453813" w:rsidP="00F4247B">
      <w:pPr>
        <w:rPr>
          <w:rFonts w:ascii="宋体" w:eastAsia="宋体" w:hAnsi="宋体"/>
        </w:rPr>
      </w:pPr>
      <w:r w:rsidRPr="003F0B0C">
        <w:rPr>
          <w:rFonts w:ascii="宋体" w:eastAsia="宋体" w:hAnsi="宋体" w:hint="eastAsia"/>
        </w:rPr>
        <w:t>多校</w:t>
      </w:r>
      <w:r w:rsidR="00AA597E" w:rsidRPr="003F0B0C">
        <w:rPr>
          <w:rFonts w:ascii="宋体" w:eastAsia="宋体" w:hAnsi="宋体" w:hint="eastAsia"/>
        </w:rPr>
        <w:t>提供</w:t>
      </w:r>
      <w:r w:rsidRPr="003F0B0C">
        <w:rPr>
          <w:rFonts w:ascii="宋体" w:eastAsia="宋体" w:hAnsi="宋体" w:hint="eastAsia"/>
        </w:rPr>
        <w:t>比赛真题</w:t>
      </w:r>
      <w:r w:rsidR="00933EA3" w:rsidRPr="003F0B0C">
        <w:rPr>
          <w:rFonts w:ascii="宋体" w:eastAsia="宋体" w:hAnsi="宋体" w:hint="eastAsia"/>
        </w:rPr>
        <w:t>（检验）</w:t>
      </w:r>
    </w:p>
    <w:p w:rsidR="00EA7565" w:rsidRPr="003F0B0C" w:rsidRDefault="00F4247B" w:rsidP="00FA374A">
      <w:pPr>
        <w:rPr>
          <w:rFonts w:ascii="宋体" w:eastAsia="宋体" w:hAnsi="宋体"/>
          <w:b/>
        </w:rPr>
      </w:pPr>
      <w:r w:rsidRPr="003F0B0C">
        <w:rPr>
          <w:rFonts w:ascii="宋体" w:eastAsia="宋体" w:hAnsi="宋体" w:hint="eastAsia"/>
          <w:b/>
        </w:rPr>
        <w:t xml:space="preserve">7月 </w:t>
      </w:r>
      <w:r w:rsidRPr="003F0B0C">
        <w:rPr>
          <w:rFonts w:ascii="宋体" w:eastAsia="宋体" w:hAnsi="宋体"/>
          <w:b/>
        </w:rPr>
        <w:t>12</w:t>
      </w:r>
      <w:r w:rsidRPr="003F0B0C">
        <w:rPr>
          <w:rFonts w:ascii="宋体" w:eastAsia="宋体" w:hAnsi="宋体" w:hint="eastAsia"/>
          <w:b/>
        </w:rPr>
        <w:t>日</w:t>
      </w:r>
    </w:p>
    <w:p w:rsidR="00EA7565" w:rsidRPr="003F0B0C" w:rsidRDefault="00EA7565" w:rsidP="00EA7565">
      <w:pPr>
        <w:rPr>
          <w:rFonts w:ascii="宋体" w:eastAsia="宋体" w:hAnsi="宋体"/>
        </w:rPr>
      </w:pPr>
      <w:r w:rsidRPr="003F0B0C">
        <w:rPr>
          <w:rFonts w:ascii="宋体" w:eastAsia="宋体" w:hAnsi="宋体" w:hint="eastAsia"/>
        </w:rPr>
        <w:t>签到</w:t>
      </w:r>
      <w:r w:rsidRPr="003F0B0C">
        <w:rPr>
          <w:rFonts w:ascii="宋体" w:eastAsia="宋体" w:hAnsi="宋体"/>
        </w:rPr>
        <w:t>-51nod-1298-1265-1264-1459</w:t>
      </w:r>
    </w:p>
    <w:p w:rsidR="00EA7565" w:rsidRPr="003F0B0C" w:rsidRDefault="00EA7565" w:rsidP="00EA7565">
      <w:pPr>
        <w:rPr>
          <w:rFonts w:ascii="宋体" w:eastAsia="宋体" w:hAnsi="宋体"/>
        </w:rPr>
      </w:pPr>
      <w:r w:rsidRPr="003F0B0C">
        <w:rPr>
          <w:rFonts w:ascii="宋体" w:eastAsia="宋体" w:hAnsi="宋体" w:hint="eastAsia"/>
        </w:rPr>
        <w:t>铜牌</w:t>
      </w:r>
      <w:r w:rsidRPr="003F0B0C">
        <w:rPr>
          <w:rFonts w:ascii="宋体" w:eastAsia="宋体" w:hAnsi="宋体"/>
        </w:rPr>
        <w:t>-hdu-5862-5863-5860</w:t>
      </w:r>
    </w:p>
    <w:p w:rsidR="00EA7565" w:rsidRPr="003F0B0C" w:rsidRDefault="00EA7565" w:rsidP="00EA7565">
      <w:pPr>
        <w:rPr>
          <w:rFonts w:ascii="宋体" w:eastAsia="宋体" w:hAnsi="宋体"/>
        </w:rPr>
      </w:pPr>
      <w:r w:rsidRPr="003F0B0C">
        <w:rPr>
          <w:rFonts w:ascii="宋体" w:eastAsia="宋体" w:hAnsi="宋体" w:hint="eastAsia"/>
        </w:rPr>
        <w:t>专项</w:t>
      </w:r>
      <w:r w:rsidRPr="003F0B0C">
        <w:rPr>
          <w:rFonts w:ascii="宋体" w:eastAsia="宋体" w:hAnsi="宋体"/>
        </w:rPr>
        <w:t>-线段树-POJ3667-HDU1542-POJ2155</w:t>
      </w:r>
    </w:p>
    <w:p w:rsidR="00EA7565" w:rsidRPr="003F0B0C" w:rsidRDefault="00EA7565" w:rsidP="00EA7565">
      <w:pPr>
        <w:rPr>
          <w:rFonts w:ascii="宋体" w:eastAsia="宋体" w:hAnsi="宋体"/>
        </w:rPr>
      </w:pPr>
      <w:r w:rsidRPr="003F0B0C">
        <w:rPr>
          <w:rFonts w:ascii="宋体" w:eastAsia="宋体" w:hAnsi="宋体" w:hint="eastAsia"/>
        </w:rPr>
        <w:t>顺序</w:t>
      </w:r>
    </w:p>
    <w:p w:rsidR="00EA7565" w:rsidRPr="003F0B0C" w:rsidRDefault="00EA7565" w:rsidP="00EA7565">
      <w:pPr>
        <w:rPr>
          <w:rFonts w:ascii="宋体" w:eastAsia="宋体" w:hAnsi="宋体"/>
        </w:rPr>
      </w:pPr>
      <w:r w:rsidRPr="003F0B0C">
        <w:rPr>
          <w:rFonts w:ascii="宋体" w:eastAsia="宋体" w:hAnsi="宋体"/>
        </w:rPr>
        <w:t>51nod-1298-1265-1264</w:t>
      </w:r>
    </w:p>
    <w:p w:rsidR="00EA7565" w:rsidRPr="003F0B0C" w:rsidRDefault="00EA7565" w:rsidP="00EA7565">
      <w:pPr>
        <w:rPr>
          <w:rFonts w:ascii="宋体" w:eastAsia="宋体" w:hAnsi="宋体"/>
        </w:rPr>
      </w:pPr>
      <w:r w:rsidRPr="003F0B0C">
        <w:rPr>
          <w:rFonts w:ascii="宋体" w:eastAsia="宋体" w:hAnsi="宋体"/>
        </w:rPr>
        <w:t>51nod-1459</w:t>
      </w:r>
    </w:p>
    <w:p w:rsidR="00EA7565" w:rsidRPr="003F0B0C" w:rsidRDefault="00EA7565" w:rsidP="00EA7565">
      <w:pPr>
        <w:rPr>
          <w:rFonts w:ascii="宋体" w:eastAsia="宋体" w:hAnsi="宋体"/>
        </w:rPr>
      </w:pPr>
      <w:r w:rsidRPr="003F0B0C">
        <w:rPr>
          <w:rFonts w:ascii="宋体" w:eastAsia="宋体" w:hAnsi="宋体"/>
        </w:rPr>
        <w:t>POJ3667-HDU1542-POJ2155</w:t>
      </w:r>
    </w:p>
    <w:p w:rsidR="00EA7565" w:rsidRPr="003F0B0C" w:rsidRDefault="00EA7565" w:rsidP="00EA7565">
      <w:pPr>
        <w:rPr>
          <w:rFonts w:ascii="宋体" w:eastAsia="宋体" w:hAnsi="宋体"/>
        </w:rPr>
      </w:pPr>
      <w:r w:rsidRPr="003F0B0C">
        <w:rPr>
          <w:rFonts w:ascii="宋体" w:eastAsia="宋体" w:hAnsi="宋体"/>
        </w:rPr>
        <w:t>hdu-5862</w:t>
      </w:r>
    </w:p>
    <w:p w:rsidR="00EA7565" w:rsidRPr="003F0B0C" w:rsidRDefault="00EA7565" w:rsidP="00EA7565">
      <w:pPr>
        <w:rPr>
          <w:rFonts w:ascii="宋体" w:eastAsia="宋体" w:hAnsi="宋体"/>
        </w:rPr>
      </w:pPr>
      <w:r w:rsidRPr="003F0B0C">
        <w:rPr>
          <w:rFonts w:ascii="宋体" w:eastAsia="宋体" w:hAnsi="宋体"/>
        </w:rPr>
        <w:t>hdu-5863-5860</w:t>
      </w:r>
    </w:p>
    <w:p w:rsidR="00921534" w:rsidRPr="003F0B0C" w:rsidRDefault="00921534" w:rsidP="00FA374A">
      <w:pPr>
        <w:rPr>
          <w:rFonts w:ascii="宋体" w:eastAsia="宋体" w:hAnsi="宋体"/>
          <w:b/>
        </w:rPr>
      </w:pPr>
      <w:r w:rsidRPr="003F0B0C">
        <w:rPr>
          <w:rFonts w:ascii="宋体" w:eastAsia="宋体" w:hAnsi="宋体" w:hint="eastAsia"/>
          <w:b/>
        </w:rPr>
        <w:t xml:space="preserve">7月 </w:t>
      </w:r>
      <w:r w:rsidRPr="003F0B0C">
        <w:rPr>
          <w:rFonts w:ascii="宋体" w:eastAsia="宋体" w:hAnsi="宋体"/>
          <w:b/>
        </w:rPr>
        <w:t>13</w:t>
      </w:r>
      <w:r w:rsidRPr="003F0B0C">
        <w:rPr>
          <w:rFonts w:ascii="宋体" w:eastAsia="宋体" w:hAnsi="宋体" w:hint="eastAsia"/>
          <w:b/>
        </w:rPr>
        <w:t>日</w:t>
      </w:r>
    </w:p>
    <w:p w:rsidR="00A65169" w:rsidRPr="003F0B0C" w:rsidRDefault="00A65169" w:rsidP="00034BD5">
      <w:pPr>
        <w:rPr>
          <w:rFonts w:ascii="宋体" w:eastAsia="宋体" w:hAnsi="宋体"/>
        </w:rPr>
      </w:pPr>
      <w:r w:rsidRPr="003F0B0C">
        <w:rPr>
          <w:rFonts w:ascii="宋体" w:eastAsia="宋体" w:hAnsi="宋体" w:hint="eastAsia"/>
        </w:rPr>
        <w:t>上午（签到）-下午（线段树专项）</w:t>
      </w:r>
      <w:r w:rsidR="001F3637" w:rsidRPr="003F0B0C">
        <w:rPr>
          <w:rFonts w:ascii="宋体" w:eastAsia="宋体" w:hAnsi="宋体" w:hint="eastAsia"/>
        </w:rPr>
        <w:t>-铜牌题</w:t>
      </w:r>
    </w:p>
    <w:p w:rsidR="00034BD5" w:rsidRPr="003F0B0C" w:rsidRDefault="00034BD5" w:rsidP="00034BD5">
      <w:pPr>
        <w:rPr>
          <w:rFonts w:ascii="宋体" w:eastAsia="宋体" w:hAnsi="宋体"/>
        </w:rPr>
      </w:pPr>
      <w:r w:rsidRPr="003F0B0C">
        <w:rPr>
          <w:rFonts w:ascii="宋体" w:eastAsia="宋体" w:hAnsi="宋体"/>
        </w:rPr>
        <w:t>51nod-1265-1264</w:t>
      </w:r>
      <w:r w:rsidR="0006245C" w:rsidRPr="003F0B0C">
        <w:rPr>
          <w:rFonts w:ascii="宋体" w:eastAsia="宋体" w:hAnsi="宋体"/>
        </w:rPr>
        <w:t>-1459</w:t>
      </w:r>
    </w:p>
    <w:p w:rsidR="00BB7F60" w:rsidRPr="003F0B0C" w:rsidRDefault="00BB7F60" w:rsidP="00BB7F60">
      <w:pPr>
        <w:rPr>
          <w:rFonts w:ascii="宋体" w:eastAsia="宋体" w:hAnsi="宋体"/>
        </w:rPr>
      </w:pPr>
      <w:r w:rsidRPr="003F0B0C">
        <w:rPr>
          <w:rFonts w:ascii="宋体" w:eastAsia="宋体" w:hAnsi="宋体" w:hint="eastAsia"/>
        </w:rPr>
        <w:t>UVA-567- ACM作业20180502-签到/铜</w:t>
      </w:r>
    </w:p>
    <w:p w:rsidR="00BB7F60" w:rsidRPr="003F0B0C" w:rsidRDefault="00BB7F60" w:rsidP="00034BD5">
      <w:pPr>
        <w:rPr>
          <w:rFonts w:ascii="宋体" w:eastAsia="宋体" w:hAnsi="宋体"/>
        </w:rPr>
      </w:pPr>
      <w:r w:rsidRPr="003F0B0C">
        <w:rPr>
          <w:rFonts w:ascii="宋体" w:eastAsia="宋体" w:hAnsi="宋体"/>
        </w:rPr>
        <w:t>UVA-762</w:t>
      </w:r>
      <w:r w:rsidRPr="003F0B0C">
        <w:rPr>
          <w:rFonts w:ascii="宋体" w:eastAsia="宋体" w:hAnsi="宋体" w:hint="eastAsia"/>
        </w:rPr>
        <w:t>- ACM作业20180502-签到/铜</w:t>
      </w:r>
    </w:p>
    <w:p w:rsidR="00034BD5" w:rsidRPr="003F0B0C" w:rsidRDefault="00034BD5" w:rsidP="00034BD5">
      <w:pPr>
        <w:rPr>
          <w:rFonts w:ascii="宋体" w:eastAsia="宋体" w:hAnsi="宋体"/>
        </w:rPr>
      </w:pPr>
      <w:r w:rsidRPr="003F0B0C">
        <w:rPr>
          <w:rFonts w:ascii="宋体" w:eastAsia="宋体" w:hAnsi="宋体"/>
        </w:rPr>
        <w:t>HDU1542-POJ2155</w:t>
      </w:r>
    </w:p>
    <w:p w:rsidR="00921534" w:rsidRPr="003F0B0C" w:rsidRDefault="00034BD5" w:rsidP="00EA7565">
      <w:pPr>
        <w:rPr>
          <w:rFonts w:ascii="宋体" w:eastAsia="宋体" w:hAnsi="宋体"/>
        </w:rPr>
      </w:pPr>
      <w:r w:rsidRPr="003F0B0C">
        <w:rPr>
          <w:rFonts w:ascii="宋体" w:eastAsia="宋体" w:hAnsi="宋体"/>
        </w:rPr>
        <w:t>hdu-5862</w:t>
      </w:r>
      <w:r w:rsidR="00FB1A5C" w:rsidRPr="003F0B0C">
        <w:rPr>
          <w:rFonts w:ascii="宋体" w:eastAsia="宋体" w:hAnsi="宋体"/>
        </w:rPr>
        <w:t>-5863-5860</w:t>
      </w:r>
    </w:p>
    <w:p w:rsidR="00565E0D" w:rsidRPr="003F0B0C" w:rsidRDefault="00565E0D" w:rsidP="00FA374A">
      <w:pPr>
        <w:rPr>
          <w:rFonts w:ascii="宋体" w:eastAsia="宋体" w:hAnsi="宋体"/>
          <w:b/>
        </w:rPr>
      </w:pPr>
      <w:r w:rsidRPr="003F0B0C">
        <w:rPr>
          <w:rFonts w:ascii="宋体" w:eastAsia="宋体" w:hAnsi="宋体" w:hint="eastAsia"/>
          <w:b/>
        </w:rPr>
        <w:t xml:space="preserve">7月 </w:t>
      </w:r>
      <w:r w:rsidRPr="003F0B0C">
        <w:rPr>
          <w:rFonts w:ascii="宋体" w:eastAsia="宋体" w:hAnsi="宋体"/>
          <w:b/>
        </w:rPr>
        <w:t>14</w:t>
      </w:r>
      <w:r w:rsidRPr="003F0B0C">
        <w:rPr>
          <w:rFonts w:ascii="宋体" w:eastAsia="宋体" w:hAnsi="宋体" w:hint="eastAsia"/>
          <w:b/>
        </w:rPr>
        <w:t>日</w:t>
      </w:r>
    </w:p>
    <w:p w:rsidR="006C6C7C" w:rsidRPr="003F0B0C" w:rsidRDefault="006C6C7C" w:rsidP="00EA7565">
      <w:pPr>
        <w:rPr>
          <w:rFonts w:ascii="宋体" w:eastAsia="宋体" w:hAnsi="宋体"/>
        </w:rPr>
      </w:pPr>
      <w:r w:rsidRPr="003F0B0C">
        <w:rPr>
          <w:rFonts w:ascii="宋体" w:eastAsia="宋体" w:hAnsi="宋体" w:hint="eastAsia"/>
        </w:rPr>
        <w:t>上午-签到&amp;动态规划专项-下午-多校铜牌题</w:t>
      </w:r>
    </w:p>
    <w:p w:rsidR="00565E0D" w:rsidRPr="003F0B0C" w:rsidRDefault="0015489F" w:rsidP="00EA7565">
      <w:pPr>
        <w:rPr>
          <w:rFonts w:ascii="宋体" w:eastAsia="宋体" w:hAnsi="宋体"/>
        </w:rPr>
      </w:pPr>
      <w:r w:rsidRPr="003F0B0C">
        <w:rPr>
          <w:rFonts w:ascii="宋体" w:eastAsia="宋体" w:hAnsi="宋体"/>
        </w:rPr>
        <w:t>51nod-1459</w:t>
      </w:r>
      <w:r w:rsidR="00CE7F3A" w:rsidRPr="003F0B0C">
        <w:rPr>
          <w:rFonts w:ascii="宋体" w:eastAsia="宋体" w:hAnsi="宋体" w:hint="eastAsia"/>
        </w:rPr>
        <w:t>-签到</w:t>
      </w:r>
    </w:p>
    <w:p w:rsidR="0015489F" w:rsidRPr="003F0B0C" w:rsidRDefault="0015489F" w:rsidP="0015489F">
      <w:pPr>
        <w:rPr>
          <w:rFonts w:ascii="宋体" w:eastAsia="宋体" w:hAnsi="宋体"/>
        </w:rPr>
      </w:pPr>
      <w:r w:rsidRPr="003F0B0C">
        <w:rPr>
          <w:rFonts w:ascii="宋体" w:eastAsia="宋体" w:hAnsi="宋体" w:hint="eastAsia"/>
        </w:rPr>
        <w:t>UVA-567- ACM作业20180502-签到</w:t>
      </w:r>
    </w:p>
    <w:p w:rsidR="0015489F" w:rsidRPr="003F0B0C" w:rsidRDefault="0015489F" w:rsidP="0015489F">
      <w:pPr>
        <w:rPr>
          <w:rFonts w:ascii="宋体" w:eastAsia="宋体" w:hAnsi="宋体"/>
        </w:rPr>
      </w:pPr>
      <w:r w:rsidRPr="003F0B0C">
        <w:rPr>
          <w:rFonts w:ascii="宋体" w:eastAsia="宋体" w:hAnsi="宋体"/>
        </w:rPr>
        <w:t>UVA-762</w:t>
      </w:r>
      <w:r w:rsidRPr="003F0B0C">
        <w:rPr>
          <w:rFonts w:ascii="宋体" w:eastAsia="宋体" w:hAnsi="宋体" w:hint="eastAsia"/>
        </w:rPr>
        <w:t>- ACM作业20180502-签到</w:t>
      </w:r>
    </w:p>
    <w:p w:rsidR="00A70E0B" w:rsidRPr="003F0B0C" w:rsidRDefault="00A70E0B" w:rsidP="00A70E0B">
      <w:pPr>
        <w:rPr>
          <w:rFonts w:ascii="宋体" w:eastAsia="宋体" w:hAnsi="宋体"/>
        </w:rPr>
      </w:pPr>
      <w:r w:rsidRPr="003F0B0C">
        <w:rPr>
          <w:rFonts w:ascii="宋体" w:eastAsia="宋体" w:hAnsi="宋体"/>
        </w:rPr>
        <w:t>HDU-2602</w:t>
      </w:r>
      <w:r w:rsidRPr="003F0B0C">
        <w:rPr>
          <w:rFonts w:ascii="宋体" w:eastAsia="宋体" w:hAnsi="宋体" w:hint="eastAsia"/>
        </w:rPr>
        <w:t>- ACM作业20180502-签到</w:t>
      </w:r>
    </w:p>
    <w:p w:rsidR="00A70E0B" w:rsidRPr="003F0B0C" w:rsidRDefault="00A70E0B" w:rsidP="00A70E0B">
      <w:pPr>
        <w:rPr>
          <w:rFonts w:ascii="宋体" w:eastAsia="宋体" w:hAnsi="宋体"/>
        </w:rPr>
      </w:pPr>
      <w:r w:rsidRPr="003F0B0C">
        <w:rPr>
          <w:rFonts w:ascii="宋体" w:eastAsia="宋体" w:hAnsi="宋体"/>
        </w:rPr>
        <w:t>HDU-1176</w:t>
      </w:r>
      <w:r w:rsidRPr="003F0B0C">
        <w:rPr>
          <w:rFonts w:ascii="宋体" w:eastAsia="宋体" w:hAnsi="宋体" w:hint="eastAsia"/>
        </w:rPr>
        <w:t>- ACM作业20180502-签到</w:t>
      </w:r>
    </w:p>
    <w:p w:rsidR="00A70E0B" w:rsidRPr="003F0B0C" w:rsidRDefault="00A70E0B" w:rsidP="0015489F">
      <w:pPr>
        <w:rPr>
          <w:rFonts w:ascii="宋体" w:eastAsia="宋体" w:hAnsi="宋体"/>
        </w:rPr>
      </w:pPr>
      <w:r w:rsidRPr="003F0B0C">
        <w:rPr>
          <w:rFonts w:ascii="宋体" w:eastAsia="宋体" w:hAnsi="宋体" w:hint="eastAsia"/>
        </w:rPr>
        <w:t>HDU-1114- ACM作业20180502-签到</w:t>
      </w:r>
    </w:p>
    <w:p w:rsidR="0015489F" w:rsidRPr="003F0B0C" w:rsidRDefault="00C6637D" w:rsidP="0015489F">
      <w:pPr>
        <w:rPr>
          <w:rFonts w:ascii="宋体" w:eastAsia="宋体" w:hAnsi="宋体"/>
        </w:rPr>
      </w:pPr>
      <w:r w:rsidRPr="003F0B0C">
        <w:rPr>
          <w:rFonts w:ascii="宋体" w:eastAsia="宋体" w:hAnsi="宋体"/>
        </w:rPr>
        <w:t>hdu-5862-5863-5860</w:t>
      </w:r>
      <w:r w:rsidR="009B24F4" w:rsidRPr="003F0B0C">
        <w:rPr>
          <w:rFonts w:ascii="宋体" w:eastAsia="宋体" w:hAnsi="宋体"/>
        </w:rPr>
        <w:t>-</w:t>
      </w:r>
      <w:r w:rsidR="009B24F4" w:rsidRPr="003F0B0C">
        <w:rPr>
          <w:rFonts w:ascii="宋体" w:eastAsia="宋体" w:hAnsi="宋体" w:hint="eastAsia"/>
        </w:rPr>
        <w:t>铜</w:t>
      </w:r>
    </w:p>
    <w:p w:rsidR="00C6637D" w:rsidRPr="003F0B0C" w:rsidRDefault="00C6637D" w:rsidP="0015489F">
      <w:pPr>
        <w:rPr>
          <w:rFonts w:ascii="宋体" w:eastAsia="宋体" w:hAnsi="宋体"/>
        </w:rPr>
      </w:pPr>
      <w:r w:rsidRPr="003F0B0C">
        <w:rPr>
          <w:rFonts w:ascii="宋体" w:eastAsia="宋体" w:hAnsi="宋体"/>
        </w:rPr>
        <w:t>POJ</w:t>
      </w:r>
      <w:r w:rsidR="0000595D" w:rsidRPr="003F0B0C">
        <w:rPr>
          <w:rFonts w:ascii="宋体" w:eastAsia="宋体" w:hAnsi="宋体"/>
        </w:rPr>
        <w:t>-</w:t>
      </w:r>
      <w:r w:rsidRPr="003F0B0C">
        <w:rPr>
          <w:rFonts w:ascii="宋体" w:eastAsia="宋体" w:hAnsi="宋体"/>
        </w:rPr>
        <w:t>2155</w:t>
      </w:r>
      <w:r w:rsidR="008544B6" w:rsidRPr="003F0B0C">
        <w:rPr>
          <w:rFonts w:ascii="宋体" w:eastAsia="宋体" w:hAnsi="宋体" w:hint="eastAsia"/>
        </w:rPr>
        <w:t>-线段树专项</w:t>
      </w:r>
    </w:p>
    <w:p w:rsidR="008D7447" w:rsidRPr="003F0B0C" w:rsidRDefault="00345A15" w:rsidP="00FA374A">
      <w:pPr>
        <w:rPr>
          <w:rFonts w:ascii="宋体" w:eastAsia="宋体" w:hAnsi="宋体"/>
          <w:b/>
        </w:rPr>
      </w:pPr>
      <w:r w:rsidRPr="003F0B0C">
        <w:rPr>
          <w:rFonts w:ascii="宋体" w:eastAsia="宋体" w:hAnsi="宋体" w:hint="eastAsia"/>
          <w:b/>
        </w:rPr>
        <w:t xml:space="preserve">7月 </w:t>
      </w:r>
      <w:r w:rsidRPr="003F0B0C">
        <w:rPr>
          <w:rFonts w:ascii="宋体" w:eastAsia="宋体" w:hAnsi="宋体"/>
          <w:b/>
        </w:rPr>
        <w:t>15</w:t>
      </w:r>
      <w:r w:rsidRPr="003F0B0C">
        <w:rPr>
          <w:rFonts w:ascii="宋体" w:eastAsia="宋体" w:hAnsi="宋体" w:hint="eastAsia"/>
          <w:b/>
        </w:rPr>
        <w:t>日</w:t>
      </w:r>
    </w:p>
    <w:p w:rsidR="006E7EAC" w:rsidRPr="003F0B0C" w:rsidRDefault="006E7EAC" w:rsidP="006E7EAC">
      <w:pPr>
        <w:rPr>
          <w:rFonts w:ascii="宋体" w:eastAsia="宋体" w:hAnsi="宋体"/>
        </w:rPr>
      </w:pPr>
      <w:r w:rsidRPr="003F0B0C">
        <w:rPr>
          <w:rFonts w:ascii="宋体" w:eastAsia="宋体" w:hAnsi="宋体"/>
        </w:rPr>
        <w:t>hihocoder编程练习赛68 12点-14点30</w:t>
      </w:r>
    </w:p>
    <w:p w:rsidR="00033A1D" w:rsidRPr="003F0B0C" w:rsidRDefault="006E7EAC" w:rsidP="006E7EAC">
      <w:pPr>
        <w:rPr>
          <w:rFonts w:ascii="宋体" w:eastAsia="宋体" w:hAnsi="宋体"/>
        </w:rPr>
      </w:pPr>
      <w:r w:rsidRPr="003F0B0C">
        <w:rPr>
          <w:rFonts w:ascii="宋体" w:eastAsia="宋体" w:hAnsi="宋体"/>
        </w:rPr>
        <w:t>hihocoder挑战赛34 18点-20点</w:t>
      </w:r>
    </w:p>
    <w:p w:rsidR="00E31207" w:rsidRPr="003F0B0C" w:rsidRDefault="00E31207" w:rsidP="006E7EAC">
      <w:pPr>
        <w:rPr>
          <w:rFonts w:ascii="宋体" w:eastAsia="宋体" w:hAnsi="宋体"/>
        </w:rPr>
      </w:pPr>
      <w:r w:rsidRPr="003F0B0C">
        <w:rPr>
          <w:rFonts w:ascii="宋体" w:eastAsia="宋体" w:hAnsi="宋体" w:hint="eastAsia"/>
        </w:rPr>
        <w:t>HDU-</w:t>
      </w:r>
      <w:r w:rsidRPr="003F0B0C">
        <w:rPr>
          <w:rFonts w:ascii="宋体" w:eastAsia="宋体" w:hAnsi="宋体"/>
        </w:rPr>
        <w:t>2018</w:t>
      </w:r>
      <w:r w:rsidRPr="003F0B0C">
        <w:rPr>
          <w:rFonts w:ascii="宋体" w:eastAsia="宋体" w:hAnsi="宋体" w:hint="eastAsia"/>
        </w:rPr>
        <w:t>-动规专项</w:t>
      </w:r>
    </w:p>
    <w:p w:rsidR="00CA0890" w:rsidRPr="003F0B0C" w:rsidRDefault="00CA0890" w:rsidP="00CA0890">
      <w:pPr>
        <w:rPr>
          <w:rFonts w:ascii="宋体" w:eastAsia="宋体" w:hAnsi="宋体"/>
        </w:rPr>
      </w:pPr>
      <w:r w:rsidRPr="003F0B0C">
        <w:rPr>
          <w:rFonts w:ascii="宋体" w:eastAsia="宋体" w:hAnsi="宋体" w:hint="eastAsia"/>
        </w:rPr>
        <w:t>HDU-3923-</w:t>
      </w:r>
      <w:r w:rsidRPr="003F0B0C">
        <w:rPr>
          <w:rFonts w:ascii="宋体" w:eastAsia="宋体" w:hAnsi="宋体"/>
        </w:rPr>
        <w:t>ACM</w:t>
      </w:r>
      <w:r w:rsidRPr="003F0B0C">
        <w:rPr>
          <w:rFonts w:ascii="宋体" w:eastAsia="宋体" w:hAnsi="宋体" w:hint="eastAsia"/>
        </w:rPr>
        <w:t>作业20180613</w:t>
      </w:r>
      <w:r w:rsidRPr="003F0B0C">
        <w:rPr>
          <w:rFonts w:ascii="宋体" w:eastAsia="宋体" w:hAnsi="宋体"/>
        </w:rPr>
        <w:t>-</w:t>
      </w:r>
      <w:r w:rsidR="00091304" w:rsidRPr="003F0B0C">
        <w:rPr>
          <w:rFonts w:ascii="宋体" w:eastAsia="宋体" w:hAnsi="宋体" w:hint="eastAsia"/>
        </w:rPr>
        <w:t>-数学专项（Polya定理）</w:t>
      </w:r>
    </w:p>
    <w:p w:rsidR="00CA0890" w:rsidRPr="003F0B0C" w:rsidRDefault="00CA0890" w:rsidP="00555569">
      <w:pPr>
        <w:rPr>
          <w:rFonts w:ascii="宋体" w:eastAsia="宋体" w:hAnsi="宋体"/>
        </w:rPr>
      </w:pPr>
      <w:r w:rsidRPr="003F0B0C">
        <w:rPr>
          <w:rFonts w:ascii="宋体" w:eastAsia="宋体" w:hAnsi="宋体" w:hint="eastAsia"/>
        </w:rPr>
        <w:t>HDU-1114- ACM作业20180502-签到</w:t>
      </w:r>
    </w:p>
    <w:p w:rsidR="00CA0890" w:rsidRPr="003F0B0C" w:rsidRDefault="00CA0890" w:rsidP="00555569">
      <w:pPr>
        <w:rPr>
          <w:rFonts w:ascii="宋体" w:eastAsia="宋体" w:hAnsi="宋体"/>
        </w:rPr>
      </w:pPr>
      <w:r w:rsidRPr="003F0B0C">
        <w:rPr>
          <w:rFonts w:ascii="宋体" w:eastAsia="宋体" w:hAnsi="宋体"/>
        </w:rPr>
        <w:t>POJ-3259</w:t>
      </w:r>
      <w:r w:rsidRPr="003F0B0C">
        <w:rPr>
          <w:rFonts w:ascii="宋体" w:eastAsia="宋体" w:hAnsi="宋体" w:hint="eastAsia"/>
        </w:rPr>
        <w:t>-ACM作业20180509-签到</w:t>
      </w:r>
    </w:p>
    <w:p w:rsidR="00CA0890" w:rsidRPr="003F0B0C" w:rsidRDefault="00CA0890" w:rsidP="00555569">
      <w:pPr>
        <w:rPr>
          <w:rFonts w:ascii="宋体" w:eastAsia="宋体" w:hAnsi="宋体"/>
        </w:rPr>
      </w:pPr>
      <w:r w:rsidRPr="003F0B0C">
        <w:rPr>
          <w:rFonts w:ascii="宋体" w:eastAsia="宋体" w:hAnsi="宋体" w:hint="eastAsia"/>
        </w:rPr>
        <w:t>HDU-1812-ACM作业20180613</w:t>
      </w:r>
      <w:r w:rsidRPr="003F0B0C">
        <w:rPr>
          <w:rFonts w:ascii="宋体" w:eastAsia="宋体" w:hAnsi="宋体"/>
        </w:rPr>
        <w:t>-</w:t>
      </w:r>
      <w:r w:rsidRPr="003F0B0C">
        <w:rPr>
          <w:rFonts w:ascii="宋体" w:eastAsia="宋体" w:hAnsi="宋体" w:hint="eastAsia"/>
        </w:rPr>
        <w:t>签到</w:t>
      </w:r>
    </w:p>
    <w:p w:rsidR="00555569" w:rsidRPr="003F0B0C" w:rsidRDefault="00555569" w:rsidP="00555569">
      <w:pPr>
        <w:rPr>
          <w:rFonts w:ascii="宋体" w:eastAsia="宋体" w:hAnsi="宋体"/>
        </w:rPr>
      </w:pPr>
      <w:r w:rsidRPr="003F0B0C">
        <w:rPr>
          <w:rFonts w:ascii="宋体" w:eastAsia="宋体" w:hAnsi="宋体"/>
        </w:rPr>
        <w:t>POJ-3169</w:t>
      </w:r>
      <w:r w:rsidRPr="003F0B0C">
        <w:rPr>
          <w:rFonts w:ascii="宋体" w:eastAsia="宋体" w:hAnsi="宋体" w:hint="eastAsia"/>
        </w:rPr>
        <w:t>-ACM作业20180509-签到</w:t>
      </w:r>
    </w:p>
    <w:p w:rsidR="0047394D" w:rsidRPr="003F0B0C" w:rsidRDefault="0047394D" w:rsidP="0047394D">
      <w:pPr>
        <w:rPr>
          <w:rFonts w:ascii="宋体" w:eastAsia="宋体" w:hAnsi="宋体"/>
        </w:rPr>
      </w:pPr>
      <w:r w:rsidRPr="003F0B0C">
        <w:rPr>
          <w:rFonts w:ascii="宋体" w:eastAsia="宋体" w:hAnsi="宋体"/>
        </w:rPr>
        <w:t>hdu</w:t>
      </w:r>
      <w:r w:rsidRPr="003F0B0C">
        <w:rPr>
          <w:rFonts w:ascii="宋体" w:eastAsia="宋体" w:hAnsi="宋体" w:hint="eastAsia"/>
        </w:rPr>
        <w:t>-</w:t>
      </w:r>
      <w:r w:rsidRPr="003F0B0C">
        <w:rPr>
          <w:rFonts w:ascii="宋体" w:eastAsia="宋体" w:hAnsi="宋体"/>
        </w:rPr>
        <w:t>3308</w:t>
      </w:r>
    </w:p>
    <w:p w:rsidR="00CB14CA" w:rsidRPr="003F0B0C" w:rsidRDefault="0047394D" w:rsidP="00CB14CA">
      <w:pPr>
        <w:rPr>
          <w:rFonts w:ascii="宋体" w:eastAsia="宋体" w:hAnsi="宋体"/>
        </w:rPr>
      </w:pPr>
      <w:r w:rsidRPr="003F0B0C">
        <w:rPr>
          <w:rFonts w:ascii="宋体" w:eastAsia="宋体" w:hAnsi="宋体"/>
        </w:rPr>
        <w:t>HDU</w:t>
      </w:r>
      <w:r w:rsidR="00CB14CA" w:rsidRPr="003F0B0C">
        <w:rPr>
          <w:rFonts w:ascii="宋体" w:eastAsia="宋体" w:hAnsi="宋体"/>
        </w:rPr>
        <w:t>-5863-5860-</w:t>
      </w:r>
      <w:r w:rsidR="00CB14CA" w:rsidRPr="003F0B0C">
        <w:rPr>
          <w:rFonts w:ascii="宋体" w:eastAsia="宋体" w:hAnsi="宋体" w:hint="eastAsia"/>
        </w:rPr>
        <w:t>铜</w:t>
      </w:r>
    </w:p>
    <w:p w:rsidR="00345A15" w:rsidRPr="003F0B0C" w:rsidRDefault="00CB14CA" w:rsidP="0015489F">
      <w:pPr>
        <w:rPr>
          <w:rFonts w:ascii="宋体" w:eastAsia="宋体" w:hAnsi="宋体"/>
        </w:rPr>
      </w:pPr>
      <w:r w:rsidRPr="003F0B0C">
        <w:rPr>
          <w:rFonts w:ascii="宋体" w:eastAsia="宋体" w:hAnsi="宋体"/>
        </w:rPr>
        <w:t>POJ-2155</w:t>
      </w:r>
      <w:r w:rsidRPr="003F0B0C">
        <w:rPr>
          <w:rFonts w:ascii="宋体" w:eastAsia="宋体" w:hAnsi="宋体" w:hint="eastAsia"/>
        </w:rPr>
        <w:t>-线段树专项</w:t>
      </w:r>
    </w:p>
    <w:p w:rsidR="00CA0890" w:rsidRPr="003F0B0C" w:rsidRDefault="00CA0890" w:rsidP="00FA374A">
      <w:pPr>
        <w:rPr>
          <w:rFonts w:ascii="宋体" w:eastAsia="宋体" w:hAnsi="宋体"/>
          <w:b/>
        </w:rPr>
      </w:pPr>
      <w:r w:rsidRPr="003F0B0C">
        <w:rPr>
          <w:rFonts w:ascii="宋体" w:eastAsia="宋体" w:hAnsi="宋体" w:hint="eastAsia"/>
          <w:b/>
        </w:rPr>
        <w:lastRenderedPageBreak/>
        <w:t xml:space="preserve">7月 </w:t>
      </w:r>
      <w:r w:rsidRPr="003F0B0C">
        <w:rPr>
          <w:rFonts w:ascii="宋体" w:eastAsia="宋体" w:hAnsi="宋体"/>
          <w:b/>
        </w:rPr>
        <w:t>16</w:t>
      </w:r>
      <w:r w:rsidRPr="003F0B0C">
        <w:rPr>
          <w:rFonts w:ascii="宋体" w:eastAsia="宋体" w:hAnsi="宋体" w:hint="eastAsia"/>
          <w:b/>
        </w:rPr>
        <w:t>日</w:t>
      </w:r>
    </w:p>
    <w:p w:rsidR="004C5B37" w:rsidRPr="003F0B0C" w:rsidRDefault="004C5B37" w:rsidP="008D286F">
      <w:pPr>
        <w:rPr>
          <w:rFonts w:ascii="宋体" w:eastAsia="宋体" w:hAnsi="宋体"/>
        </w:rPr>
      </w:pPr>
      <w:r w:rsidRPr="003F0B0C">
        <w:rPr>
          <w:rFonts w:ascii="宋体" w:eastAsia="宋体" w:hAnsi="宋体" w:hint="eastAsia"/>
        </w:rPr>
        <w:t>动规专项2-线段树专项2-铜牌2-数学专项1-签到3</w:t>
      </w:r>
    </w:p>
    <w:p w:rsidR="00E10F2F" w:rsidRPr="003F0B0C" w:rsidRDefault="00E10F2F" w:rsidP="00E10F2F">
      <w:pPr>
        <w:rPr>
          <w:rFonts w:ascii="宋体" w:eastAsia="宋体" w:hAnsi="宋体"/>
        </w:rPr>
      </w:pPr>
      <w:r w:rsidRPr="003F0B0C">
        <w:rPr>
          <w:rFonts w:ascii="宋体" w:eastAsia="宋体" w:hAnsi="宋体"/>
        </w:rPr>
        <w:t>hdu 2050</w:t>
      </w:r>
      <w:r w:rsidRPr="003F0B0C">
        <w:rPr>
          <w:rFonts w:ascii="宋体" w:eastAsia="宋体" w:hAnsi="宋体" w:hint="eastAsia"/>
        </w:rPr>
        <w:t>-动规专项</w:t>
      </w:r>
    </w:p>
    <w:p w:rsidR="00E10F2F" w:rsidRPr="003F0B0C" w:rsidRDefault="00E10F2F" w:rsidP="008D286F">
      <w:pPr>
        <w:rPr>
          <w:rFonts w:ascii="宋体" w:eastAsia="宋体" w:hAnsi="宋体"/>
        </w:rPr>
      </w:pPr>
      <w:r w:rsidRPr="003F0B0C">
        <w:rPr>
          <w:rFonts w:ascii="宋体" w:eastAsia="宋体" w:hAnsi="宋体"/>
        </w:rPr>
        <w:t>CF 429B</w:t>
      </w:r>
      <w:r w:rsidRPr="003F0B0C">
        <w:rPr>
          <w:rFonts w:ascii="宋体" w:eastAsia="宋体" w:hAnsi="宋体" w:hint="eastAsia"/>
        </w:rPr>
        <w:t>-动规专项</w:t>
      </w:r>
    </w:p>
    <w:p w:rsidR="00B504C1" w:rsidRPr="003F0B0C" w:rsidRDefault="00B504C1" w:rsidP="008D286F">
      <w:pPr>
        <w:rPr>
          <w:rFonts w:ascii="宋体" w:eastAsia="宋体" w:hAnsi="宋体"/>
        </w:rPr>
      </w:pPr>
      <w:r w:rsidRPr="003F0B0C">
        <w:rPr>
          <w:rFonts w:ascii="宋体" w:eastAsia="宋体" w:hAnsi="宋体"/>
        </w:rPr>
        <w:t>hdu</w:t>
      </w:r>
      <w:r w:rsidRPr="003F0B0C">
        <w:rPr>
          <w:rFonts w:ascii="宋体" w:eastAsia="宋体" w:hAnsi="宋体" w:hint="eastAsia"/>
        </w:rPr>
        <w:t>-</w:t>
      </w:r>
      <w:r w:rsidRPr="003F0B0C">
        <w:rPr>
          <w:rFonts w:ascii="宋体" w:eastAsia="宋体" w:hAnsi="宋体"/>
        </w:rPr>
        <w:t>3308</w:t>
      </w:r>
      <w:r w:rsidRPr="003F0B0C">
        <w:rPr>
          <w:rFonts w:ascii="宋体" w:eastAsia="宋体" w:hAnsi="宋体" w:hint="eastAsia"/>
        </w:rPr>
        <w:t>-线段树专项</w:t>
      </w:r>
    </w:p>
    <w:p w:rsidR="008D286F" w:rsidRPr="003F0B0C" w:rsidRDefault="008D286F" w:rsidP="008D286F">
      <w:pPr>
        <w:rPr>
          <w:rFonts w:ascii="宋体" w:eastAsia="宋体" w:hAnsi="宋体"/>
        </w:rPr>
      </w:pPr>
      <w:r w:rsidRPr="003F0B0C">
        <w:rPr>
          <w:rFonts w:ascii="宋体" w:eastAsia="宋体" w:hAnsi="宋体" w:hint="eastAsia"/>
        </w:rPr>
        <w:t>HDU-1812-ACM作业20180613</w:t>
      </w:r>
      <w:r w:rsidRPr="003F0B0C">
        <w:rPr>
          <w:rFonts w:ascii="宋体" w:eastAsia="宋体" w:hAnsi="宋体"/>
        </w:rPr>
        <w:t>-</w:t>
      </w:r>
      <w:r w:rsidRPr="003F0B0C">
        <w:rPr>
          <w:rFonts w:ascii="宋体" w:eastAsia="宋体" w:hAnsi="宋体" w:hint="eastAsia"/>
        </w:rPr>
        <w:t>签到</w:t>
      </w:r>
    </w:p>
    <w:p w:rsidR="008D286F" w:rsidRPr="003F0B0C" w:rsidRDefault="008D286F" w:rsidP="008D286F">
      <w:pPr>
        <w:rPr>
          <w:rFonts w:ascii="宋体" w:eastAsia="宋体" w:hAnsi="宋体"/>
        </w:rPr>
      </w:pPr>
      <w:r w:rsidRPr="003F0B0C">
        <w:rPr>
          <w:rFonts w:ascii="宋体" w:eastAsia="宋体" w:hAnsi="宋体"/>
        </w:rPr>
        <w:t>POJ-3169</w:t>
      </w:r>
      <w:r w:rsidRPr="003F0B0C">
        <w:rPr>
          <w:rFonts w:ascii="宋体" w:eastAsia="宋体" w:hAnsi="宋体" w:hint="eastAsia"/>
        </w:rPr>
        <w:t>-ACM作业20180509-签到</w:t>
      </w:r>
    </w:p>
    <w:p w:rsidR="004C5B37" w:rsidRPr="003F0B0C" w:rsidRDefault="004C5B37" w:rsidP="004C5B37">
      <w:pPr>
        <w:rPr>
          <w:rFonts w:ascii="宋体" w:eastAsia="宋体" w:hAnsi="宋体"/>
        </w:rPr>
      </w:pPr>
      <w:r w:rsidRPr="003F0B0C">
        <w:rPr>
          <w:rFonts w:ascii="宋体" w:eastAsia="宋体" w:hAnsi="宋体" w:hint="eastAsia"/>
        </w:rPr>
        <w:t>POJ-3255-ACM作业20180509-签到</w:t>
      </w:r>
    </w:p>
    <w:p w:rsidR="00A2630B" w:rsidRPr="003F0B0C" w:rsidRDefault="008D286F" w:rsidP="008D286F">
      <w:pPr>
        <w:rPr>
          <w:rFonts w:ascii="宋体" w:eastAsia="宋体" w:hAnsi="宋体"/>
        </w:rPr>
      </w:pPr>
      <w:r w:rsidRPr="003F0B0C">
        <w:rPr>
          <w:rFonts w:ascii="宋体" w:eastAsia="宋体" w:hAnsi="宋体"/>
        </w:rPr>
        <w:t>HDU-5863-</w:t>
      </w:r>
      <w:r w:rsidR="00A2630B" w:rsidRPr="003F0B0C">
        <w:rPr>
          <w:rFonts w:ascii="宋体" w:eastAsia="宋体" w:hAnsi="宋体" w:hint="eastAsia"/>
        </w:rPr>
        <w:t>铜</w:t>
      </w:r>
    </w:p>
    <w:p w:rsidR="008D286F" w:rsidRPr="003F0B0C" w:rsidRDefault="00A2630B" w:rsidP="008D286F">
      <w:pPr>
        <w:rPr>
          <w:rFonts w:ascii="宋体" w:eastAsia="宋体" w:hAnsi="宋体"/>
        </w:rPr>
      </w:pPr>
      <w:r w:rsidRPr="003F0B0C">
        <w:rPr>
          <w:rFonts w:ascii="宋体" w:eastAsia="宋体" w:hAnsi="宋体"/>
        </w:rPr>
        <w:t>HDU</w:t>
      </w:r>
      <w:r w:rsidRPr="003F0B0C">
        <w:rPr>
          <w:rFonts w:ascii="宋体" w:eastAsia="宋体" w:hAnsi="宋体" w:hint="eastAsia"/>
        </w:rPr>
        <w:t>-</w:t>
      </w:r>
      <w:r w:rsidR="008D286F" w:rsidRPr="003F0B0C">
        <w:rPr>
          <w:rFonts w:ascii="宋体" w:eastAsia="宋体" w:hAnsi="宋体"/>
        </w:rPr>
        <w:t>5860-</w:t>
      </w:r>
      <w:r w:rsidR="008D286F" w:rsidRPr="003F0B0C">
        <w:rPr>
          <w:rFonts w:ascii="宋体" w:eastAsia="宋体" w:hAnsi="宋体" w:hint="eastAsia"/>
        </w:rPr>
        <w:t>铜</w:t>
      </w:r>
    </w:p>
    <w:p w:rsidR="00CA0890" w:rsidRPr="003F0B0C" w:rsidRDefault="008D286F" w:rsidP="00CA0890">
      <w:pPr>
        <w:rPr>
          <w:rFonts w:ascii="宋体" w:eastAsia="宋体" w:hAnsi="宋体"/>
        </w:rPr>
      </w:pPr>
      <w:r w:rsidRPr="003F0B0C">
        <w:rPr>
          <w:rFonts w:ascii="宋体" w:eastAsia="宋体" w:hAnsi="宋体"/>
        </w:rPr>
        <w:t>POJ-2155</w:t>
      </w:r>
      <w:r w:rsidRPr="003F0B0C">
        <w:rPr>
          <w:rFonts w:ascii="宋体" w:eastAsia="宋体" w:hAnsi="宋体" w:hint="eastAsia"/>
        </w:rPr>
        <w:t>-线段树专项</w:t>
      </w:r>
      <w:r w:rsidR="00A2630B" w:rsidRPr="003F0B0C">
        <w:rPr>
          <w:rFonts w:ascii="宋体" w:eastAsia="宋体" w:hAnsi="宋体" w:hint="eastAsia"/>
        </w:rPr>
        <w:t>-二维线段树</w:t>
      </w:r>
    </w:p>
    <w:p w:rsidR="008D286F" w:rsidRPr="003F0B0C" w:rsidRDefault="008D286F" w:rsidP="008D286F">
      <w:pPr>
        <w:rPr>
          <w:rFonts w:ascii="宋体" w:eastAsia="宋体" w:hAnsi="宋体"/>
        </w:rPr>
      </w:pPr>
      <w:r w:rsidRPr="003F0B0C">
        <w:rPr>
          <w:rFonts w:ascii="宋体" w:eastAsia="宋体" w:hAnsi="宋体" w:hint="eastAsia"/>
        </w:rPr>
        <w:t>HDU-3923-</w:t>
      </w:r>
      <w:r w:rsidRPr="003F0B0C">
        <w:rPr>
          <w:rFonts w:ascii="宋体" w:eastAsia="宋体" w:hAnsi="宋体"/>
        </w:rPr>
        <w:t>ACM</w:t>
      </w:r>
      <w:r w:rsidRPr="003F0B0C">
        <w:rPr>
          <w:rFonts w:ascii="宋体" w:eastAsia="宋体" w:hAnsi="宋体" w:hint="eastAsia"/>
        </w:rPr>
        <w:t>作业20180613</w:t>
      </w:r>
      <w:r w:rsidRPr="003F0B0C">
        <w:rPr>
          <w:rFonts w:ascii="宋体" w:eastAsia="宋体" w:hAnsi="宋体"/>
        </w:rPr>
        <w:t>-</w:t>
      </w:r>
      <w:r w:rsidRPr="003F0B0C">
        <w:rPr>
          <w:rFonts w:ascii="宋体" w:eastAsia="宋体" w:hAnsi="宋体" w:hint="eastAsia"/>
        </w:rPr>
        <w:t>-数学专项（Polya定理）</w:t>
      </w:r>
    </w:p>
    <w:p w:rsidR="008D286F" w:rsidRPr="003F0B0C" w:rsidRDefault="00DA7890" w:rsidP="00FA374A">
      <w:pPr>
        <w:rPr>
          <w:rFonts w:ascii="宋体" w:eastAsia="宋体" w:hAnsi="宋体"/>
          <w:b/>
        </w:rPr>
      </w:pPr>
      <w:r w:rsidRPr="003F0B0C">
        <w:rPr>
          <w:rFonts w:ascii="宋体" w:eastAsia="宋体" w:hAnsi="宋体" w:hint="eastAsia"/>
          <w:b/>
        </w:rPr>
        <w:t xml:space="preserve">7月 </w:t>
      </w:r>
      <w:r w:rsidRPr="003F0B0C">
        <w:rPr>
          <w:rFonts w:ascii="宋体" w:eastAsia="宋体" w:hAnsi="宋体"/>
          <w:b/>
        </w:rPr>
        <w:t>17</w:t>
      </w:r>
      <w:r w:rsidRPr="003F0B0C">
        <w:rPr>
          <w:rFonts w:ascii="宋体" w:eastAsia="宋体" w:hAnsi="宋体" w:hint="eastAsia"/>
          <w:b/>
        </w:rPr>
        <w:t>日</w:t>
      </w:r>
    </w:p>
    <w:p w:rsidR="0076312E" w:rsidRPr="003F0B0C" w:rsidRDefault="0076312E" w:rsidP="0076312E">
      <w:pPr>
        <w:rPr>
          <w:rFonts w:ascii="宋体" w:eastAsia="宋体" w:hAnsi="宋体"/>
        </w:rPr>
      </w:pPr>
      <w:r w:rsidRPr="003F0B0C">
        <w:rPr>
          <w:rFonts w:ascii="宋体" w:eastAsia="宋体" w:hAnsi="宋体"/>
        </w:rPr>
        <w:t>CF 429B</w:t>
      </w:r>
      <w:r w:rsidRPr="003F0B0C">
        <w:rPr>
          <w:rFonts w:ascii="宋体" w:eastAsia="宋体" w:hAnsi="宋体" w:hint="eastAsia"/>
        </w:rPr>
        <w:t>-动规专项</w:t>
      </w:r>
    </w:p>
    <w:p w:rsidR="0076312E" w:rsidRPr="003F0B0C" w:rsidRDefault="0076312E" w:rsidP="0076312E">
      <w:pPr>
        <w:rPr>
          <w:rFonts w:ascii="宋体" w:eastAsia="宋体" w:hAnsi="宋体"/>
        </w:rPr>
      </w:pPr>
      <w:r w:rsidRPr="003F0B0C">
        <w:rPr>
          <w:rFonts w:ascii="宋体" w:eastAsia="宋体" w:hAnsi="宋体"/>
        </w:rPr>
        <w:t>hdu</w:t>
      </w:r>
      <w:r w:rsidRPr="003F0B0C">
        <w:rPr>
          <w:rFonts w:ascii="宋体" w:eastAsia="宋体" w:hAnsi="宋体" w:hint="eastAsia"/>
        </w:rPr>
        <w:t>-</w:t>
      </w:r>
      <w:r w:rsidRPr="003F0B0C">
        <w:rPr>
          <w:rFonts w:ascii="宋体" w:eastAsia="宋体" w:hAnsi="宋体"/>
        </w:rPr>
        <w:t>3308</w:t>
      </w:r>
      <w:r w:rsidRPr="003F0B0C">
        <w:rPr>
          <w:rFonts w:ascii="宋体" w:eastAsia="宋体" w:hAnsi="宋体" w:hint="eastAsia"/>
        </w:rPr>
        <w:t>-线段树专项</w:t>
      </w:r>
    </w:p>
    <w:p w:rsidR="0076312E" w:rsidRPr="003F0B0C" w:rsidRDefault="0076312E" w:rsidP="0076312E">
      <w:pPr>
        <w:rPr>
          <w:rFonts w:ascii="宋体" w:eastAsia="宋体" w:hAnsi="宋体"/>
        </w:rPr>
      </w:pPr>
      <w:r w:rsidRPr="003F0B0C">
        <w:rPr>
          <w:rFonts w:ascii="宋体" w:eastAsia="宋体" w:hAnsi="宋体" w:hint="eastAsia"/>
        </w:rPr>
        <w:t>HDU-1812-ACM作业20180613</w:t>
      </w:r>
      <w:r w:rsidRPr="003F0B0C">
        <w:rPr>
          <w:rFonts w:ascii="宋体" w:eastAsia="宋体" w:hAnsi="宋体"/>
        </w:rPr>
        <w:t>-</w:t>
      </w:r>
      <w:r w:rsidRPr="003F0B0C">
        <w:rPr>
          <w:rFonts w:ascii="宋体" w:eastAsia="宋体" w:hAnsi="宋体" w:hint="eastAsia"/>
        </w:rPr>
        <w:t>签到</w:t>
      </w:r>
    </w:p>
    <w:p w:rsidR="0076312E" w:rsidRPr="003F0B0C" w:rsidRDefault="0076312E" w:rsidP="0076312E">
      <w:pPr>
        <w:rPr>
          <w:rFonts w:ascii="宋体" w:eastAsia="宋体" w:hAnsi="宋体"/>
        </w:rPr>
      </w:pPr>
      <w:r w:rsidRPr="003F0B0C">
        <w:rPr>
          <w:rFonts w:ascii="宋体" w:eastAsia="宋体" w:hAnsi="宋体"/>
        </w:rPr>
        <w:t>POJ-3169</w:t>
      </w:r>
      <w:r w:rsidRPr="003F0B0C">
        <w:rPr>
          <w:rFonts w:ascii="宋体" w:eastAsia="宋体" w:hAnsi="宋体" w:hint="eastAsia"/>
        </w:rPr>
        <w:t>-ACM作业20180509-签到</w:t>
      </w:r>
    </w:p>
    <w:p w:rsidR="0076312E" w:rsidRPr="003F0B0C" w:rsidRDefault="0076312E" w:rsidP="0076312E">
      <w:pPr>
        <w:rPr>
          <w:rFonts w:ascii="宋体" w:eastAsia="宋体" w:hAnsi="宋体"/>
        </w:rPr>
      </w:pPr>
      <w:r w:rsidRPr="003F0B0C">
        <w:rPr>
          <w:rFonts w:ascii="宋体" w:eastAsia="宋体" w:hAnsi="宋体" w:hint="eastAsia"/>
        </w:rPr>
        <w:t>POJ-3255-ACM作业20180509-签到</w:t>
      </w:r>
    </w:p>
    <w:p w:rsidR="0076312E" w:rsidRPr="003F0B0C" w:rsidRDefault="0076312E" w:rsidP="0076312E">
      <w:pPr>
        <w:rPr>
          <w:rFonts w:ascii="宋体" w:eastAsia="宋体" w:hAnsi="宋体"/>
        </w:rPr>
      </w:pPr>
      <w:r w:rsidRPr="003F0B0C">
        <w:rPr>
          <w:rFonts w:ascii="宋体" w:eastAsia="宋体" w:hAnsi="宋体" w:hint="eastAsia"/>
        </w:rPr>
        <w:t>HDU-</w:t>
      </w:r>
      <w:r w:rsidRPr="003F0B0C">
        <w:rPr>
          <w:rFonts w:ascii="宋体" w:eastAsia="宋体" w:hAnsi="宋体"/>
        </w:rPr>
        <w:t>2844</w:t>
      </w:r>
      <w:r w:rsidRPr="003F0B0C">
        <w:rPr>
          <w:rFonts w:ascii="宋体" w:eastAsia="宋体" w:hAnsi="宋体" w:hint="eastAsia"/>
        </w:rPr>
        <w:t>-背包</w:t>
      </w:r>
    </w:p>
    <w:p w:rsidR="0076312E" w:rsidRPr="003F0B0C" w:rsidRDefault="0076312E" w:rsidP="0076312E">
      <w:pPr>
        <w:rPr>
          <w:rFonts w:ascii="宋体" w:eastAsia="宋体" w:hAnsi="宋体"/>
        </w:rPr>
      </w:pPr>
      <w:r w:rsidRPr="003F0B0C">
        <w:rPr>
          <w:rFonts w:ascii="宋体" w:eastAsia="宋体" w:hAnsi="宋体"/>
        </w:rPr>
        <w:t>HDU</w:t>
      </w:r>
      <w:r w:rsidRPr="003F0B0C">
        <w:rPr>
          <w:rFonts w:ascii="宋体" w:eastAsia="宋体" w:hAnsi="宋体" w:hint="eastAsia"/>
        </w:rPr>
        <w:t>-</w:t>
      </w:r>
      <w:r w:rsidRPr="003F0B0C">
        <w:rPr>
          <w:rFonts w:ascii="宋体" w:eastAsia="宋体" w:hAnsi="宋体"/>
        </w:rPr>
        <w:t>5860-</w:t>
      </w:r>
      <w:r w:rsidRPr="003F0B0C">
        <w:rPr>
          <w:rFonts w:ascii="宋体" w:eastAsia="宋体" w:hAnsi="宋体" w:hint="eastAsia"/>
        </w:rPr>
        <w:t>铜</w:t>
      </w:r>
    </w:p>
    <w:p w:rsidR="0076312E" w:rsidRPr="003F0B0C" w:rsidRDefault="0076312E" w:rsidP="0076312E">
      <w:pPr>
        <w:rPr>
          <w:rFonts w:ascii="宋体" w:eastAsia="宋体" w:hAnsi="宋体"/>
        </w:rPr>
      </w:pPr>
      <w:r w:rsidRPr="003F0B0C">
        <w:rPr>
          <w:rFonts w:ascii="宋体" w:eastAsia="宋体" w:hAnsi="宋体"/>
        </w:rPr>
        <w:t>POJ-2155</w:t>
      </w:r>
      <w:r w:rsidRPr="003F0B0C">
        <w:rPr>
          <w:rFonts w:ascii="宋体" w:eastAsia="宋体" w:hAnsi="宋体" w:hint="eastAsia"/>
        </w:rPr>
        <w:t>-线段树专项-二维线段树</w:t>
      </w:r>
    </w:p>
    <w:p w:rsidR="0076312E" w:rsidRPr="003F0B0C" w:rsidRDefault="0076312E" w:rsidP="0076312E">
      <w:pPr>
        <w:rPr>
          <w:rFonts w:ascii="宋体" w:eastAsia="宋体" w:hAnsi="宋体"/>
        </w:rPr>
      </w:pPr>
      <w:r w:rsidRPr="003F0B0C">
        <w:rPr>
          <w:rFonts w:ascii="宋体" w:eastAsia="宋体" w:hAnsi="宋体"/>
        </w:rPr>
        <w:t>HDU-5863-</w:t>
      </w:r>
      <w:r w:rsidRPr="003F0B0C">
        <w:rPr>
          <w:rFonts w:ascii="宋体" w:eastAsia="宋体" w:hAnsi="宋体" w:hint="eastAsia"/>
        </w:rPr>
        <w:t>铜-动规</w:t>
      </w:r>
    </w:p>
    <w:p w:rsidR="0076312E" w:rsidRPr="003F0B0C" w:rsidRDefault="0076312E" w:rsidP="0076312E">
      <w:pPr>
        <w:rPr>
          <w:rFonts w:ascii="宋体" w:eastAsia="宋体" w:hAnsi="宋体"/>
        </w:rPr>
      </w:pPr>
      <w:r w:rsidRPr="003F0B0C">
        <w:rPr>
          <w:rFonts w:ascii="宋体" w:eastAsia="宋体" w:hAnsi="宋体" w:hint="eastAsia"/>
        </w:rPr>
        <w:t>HDU-3923-</w:t>
      </w:r>
      <w:r w:rsidRPr="003F0B0C">
        <w:rPr>
          <w:rFonts w:ascii="宋体" w:eastAsia="宋体" w:hAnsi="宋体"/>
        </w:rPr>
        <w:t>ACM</w:t>
      </w:r>
      <w:r w:rsidRPr="003F0B0C">
        <w:rPr>
          <w:rFonts w:ascii="宋体" w:eastAsia="宋体" w:hAnsi="宋体" w:hint="eastAsia"/>
        </w:rPr>
        <w:t>作业20180613</w:t>
      </w:r>
      <w:r w:rsidRPr="003F0B0C">
        <w:rPr>
          <w:rFonts w:ascii="宋体" w:eastAsia="宋体" w:hAnsi="宋体"/>
        </w:rPr>
        <w:t>-</w:t>
      </w:r>
      <w:r w:rsidRPr="003F0B0C">
        <w:rPr>
          <w:rFonts w:ascii="宋体" w:eastAsia="宋体" w:hAnsi="宋体" w:hint="eastAsia"/>
        </w:rPr>
        <w:t>-数学专项（Polya定理）</w:t>
      </w:r>
    </w:p>
    <w:p w:rsidR="007431D9" w:rsidRPr="003F0B0C" w:rsidRDefault="00126B68" w:rsidP="00126B68">
      <w:pPr>
        <w:rPr>
          <w:rFonts w:ascii="宋体" w:eastAsia="宋体" w:hAnsi="宋体"/>
        </w:rPr>
      </w:pPr>
      <w:r w:rsidRPr="003F0B0C">
        <w:rPr>
          <w:rFonts w:ascii="宋体" w:eastAsia="宋体" w:hAnsi="宋体" w:hint="eastAsia"/>
        </w:rPr>
        <w:t>计蒜客12点-</w:t>
      </w:r>
      <w:r w:rsidRPr="003F0B0C">
        <w:rPr>
          <w:rFonts w:ascii="宋体" w:eastAsia="宋体" w:hAnsi="宋体"/>
        </w:rPr>
        <w:t>17</w:t>
      </w:r>
      <w:r w:rsidRPr="003F0B0C">
        <w:rPr>
          <w:rFonts w:ascii="宋体" w:eastAsia="宋体" w:hAnsi="宋体" w:hint="eastAsia"/>
        </w:rPr>
        <w:t>点 ACM3人训练</w:t>
      </w:r>
    </w:p>
    <w:p w:rsidR="003D2C3F" w:rsidRPr="003F0B0C" w:rsidRDefault="003D2C3F" w:rsidP="00FA374A">
      <w:pPr>
        <w:rPr>
          <w:rFonts w:ascii="宋体" w:eastAsia="宋体" w:hAnsi="宋体"/>
          <w:b/>
        </w:rPr>
      </w:pPr>
      <w:r w:rsidRPr="003F0B0C">
        <w:rPr>
          <w:rFonts w:ascii="宋体" w:eastAsia="宋体" w:hAnsi="宋体" w:hint="eastAsia"/>
          <w:b/>
        </w:rPr>
        <w:t>7月2</w:t>
      </w:r>
      <w:r w:rsidRPr="003F0B0C">
        <w:rPr>
          <w:rFonts w:ascii="宋体" w:eastAsia="宋体" w:hAnsi="宋体"/>
          <w:b/>
        </w:rPr>
        <w:t>0</w:t>
      </w:r>
      <w:r w:rsidRPr="003F0B0C">
        <w:rPr>
          <w:rFonts w:ascii="宋体" w:eastAsia="宋体" w:hAnsi="宋体" w:hint="eastAsia"/>
          <w:b/>
        </w:rPr>
        <w:t>日</w:t>
      </w:r>
    </w:p>
    <w:p w:rsidR="00C17DAD" w:rsidRPr="003F0B0C" w:rsidRDefault="00C17DAD" w:rsidP="00C17DAD">
      <w:pPr>
        <w:rPr>
          <w:rFonts w:ascii="宋体" w:eastAsia="宋体" w:hAnsi="宋体"/>
        </w:rPr>
      </w:pPr>
      <w:r w:rsidRPr="003F0B0C">
        <w:rPr>
          <w:rFonts w:ascii="宋体" w:eastAsia="宋体" w:hAnsi="宋体" w:hint="eastAsia"/>
        </w:rPr>
        <w:t>多校补题</w:t>
      </w:r>
    </w:p>
    <w:p w:rsidR="00C17DAD" w:rsidRPr="003F0B0C" w:rsidRDefault="00C17DAD" w:rsidP="00C17DAD">
      <w:pPr>
        <w:rPr>
          <w:rFonts w:ascii="宋体" w:eastAsia="宋体" w:hAnsi="宋体"/>
        </w:rPr>
      </w:pPr>
      <w:r w:rsidRPr="003F0B0C">
        <w:rPr>
          <w:rFonts w:ascii="宋体" w:eastAsia="宋体" w:hAnsi="宋体" w:hint="eastAsia"/>
        </w:rPr>
        <w:t>牛客1</w:t>
      </w:r>
    </w:p>
    <w:p w:rsidR="00C17DAD" w:rsidRPr="003F0B0C" w:rsidRDefault="00AA1925" w:rsidP="00C17DAD">
      <w:pPr>
        <w:rPr>
          <w:rFonts w:ascii="宋体" w:eastAsia="宋体" w:hAnsi="宋体"/>
        </w:rPr>
      </w:pPr>
      <w:r w:rsidRPr="003F0B0C">
        <w:rPr>
          <w:rFonts w:ascii="宋体" w:eastAsia="宋体" w:hAnsi="宋体" w:hint="eastAsia"/>
        </w:rPr>
        <w:t>√-</w:t>
      </w:r>
      <w:r w:rsidR="00C17DAD" w:rsidRPr="003F0B0C">
        <w:rPr>
          <w:rFonts w:ascii="宋体" w:eastAsia="宋体" w:hAnsi="宋体" w:hint="eastAsia"/>
        </w:rPr>
        <w:t>A-卡特兰数&amp;</w:t>
      </w:r>
      <w:r w:rsidR="00C17DAD" w:rsidRPr="003F0B0C">
        <w:rPr>
          <w:rFonts w:ascii="宋体" w:eastAsia="宋体" w:hAnsi="宋体"/>
        </w:rPr>
        <w:t>OEIS</w:t>
      </w:r>
    </w:p>
    <w:p w:rsidR="003012E8" w:rsidRPr="003F0B0C" w:rsidRDefault="000D10AC" w:rsidP="00C17DAD">
      <w:pPr>
        <w:rPr>
          <w:rFonts w:ascii="宋体" w:eastAsia="宋体" w:hAnsi="宋体"/>
        </w:rPr>
      </w:pPr>
      <w:hyperlink r:id="rId398" w:history="1">
        <w:r w:rsidR="003012E8" w:rsidRPr="003F0B0C">
          <w:rPr>
            <w:rStyle w:val="a3"/>
            <w:rFonts w:ascii="宋体" w:eastAsia="宋体" w:hAnsi="宋体"/>
          </w:rPr>
          <w:t>https://blog.csdn.net/wu_tongtong/article/details/78161211</w:t>
        </w:r>
      </w:hyperlink>
    </w:p>
    <w:p w:rsidR="00143DF5" w:rsidRPr="003F0B0C" w:rsidRDefault="000D10AC" w:rsidP="00C17DAD">
      <w:pPr>
        <w:rPr>
          <w:rFonts w:ascii="宋体" w:eastAsia="宋体" w:hAnsi="宋体"/>
        </w:rPr>
      </w:pPr>
      <w:hyperlink r:id="rId399" w:history="1">
        <w:r w:rsidR="00143DF5" w:rsidRPr="003F0B0C">
          <w:rPr>
            <w:rStyle w:val="a3"/>
            <w:rFonts w:ascii="宋体" w:eastAsia="宋体" w:hAnsi="宋体"/>
          </w:rPr>
          <w:t>https://blog.csdn.net/wlxsq/article/details/50838900</w:t>
        </w:r>
      </w:hyperlink>
    </w:p>
    <w:p w:rsidR="000503D8" w:rsidRPr="003F0B0C" w:rsidRDefault="00AA1925" w:rsidP="000503D8">
      <w:pPr>
        <w:rPr>
          <w:rFonts w:ascii="宋体" w:eastAsia="宋体" w:hAnsi="宋体"/>
        </w:rPr>
      </w:pPr>
      <w:r w:rsidRPr="003F0B0C">
        <w:rPr>
          <w:rFonts w:ascii="宋体" w:eastAsia="宋体" w:hAnsi="宋体" w:hint="eastAsia"/>
        </w:rPr>
        <w:t>√-</w:t>
      </w:r>
      <w:r w:rsidR="000503D8" w:rsidRPr="003F0B0C">
        <w:rPr>
          <w:rFonts w:ascii="宋体" w:eastAsia="宋体" w:hAnsi="宋体" w:hint="eastAsia"/>
        </w:rPr>
        <w:t>E-</w:t>
      </w:r>
      <w:r w:rsidR="000503D8" w:rsidRPr="003F0B0C">
        <w:rPr>
          <w:rFonts w:ascii="宋体" w:eastAsia="宋体" w:hAnsi="宋体"/>
        </w:rPr>
        <w:t>dp</w:t>
      </w:r>
    </w:p>
    <w:p w:rsidR="000503D8" w:rsidRPr="003F0B0C" w:rsidRDefault="000D10AC" w:rsidP="00C17DAD">
      <w:pPr>
        <w:rPr>
          <w:rFonts w:ascii="宋体" w:eastAsia="宋体" w:hAnsi="宋体"/>
        </w:rPr>
      </w:pPr>
      <w:hyperlink r:id="rId400" w:history="1">
        <w:r w:rsidR="000503D8" w:rsidRPr="003F0B0C">
          <w:rPr>
            <w:rStyle w:val="a3"/>
            <w:rFonts w:ascii="宋体" w:eastAsia="宋体" w:hAnsi="宋体"/>
          </w:rPr>
          <w:t>https://www.nowcoder.com/discuss/87183?type=101&amp;order=0&amp;pos=6&amp;page=0</w:t>
        </w:r>
      </w:hyperlink>
    </w:p>
    <w:p w:rsidR="00461DBA" w:rsidRPr="003F0B0C" w:rsidRDefault="00461DBA" w:rsidP="006A0A5F">
      <w:pPr>
        <w:rPr>
          <w:rFonts w:ascii="宋体" w:eastAsia="宋体" w:hAnsi="宋体"/>
        </w:rPr>
      </w:pPr>
      <w:r w:rsidRPr="003F0B0C">
        <w:rPr>
          <w:rFonts w:ascii="宋体" w:eastAsia="宋体" w:hAnsi="宋体" w:hint="eastAsia"/>
        </w:rPr>
        <w:t>上午-牛客网补铜牌题-</w:t>
      </w:r>
      <w:r w:rsidRPr="003F0B0C">
        <w:rPr>
          <w:rFonts w:ascii="宋体" w:eastAsia="宋体" w:hAnsi="宋体"/>
        </w:rPr>
        <w:t>VJ</w:t>
      </w:r>
      <w:r w:rsidRPr="003F0B0C">
        <w:rPr>
          <w:rFonts w:ascii="宋体" w:eastAsia="宋体" w:hAnsi="宋体" w:hint="eastAsia"/>
        </w:rPr>
        <w:t>刷题</w:t>
      </w:r>
    </w:p>
    <w:p w:rsidR="006A0A5F" w:rsidRPr="003F0B0C" w:rsidRDefault="00786DF6" w:rsidP="006A0A5F">
      <w:pPr>
        <w:rPr>
          <w:rFonts w:ascii="宋体" w:eastAsia="宋体" w:hAnsi="宋体"/>
        </w:rPr>
      </w:pPr>
      <w:r w:rsidRPr="003F0B0C">
        <w:rPr>
          <w:rFonts w:ascii="宋体" w:eastAsia="宋体" w:hAnsi="宋体" w:hint="eastAsia"/>
        </w:rPr>
        <w:t>√-</w:t>
      </w:r>
      <w:hyperlink r:id="rId401" w:tgtFrame="_blank" w:history="1">
        <w:r w:rsidR="006A0A5F" w:rsidRPr="003F0B0C">
          <w:rPr>
            <w:rFonts w:ascii="宋体" w:eastAsia="宋体" w:hAnsi="宋体"/>
          </w:rPr>
          <w:t>hdu 1003 Max Sum</w:t>
        </w:r>
      </w:hyperlink>
    </w:p>
    <w:p w:rsidR="006A0A5F" w:rsidRPr="003F0B0C" w:rsidRDefault="00AA1925" w:rsidP="006A0A5F">
      <w:pPr>
        <w:rPr>
          <w:rFonts w:ascii="宋体" w:eastAsia="宋体" w:hAnsi="宋体"/>
        </w:rPr>
      </w:pPr>
      <w:r w:rsidRPr="003F0B0C">
        <w:rPr>
          <w:rFonts w:ascii="宋体" w:eastAsia="宋体" w:hAnsi="宋体" w:hint="eastAsia"/>
        </w:rPr>
        <w:t>√-</w:t>
      </w:r>
      <w:hyperlink r:id="rId402" w:tgtFrame="_blank" w:history="1">
        <w:r w:rsidR="006A0A5F" w:rsidRPr="003F0B0C">
          <w:rPr>
            <w:rFonts w:ascii="宋体" w:eastAsia="宋体" w:hAnsi="宋体"/>
          </w:rPr>
          <w:t>hdu 1087 Super Jumping!</w:t>
        </w:r>
      </w:hyperlink>
    </w:p>
    <w:p w:rsidR="00EE2681" w:rsidRPr="003F0B0C" w:rsidRDefault="00EE2681" w:rsidP="00FA374A">
      <w:pPr>
        <w:rPr>
          <w:rFonts w:ascii="宋体" w:eastAsia="宋体" w:hAnsi="宋体"/>
          <w:b/>
        </w:rPr>
      </w:pPr>
      <w:r w:rsidRPr="003F0B0C">
        <w:rPr>
          <w:rFonts w:ascii="宋体" w:eastAsia="宋体" w:hAnsi="宋体" w:hint="eastAsia"/>
          <w:b/>
        </w:rPr>
        <w:t>7月2</w:t>
      </w:r>
      <w:r w:rsidRPr="003F0B0C">
        <w:rPr>
          <w:rFonts w:ascii="宋体" w:eastAsia="宋体" w:hAnsi="宋体"/>
          <w:b/>
        </w:rPr>
        <w:t>1</w:t>
      </w:r>
      <w:r w:rsidRPr="003F0B0C">
        <w:rPr>
          <w:rFonts w:ascii="宋体" w:eastAsia="宋体" w:hAnsi="宋体" w:hint="eastAsia"/>
          <w:b/>
        </w:rPr>
        <w:t>日</w:t>
      </w:r>
    </w:p>
    <w:p w:rsidR="00EE2681" w:rsidRPr="003F0B0C" w:rsidRDefault="00EE2681" w:rsidP="00EE2681">
      <w:pPr>
        <w:rPr>
          <w:rFonts w:ascii="宋体" w:eastAsia="宋体" w:hAnsi="宋体"/>
        </w:rPr>
      </w:pPr>
      <w:r w:rsidRPr="003F0B0C">
        <w:rPr>
          <w:rFonts w:ascii="宋体" w:eastAsia="宋体" w:hAnsi="宋体" w:hint="eastAsia"/>
        </w:rPr>
        <w:t>2</w:t>
      </w:r>
      <w:r w:rsidRPr="003F0B0C">
        <w:rPr>
          <w:rFonts w:ascii="宋体" w:eastAsia="宋体" w:hAnsi="宋体"/>
        </w:rPr>
        <w:t>018ACM</w:t>
      </w:r>
      <w:r w:rsidRPr="003F0B0C">
        <w:rPr>
          <w:rFonts w:ascii="宋体" w:eastAsia="宋体" w:hAnsi="宋体" w:hint="eastAsia"/>
        </w:rPr>
        <w:t>-</w:t>
      </w:r>
      <w:r w:rsidRPr="003F0B0C">
        <w:rPr>
          <w:rFonts w:ascii="宋体" w:eastAsia="宋体" w:hAnsi="宋体"/>
        </w:rPr>
        <w:t xml:space="preserve">ICPC </w:t>
      </w:r>
      <w:r w:rsidRPr="003F0B0C">
        <w:rPr>
          <w:rFonts w:ascii="宋体" w:eastAsia="宋体" w:hAnsi="宋体" w:hint="eastAsia"/>
        </w:rPr>
        <w:t>上海大都会赛 热身赛&amp;正赛</w:t>
      </w:r>
    </w:p>
    <w:p w:rsidR="00EE2681" w:rsidRPr="003F0B0C" w:rsidRDefault="00EE2681" w:rsidP="00FA374A">
      <w:pPr>
        <w:rPr>
          <w:rFonts w:ascii="宋体" w:eastAsia="宋体" w:hAnsi="宋体"/>
          <w:b/>
        </w:rPr>
      </w:pPr>
      <w:r w:rsidRPr="003F0B0C">
        <w:rPr>
          <w:rFonts w:ascii="宋体" w:eastAsia="宋体" w:hAnsi="宋体" w:hint="eastAsia"/>
          <w:b/>
        </w:rPr>
        <w:t>7月2</w:t>
      </w:r>
      <w:r w:rsidRPr="003F0B0C">
        <w:rPr>
          <w:rFonts w:ascii="宋体" w:eastAsia="宋体" w:hAnsi="宋体"/>
          <w:b/>
        </w:rPr>
        <w:t>2</w:t>
      </w:r>
      <w:r w:rsidRPr="003F0B0C">
        <w:rPr>
          <w:rFonts w:ascii="宋体" w:eastAsia="宋体" w:hAnsi="宋体" w:hint="eastAsia"/>
          <w:b/>
        </w:rPr>
        <w:t>日</w:t>
      </w:r>
    </w:p>
    <w:p w:rsidR="00D92186" w:rsidRPr="003F0B0C" w:rsidRDefault="00D92186" w:rsidP="000C547C">
      <w:pPr>
        <w:rPr>
          <w:rFonts w:ascii="宋体" w:eastAsia="宋体" w:hAnsi="宋体"/>
        </w:rPr>
      </w:pPr>
      <w:r w:rsidRPr="003F0B0C">
        <w:rPr>
          <w:rFonts w:ascii="宋体" w:eastAsia="宋体" w:hAnsi="宋体"/>
        </w:rPr>
        <w:t>牛客</w:t>
      </w:r>
      <w:r w:rsidRPr="003F0B0C">
        <w:rPr>
          <w:rFonts w:ascii="宋体" w:eastAsia="宋体" w:hAnsi="宋体" w:hint="eastAsia"/>
        </w:rPr>
        <w:t>2补题</w:t>
      </w:r>
    </w:p>
    <w:p w:rsidR="00D92186" w:rsidRPr="003F0B0C" w:rsidRDefault="001759F7" w:rsidP="000C547C">
      <w:pPr>
        <w:rPr>
          <w:rFonts w:ascii="宋体" w:eastAsia="宋体" w:hAnsi="宋体"/>
        </w:rPr>
      </w:pPr>
      <w:r w:rsidRPr="003F0B0C">
        <w:rPr>
          <w:rFonts w:ascii="宋体" w:eastAsia="宋体" w:hAnsi="宋体" w:hint="eastAsia"/>
        </w:rPr>
        <w:t>√-</w:t>
      </w:r>
      <w:r w:rsidR="00D92186" w:rsidRPr="003F0B0C">
        <w:rPr>
          <w:rFonts w:ascii="宋体" w:eastAsia="宋体" w:hAnsi="宋体" w:hint="eastAsia"/>
        </w:rPr>
        <w:t>D-签到题</w:t>
      </w:r>
      <w:r w:rsidR="004704FF" w:rsidRPr="003F0B0C">
        <w:rPr>
          <w:rFonts w:ascii="宋体" w:eastAsia="宋体" w:hAnsi="宋体" w:hint="eastAsia"/>
        </w:rPr>
        <w:t>-</w:t>
      </w:r>
      <w:r w:rsidR="004704FF" w:rsidRPr="003F0B0C">
        <w:rPr>
          <w:rFonts w:ascii="宋体" w:eastAsia="宋体" w:hAnsi="宋体"/>
        </w:rPr>
        <w:t>DP</w:t>
      </w:r>
      <w:r w:rsidR="000C547C" w:rsidRPr="003F0B0C">
        <w:rPr>
          <w:rFonts w:ascii="宋体" w:eastAsia="宋体" w:hAnsi="宋体" w:hint="eastAsia"/>
        </w:rPr>
        <w:t xml:space="preserve"> </w:t>
      </w:r>
    </w:p>
    <w:p w:rsidR="00AA1925" w:rsidRPr="003F0B0C" w:rsidRDefault="00376DB9" w:rsidP="00AA1925">
      <w:pPr>
        <w:rPr>
          <w:rFonts w:ascii="宋体" w:eastAsia="宋体" w:hAnsi="宋体"/>
        </w:rPr>
      </w:pPr>
      <w:r w:rsidRPr="003F0B0C">
        <w:rPr>
          <w:rFonts w:ascii="宋体" w:eastAsia="宋体" w:hAnsi="宋体" w:hint="eastAsia"/>
        </w:rPr>
        <w:t>日常训练题</w:t>
      </w:r>
    </w:p>
    <w:p w:rsidR="00AA1925" w:rsidRPr="003F0B0C" w:rsidRDefault="00B170F9" w:rsidP="00AA1925">
      <w:pPr>
        <w:rPr>
          <w:rFonts w:ascii="宋体" w:eastAsia="宋体" w:hAnsi="宋体"/>
        </w:rPr>
      </w:pPr>
      <w:r w:rsidRPr="003F0B0C">
        <w:rPr>
          <w:rFonts w:ascii="宋体" w:eastAsia="宋体" w:hAnsi="宋体" w:hint="eastAsia"/>
        </w:rPr>
        <w:t>√-</w:t>
      </w:r>
      <w:hyperlink r:id="rId403" w:tgtFrame="_blank" w:history="1">
        <w:r w:rsidR="00AA1925" w:rsidRPr="003F0B0C">
          <w:rPr>
            <w:rFonts w:ascii="宋体" w:eastAsia="宋体" w:hAnsi="宋体"/>
          </w:rPr>
          <w:t>hdu 1503 Advanced Fruits</w:t>
        </w:r>
      </w:hyperlink>
    </w:p>
    <w:p w:rsidR="00EE2681" w:rsidRPr="003F0B0C" w:rsidRDefault="005C47DC" w:rsidP="00FA374A">
      <w:pPr>
        <w:rPr>
          <w:rFonts w:ascii="宋体" w:eastAsia="宋体" w:hAnsi="宋体"/>
          <w:b/>
        </w:rPr>
      </w:pPr>
      <w:r w:rsidRPr="003F0B0C">
        <w:rPr>
          <w:rFonts w:ascii="宋体" w:eastAsia="宋体" w:hAnsi="宋体" w:hint="eastAsia"/>
          <w:b/>
        </w:rPr>
        <w:t>7月2</w:t>
      </w:r>
      <w:r w:rsidRPr="003F0B0C">
        <w:rPr>
          <w:rFonts w:ascii="宋体" w:eastAsia="宋体" w:hAnsi="宋体"/>
          <w:b/>
        </w:rPr>
        <w:t>3</w:t>
      </w:r>
      <w:r w:rsidRPr="003F0B0C">
        <w:rPr>
          <w:rFonts w:ascii="宋体" w:eastAsia="宋体" w:hAnsi="宋体" w:hint="eastAsia"/>
          <w:b/>
        </w:rPr>
        <w:t>日</w:t>
      </w:r>
    </w:p>
    <w:p w:rsidR="005C47DC" w:rsidRPr="003F0B0C" w:rsidRDefault="005C47DC" w:rsidP="00EE2681">
      <w:pPr>
        <w:rPr>
          <w:rFonts w:ascii="宋体" w:eastAsia="宋体" w:hAnsi="宋体"/>
        </w:rPr>
      </w:pPr>
      <w:r w:rsidRPr="003F0B0C">
        <w:rPr>
          <w:rFonts w:ascii="宋体" w:eastAsia="宋体" w:hAnsi="宋体" w:hint="eastAsia"/>
        </w:rPr>
        <w:t>杭电多校-</w:t>
      </w:r>
      <w:r w:rsidRPr="003F0B0C">
        <w:rPr>
          <w:rFonts w:ascii="宋体" w:eastAsia="宋体" w:hAnsi="宋体"/>
        </w:rPr>
        <w:t>1</w:t>
      </w:r>
      <w:r w:rsidR="000C547C" w:rsidRPr="003F0B0C">
        <w:rPr>
          <w:rFonts w:ascii="宋体" w:eastAsia="宋体" w:hAnsi="宋体" w:hint="eastAsia"/>
        </w:rPr>
        <w:t>（4题-铁铜）</w:t>
      </w:r>
    </w:p>
    <w:p w:rsidR="00F377EB" w:rsidRPr="003F0B0C" w:rsidRDefault="00F377EB" w:rsidP="00EE2681">
      <w:pPr>
        <w:rPr>
          <w:rFonts w:ascii="宋体" w:eastAsia="宋体" w:hAnsi="宋体"/>
        </w:rPr>
      </w:pPr>
      <w:r w:rsidRPr="003F0B0C">
        <w:rPr>
          <w:rFonts w:ascii="宋体" w:eastAsia="宋体" w:hAnsi="宋体" w:hint="eastAsia"/>
        </w:rPr>
        <w:lastRenderedPageBreak/>
        <w:t>（√谢正平）</w:t>
      </w:r>
      <w:r w:rsidRPr="003F0B0C">
        <w:rPr>
          <w:rFonts w:ascii="宋体" w:eastAsia="宋体" w:hAnsi="宋体"/>
        </w:rPr>
        <w:t>1001</w:t>
      </w:r>
      <w:r w:rsidRPr="003F0B0C">
        <w:rPr>
          <w:rFonts w:ascii="宋体" w:eastAsia="宋体" w:hAnsi="宋体" w:hint="eastAsia"/>
        </w:rPr>
        <w:t>-签到</w:t>
      </w:r>
    </w:p>
    <w:p w:rsidR="00F377EB" w:rsidRPr="003F0B0C" w:rsidRDefault="00F377EB" w:rsidP="00EE2681">
      <w:pPr>
        <w:rPr>
          <w:rFonts w:ascii="宋体" w:eastAsia="宋体" w:hAnsi="宋体"/>
        </w:rPr>
      </w:pPr>
      <w:r w:rsidRPr="003F0B0C">
        <w:rPr>
          <w:rFonts w:ascii="宋体" w:eastAsia="宋体" w:hAnsi="宋体"/>
        </w:rPr>
        <w:t>1002</w:t>
      </w:r>
      <w:r w:rsidR="00A47AED" w:rsidRPr="003F0B0C">
        <w:rPr>
          <w:rFonts w:ascii="宋体" w:eastAsia="宋体" w:hAnsi="宋体" w:hint="eastAsia"/>
        </w:rPr>
        <w:t>-铜牌</w:t>
      </w:r>
    </w:p>
    <w:p w:rsidR="00F377EB" w:rsidRPr="003F0B0C" w:rsidRDefault="00F377EB" w:rsidP="00EE2681">
      <w:pPr>
        <w:rPr>
          <w:rFonts w:ascii="宋体" w:eastAsia="宋体" w:hAnsi="宋体"/>
        </w:rPr>
      </w:pPr>
      <w:r w:rsidRPr="003F0B0C">
        <w:rPr>
          <w:rFonts w:ascii="宋体" w:eastAsia="宋体" w:hAnsi="宋体" w:hint="eastAsia"/>
        </w:rPr>
        <w:t>（√叶文豪）-</w:t>
      </w:r>
      <w:r w:rsidRPr="003F0B0C">
        <w:rPr>
          <w:rFonts w:ascii="宋体" w:eastAsia="宋体" w:hAnsi="宋体"/>
        </w:rPr>
        <w:t>1003</w:t>
      </w:r>
      <w:r w:rsidRPr="003F0B0C">
        <w:rPr>
          <w:rFonts w:ascii="宋体" w:eastAsia="宋体" w:hAnsi="宋体" w:hint="eastAsia"/>
        </w:rPr>
        <w:t>-签到</w:t>
      </w:r>
    </w:p>
    <w:p w:rsidR="00F377EB" w:rsidRPr="003F0B0C" w:rsidRDefault="00F377EB" w:rsidP="00EE2681">
      <w:pPr>
        <w:rPr>
          <w:rFonts w:ascii="宋体" w:eastAsia="宋体" w:hAnsi="宋体"/>
        </w:rPr>
      </w:pPr>
      <w:r w:rsidRPr="003F0B0C">
        <w:rPr>
          <w:rFonts w:ascii="宋体" w:eastAsia="宋体" w:hAnsi="宋体" w:hint="eastAsia"/>
        </w:rPr>
        <w:t>（√谢正平）</w:t>
      </w:r>
      <w:r w:rsidRPr="003F0B0C">
        <w:rPr>
          <w:rFonts w:ascii="宋体" w:eastAsia="宋体" w:hAnsi="宋体"/>
        </w:rPr>
        <w:t>1004</w:t>
      </w:r>
      <w:r w:rsidRPr="003F0B0C">
        <w:rPr>
          <w:rFonts w:ascii="宋体" w:eastAsia="宋体" w:hAnsi="宋体" w:hint="eastAsia"/>
        </w:rPr>
        <w:t>-铜牌</w:t>
      </w:r>
    </w:p>
    <w:p w:rsidR="00F377EB" w:rsidRPr="003F0B0C" w:rsidRDefault="00F377EB" w:rsidP="00EE2681">
      <w:pPr>
        <w:rPr>
          <w:rFonts w:ascii="宋体" w:eastAsia="宋体" w:hAnsi="宋体"/>
        </w:rPr>
      </w:pPr>
      <w:r w:rsidRPr="003F0B0C">
        <w:rPr>
          <w:rFonts w:ascii="宋体" w:eastAsia="宋体" w:hAnsi="宋体"/>
        </w:rPr>
        <w:t>1005</w:t>
      </w:r>
      <w:r w:rsidR="000C547C" w:rsidRPr="003F0B0C">
        <w:rPr>
          <w:rFonts w:ascii="宋体" w:eastAsia="宋体" w:hAnsi="宋体" w:hint="eastAsia"/>
        </w:rPr>
        <w:t xml:space="preserve">-金牌  </w:t>
      </w:r>
    </w:p>
    <w:p w:rsidR="00F377EB" w:rsidRPr="003F0B0C" w:rsidRDefault="00F377EB" w:rsidP="00EE2681">
      <w:pPr>
        <w:rPr>
          <w:rFonts w:ascii="宋体" w:eastAsia="宋体" w:hAnsi="宋体"/>
        </w:rPr>
      </w:pPr>
      <w:r w:rsidRPr="003F0B0C">
        <w:rPr>
          <w:rFonts w:ascii="宋体" w:eastAsia="宋体" w:hAnsi="宋体"/>
        </w:rPr>
        <w:t>1006</w:t>
      </w:r>
      <w:r w:rsidR="000C547C" w:rsidRPr="003F0B0C">
        <w:rPr>
          <w:rFonts w:ascii="宋体" w:eastAsia="宋体" w:hAnsi="宋体" w:hint="eastAsia"/>
        </w:rPr>
        <w:t>-金牌</w:t>
      </w:r>
    </w:p>
    <w:p w:rsidR="00F377EB" w:rsidRPr="003F0B0C" w:rsidRDefault="00F377EB" w:rsidP="00EE2681">
      <w:pPr>
        <w:rPr>
          <w:rFonts w:ascii="宋体" w:eastAsia="宋体" w:hAnsi="宋体"/>
        </w:rPr>
      </w:pPr>
      <w:r w:rsidRPr="003F0B0C">
        <w:rPr>
          <w:rFonts w:ascii="宋体" w:eastAsia="宋体" w:hAnsi="宋体" w:hint="eastAsia"/>
        </w:rPr>
        <w:t>（赛后√叶文豪&amp;孙宇洪</w:t>
      </w:r>
      <w:r w:rsidR="00A47AED" w:rsidRPr="003F0B0C">
        <w:rPr>
          <w:rFonts w:ascii="宋体" w:eastAsia="宋体" w:hAnsi="宋体" w:hint="eastAsia"/>
        </w:rPr>
        <w:t>&amp;</w:t>
      </w:r>
      <w:r w:rsidR="00A47AED" w:rsidRPr="003F0B0C">
        <w:rPr>
          <w:rFonts w:ascii="宋体" w:eastAsia="宋体" w:hAnsi="宋体"/>
        </w:rPr>
        <w:t>OEIS</w:t>
      </w:r>
      <w:r w:rsidRPr="003F0B0C">
        <w:rPr>
          <w:rFonts w:ascii="宋体" w:eastAsia="宋体" w:hAnsi="宋体" w:hint="eastAsia"/>
        </w:rPr>
        <w:t>）</w:t>
      </w:r>
      <w:r w:rsidRPr="003F0B0C">
        <w:rPr>
          <w:rFonts w:ascii="宋体" w:eastAsia="宋体" w:hAnsi="宋体"/>
        </w:rPr>
        <w:t>1007</w:t>
      </w:r>
      <w:r w:rsidR="00A47AED" w:rsidRPr="003F0B0C">
        <w:rPr>
          <w:rFonts w:ascii="宋体" w:eastAsia="宋体" w:hAnsi="宋体" w:hint="eastAsia"/>
        </w:rPr>
        <w:t>-铜牌</w:t>
      </w:r>
    </w:p>
    <w:p w:rsidR="00F377EB" w:rsidRPr="003F0B0C" w:rsidRDefault="00F377EB" w:rsidP="00EE2681">
      <w:pPr>
        <w:rPr>
          <w:rFonts w:ascii="宋体" w:eastAsia="宋体" w:hAnsi="宋体"/>
        </w:rPr>
      </w:pPr>
      <w:r w:rsidRPr="003F0B0C">
        <w:rPr>
          <w:rFonts w:ascii="宋体" w:eastAsia="宋体" w:hAnsi="宋体"/>
        </w:rPr>
        <w:t>1008</w:t>
      </w:r>
      <w:r w:rsidR="00992BD6" w:rsidRPr="003F0B0C">
        <w:rPr>
          <w:rFonts w:ascii="宋体" w:eastAsia="宋体" w:hAnsi="宋体" w:hint="eastAsia"/>
        </w:rPr>
        <w:t>-银牌</w:t>
      </w:r>
    </w:p>
    <w:p w:rsidR="00F377EB" w:rsidRPr="003F0B0C" w:rsidRDefault="00F377EB" w:rsidP="00EE2681">
      <w:pPr>
        <w:rPr>
          <w:rFonts w:ascii="宋体" w:eastAsia="宋体" w:hAnsi="宋体"/>
        </w:rPr>
      </w:pPr>
      <w:r w:rsidRPr="003F0B0C">
        <w:rPr>
          <w:rFonts w:ascii="宋体" w:eastAsia="宋体" w:hAnsi="宋体"/>
        </w:rPr>
        <w:t>1009</w:t>
      </w:r>
      <w:r w:rsidR="000C547C" w:rsidRPr="003F0B0C">
        <w:rPr>
          <w:rFonts w:ascii="宋体" w:eastAsia="宋体" w:hAnsi="宋体" w:hint="eastAsia"/>
        </w:rPr>
        <w:t>-金牌</w:t>
      </w:r>
    </w:p>
    <w:p w:rsidR="00F377EB" w:rsidRPr="003F0B0C" w:rsidRDefault="00F377EB" w:rsidP="00EE2681">
      <w:pPr>
        <w:rPr>
          <w:rFonts w:ascii="宋体" w:eastAsia="宋体" w:hAnsi="宋体"/>
        </w:rPr>
      </w:pPr>
      <w:r w:rsidRPr="003F0B0C">
        <w:rPr>
          <w:rFonts w:ascii="宋体" w:eastAsia="宋体" w:hAnsi="宋体"/>
        </w:rPr>
        <w:t>1010</w:t>
      </w:r>
      <w:r w:rsidR="000C547C" w:rsidRPr="003F0B0C">
        <w:rPr>
          <w:rFonts w:ascii="宋体" w:eastAsia="宋体" w:hAnsi="宋体" w:hint="eastAsia"/>
        </w:rPr>
        <w:t>-金牌</w:t>
      </w:r>
    </w:p>
    <w:p w:rsidR="00F377EB" w:rsidRPr="003F0B0C" w:rsidRDefault="00F377EB" w:rsidP="00EE2681">
      <w:pPr>
        <w:rPr>
          <w:rFonts w:ascii="宋体" w:eastAsia="宋体" w:hAnsi="宋体"/>
        </w:rPr>
      </w:pPr>
      <w:r w:rsidRPr="003F0B0C">
        <w:rPr>
          <w:rFonts w:ascii="宋体" w:eastAsia="宋体" w:hAnsi="宋体" w:hint="eastAsia"/>
        </w:rPr>
        <w:t>（√孙宇洪）</w:t>
      </w:r>
      <w:r w:rsidRPr="003F0B0C">
        <w:rPr>
          <w:rFonts w:ascii="宋体" w:eastAsia="宋体" w:hAnsi="宋体"/>
        </w:rPr>
        <w:t>1011</w:t>
      </w:r>
      <w:r w:rsidRPr="003F0B0C">
        <w:rPr>
          <w:rFonts w:ascii="宋体" w:eastAsia="宋体" w:hAnsi="宋体" w:hint="eastAsia"/>
        </w:rPr>
        <w:t>-签到</w:t>
      </w:r>
    </w:p>
    <w:p w:rsidR="00021B70" w:rsidRPr="003F0B0C" w:rsidRDefault="00021B70" w:rsidP="00FA374A">
      <w:pPr>
        <w:rPr>
          <w:rFonts w:ascii="宋体" w:eastAsia="宋体" w:hAnsi="宋体"/>
          <w:b/>
        </w:rPr>
      </w:pPr>
      <w:r w:rsidRPr="003F0B0C">
        <w:rPr>
          <w:rFonts w:ascii="宋体" w:eastAsia="宋体" w:hAnsi="宋体"/>
          <w:b/>
        </w:rPr>
        <w:t>7</w:t>
      </w:r>
      <w:r w:rsidRPr="003F0B0C">
        <w:rPr>
          <w:rFonts w:ascii="宋体" w:eastAsia="宋体" w:hAnsi="宋体" w:hint="eastAsia"/>
          <w:b/>
        </w:rPr>
        <w:t>月2</w:t>
      </w:r>
      <w:r w:rsidRPr="003F0B0C">
        <w:rPr>
          <w:rFonts w:ascii="宋体" w:eastAsia="宋体" w:hAnsi="宋体"/>
          <w:b/>
        </w:rPr>
        <w:t>4</w:t>
      </w:r>
      <w:r w:rsidRPr="003F0B0C">
        <w:rPr>
          <w:rFonts w:ascii="宋体" w:eastAsia="宋体" w:hAnsi="宋体" w:hint="eastAsia"/>
          <w:b/>
        </w:rPr>
        <w:t>日</w:t>
      </w:r>
    </w:p>
    <w:p w:rsidR="00021B70" w:rsidRPr="003F0B0C" w:rsidRDefault="00021B70" w:rsidP="00FA374A">
      <w:pPr>
        <w:rPr>
          <w:rFonts w:ascii="宋体" w:eastAsia="宋体" w:hAnsi="宋体"/>
          <w:b/>
        </w:rPr>
      </w:pPr>
      <w:r w:rsidRPr="003F0B0C">
        <w:rPr>
          <w:rFonts w:ascii="宋体" w:eastAsia="宋体" w:hAnsi="宋体" w:hint="eastAsia"/>
          <w:b/>
        </w:rPr>
        <w:t>7月25日</w:t>
      </w:r>
    </w:p>
    <w:p w:rsidR="00E968ED" w:rsidRPr="003F0B0C" w:rsidRDefault="00F439E9" w:rsidP="00021B70">
      <w:pPr>
        <w:rPr>
          <w:rFonts w:ascii="宋体" w:eastAsia="宋体" w:hAnsi="宋体"/>
        </w:rPr>
      </w:pPr>
      <w:r w:rsidRPr="003F0B0C">
        <w:rPr>
          <w:rFonts w:ascii="宋体" w:eastAsia="宋体" w:hAnsi="宋体" w:hint="eastAsia"/>
        </w:rPr>
        <w:t>√-</w:t>
      </w:r>
      <w:r w:rsidR="00E968ED" w:rsidRPr="003F0B0C">
        <w:rPr>
          <w:rFonts w:ascii="宋体" w:eastAsia="宋体" w:hAnsi="宋体" w:hint="eastAsia"/>
        </w:rPr>
        <w:t>1001-签到-数论-</w:t>
      </w:r>
      <w:r w:rsidRPr="003F0B0C">
        <w:rPr>
          <w:rFonts w:ascii="宋体" w:eastAsia="宋体" w:hAnsi="宋体"/>
        </w:rPr>
        <w:t>HDU6298</w:t>
      </w:r>
    </w:p>
    <w:p w:rsidR="00021B70" w:rsidRPr="003F0B0C" w:rsidRDefault="00021B70" w:rsidP="00021B70">
      <w:pPr>
        <w:rPr>
          <w:rFonts w:ascii="宋体" w:eastAsia="宋体" w:hAnsi="宋体"/>
          <w:b/>
        </w:rPr>
      </w:pPr>
      <w:r w:rsidRPr="003F0B0C">
        <w:rPr>
          <w:rFonts w:ascii="宋体" w:eastAsia="宋体" w:hAnsi="宋体" w:hint="eastAsia"/>
          <w:b/>
        </w:rPr>
        <w:t>杭电多校-</w:t>
      </w:r>
      <w:r w:rsidR="005608D9" w:rsidRPr="003F0B0C">
        <w:rPr>
          <w:rFonts w:ascii="宋体" w:eastAsia="宋体" w:hAnsi="宋体"/>
          <w:b/>
        </w:rPr>
        <w:t>2</w:t>
      </w:r>
      <w:r w:rsidR="00F439E9" w:rsidRPr="003F0B0C">
        <w:rPr>
          <w:rFonts w:ascii="宋体" w:eastAsia="宋体" w:hAnsi="宋体" w:hint="eastAsia"/>
          <w:b/>
        </w:rPr>
        <w:t>（3题-铜）</w:t>
      </w:r>
    </w:p>
    <w:p w:rsidR="00F439E9" w:rsidRPr="003F0B0C" w:rsidRDefault="00F439E9" w:rsidP="00021B70">
      <w:pPr>
        <w:rPr>
          <w:rFonts w:ascii="宋体" w:eastAsia="宋体" w:hAnsi="宋体"/>
        </w:rPr>
      </w:pPr>
      <w:r w:rsidRPr="003F0B0C">
        <w:rPr>
          <w:rFonts w:ascii="宋体" w:eastAsia="宋体" w:hAnsi="宋体"/>
        </w:rPr>
        <w:t>1001</w:t>
      </w:r>
      <w:r w:rsidRPr="003F0B0C">
        <w:rPr>
          <w:rFonts w:ascii="宋体" w:eastAsia="宋体" w:hAnsi="宋体" w:hint="eastAsia"/>
        </w:rPr>
        <w:t>-金牌题</w:t>
      </w:r>
    </w:p>
    <w:p w:rsidR="00F439E9" w:rsidRPr="003F0B0C" w:rsidRDefault="00F439E9" w:rsidP="00021B70">
      <w:pPr>
        <w:rPr>
          <w:rFonts w:ascii="宋体" w:eastAsia="宋体" w:hAnsi="宋体"/>
        </w:rPr>
      </w:pPr>
      <w:r w:rsidRPr="003F0B0C">
        <w:rPr>
          <w:rFonts w:ascii="宋体" w:eastAsia="宋体" w:hAnsi="宋体"/>
        </w:rPr>
        <w:t>1002</w:t>
      </w:r>
      <w:r w:rsidRPr="003F0B0C">
        <w:rPr>
          <w:rFonts w:ascii="宋体" w:eastAsia="宋体" w:hAnsi="宋体" w:hint="eastAsia"/>
        </w:rPr>
        <w:t>-金牌题</w:t>
      </w:r>
    </w:p>
    <w:p w:rsidR="00F439E9" w:rsidRPr="003F0B0C" w:rsidRDefault="00F439E9" w:rsidP="00021B70">
      <w:pPr>
        <w:rPr>
          <w:rFonts w:ascii="宋体" w:eastAsia="宋体" w:hAnsi="宋体"/>
        </w:rPr>
      </w:pPr>
      <w:r w:rsidRPr="003F0B0C">
        <w:rPr>
          <w:rFonts w:ascii="宋体" w:eastAsia="宋体" w:hAnsi="宋体"/>
        </w:rPr>
        <w:t>1003</w:t>
      </w:r>
      <w:r w:rsidRPr="003F0B0C">
        <w:rPr>
          <w:rFonts w:ascii="宋体" w:eastAsia="宋体" w:hAnsi="宋体" w:hint="eastAsia"/>
        </w:rPr>
        <w:t>-银牌题</w:t>
      </w:r>
    </w:p>
    <w:p w:rsidR="00F439E9" w:rsidRPr="003F0B0C" w:rsidRDefault="00F439E9" w:rsidP="00021B70">
      <w:pPr>
        <w:rPr>
          <w:rFonts w:ascii="宋体" w:eastAsia="宋体" w:hAnsi="宋体"/>
        </w:rPr>
      </w:pPr>
      <w:r w:rsidRPr="003F0B0C">
        <w:rPr>
          <w:rFonts w:ascii="宋体" w:eastAsia="宋体" w:hAnsi="宋体" w:hint="eastAsia"/>
        </w:rPr>
        <w:t>（√谢正平&amp;叶文豪&amp;孙宇洪）</w:t>
      </w:r>
      <w:r w:rsidRPr="003F0B0C">
        <w:rPr>
          <w:rFonts w:ascii="宋体" w:eastAsia="宋体" w:hAnsi="宋体"/>
        </w:rPr>
        <w:t>1004</w:t>
      </w:r>
      <w:r w:rsidRPr="003F0B0C">
        <w:rPr>
          <w:rFonts w:ascii="宋体" w:eastAsia="宋体" w:hAnsi="宋体" w:hint="eastAsia"/>
        </w:rPr>
        <w:t>-签到题-博弈</w:t>
      </w:r>
    </w:p>
    <w:p w:rsidR="00F439E9" w:rsidRPr="003F0B0C" w:rsidRDefault="00F439E9" w:rsidP="00021B70">
      <w:pPr>
        <w:rPr>
          <w:rFonts w:ascii="宋体" w:eastAsia="宋体" w:hAnsi="宋体"/>
        </w:rPr>
      </w:pPr>
      <w:r w:rsidRPr="003F0B0C">
        <w:rPr>
          <w:rFonts w:ascii="宋体" w:eastAsia="宋体" w:hAnsi="宋体" w:hint="eastAsia"/>
        </w:rPr>
        <w:t>（WA）</w:t>
      </w:r>
      <w:r w:rsidRPr="003F0B0C">
        <w:rPr>
          <w:rFonts w:ascii="宋体" w:eastAsia="宋体" w:hAnsi="宋体"/>
        </w:rPr>
        <w:t>1005</w:t>
      </w:r>
      <w:r w:rsidRPr="003F0B0C">
        <w:rPr>
          <w:rFonts w:ascii="宋体" w:eastAsia="宋体" w:hAnsi="宋体" w:hint="eastAsia"/>
        </w:rPr>
        <w:t>铜牌题-构造</w:t>
      </w:r>
    </w:p>
    <w:p w:rsidR="00F439E9" w:rsidRPr="003F0B0C" w:rsidRDefault="00F439E9" w:rsidP="00021B70">
      <w:pPr>
        <w:rPr>
          <w:rFonts w:ascii="宋体" w:eastAsia="宋体" w:hAnsi="宋体"/>
        </w:rPr>
      </w:pPr>
      <w:r w:rsidRPr="003F0B0C">
        <w:rPr>
          <w:rFonts w:ascii="宋体" w:eastAsia="宋体" w:hAnsi="宋体"/>
        </w:rPr>
        <w:t>1006</w:t>
      </w:r>
      <w:r w:rsidRPr="003F0B0C">
        <w:rPr>
          <w:rFonts w:ascii="宋体" w:eastAsia="宋体" w:hAnsi="宋体" w:hint="eastAsia"/>
        </w:rPr>
        <w:t>-银牌题</w:t>
      </w:r>
    </w:p>
    <w:p w:rsidR="00F439E9" w:rsidRPr="003F0B0C" w:rsidRDefault="00F439E9" w:rsidP="00021B70">
      <w:pPr>
        <w:rPr>
          <w:rFonts w:ascii="宋体" w:eastAsia="宋体" w:hAnsi="宋体"/>
        </w:rPr>
      </w:pPr>
      <w:r w:rsidRPr="003F0B0C">
        <w:rPr>
          <w:rFonts w:ascii="宋体" w:eastAsia="宋体" w:hAnsi="宋体" w:hint="eastAsia"/>
        </w:rPr>
        <w:t>（√叶文豪）</w:t>
      </w:r>
      <w:r w:rsidRPr="003F0B0C">
        <w:rPr>
          <w:rFonts w:ascii="宋体" w:eastAsia="宋体" w:hAnsi="宋体"/>
        </w:rPr>
        <w:t>1007</w:t>
      </w:r>
      <w:r w:rsidRPr="003F0B0C">
        <w:rPr>
          <w:rFonts w:ascii="宋体" w:eastAsia="宋体" w:hAnsi="宋体" w:hint="eastAsia"/>
        </w:rPr>
        <w:t>铜牌题-线段树</w:t>
      </w:r>
    </w:p>
    <w:p w:rsidR="00F439E9" w:rsidRPr="003F0B0C" w:rsidRDefault="00F439E9" w:rsidP="00021B70">
      <w:pPr>
        <w:rPr>
          <w:rFonts w:ascii="宋体" w:eastAsia="宋体" w:hAnsi="宋体"/>
        </w:rPr>
      </w:pPr>
      <w:r w:rsidRPr="003F0B0C">
        <w:rPr>
          <w:rFonts w:ascii="宋体" w:eastAsia="宋体" w:hAnsi="宋体"/>
        </w:rPr>
        <w:t>1008</w:t>
      </w:r>
      <w:r w:rsidRPr="003F0B0C">
        <w:rPr>
          <w:rFonts w:ascii="宋体" w:eastAsia="宋体" w:hAnsi="宋体" w:hint="eastAsia"/>
        </w:rPr>
        <w:t>-金牌题</w:t>
      </w:r>
    </w:p>
    <w:p w:rsidR="00F439E9" w:rsidRPr="003F0B0C" w:rsidRDefault="00F439E9" w:rsidP="00021B70">
      <w:pPr>
        <w:rPr>
          <w:rFonts w:ascii="宋体" w:eastAsia="宋体" w:hAnsi="宋体"/>
        </w:rPr>
      </w:pPr>
      <w:r w:rsidRPr="003F0B0C">
        <w:rPr>
          <w:rFonts w:ascii="宋体" w:eastAsia="宋体" w:hAnsi="宋体"/>
        </w:rPr>
        <w:t>1009</w:t>
      </w:r>
      <w:r w:rsidRPr="003F0B0C">
        <w:rPr>
          <w:rFonts w:ascii="宋体" w:eastAsia="宋体" w:hAnsi="宋体" w:hint="eastAsia"/>
        </w:rPr>
        <w:t>-金牌题</w:t>
      </w:r>
    </w:p>
    <w:p w:rsidR="00F439E9" w:rsidRPr="003F0B0C" w:rsidRDefault="00F439E9" w:rsidP="00021B70">
      <w:pPr>
        <w:rPr>
          <w:rFonts w:ascii="宋体" w:eastAsia="宋体" w:hAnsi="宋体"/>
        </w:rPr>
      </w:pPr>
      <w:r w:rsidRPr="003F0B0C">
        <w:rPr>
          <w:rFonts w:ascii="宋体" w:eastAsia="宋体" w:hAnsi="宋体" w:hint="eastAsia"/>
        </w:rPr>
        <w:t>（√谢正平&amp;孙宇洪）</w:t>
      </w:r>
      <w:r w:rsidRPr="003F0B0C">
        <w:rPr>
          <w:rFonts w:ascii="宋体" w:eastAsia="宋体" w:hAnsi="宋体"/>
        </w:rPr>
        <w:t>1010</w:t>
      </w:r>
      <w:r w:rsidRPr="003F0B0C">
        <w:rPr>
          <w:rFonts w:ascii="宋体" w:eastAsia="宋体" w:hAnsi="宋体" w:hint="eastAsia"/>
        </w:rPr>
        <w:t>-签到题</w:t>
      </w:r>
    </w:p>
    <w:p w:rsidR="00021B70" w:rsidRPr="003F0B0C" w:rsidRDefault="00F439E9" w:rsidP="00FA374A">
      <w:pPr>
        <w:rPr>
          <w:rFonts w:ascii="宋体" w:eastAsia="宋体" w:hAnsi="宋体"/>
          <w:b/>
        </w:rPr>
      </w:pPr>
      <w:r w:rsidRPr="003F0B0C">
        <w:rPr>
          <w:rFonts w:ascii="宋体" w:eastAsia="宋体" w:hAnsi="宋体" w:hint="eastAsia"/>
          <w:b/>
        </w:rPr>
        <w:t>7月2</w:t>
      </w:r>
      <w:r w:rsidRPr="003F0B0C">
        <w:rPr>
          <w:rFonts w:ascii="宋体" w:eastAsia="宋体" w:hAnsi="宋体"/>
          <w:b/>
        </w:rPr>
        <w:t>6</w:t>
      </w:r>
      <w:r w:rsidRPr="003F0B0C">
        <w:rPr>
          <w:rFonts w:ascii="宋体" w:eastAsia="宋体" w:hAnsi="宋体" w:hint="eastAsia"/>
          <w:b/>
        </w:rPr>
        <w:t>日</w:t>
      </w:r>
    </w:p>
    <w:p w:rsidR="00B6538E" w:rsidRPr="003F0B0C" w:rsidRDefault="00B6538E" w:rsidP="00F439E9">
      <w:pPr>
        <w:rPr>
          <w:rFonts w:ascii="宋体" w:eastAsia="宋体" w:hAnsi="宋体"/>
        </w:rPr>
      </w:pPr>
      <w:r w:rsidRPr="003F0B0C">
        <w:rPr>
          <w:rFonts w:ascii="宋体" w:eastAsia="宋体" w:hAnsi="宋体" w:hint="eastAsia"/>
        </w:rPr>
        <w:t>日常训练</w:t>
      </w:r>
    </w:p>
    <w:p w:rsidR="00B6538E" w:rsidRPr="003F0B0C" w:rsidRDefault="00B6538E" w:rsidP="00F439E9">
      <w:pPr>
        <w:rPr>
          <w:rFonts w:ascii="宋体" w:eastAsia="宋体" w:hAnsi="宋体"/>
        </w:rPr>
      </w:pPr>
      <w:r w:rsidRPr="003F0B0C">
        <w:rPr>
          <w:rFonts w:ascii="宋体" w:eastAsia="宋体" w:hAnsi="宋体" w:hint="eastAsia"/>
        </w:rPr>
        <w:t>√-</w:t>
      </w:r>
      <w:hyperlink r:id="rId404" w:tgtFrame="_blank" w:history="1">
        <w:r w:rsidRPr="003F0B0C">
          <w:rPr>
            <w:rFonts w:ascii="宋体" w:eastAsia="宋体" w:hAnsi="宋体"/>
          </w:rPr>
          <w:t>hdu 1159 Common Subsequence</w:t>
        </w:r>
      </w:hyperlink>
    </w:p>
    <w:p w:rsidR="00B6538E" w:rsidRPr="003F0B0C" w:rsidRDefault="00B6538E" w:rsidP="00F439E9">
      <w:pPr>
        <w:rPr>
          <w:rFonts w:ascii="宋体" w:eastAsia="宋体" w:hAnsi="宋体"/>
        </w:rPr>
      </w:pPr>
      <w:r w:rsidRPr="003F0B0C">
        <w:rPr>
          <w:rFonts w:ascii="宋体" w:eastAsia="宋体" w:hAnsi="宋体" w:hint="eastAsia"/>
        </w:rPr>
        <w:t>多校补题</w:t>
      </w:r>
    </w:p>
    <w:p w:rsidR="00122B0A" w:rsidRPr="003F0B0C" w:rsidRDefault="00122B0A" w:rsidP="00F439E9">
      <w:pPr>
        <w:rPr>
          <w:rFonts w:ascii="宋体" w:eastAsia="宋体" w:hAnsi="宋体"/>
        </w:rPr>
      </w:pPr>
      <w:r w:rsidRPr="003F0B0C">
        <w:rPr>
          <w:rFonts w:ascii="宋体" w:eastAsia="宋体" w:hAnsi="宋体" w:hint="eastAsia"/>
        </w:rPr>
        <w:t>√-</w:t>
      </w:r>
      <w:r w:rsidRPr="003F0B0C">
        <w:rPr>
          <w:rFonts w:ascii="宋体" w:eastAsia="宋体" w:hAnsi="宋体"/>
        </w:rPr>
        <w:t>hdu-6312-Game</w:t>
      </w:r>
      <w:r w:rsidRPr="003F0B0C">
        <w:rPr>
          <w:rFonts w:ascii="宋体" w:eastAsia="宋体" w:hAnsi="宋体" w:hint="eastAsia"/>
        </w:rPr>
        <w:t>-多校2签到题-博弈</w:t>
      </w:r>
    </w:p>
    <w:p w:rsidR="00F439E9" w:rsidRPr="003F0B0C" w:rsidRDefault="00F439E9" w:rsidP="00EE2681">
      <w:pPr>
        <w:rPr>
          <w:rFonts w:ascii="宋体" w:eastAsia="宋体" w:hAnsi="宋体"/>
          <w:b/>
        </w:rPr>
      </w:pPr>
      <w:r w:rsidRPr="003F0B0C">
        <w:rPr>
          <w:rFonts w:ascii="宋体" w:eastAsia="宋体" w:hAnsi="宋体" w:hint="eastAsia"/>
          <w:b/>
        </w:rPr>
        <w:t>牛客多校3</w:t>
      </w:r>
      <w:r w:rsidR="00F41371" w:rsidRPr="003F0B0C">
        <w:rPr>
          <w:rFonts w:ascii="宋体" w:eastAsia="宋体" w:hAnsi="宋体" w:hint="eastAsia"/>
          <w:b/>
        </w:rPr>
        <w:t>（68th/513-银）</w:t>
      </w:r>
    </w:p>
    <w:p w:rsidR="0090117E" w:rsidRPr="003F0B0C" w:rsidRDefault="00F41371" w:rsidP="00EE2681">
      <w:pPr>
        <w:rPr>
          <w:rFonts w:ascii="宋体" w:eastAsia="宋体" w:hAnsi="宋体"/>
        </w:rPr>
      </w:pPr>
      <w:r w:rsidRPr="003F0B0C">
        <w:rPr>
          <w:rFonts w:ascii="宋体" w:eastAsia="宋体" w:hAnsi="宋体" w:hint="eastAsia"/>
        </w:rPr>
        <w:t>（√孙宇洪&amp;谢正平）A-背包-签到题</w:t>
      </w:r>
    </w:p>
    <w:p w:rsidR="00F41371" w:rsidRPr="003F0B0C" w:rsidRDefault="00F41371" w:rsidP="00EE2681">
      <w:pPr>
        <w:rPr>
          <w:rFonts w:ascii="宋体" w:eastAsia="宋体" w:hAnsi="宋体"/>
        </w:rPr>
      </w:pPr>
      <w:r w:rsidRPr="003F0B0C">
        <w:rPr>
          <w:rFonts w:ascii="宋体" w:eastAsia="宋体" w:hAnsi="宋体"/>
        </w:rPr>
        <w:t>B</w:t>
      </w:r>
      <w:r w:rsidRPr="003F0B0C">
        <w:rPr>
          <w:rFonts w:ascii="宋体" w:eastAsia="宋体" w:hAnsi="宋体" w:hint="eastAsia"/>
        </w:rPr>
        <w:t>-金牌题</w:t>
      </w:r>
    </w:p>
    <w:p w:rsidR="00F41371" w:rsidRPr="003F0B0C" w:rsidRDefault="00F41371" w:rsidP="00EE2681">
      <w:pPr>
        <w:rPr>
          <w:rFonts w:ascii="宋体" w:eastAsia="宋体" w:hAnsi="宋体"/>
        </w:rPr>
      </w:pPr>
      <w:r w:rsidRPr="003F0B0C">
        <w:rPr>
          <w:rFonts w:ascii="宋体" w:eastAsia="宋体" w:hAnsi="宋体" w:hint="eastAsia"/>
        </w:rPr>
        <w:t>（√孙宇洪）</w:t>
      </w:r>
      <w:r w:rsidRPr="003F0B0C">
        <w:rPr>
          <w:rFonts w:ascii="宋体" w:eastAsia="宋体" w:hAnsi="宋体"/>
        </w:rPr>
        <w:t>C</w:t>
      </w:r>
      <w:r w:rsidRPr="003F0B0C">
        <w:rPr>
          <w:rFonts w:ascii="宋体" w:eastAsia="宋体" w:hAnsi="宋体" w:hint="eastAsia"/>
        </w:rPr>
        <w:t>-区间操作模板题</w:t>
      </w:r>
      <w:r w:rsidRPr="003F0B0C">
        <w:rPr>
          <w:rFonts w:ascii="宋体" w:eastAsia="宋体" w:hAnsi="宋体"/>
        </w:rPr>
        <w:t>splay</w:t>
      </w:r>
      <w:r w:rsidRPr="003F0B0C">
        <w:rPr>
          <w:rFonts w:ascii="宋体" w:eastAsia="宋体" w:hAnsi="宋体" w:hint="eastAsia"/>
        </w:rPr>
        <w:t>树-铜牌题</w:t>
      </w:r>
    </w:p>
    <w:p w:rsidR="00F41371" w:rsidRPr="003F0B0C" w:rsidRDefault="00F41371" w:rsidP="00EE2681">
      <w:pPr>
        <w:rPr>
          <w:rFonts w:ascii="宋体" w:eastAsia="宋体" w:hAnsi="宋体"/>
        </w:rPr>
      </w:pPr>
      <w:r w:rsidRPr="003F0B0C">
        <w:rPr>
          <w:rFonts w:ascii="宋体" w:eastAsia="宋体" w:hAnsi="宋体"/>
        </w:rPr>
        <w:t>D</w:t>
      </w:r>
      <w:r w:rsidRPr="003F0B0C">
        <w:rPr>
          <w:rFonts w:ascii="宋体" w:eastAsia="宋体" w:hAnsi="宋体" w:hint="eastAsia"/>
        </w:rPr>
        <w:t>-金牌题</w:t>
      </w:r>
    </w:p>
    <w:p w:rsidR="00F41371" w:rsidRPr="003F0B0C" w:rsidRDefault="00F41371" w:rsidP="00EE2681">
      <w:pPr>
        <w:rPr>
          <w:rFonts w:ascii="宋体" w:eastAsia="宋体" w:hAnsi="宋体"/>
        </w:rPr>
      </w:pPr>
      <w:r w:rsidRPr="003F0B0C">
        <w:rPr>
          <w:rFonts w:ascii="宋体" w:eastAsia="宋体" w:hAnsi="宋体" w:hint="eastAsia"/>
        </w:rPr>
        <w:t>（√叶文豪）</w:t>
      </w:r>
      <w:r w:rsidRPr="003F0B0C">
        <w:rPr>
          <w:rFonts w:ascii="宋体" w:eastAsia="宋体" w:hAnsi="宋体"/>
        </w:rPr>
        <w:t>E</w:t>
      </w:r>
      <w:r w:rsidRPr="003F0B0C">
        <w:rPr>
          <w:rFonts w:ascii="宋体" w:eastAsia="宋体" w:hAnsi="宋体" w:hint="eastAsia"/>
        </w:rPr>
        <w:t>-字符串KMP循环节模板-铜牌题</w:t>
      </w:r>
    </w:p>
    <w:p w:rsidR="00F41371" w:rsidRPr="003F0B0C" w:rsidRDefault="00F41371" w:rsidP="00EE2681">
      <w:pPr>
        <w:rPr>
          <w:rFonts w:ascii="宋体" w:eastAsia="宋体" w:hAnsi="宋体"/>
        </w:rPr>
      </w:pPr>
      <w:r w:rsidRPr="003F0B0C">
        <w:rPr>
          <w:rFonts w:ascii="宋体" w:eastAsia="宋体" w:hAnsi="宋体"/>
        </w:rPr>
        <w:t>F</w:t>
      </w:r>
      <w:r w:rsidRPr="003F0B0C">
        <w:rPr>
          <w:rFonts w:ascii="宋体" w:eastAsia="宋体" w:hAnsi="宋体" w:hint="eastAsia"/>
        </w:rPr>
        <w:t>-金牌题</w:t>
      </w:r>
    </w:p>
    <w:p w:rsidR="00F41371" w:rsidRPr="003F0B0C" w:rsidRDefault="00F41371" w:rsidP="00EE2681">
      <w:pPr>
        <w:rPr>
          <w:rFonts w:ascii="宋体" w:eastAsia="宋体" w:hAnsi="宋体"/>
        </w:rPr>
      </w:pPr>
      <w:r w:rsidRPr="003F0B0C">
        <w:rPr>
          <w:rFonts w:ascii="宋体" w:eastAsia="宋体" w:hAnsi="宋体"/>
        </w:rPr>
        <w:t>G</w:t>
      </w:r>
      <w:r w:rsidRPr="003F0B0C">
        <w:rPr>
          <w:rFonts w:ascii="宋体" w:eastAsia="宋体" w:hAnsi="宋体" w:hint="eastAsia"/>
        </w:rPr>
        <w:t>-金牌题</w:t>
      </w:r>
    </w:p>
    <w:p w:rsidR="00F41371" w:rsidRPr="003F0B0C" w:rsidRDefault="00F41371" w:rsidP="00EE2681">
      <w:pPr>
        <w:rPr>
          <w:rFonts w:ascii="宋体" w:eastAsia="宋体" w:hAnsi="宋体"/>
        </w:rPr>
      </w:pPr>
      <w:r w:rsidRPr="003F0B0C">
        <w:rPr>
          <w:rFonts w:ascii="宋体" w:eastAsia="宋体" w:hAnsi="宋体" w:hint="eastAsia"/>
        </w:rPr>
        <w:t>（√谢正平）</w:t>
      </w:r>
      <w:r w:rsidRPr="003F0B0C">
        <w:rPr>
          <w:rFonts w:ascii="宋体" w:eastAsia="宋体" w:hAnsi="宋体"/>
        </w:rPr>
        <w:t>H</w:t>
      </w:r>
      <w:r w:rsidRPr="003F0B0C">
        <w:rPr>
          <w:rFonts w:ascii="宋体" w:eastAsia="宋体" w:hAnsi="宋体" w:hint="eastAsia"/>
        </w:rPr>
        <w:t>-数论-签到题</w:t>
      </w:r>
    </w:p>
    <w:p w:rsidR="00F41371" w:rsidRPr="003F0B0C" w:rsidRDefault="00F41371" w:rsidP="00EE2681">
      <w:pPr>
        <w:rPr>
          <w:rFonts w:ascii="宋体" w:eastAsia="宋体" w:hAnsi="宋体"/>
        </w:rPr>
      </w:pPr>
      <w:r w:rsidRPr="003F0B0C">
        <w:rPr>
          <w:rFonts w:ascii="宋体" w:eastAsia="宋体" w:hAnsi="宋体"/>
        </w:rPr>
        <w:t>I</w:t>
      </w:r>
      <w:r w:rsidRPr="003F0B0C">
        <w:rPr>
          <w:rFonts w:ascii="宋体" w:eastAsia="宋体" w:hAnsi="宋体" w:hint="eastAsia"/>
        </w:rPr>
        <w:t>-计算几何（凸包）-银牌题</w:t>
      </w:r>
    </w:p>
    <w:p w:rsidR="00F41371" w:rsidRPr="003F0B0C" w:rsidRDefault="00F41371" w:rsidP="00EE2681">
      <w:pPr>
        <w:rPr>
          <w:rFonts w:ascii="宋体" w:eastAsia="宋体" w:hAnsi="宋体"/>
        </w:rPr>
      </w:pPr>
      <w:r w:rsidRPr="003F0B0C">
        <w:rPr>
          <w:rFonts w:ascii="宋体" w:eastAsia="宋体" w:hAnsi="宋体" w:hint="eastAsia"/>
        </w:rPr>
        <w:t>（√叶文豪）</w:t>
      </w:r>
      <w:r w:rsidRPr="003F0B0C">
        <w:rPr>
          <w:rFonts w:ascii="宋体" w:eastAsia="宋体" w:hAnsi="宋体"/>
        </w:rPr>
        <w:t>J</w:t>
      </w:r>
      <w:r w:rsidRPr="003F0B0C">
        <w:rPr>
          <w:rFonts w:ascii="宋体" w:eastAsia="宋体" w:hAnsi="宋体" w:hint="eastAsia"/>
        </w:rPr>
        <w:t>-二分&amp;计算几何模板（简单多边形与圆面积交&amp;凸多边形面积）-铜牌题</w:t>
      </w:r>
    </w:p>
    <w:p w:rsidR="003604E9" w:rsidRPr="003F0B0C" w:rsidRDefault="0090117E" w:rsidP="00FA374A">
      <w:pPr>
        <w:rPr>
          <w:rFonts w:ascii="宋体" w:eastAsia="宋体" w:hAnsi="宋体"/>
          <w:b/>
        </w:rPr>
      </w:pPr>
      <w:r w:rsidRPr="003F0B0C">
        <w:rPr>
          <w:rFonts w:ascii="宋体" w:eastAsia="宋体" w:hAnsi="宋体"/>
          <w:b/>
        </w:rPr>
        <w:t>7</w:t>
      </w:r>
      <w:r w:rsidRPr="003F0B0C">
        <w:rPr>
          <w:rFonts w:ascii="宋体" w:eastAsia="宋体" w:hAnsi="宋体" w:hint="eastAsia"/>
          <w:b/>
        </w:rPr>
        <w:t>月27日</w:t>
      </w:r>
    </w:p>
    <w:p w:rsidR="006B3F2F" w:rsidRPr="003F0B0C" w:rsidRDefault="00F048C5" w:rsidP="006B3F2F">
      <w:pPr>
        <w:rPr>
          <w:rFonts w:ascii="宋体" w:eastAsia="宋体" w:hAnsi="宋体"/>
        </w:rPr>
      </w:pPr>
      <w:r w:rsidRPr="003F0B0C">
        <w:rPr>
          <w:rFonts w:ascii="宋体" w:eastAsia="宋体" w:hAnsi="宋体" w:hint="eastAsia"/>
        </w:rPr>
        <w:t>√-</w:t>
      </w:r>
      <w:hyperlink r:id="rId405" w:tgtFrame="_blank" w:history="1">
        <w:r w:rsidR="006B3F2F" w:rsidRPr="003F0B0C">
          <w:rPr>
            <w:rFonts w:ascii="宋体" w:eastAsia="宋体" w:hAnsi="宋体"/>
          </w:rPr>
          <w:t>hdu 2089 不要62</w:t>
        </w:r>
      </w:hyperlink>
      <w:r w:rsidR="006B3F2F" w:rsidRPr="003F0B0C">
        <w:rPr>
          <w:rFonts w:ascii="宋体" w:eastAsia="宋体" w:hAnsi="宋体"/>
        </w:rPr>
        <w:t> 简单数位dp</w:t>
      </w:r>
    </w:p>
    <w:p w:rsidR="00457C16" w:rsidRPr="003F0B0C" w:rsidRDefault="00457C16" w:rsidP="006B3F2F">
      <w:pPr>
        <w:rPr>
          <w:rFonts w:ascii="宋体" w:eastAsia="宋体" w:hAnsi="宋体"/>
        </w:rPr>
      </w:pPr>
      <w:r w:rsidRPr="003F0B0C">
        <w:rPr>
          <w:rFonts w:ascii="宋体" w:eastAsia="宋体" w:hAnsi="宋体" w:hint="eastAsia"/>
        </w:rPr>
        <w:t>√-</w:t>
      </w:r>
      <w:r w:rsidRPr="003F0B0C">
        <w:rPr>
          <w:rFonts w:ascii="宋体" w:eastAsia="宋体" w:hAnsi="宋体"/>
        </w:rPr>
        <w:t>hdu 1711</w:t>
      </w:r>
      <w:r w:rsidRPr="003F0B0C">
        <w:rPr>
          <w:rFonts w:ascii="宋体" w:eastAsia="宋体" w:hAnsi="宋体" w:hint="eastAsia"/>
        </w:rPr>
        <w:t>-</w:t>
      </w:r>
      <w:r w:rsidRPr="003F0B0C">
        <w:rPr>
          <w:rFonts w:ascii="宋体" w:eastAsia="宋体" w:hAnsi="宋体"/>
        </w:rPr>
        <w:t>KMP</w:t>
      </w:r>
      <w:r w:rsidRPr="003F0B0C">
        <w:rPr>
          <w:rFonts w:ascii="宋体" w:eastAsia="宋体" w:hAnsi="宋体" w:hint="eastAsia"/>
        </w:rPr>
        <w:t>模板题</w:t>
      </w:r>
    </w:p>
    <w:p w:rsidR="00490C6B" w:rsidRPr="003F0B0C" w:rsidRDefault="00490C6B" w:rsidP="006B3F2F">
      <w:pPr>
        <w:rPr>
          <w:rFonts w:ascii="宋体" w:eastAsia="宋体" w:hAnsi="宋体"/>
        </w:rPr>
      </w:pPr>
      <w:r w:rsidRPr="003F0B0C">
        <w:rPr>
          <w:rFonts w:ascii="宋体" w:eastAsia="宋体" w:hAnsi="宋体" w:hint="eastAsia"/>
        </w:rPr>
        <w:lastRenderedPageBreak/>
        <w:t>√-牛客3</w:t>
      </w:r>
      <w:r w:rsidRPr="003F0B0C">
        <w:rPr>
          <w:rFonts w:ascii="宋体" w:eastAsia="宋体" w:hAnsi="宋体"/>
        </w:rPr>
        <w:t>C</w:t>
      </w:r>
      <w:r w:rsidRPr="003F0B0C">
        <w:rPr>
          <w:rFonts w:ascii="宋体" w:eastAsia="宋体" w:hAnsi="宋体" w:hint="eastAsia"/>
        </w:rPr>
        <w:t>-铜牌题-区间操作（splay树模板/rope大法）</w:t>
      </w:r>
    </w:p>
    <w:p w:rsidR="003604E9" w:rsidRPr="003F0B0C" w:rsidRDefault="003604E9" w:rsidP="002F67A5">
      <w:pPr>
        <w:rPr>
          <w:rFonts w:ascii="宋体" w:eastAsia="宋体" w:hAnsi="宋体"/>
          <w:b/>
        </w:rPr>
      </w:pPr>
      <w:r w:rsidRPr="003F0B0C">
        <w:rPr>
          <w:rFonts w:ascii="宋体" w:eastAsia="宋体" w:hAnsi="宋体" w:hint="eastAsia"/>
          <w:b/>
        </w:rPr>
        <w:t>7月28日</w:t>
      </w:r>
    </w:p>
    <w:p w:rsidR="00F048C5" w:rsidRPr="003F0B0C" w:rsidRDefault="00E16817" w:rsidP="00F048C5">
      <w:pPr>
        <w:rPr>
          <w:rFonts w:ascii="宋体" w:eastAsia="宋体" w:hAnsi="宋体"/>
        </w:rPr>
      </w:pPr>
      <w:r w:rsidRPr="003F0B0C">
        <w:rPr>
          <w:rFonts w:ascii="宋体" w:eastAsia="宋体" w:hAnsi="宋体" w:hint="eastAsia"/>
        </w:rPr>
        <w:t>√-</w:t>
      </w:r>
      <w:r w:rsidRPr="003F0B0C">
        <w:rPr>
          <w:rFonts w:ascii="宋体" w:eastAsia="宋体" w:hAnsi="宋体"/>
        </w:rPr>
        <w:t>hdu 1686</w:t>
      </w:r>
    </w:p>
    <w:p w:rsidR="003604E9" w:rsidRPr="003F0B0C" w:rsidRDefault="003604E9" w:rsidP="003604E9">
      <w:pPr>
        <w:rPr>
          <w:rFonts w:ascii="宋体" w:eastAsia="宋体" w:hAnsi="宋体"/>
          <w:b/>
        </w:rPr>
      </w:pPr>
      <w:r w:rsidRPr="003F0B0C">
        <w:rPr>
          <w:rFonts w:ascii="宋体" w:eastAsia="宋体" w:hAnsi="宋体" w:hint="eastAsia"/>
          <w:b/>
        </w:rPr>
        <w:t>牛客多校4</w:t>
      </w:r>
      <w:r w:rsidR="00787173" w:rsidRPr="003F0B0C">
        <w:rPr>
          <w:rFonts w:ascii="宋体" w:eastAsia="宋体" w:hAnsi="宋体" w:hint="eastAsia"/>
          <w:b/>
        </w:rPr>
        <w:t>（1题；3人3题；114</w:t>
      </w:r>
      <w:r w:rsidR="00787173" w:rsidRPr="003F0B0C">
        <w:rPr>
          <w:rFonts w:ascii="宋体" w:eastAsia="宋体" w:hAnsi="宋体" w:hint="eastAsia"/>
          <w:b/>
          <w:vertAlign w:val="superscript"/>
        </w:rPr>
        <w:t>th</w:t>
      </w:r>
      <w:r w:rsidR="00787173" w:rsidRPr="003F0B0C">
        <w:rPr>
          <w:rFonts w:ascii="宋体" w:eastAsia="宋体" w:hAnsi="宋体" w:hint="eastAsia"/>
          <w:b/>
        </w:rPr>
        <w:t>/</w:t>
      </w:r>
      <w:r w:rsidR="00787173" w:rsidRPr="003F0B0C">
        <w:rPr>
          <w:rFonts w:ascii="宋体" w:eastAsia="宋体" w:hAnsi="宋体"/>
          <w:b/>
        </w:rPr>
        <w:t>494</w:t>
      </w:r>
      <w:r w:rsidR="00787173" w:rsidRPr="003F0B0C">
        <w:rPr>
          <w:rFonts w:ascii="宋体" w:eastAsia="宋体" w:hAnsi="宋体" w:hint="eastAsia"/>
          <w:b/>
        </w:rPr>
        <w:t>；铜）</w:t>
      </w:r>
    </w:p>
    <w:p w:rsidR="00787173" w:rsidRPr="003F0B0C" w:rsidRDefault="00787173" w:rsidP="003604E9">
      <w:pPr>
        <w:rPr>
          <w:rFonts w:ascii="宋体" w:eastAsia="宋体" w:hAnsi="宋体"/>
        </w:rPr>
      </w:pPr>
      <w:r w:rsidRPr="003F0B0C">
        <w:rPr>
          <w:rFonts w:ascii="宋体" w:eastAsia="宋体" w:hAnsi="宋体"/>
        </w:rPr>
        <w:t>(WA</w:t>
      </w:r>
      <w:r w:rsidRPr="003F0B0C">
        <w:rPr>
          <w:rFonts w:ascii="宋体" w:eastAsia="宋体" w:hAnsi="宋体" w:hint="eastAsia"/>
        </w:rPr>
        <w:t>谢正平&amp;叶文豪&amp;孙宇洪)</w:t>
      </w:r>
      <w:r w:rsidRPr="003F0B0C">
        <w:rPr>
          <w:rFonts w:ascii="宋体" w:eastAsia="宋体" w:hAnsi="宋体"/>
        </w:rPr>
        <w:t>A</w:t>
      </w:r>
      <w:r w:rsidRPr="003F0B0C">
        <w:rPr>
          <w:rFonts w:ascii="宋体" w:eastAsia="宋体" w:hAnsi="宋体" w:hint="eastAsia"/>
        </w:rPr>
        <w:t>-银牌-</w:t>
      </w:r>
      <w:r w:rsidRPr="003F0B0C">
        <w:rPr>
          <w:rFonts w:ascii="宋体" w:eastAsia="宋体" w:hAnsi="宋体"/>
        </w:rPr>
        <w:t>dp</w:t>
      </w:r>
      <w:r w:rsidRPr="003F0B0C">
        <w:rPr>
          <w:rFonts w:ascii="宋体" w:eastAsia="宋体" w:hAnsi="宋体" w:hint="eastAsia"/>
        </w:rPr>
        <w:t>&amp;扩展欧拉定理</w:t>
      </w:r>
    </w:p>
    <w:p w:rsidR="00787173" w:rsidRPr="003F0B0C" w:rsidRDefault="00787173" w:rsidP="003604E9">
      <w:pPr>
        <w:rPr>
          <w:rFonts w:ascii="宋体" w:eastAsia="宋体" w:hAnsi="宋体"/>
        </w:rPr>
      </w:pPr>
      <w:r w:rsidRPr="003F0B0C">
        <w:rPr>
          <w:rFonts w:ascii="宋体" w:eastAsia="宋体" w:hAnsi="宋体"/>
        </w:rPr>
        <w:t>B-</w:t>
      </w:r>
      <w:r w:rsidRPr="003F0B0C">
        <w:rPr>
          <w:rFonts w:ascii="宋体" w:eastAsia="宋体" w:hAnsi="宋体" w:hint="eastAsia"/>
        </w:rPr>
        <w:t>金牌题-区间问题&amp;线段树优化</w:t>
      </w:r>
    </w:p>
    <w:p w:rsidR="00787173" w:rsidRPr="003F0B0C" w:rsidRDefault="00787173" w:rsidP="003604E9">
      <w:pPr>
        <w:rPr>
          <w:rFonts w:ascii="宋体" w:eastAsia="宋体" w:hAnsi="宋体"/>
        </w:rPr>
      </w:pPr>
      <w:r w:rsidRPr="003F0B0C">
        <w:rPr>
          <w:rFonts w:ascii="宋体" w:eastAsia="宋体" w:hAnsi="宋体"/>
        </w:rPr>
        <w:t>C</w:t>
      </w:r>
      <w:r w:rsidRPr="003F0B0C">
        <w:rPr>
          <w:rFonts w:ascii="宋体" w:eastAsia="宋体" w:hAnsi="宋体" w:hint="eastAsia"/>
        </w:rPr>
        <w:t>-银牌题-数学&amp;数位DP</w:t>
      </w:r>
    </w:p>
    <w:p w:rsidR="00787173" w:rsidRPr="003F0B0C" w:rsidRDefault="00787173" w:rsidP="003604E9">
      <w:pPr>
        <w:rPr>
          <w:rFonts w:ascii="宋体" w:eastAsia="宋体" w:hAnsi="宋体"/>
        </w:rPr>
      </w:pPr>
      <w:r w:rsidRPr="003F0B0C">
        <w:rPr>
          <w:rFonts w:ascii="宋体" w:eastAsia="宋体" w:hAnsi="宋体" w:hint="eastAsia"/>
        </w:rPr>
        <w:t>（√谢正平+）</w:t>
      </w:r>
      <w:r w:rsidRPr="003F0B0C">
        <w:rPr>
          <w:rFonts w:ascii="宋体" w:eastAsia="宋体" w:hAnsi="宋体"/>
        </w:rPr>
        <w:t>D</w:t>
      </w:r>
      <w:r w:rsidRPr="003F0B0C">
        <w:rPr>
          <w:rFonts w:ascii="宋体" w:eastAsia="宋体" w:hAnsi="宋体" w:hint="eastAsia"/>
        </w:rPr>
        <w:t>-数学构造-铜牌题</w:t>
      </w:r>
    </w:p>
    <w:p w:rsidR="00787173" w:rsidRPr="003F0B0C" w:rsidRDefault="00787173" w:rsidP="003604E9">
      <w:pPr>
        <w:rPr>
          <w:rFonts w:ascii="宋体" w:eastAsia="宋体" w:hAnsi="宋体"/>
        </w:rPr>
      </w:pPr>
      <w:r w:rsidRPr="003F0B0C">
        <w:rPr>
          <w:rFonts w:ascii="宋体" w:eastAsia="宋体" w:hAnsi="宋体"/>
        </w:rPr>
        <w:t>E</w:t>
      </w:r>
      <w:r w:rsidRPr="003F0B0C">
        <w:rPr>
          <w:rFonts w:ascii="宋体" w:eastAsia="宋体" w:hAnsi="宋体" w:hint="eastAsia"/>
        </w:rPr>
        <w:t>-金牌题-概率&amp;线段树</w:t>
      </w:r>
    </w:p>
    <w:p w:rsidR="00787173" w:rsidRPr="003F0B0C" w:rsidRDefault="00787173" w:rsidP="003604E9">
      <w:pPr>
        <w:rPr>
          <w:rFonts w:ascii="宋体" w:eastAsia="宋体" w:hAnsi="宋体"/>
        </w:rPr>
      </w:pPr>
      <w:r w:rsidRPr="003F0B0C">
        <w:rPr>
          <w:rFonts w:ascii="宋体" w:eastAsia="宋体" w:hAnsi="宋体" w:hint="eastAsia"/>
        </w:rPr>
        <w:t>（√叶文豪+）</w:t>
      </w:r>
      <w:r w:rsidRPr="003F0B0C">
        <w:rPr>
          <w:rFonts w:ascii="宋体" w:eastAsia="宋体" w:hAnsi="宋体"/>
        </w:rPr>
        <w:t>F</w:t>
      </w:r>
      <w:r w:rsidRPr="003F0B0C">
        <w:rPr>
          <w:rFonts w:ascii="宋体" w:eastAsia="宋体" w:hAnsi="宋体" w:hint="eastAsia"/>
        </w:rPr>
        <w:t>-签到</w:t>
      </w:r>
    </w:p>
    <w:p w:rsidR="00787173" w:rsidRPr="003F0B0C" w:rsidRDefault="00787173" w:rsidP="003604E9">
      <w:pPr>
        <w:rPr>
          <w:rFonts w:ascii="宋体" w:eastAsia="宋体" w:hAnsi="宋体"/>
        </w:rPr>
      </w:pPr>
      <w:r w:rsidRPr="003F0B0C">
        <w:rPr>
          <w:rFonts w:ascii="宋体" w:eastAsia="宋体" w:hAnsi="宋体" w:hint="eastAsia"/>
        </w:rPr>
        <w:t>（√谢正平+）</w:t>
      </w:r>
      <w:r w:rsidRPr="003F0B0C">
        <w:rPr>
          <w:rFonts w:ascii="宋体" w:eastAsia="宋体" w:hAnsi="宋体"/>
        </w:rPr>
        <w:t>G</w:t>
      </w:r>
      <w:r w:rsidRPr="003F0B0C">
        <w:rPr>
          <w:rFonts w:ascii="宋体" w:eastAsia="宋体" w:hAnsi="宋体" w:hint="eastAsia"/>
        </w:rPr>
        <w:t>-铜牌题-枚举</w:t>
      </w:r>
    </w:p>
    <w:p w:rsidR="00787173" w:rsidRPr="003F0B0C" w:rsidRDefault="00787173" w:rsidP="003604E9">
      <w:pPr>
        <w:rPr>
          <w:rFonts w:ascii="宋体" w:eastAsia="宋体" w:hAnsi="宋体"/>
        </w:rPr>
      </w:pPr>
      <w:r w:rsidRPr="003F0B0C">
        <w:rPr>
          <w:rFonts w:ascii="宋体" w:eastAsia="宋体" w:hAnsi="宋体"/>
        </w:rPr>
        <w:t>H</w:t>
      </w:r>
      <w:r w:rsidRPr="003F0B0C">
        <w:rPr>
          <w:rFonts w:ascii="宋体" w:eastAsia="宋体" w:hAnsi="宋体" w:hint="eastAsia"/>
        </w:rPr>
        <w:t>-金牌题-字符串</w:t>
      </w:r>
    </w:p>
    <w:p w:rsidR="00787173" w:rsidRPr="003F0B0C" w:rsidRDefault="00787173" w:rsidP="003604E9">
      <w:pPr>
        <w:rPr>
          <w:rFonts w:ascii="宋体" w:eastAsia="宋体" w:hAnsi="宋体"/>
        </w:rPr>
      </w:pPr>
      <w:r w:rsidRPr="003F0B0C">
        <w:rPr>
          <w:rFonts w:ascii="宋体" w:eastAsia="宋体" w:hAnsi="宋体"/>
        </w:rPr>
        <w:t>I</w:t>
      </w:r>
      <w:r w:rsidRPr="003F0B0C">
        <w:rPr>
          <w:rFonts w:ascii="宋体" w:eastAsia="宋体" w:hAnsi="宋体" w:hint="eastAsia"/>
        </w:rPr>
        <w:t>-金牌题</w:t>
      </w:r>
    </w:p>
    <w:p w:rsidR="00787173" w:rsidRPr="003F0B0C" w:rsidRDefault="00787173" w:rsidP="003604E9">
      <w:pPr>
        <w:rPr>
          <w:rFonts w:ascii="宋体" w:eastAsia="宋体" w:hAnsi="宋体"/>
        </w:rPr>
      </w:pPr>
      <w:r w:rsidRPr="003F0B0C">
        <w:rPr>
          <w:rFonts w:ascii="宋体" w:eastAsia="宋体" w:hAnsi="宋体"/>
        </w:rPr>
        <w:t>J</w:t>
      </w:r>
      <w:r w:rsidRPr="003F0B0C">
        <w:rPr>
          <w:rFonts w:ascii="宋体" w:eastAsia="宋体" w:hAnsi="宋体" w:hint="eastAsia"/>
        </w:rPr>
        <w:t>-银牌题-拓补排序&amp;线段树优化建图</w:t>
      </w:r>
    </w:p>
    <w:p w:rsidR="00FD246B" w:rsidRPr="003F0B0C" w:rsidRDefault="00FD246B" w:rsidP="00C32EFE">
      <w:pPr>
        <w:rPr>
          <w:rFonts w:ascii="宋体" w:eastAsia="宋体" w:hAnsi="宋体"/>
          <w:b/>
        </w:rPr>
      </w:pPr>
      <w:r w:rsidRPr="003F0B0C">
        <w:rPr>
          <w:rFonts w:ascii="宋体" w:eastAsia="宋体" w:hAnsi="宋体"/>
          <w:b/>
        </w:rPr>
        <w:t>7</w:t>
      </w:r>
      <w:r w:rsidRPr="003F0B0C">
        <w:rPr>
          <w:rFonts w:ascii="宋体" w:eastAsia="宋体" w:hAnsi="宋体" w:hint="eastAsia"/>
          <w:b/>
        </w:rPr>
        <w:t>月2</w:t>
      </w:r>
      <w:r w:rsidRPr="003F0B0C">
        <w:rPr>
          <w:rFonts w:ascii="宋体" w:eastAsia="宋体" w:hAnsi="宋体"/>
          <w:b/>
        </w:rPr>
        <w:t>9</w:t>
      </w:r>
      <w:r w:rsidRPr="003F0B0C">
        <w:rPr>
          <w:rFonts w:ascii="宋体" w:eastAsia="宋体" w:hAnsi="宋体" w:hint="eastAsia"/>
          <w:b/>
        </w:rPr>
        <w:t>日</w:t>
      </w:r>
    </w:p>
    <w:p w:rsidR="002F67A5" w:rsidRPr="003F0B0C" w:rsidRDefault="002F67A5" w:rsidP="002F67A5">
      <w:pPr>
        <w:rPr>
          <w:rFonts w:ascii="宋体" w:eastAsia="宋体" w:hAnsi="宋体"/>
        </w:rPr>
      </w:pPr>
      <w:r w:rsidRPr="003F0B0C">
        <w:rPr>
          <w:rFonts w:ascii="宋体" w:eastAsia="宋体" w:hAnsi="宋体" w:hint="eastAsia"/>
        </w:rPr>
        <w:t>补题-（未完全）牛客4A-递推&amp;扩展欧拉定理</w:t>
      </w:r>
    </w:p>
    <w:p w:rsidR="00E34E1F" w:rsidRPr="003F0B0C" w:rsidRDefault="00E34E1F" w:rsidP="002F67A5">
      <w:pPr>
        <w:rPr>
          <w:rFonts w:ascii="宋体" w:eastAsia="宋体" w:hAnsi="宋体"/>
        </w:rPr>
      </w:pPr>
      <w:r w:rsidRPr="003F0B0C">
        <w:rPr>
          <w:rFonts w:ascii="宋体" w:eastAsia="宋体" w:hAnsi="宋体" w:hint="eastAsia"/>
        </w:rPr>
        <w:t>√-</w:t>
      </w:r>
      <w:r w:rsidRPr="003F0B0C">
        <w:rPr>
          <w:rFonts w:ascii="宋体" w:eastAsia="宋体" w:hAnsi="宋体"/>
        </w:rPr>
        <w:t>hdu 2087</w:t>
      </w:r>
      <w:r w:rsidRPr="003F0B0C">
        <w:rPr>
          <w:rFonts w:ascii="宋体" w:eastAsia="宋体" w:hAnsi="宋体" w:hint="eastAsia"/>
        </w:rPr>
        <w:t>-</w:t>
      </w:r>
      <w:r w:rsidRPr="003F0B0C">
        <w:rPr>
          <w:rFonts w:ascii="宋体" w:eastAsia="宋体" w:hAnsi="宋体"/>
        </w:rPr>
        <w:t>KMP</w:t>
      </w:r>
      <w:r w:rsidRPr="003F0B0C">
        <w:rPr>
          <w:rFonts w:ascii="宋体" w:eastAsia="宋体" w:hAnsi="宋体" w:hint="eastAsia"/>
        </w:rPr>
        <w:t>签到题</w:t>
      </w:r>
    </w:p>
    <w:p w:rsidR="0034219E" w:rsidRPr="003F0B0C" w:rsidRDefault="0034219E" w:rsidP="002F67A5">
      <w:pPr>
        <w:rPr>
          <w:rFonts w:ascii="宋体" w:eastAsia="宋体" w:hAnsi="宋体"/>
        </w:rPr>
      </w:pPr>
      <w:r w:rsidRPr="003F0B0C">
        <w:rPr>
          <w:rFonts w:ascii="宋体" w:eastAsia="宋体" w:hAnsi="宋体" w:hint="eastAsia"/>
        </w:rPr>
        <w:t>√-HDU-</w:t>
      </w:r>
      <w:r w:rsidRPr="003F0B0C">
        <w:rPr>
          <w:rFonts w:ascii="宋体" w:eastAsia="宋体" w:hAnsi="宋体"/>
        </w:rPr>
        <w:t>3746</w:t>
      </w:r>
      <w:r w:rsidRPr="003F0B0C">
        <w:rPr>
          <w:rFonts w:ascii="宋体" w:eastAsia="宋体" w:hAnsi="宋体" w:hint="eastAsia"/>
        </w:rPr>
        <w:t>-</w:t>
      </w:r>
      <w:r w:rsidRPr="003F0B0C">
        <w:rPr>
          <w:rFonts w:ascii="宋体" w:eastAsia="宋体" w:hAnsi="宋体"/>
        </w:rPr>
        <w:t>KMP</w:t>
      </w:r>
      <w:r w:rsidRPr="003F0B0C">
        <w:rPr>
          <w:rFonts w:ascii="宋体" w:eastAsia="宋体" w:hAnsi="宋体" w:hint="eastAsia"/>
        </w:rPr>
        <w:t>铁铜题</w:t>
      </w:r>
    </w:p>
    <w:p w:rsidR="00FD246B" w:rsidRPr="003F0B0C" w:rsidRDefault="00FD246B" w:rsidP="00BB51E3">
      <w:pPr>
        <w:rPr>
          <w:rFonts w:ascii="宋体" w:eastAsia="宋体" w:hAnsi="宋体"/>
          <w:b/>
        </w:rPr>
      </w:pPr>
      <w:r w:rsidRPr="003F0B0C">
        <w:rPr>
          <w:rFonts w:ascii="宋体" w:eastAsia="宋体" w:hAnsi="宋体" w:hint="eastAsia"/>
          <w:b/>
        </w:rPr>
        <w:t>7月3</w:t>
      </w:r>
      <w:r w:rsidRPr="003F0B0C">
        <w:rPr>
          <w:rFonts w:ascii="宋体" w:eastAsia="宋体" w:hAnsi="宋体"/>
          <w:b/>
        </w:rPr>
        <w:t>0</w:t>
      </w:r>
      <w:r w:rsidRPr="003F0B0C">
        <w:rPr>
          <w:rFonts w:ascii="宋体" w:eastAsia="宋体" w:hAnsi="宋体" w:hint="eastAsia"/>
          <w:b/>
        </w:rPr>
        <w:t>日</w:t>
      </w:r>
    </w:p>
    <w:p w:rsidR="00A6079E" w:rsidRPr="003F0B0C" w:rsidRDefault="00A6079E" w:rsidP="00A6079E">
      <w:pPr>
        <w:rPr>
          <w:rFonts w:ascii="宋体" w:eastAsia="宋体" w:hAnsi="宋体"/>
        </w:rPr>
      </w:pPr>
      <w:r w:rsidRPr="003F0B0C">
        <w:rPr>
          <w:rFonts w:ascii="宋体" w:eastAsia="宋体" w:hAnsi="宋体" w:hint="eastAsia"/>
        </w:rPr>
        <w:t>√-</w:t>
      </w:r>
      <w:r w:rsidRPr="003F0B0C">
        <w:rPr>
          <w:rFonts w:ascii="宋体" w:eastAsia="宋体" w:hAnsi="宋体"/>
        </w:rPr>
        <w:t>hdu 1358</w:t>
      </w:r>
      <w:r w:rsidRPr="003F0B0C">
        <w:rPr>
          <w:rFonts w:ascii="宋体" w:eastAsia="宋体" w:hAnsi="宋体" w:hint="eastAsia"/>
        </w:rPr>
        <w:t>-</w:t>
      </w:r>
      <w:r w:rsidRPr="003F0B0C">
        <w:rPr>
          <w:rFonts w:ascii="宋体" w:eastAsia="宋体" w:hAnsi="宋体"/>
        </w:rPr>
        <w:t>KMP</w:t>
      </w:r>
      <w:r w:rsidRPr="003F0B0C">
        <w:rPr>
          <w:rFonts w:ascii="宋体" w:eastAsia="宋体" w:hAnsi="宋体" w:hint="eastAsia"/>
        </w:rPr>
        <w:t>铁铜题（结论题）</w:t>
      </w:r>
    </w:p>
    <w:p w:rsidR="00FD246B" w:rsidRPr="003F0B0C" w:rsidRDefault="00FD246B" w:rsidP="00FD246B">
      <w:pPr>
        <w:rPr>
          <w:rFonts w:ascii="宋体" w:eastAsia="宋体" w:hAnsi="宋体"/>
          <w:b/>
        </w:rPr>
      </w:pPr>
      <w:r w:rsidRPr="003F0B0C">
        <w:rPr>
          <w:rFonts w:ascii="宋体" w:eastAsia="宋体" w:hAnsi="宋体" w:hint="eastAsia"/>
          <w:b/>
        </w:rPr>
        <w:t>杭电多校3</w:t>
      </w:r>
      <w:r w:rsidR="00DB249D" w:rsidRPr="003F0B0C">
        <w:rPr>
          <w:rFonts w:ascii="宋体" w:eastAsia="宋体" w:hAnsi="宋体" w:hint="eastAsia"/>
          <w:b/>
        </w:rPr>
        <w:t>（1题；3人3题-铁）</w:t>
      </w:r>
    </w:p>
    <w:p w:rsidR="00DB249D" w:rsidRPr="003F0B0C" w:rsidRDefault="00DB249D" w:rsidP="00FD246B">
      <w:pPr>
        <w:rPr>
          <w:rFonts w:ascii="宋体" w:eastAsia="宋体" w:hAnsi="宋体"/>
        </w:rPr>
      </w:pPr>
      <w:r w:rsidRPr="003F0B0C">
        <w:rPr>
          <w:rFonts w:ascii="宋体" w:eastAsia="宋体" w:hAnsi="宋体"/>
        </w:rPr>
        <w:t>A</w:t>
      </w:r>
      <w:r w:rsidRPr="003F0B0C">
        <w:rPr>
          <w:rFonts w:ascii="宋体" w:eastAsia="宋体" w:hAnsi="宋体" w:hint="eastAsia"/>
        </w:rPr>
        <w:t>-铜牌</w:t>
      </w:r>
    </w:p>
    <w:p w:rsidR="00DB249D" w:rsidRPr="003F0B0C" w:rsidRDefault="00DB249D" w:rsidP="00FD246B">
      <w:pPr>
        <w:rPr>
          <w:rFonts w:ascii="宋体" w:eastAsia="宋体" w:hAnsi="宋体"/>
        </w:rPr>
      </w:pPr>
      <w:r w:rsidRPr="003F0B0C">
        <w:rPr>
          <w:rFonts w:ascii="宋体" w:eastAsia="宋体" w:hAnsi="宋体"/>
        </w:rPr>
        <w:t>B</w:t>
      </w:r>
      <w:r w:rsidRPr="003F0B0C">
        <w:rPr>
          <w:rFonts w:ascii="宋体" w:eastAsia="宋体" w:hAnsi="宋体" w:hint="eastAsia"/>
        </w:rPr>
        <w:t>-金牌</w:t>
      </w:r>
    </w:p>
    <w:p w:rsidR="00DB249D" w:rsidRPr="003F0B0C" w:rsidRDefault="00DB249D" w:rsidP="00FD246B">
      <w:pPr>
        <w:rPr>
          <w:rFonts w:ascii="宋体" w:eastAsia="宋体" w:hAnsi="宋体"/>
        </w:rPr>
      </w:pPr>
      <w:r w:rsidRPr="003F0B0C">
        <w:rPr>
          <w:rFonts w:ascii="宋体" w:eastAsia="宋体" w:hAnsi="宋体"/>
        </w:rPr>
        <w:t>C</w:t>
      </w:r>
      <w:r w:rsidRPr="003F0B0C">
        <w:rPr>
          <w:rFonts w:ascii="宋体" w:eastAsia="宋体" w:hAnsi="宋体" w:hint="eastAsia"/>
        </w:rPr>
        <w:t>-铜牌</w:t>
      </w:r>
    </w:p>
    <w:p w:rsidR="00DB249D" w:rsidRPr="003F0B0C" w:rsidRDefault="00DB249D" w:rsidP="00FD246B">
      <w:pPr>
        <w:rPr>
          <w:rFonts w:ascii="宋体" w:eastAsia="宋体" w:hAnsi="宋体"/>
        </w:rPr>
      </w:pPr>
      <w:r w:rsidRPr="003F0B0C">
        <w:rPr>
          <w:rFonts w:ascii="宋体" w:eastAsia="宋体" w:hAnsi="宋体" w:hint="eastAsia"/>
        </w:rPr>
        <w:t>（√谢正平）</w:t>
      </w:r>
      <w:r w:rsidRPr="003F0B0C">
        <w:rPr>
          <w:rFonts w:ascii="宋体" w:eastAsia="宋体" w:hAnsi="宋体"/>
        </w:rPr>
        <w:t>D</w:t>
      </w:r>
      <w:r w:rsidRPr="003F0B0C">
        <w:rPr>
          <w:rFonts w:ascii="宋体" w:eastAsia="宋体" w:hAnsi="宋体" w:hint="eastAsia"/>
        </w:rPr>
        <w:t>-签到</w:t>
      </w:r>
    </w:p>
    <w:p w:rsidR="00DB249D" w:rsidRPr="003F0B0C" w:rsidRDefault="00DB249D" w:rsidP="00FD246B">
      <w:pPr>
        <w:rPr>
          <w:rFonts w:ascii="宋体" w:eastAsia="宋体" w:hAnsi="宋体"/>
        </w:rPr>
      </w:pPr>
      <w:r w:rsidRPr="003F0B0C">
        <w:rPr>
          <w:rFonts w:ascii="宋体" w:eastAsia="宋体" w:hAnsi="宋体"/>
        </w:rPr>
        <w:t>E</w:t>
      </w:r>
      <w:r w:rsidRPr="003F0B0C">
        <w:rPr>
          <w:rFonts w:ascii="宋体" w:eastAsia="宋体" w:hAnsi="宋体" w:hint="eastAsia"/>
        </w:rPr>
        <w:t>-金牌</w:t>
      </w:r>
    </w:p>
    <w:p w:rsidR="00DB249D" w:rsidRPr="003F0B0C" w:rsidRDefault="00DB249D" w:rsidP="00FD246B">
      <w:pPr>
        <w:rPr>
          <w:rFonts w:ascii="宋体" w:eastAsia="宋体" w:hAnsi="宋体"/>
        </w:rPr>
      </w:pPr>
      <w:r w:rsidRPr="003F0B0C">
        <w:rPr>
          <w:rFonts w:ascii="宋体" w:eastAsia="宋体" w:hAnsi="宋体" w:hint="eastAsia"/>
        </w:rPr>
        <w:t>（√谢正平）</w:t>
      </w:r>
      <w:r w:rsidRPr="003F0B0C">
        <w:rPr>
          <w:rFonts w:ascii="宋体" w:eastAsia="宋体" w:hAnsi="宋体"/>
        </w:rPr>
        <w:t>F</w:t>
      </w:r>
      <w:r w:rsidRPr="003F0B0C">
        <w:rPr>
          <w:rFonts w:ascii="宋体" w:eastAsia="宋体" w:hAnsi="宋体" w:hint="eastAsia"/>
        </w:rPr>
        <w:t>-签到</w:t>
      </w:r>
    </w:p>
    <w:p w:rsidR="00DB249D" w:rsidRPr="003F0B0C" w:rsidRDefault="00DB249D" w:rsidP="00FD246B">
      <w:pPr>
        <w:rPr>
          <w:rFonts w:ascii="宋体" w:eastAsia="宋体" w:hAnsi="宋体"/>
        </w:rPr>
      </w:pPr>
      <w:r w:rsidRPr="003F0B0C">
        <w:rPr>
          <w:rFonts w:ascii="宋体" w:eastAsia="宋体" w:hAnsi="宋体"/>
        </w:rPr>
        <w:t>G</w:t>
      </w:r>
      <w:r w:rsidRPr="003F0B0C">
        <w:rPr>
          <w:rFonts w:ascii="宋体" w:eastAsia="宋体" w:hAnsi="宋体" w:hint="eastAsia"/>
        </w:rPr>
        <w:t>-铜牌</w:t>
      </w:r>
    </w:p>
    <w:p w:rsidR="00DB249D" w:rsidRPr="003F0B0C" w:rsidRDefault="00DB249D" w:rsidP="00FD246B">
      <w:pPr>
        <w:rPr>
          <w:rFonts w:ascii="宋体" w:eastAsia="宋体" w:hAnsi="宋体"/>
        </w:rPr>
      </w:pPr>
      <w:r w:rsidRPr="003F0B0C">
        <w:rPr>
          <w:rFonts w:ascii="宋体" w:eastAsia="宋体" w:hAnsi="宋体"/>
        </w:rPr>
        <w:t>H</w:t>
      </w:r>
      <w:r w:rsidRPr="003F0B0C">
        <w:rPr>
          <w:rFonts w:ascii="宋体" w:eastAsia="宋体" w:hAnsi="宋体" w:hint="eastAsia"/>
        </w:rPr>
        <w:t>-金牌</w:t>
      </w:r>
    </w:p>
    <w:p w:rsidR="00DB249D" w:rsidRPr="003F0B0C" w:rsidRDefault="00DB249D" w:rsidP="00FD246B">
      <w:pPr>
        <w:rPr>
          <w:rFonts w:ascii="宋体" w:eastAsia="宋体" w:hAnsi="宋体"/>
        </w:rPr>
      </w:pPr>
      <w:r w:rsidRPr="003F0B0C">
        <w:rPr>
          <w:rFonts w:ascii="宋体" w:eastAsia="宋体" w:hAnsi="宋体"/>
        </w:rPr>
        <w:t>I</w:t>
      </w:r>
      <w:r w:rsidRPr="003F0B0C">
        <w:rPr>
          <w:rFonts w:ascii="宋体" w:eastAsia="宋体" w:hAnsi="宋体" w:hint="eastAsia"/>
        </w:rPr>
        <w:t>-银牌</w:t>
      </w:r>
    </w:p>
    <w:p w:rsidR="00DB249D" w:rsidRPr="003F0B0C" w:rsidRDefault="00DB249D" w:rsidP="00FD246B">
      <w:pPr>
        <w:rPr>
          <w:rFonts w:ascii="宋体" w:eastAsia="宋体" w:hAnsi="宋体"/>
        </w:rPr>
      </w:pPr>
      <w:r w:rsidRPr="003F0B0C">
        <w:rPr>
          <w:rFonts w:ascii="宋体" w:eastAsia="宋体" w:hAnsi="宋体"/>
        </w:rPr>
        <w:t>J</w:t>
      </w:r>
      <w:r w:rsidRPr="003F0B0C">
        <w:rPr>
          <w:rFonts w:ascii="宋体" w:eastAsia="宋体" w:hAnsi="宋体" w:hint="eastAsia"/>
        </w:rPr>
        <w:t>-金牌</w:t>
      </w:r>
    </w:p>
    <w:p w:rsidR="00DB249D" w:rsidRPr="003F0B0C" w:rsidRDefault="00DB249D" w:rsidP="00FD246B">
      <w:pPr>
        <w:rPr>
          <w:rFonts w:ascii="宋体" w:eastAsia="宋体" w:hAnsi="宋体"/>
        </w:rPr>
      </w:pPr>
      <w:r w:rsidRPr="003F0B0C">
        <w:rPr>
          <w:rFonts w:ascii="宋体" w:eastAsia="宋体" w:hAnsi="宋体"/>
        </w:rPr>
        <w:t>K</w:t>
      </w:r>
      <w:r w:rsidRPr="003F0B0C">
        <w:rPr>
          <w:rFonts w:ascii="宋体" w:eastAsia="宋体" w:hAnsi="宋体" w:hint="eastAsia"/>
        </w:rPr>
        <w:t>-金牌</w:t>
      </w:r>
    </w:p>
    <w:p w:rsidR="00DB249D" w:rsidRPr="003F0B0C" w:rsidRDefault="00DB249D" w:rsidP="00FD246B">
      <w:pPr>
        <w:rPr>
          <w:rFonts w:ascii="宋体" w:eastAsia="宋体" w:hAnsi="宋体"/>
        </w:rPr>
      </w:pPr>
      <w:r w:rsidRPr="003F0B0C">
        <w:rPr>
          <w:rFonts w:ascii="宋体" w:eastAsia="宋体" w:hAnsi="宋体" w:hint="eastAsia"/>
        </w:rPr>
        <w:t>（√叶文豪）</w:t>
      </w:r>
      <w:r w:rsidRPr="003F0B0C">
        <w:rPr>
          <w:rFonts w:ascii="宋体" w:eastAsia="宋体" w:hAnsi="宋体"/>
        </w:rPr>
        <w:t>L</w:t>
      </w:r>
      <w:r w:rsidRPr="003F0B0C">
        <w:rPr>
          <w:rFonts w:ascii="宋体" w:eastAsia="宋体" w:hAnsi="宋体" w:hint="eastAsia"/>
        </w:rPr>
        <w:t>-签到</w:t>
      </w:r>
    </w:p>
    <w:p w:rsidR="00DB249D" w:rsidRPr="003F0B0C" w:rsidRDefault="00DB249D" w:rsidP="00FD246B">
      <w:pPr>
        <w:rPr>
          <w:rFonts w:ascii="宋体" w:eastAsia="宋体" w:hAnsi="宋体"/>
        </w:rPr>
      </w:pPr>
      <w:r w:rsidRPr="003F0B0C">
        <w:rPr>
          <w:rFonts w:ascii="宋体" w:eastAsia="宋体" w:hAnsi="宋体"/>
        </w:rPr>
        <w:t>M</w:t>
      </w:r>
      <w:r w:rsidRPr="003F0B0C">
        <w:rPr>
          <w:rFonts w:ascii="宋体" w:eastAsia="宋体" w:hAnsi="宋体" w:hint="eastAsia"/>
        </w:rPr>
        <w:t>-银牌</w:t>
      </w:r>
    </w:p>
    <w:p w:rsidR="00FD246B" w:rsidRPr="003F0B0C" w:rsidRDefault="00FD246B" w:rsidP="00B630DD">
      <w:pPr>
        <w:rPr>
          <w:rFonts w:ascii="宋体" w:eastAsia="宋体" w:hAnsi="宋体"/>
          <w:b/>
        </w:rPr>
      </w:pPr>
      <w:r w:rsidRPr="003F0B0C">
        <w:rPr>
          <w:rFonts w:ascii="宋体" w:eastAsia="宋体" w:hAnsi="宋体" w:hint="eastAsia"/>
          <w:b/>
        </w:rPr>
        <w:t>7月3</w:t>
      </w:r>
      <w:r w:rsidRPr="003F0B0C">
        <w:rPr>
          <w:rFonts w:ascii="宋体" w:eastAsia="宋体" w:hAnsi="宋体"/>
          <w:b/>
        </w:rPr>
        <w:t>1</w:t>
      </w:r>
      <w:r w:rsidRPr="003F0B0C">
        <w:rPr>
          <w:rFonts w:ascii="宋体" w:eastAsia="宋体" w:hAnsi="宋体" w:hint="eastAsia"/>
          <w:b/>
        </w:rPr>
        <w:t>日</w:t>
      </w:r>
    </w:p>
    <w:p w:rsidR="00E12503" w:rsidRPr="003F0B0C" w:rsidRDefault="00E12503" w:rsidP="00E12503">
      <w:pPr>
        <w:rPr>
          <w:rFonts w:ascii="宋体" w:eastAsia="宋体" w:hAnsi="宋体"/>
        </w:rPr>
      </w:pPr>
      <w:r w:rsidRPr="003F0B0C">
        <w:rPr>
          <w:rFonts w:ascii="宋体" w:eastAsia="宋体" w:hAnsi="宋体" w:hint="eastAsia"/>
        </w:rPr>
        <w:t>√-</w:t>
      </w:r>
      <w:r w:rsidRPr="003F0B0C">
        <w:rPr>
          <w:rFonts w:ascii="宋体" w:eastAsia="宋体" w:hAnsi="宋体"/>
        </w:rPr>
        <w:t>poj 2406</w:t>
      </w:r>
      <w:r w:rsidRPr="003F0B0C">
        <w:rPr>
          <w:rFonts w:ascii="宋体" w:eastAsia="宋体" w:hAnsi="宋体" w:hint="eastAsia"/>
        </w:rPr>
        <w:t>-</w:t>
      </w:r>
      <w:r w:rsidRPr="003F0B0C">
        <w:rPr>
          <w:rFonts w:ascii="宋体" w:eastAsia="宋体" w:hAnsi="宋体"/>
        </w:rPr>
        <w:t>KMP</w:t>
      </w:r>
    </w:p>
    <w:p w:rsidR="00E12503" w:rsidRPr="003F0B0C" w:rsidRDefault="00E12503" w:rsidP="00E12503">
      <w:pPr>
        <w:rPr>
          <w:rFonts w:ascii="宋体" w:eastAsia="宋体" w:hAnsi="宋体"/>
        </w:rPr>
      </w:pPr>
      <w:r w:rsidRPr="003F0B0C">
        <w:rPr>
          <w:rFonts w:ascii="宋体" w:eastAsia="宋体" w:hAnsi="宋体" w:hint="eastAsia"/>
        </w:rPr>
        <w:t>√-</w:t>
      </w:r>
      <w:r w:rsidRPr="003F0B0C">
        <w:rPr>
          <w:rFonts w:ascii="宋体" w:eastAsia="宋体" w:hAnsi="宋体"/>
        </w:rPr>
        <w:t>hdu 2203</w:t>
      </w:r>
      <w:r w:rsidRPr="003F0B0C">
        <w:rPr>
          <w:rFonts w:ascii="宋体" w:eastAsia="宋体" w:hAnsi="宋体" w:hint="eastAsia"/>
        </w:rPr>
        <w:t>-</w:t>
      </w:r>
      <w:r w:rsidRPr="003F0B0C">
        <w:rPr>
          <w:rFonts w:ascii="宋体" w:eastAsia="宋体" w:hAnsi="宋体"/>
        </w:rPr>
        <w:t>KMP</w:t>
      </w:r>
    </w:p>
    <w:p w:rsidR="002F67A5" w:rsidRPr="003F0B0C" w:rsidRDefault="00E12503" w:rsidP="002F67A5">
      <w:pPr>
        <w:rPr>
          <w:rFonts w:ascii="宋体" w:eastAsia="宋体" w:hAnsi="宋体"/>
        </w:rPr>
      </w:pPr>
      <w:r w:rsidRPr="003F0B0C">
        <w:rPr>
          <w:rFonts w:ascii="宋体" w:eastAsia="宋体" w:hAnsi="宋体" w:hint="eastAsia"/>
        </w:rPr>
        <w:t>√-</w:t>
      </w:r>
      <w:r w:rsidRPr="003F0B0C">
        <w:rPr>
          <w:rFonts w:ascii="宋体" w:eastAsia="宋体" w:hAnsi="宋体"/>
        </w:rPr>
        <w:t>poj 2752</w:t>
      </w:r>
      <w:r w:rsidRPr="003F0B0C">
        <w:rPr>
          <w:rFonts w:ascii="宋体" w:eastAsia="宋体" w:hAnsi="宋体" w:hint="eastAsia"/>
        </w:rPr>
        <w:t>-</w:t>
      </w:r>
      <w:r w:rsidRPr="003F0B0C">
        <w:rPr>
          <w:rFonts w:ascii="宋体" w:eastAsia="宋体" w:hAnsi="宋体"/>
        </w:rPr>
        <w:t>KMP</w:t>
      </w:r>
    </w:p>
    <w:p w:rsidR="00206510" w:rsidRPr="003F0B0C" w:rsidRDefault="00206510" w:rsidP="00206510">
      <w:pPr>
        <w:rPr>
          <w:rFonts w:ascii="宋体" w:eastAsia="宋体" w:hAnsi="宋体"/>
        </w:rPr>
      </w:pPr>
      <w:r w:rsidRPr="003F0B0C">
        <w:rPr>
          <w:rFonts w:ascii="宋体" w:eastAsia="宋体" w:hAnsi="宋体" w:hint="eastAsia"/>
        </w:rPr>
        <w:t>√-</w:t>
      </w:r>
      <w:r w:rsidRPr="003F0B0C">
        <w:rPr>
          <w:rFonts w:ascii="宋体" w:eastAsia="宋体" w:hAnsi="宋体"/>
        </w:rPr>
        <w:t>poj 3080</w:t>
      </w:r>
      <w:r w:rsidRPr="003F0B0C">
        <w:rPr>
          <w:rFonts w:ascii="宋体" w:eastAsia="宋体" w:hAnsi="宋体" w:hint="eastAsia"/>
        </w:rPr>
        <w:t>-</w:t>
      </w:r>
      <w:r w:rsidRPr="003F0B0C">
        <w:rPr>
          <w:rFonts w:ascii="宋体" w:eastAsia="宋体" w:hAnsi="宋体"/>
        </w:rPr>
        <w:t>KMP</w:t>
      </w:r>
    </w:p>
    <w:p w:rsidR="00206510" w:rsidRPr="003F0B0C" w:rsidRDefault="00206510" w:rsidP="002F67A5">
      <w:pPr>
        <w:rPr>
          <w:rFonts w:ascii="宋体" w:eastAsia="宋体" w:hAnsi="宋体"/>
        </w:rPr>
      </w:pPr>
      <w:r w:rsidRPr="003F0B0C">
        <w:rPr>
          <w:rFonts w:ascii="宋体" w:eastAsia="宋体" w:hAnsi="宋体" w:hint="eastAsia"/>
        </w:rPr>
        <w:t>√-</w:t>
      </w:r>
      <w:r w:rsidRPr="003F0B0C">
        <w:rPr>
          <w:rFonts w:ascii="宋体" w:eastAsia="宋体" w:hAnsi="宋体"/>
        </w:rPr>
        <w:t>hdu 2594</w:t>
      </w:r>
      <w:r w:rsidRPr="003F0B0C">
        <w:rPr>
          <w:rFonts w:ascii="宋体" w:eastAsia="宋体" w:hAnsi="宋体" w:hint="eastAsia"/>
        </w:rPr>
        <w:t>-</w:t>
      </w:r>
      <w:r w:rsidRPr="003F0B0C">
        <w:rPr>
          <w:rFonts w:ascii="宋体" w:eastAsia="宋体" w:hAnsi="宋体"/>
        </w:rPr>
        <w:t>KMP</w:t>
      </w:r>
    </w:p>
    <w:p w:rsidR="00B05E53" w:rsidRPr="003F0B0C" w:rsidRDefault="00B05E53" w:rsidP="00B630DD">
      <w:pPr>
        <w:rPr>
          <w:rFonts w:ascii="宋体" w:eastAsia="宋体" w:hAnsi="宋体"/>
          <w:b/>
        </w:rPr>
      </w:pPr>
      <w:r w:rsidRPr="003F0B0C">
        <w:rPr>
          <w:rFonts w:ascii="宋体" w:eastAsia="宋体" w:hAnsi="宋体" w:hint="eastAsia"/>
          <w:b/>
        </w:rPr>
        <w:t>8月1日</w:t>
      </w:r>
    </w:p>
    <w:p w:rsidR="00206510" w:rsidRPr="003F0B0C" w:rsidRDefault="00206510" w:rsidP="00206510">
      <w:pPr>
        <w:rPr>
          <w:rFonts w:ascii="宋体" w:eastAsia="宋体" w:hAnsi="宋体"/>
        </w:rPr>
      </w:pPr>
      <w:r w:rsidRPr="003F0B0C">
        <w:rPr>
          <w:rFonts w:ascii="宋体" w:eastAsia="宋体" w:hAnsi="宋体" w:hint="eastAsia"/>
        </w:rPr>
        <w:t>√-</w:t>
      </w:r>
      <w:r w:rsidRPr="003F0B0C">
        <w:rPr>
          <w:rFonts w:ascii="宋体" w:eastAsia="宋体" w:hAnsi="宋体"/>
        </w:rPr>
        <w:t>hdu 4300</w:t>
      </w:r>
      <w:r w:rsidRPr="003F0B0C">
        <w:rPr>
          <w:rFonts w:ascii="宋体" w:eastAsia="宋体" w:hAnsi="宋体" w:hint="eastAsia"/>
        </w:rPr>
        <w:t>-</w:t>
      </w:r>
      <w:r w:rsidRPr="003F0B0C">
        <w:rPr>
          <w:rFonts w:ascii="宋体" w:eastAsia="宋体" w:hAnsi="宋体"/>
        </w:rPr>
        <w:t>KMP</w:t>
      </w:r>
    </w:p>
    <w:p w:rsidR="00206510" w:rsidRPr="003F0B0C" w:rsidRDefault="00206510" w:rsidP="00206510">
      <w:pPr>
        <w:rPr>
          <w:rFonts w:ascii="宋体" w:eastAsia="宋体" w:hAnsi="宋体"/>
        </w:rPr>
      </w:pPr>
      <w:r w:rsidRPr="003F0B0C">
        <w:rPr>
          <w:rFonts w:ascii="宋体" w:eastAsia="宋体" w:hAnsi="宋体" w:hint="eastAsia"/>
        </w:rPr>
        <w:t>√-</w:t>
      </w:r>
      <w:r w:rsidRPr="003F0B0C">
        <w:rPr>
          <w:rFonts w:ascii="宋体" w:eastAsia="宋体" w:hAnsi="宋体"/>
        </w:rPr>
        <w:t>hdu 1238</w:t>
      </w:r>
      <w:r w:rsidRPr="003F0B0C">
        <w:rPr>
          <w:rFonts w:ascii="宋体" w:eastAsia="宋体" w:hAnsi="宋体" w:hint="eastAsia"/>
        </w:rPr>
        <w:t>-</w:t>
      </w:r>
      <w:r w:rsidRPr="003F0B0C">
        <w:rPr>
          <w:rFonts w:ascii="宋体" w:eastAsia="宋体" w:hAnsi="宋体"/>
        </w:rPr>
        <w:t>KMP</w:t>
      </w:r>
    </w:p>
    <w:p w:rsidR="00206510" w:rsidRPr="003F0B0C" w:rsidRDefault="00206510" w:rsidP="00206510">
      <w:pPr>
        <w:rPr>
          <w:rFonts w:ascii="宋体" w:eastAsia="宋体" w:hAnsi="宋体"/>
        </w:rPr>
      </w:pPr>
      <w:r w:rsidRPr="003F0B0C">
        <w:rPr>
          <w:rFonts w:ascii="宋体" w:eastAsia="宋体" w:hAnsi="宋体" w:hint="eastAsia"/>
        </w:rPr>
        <w:t>√-</w:t>
      </w:r>
      <w:r w:rsidRPr="003F0B0C">
        <w:rPr>
          <w:rFonts w:ascii="宋体" w:eastAsia="宋体" w:hAnsi="宋体"/>
        </w:rPr>
        <w:t>hdu 2328</w:t>
      </w:r>
      <w:r w:rsidRPr="003F0B0C">
        <w:rPr>
          <w:rFonts w:ascii="宋体" w:eastAsia="宋体" w:hAnsi="宋体" w:hint="eastAsia"/>
        </w:rPr>
        <w:t>-</w:t>
      </w:r>
      <w:r w:rsidRPr="003F0B0C">
        <w:rPr>
          <w:rFonts w:ascii="宋体" w:eastAsia="宋体" w:hAnsi="宋体"/>
        </w:rPr>
        <w:t>KMP</w:t>
      </w:r>
    </w:p>
    <w:p w:rsidR="00B05E53" w:rsidRPr="003F0B0C" w:rsidRDefault="00B05E53" w:rsidP="002F67A5">
      <w:pPr>
        <w:rPr>
          <w:rFonts w:ascii="宋体" w:eastAsia="宋体" w:hAnsi="宋体"/>
          <w:b/>
        </w:rPr>
      </w:pPr>
      <w:r w:rsidRPr="003F0B0C">
        <w:rPr>
          <w:rFonts w:ascii="宋体" w:eastAsia="宋体" w:hAnsi="宋体" w:hint="eastAsia"/>
          <w:b/>
        </w:rPr>
        <w:lastRenderedPageBreak/>
        <w:t>杭电多校4</w:t>
      </w:r>
      <w:r w:rsidR="00206510" w:rsidRPr="003F0B0C">
        <w:rPr>
          <w:rFonts w:ascii="宋体" w:eastAsia="宋体" w:hAnsi="宋体" w:hint="eastAsia"/>
          <w:b/>
        </w:rPr>
        <w:t>（1题；3人3题；铁）</w:t>
      </w:r>
    </w:p>
    <w:p w:rsidR="00206510" w:rsidRPr="003F0B0C" w:rsidRDefault="00206510" w:rsidP="002F67A5">
      <w:pPr>
        <w:rPr>
          <w:rFonts w:ascii="宋体" w:eastAsia="宋体" w:hAnsi="宋体"/>
        </w:rPr>
      </w:pPr>
      <w:r w:rsidRPr="003F0B0C">
        <w:rPr>
          <w:rFonts w:ascii="宋体" w:eastAsia="宋体" w:hAnsi="宋体"/>
        </w:rPr>
        <w:t>A</w:t>
      </w:r>
    </w:p>
    <w:p w:rsidR="00206510" w:rsidRPr="003F0B0C" w:rsidRDefault="00B630DD" w:rsidP="002F67A5">
      <w:pPr>
        <w:rPr>
          <w:rFonts w:ascii="宋体" w:eastAsia="宋体" w:hAnsi="宋体"/>
        </w:rPr>
      </w:pPr>
      <w:r w:rsidRPr="003F0B0C">
        <w:rPr>
          <w:rFonts w:ascii="宋体" w:eastAsia="宋体" w:hAnsi="宋体" w:hint="eastAsia"/>
        </w:rPr>
        <w:t>（WA）</w:t>
      </w:r>
      <w:r w:rsidR="00206510" w:rsidRPr="003F0B0C">
        <w:rPr>
          <w:rFonts w:ascii="宋体" w:eastAsia="宋体" w:hAnsi="宋体"/>
        </w:rPr>
        <w:t>B</w:t>
      </w:r>
    </w:p>
    <w:p w:rsidR="00206510" w:rsidRPr="003F0B0C" w:rsidRDefault="00206510" w:rsidP="002F67A5">
      <w:pPr>
        <w:rPr>
          <w:rFonts w:ascii="宋体" w:eastAsia="宋体" w:hAnsi="宋体"/>
        </w:rPr>
      </w:pPr>
      <w:r w:rsidRPr="003F0B0C">
        <w:rPr>
          <w:rFonts w:ascii="宋体" w:eastAsia="宋体" w:hAnsi="宋体"/>
        </w:rPr>
        <w:t>C</w:t>
      </w:r>
    </w:p>
    <w:p w:rsidR="00206510" w:rsidRPr="003F0B0C" w:rsidRDefault="00206510" w:rsidP="002F67A5">
      <w:pPr>
        <w:rPr>
          <w:rFonts w:ascii="宋体" w:eastAsia="宋体" w:hAnsi="宋体"/>
        </w:rPr>
      </w:pPr>
      <w:r w:rsidRPr="003F0B0C">
        <w:rPr>
          <w:rFonts w:ascii="宋体" w:eastAsia="宋体" w:hAnsi="宋体" w:hint="eastAsia"/>
        </w:rPr>
        <w:t>（√孙宇洪&amp;谢正平）</w:t>
      </w:r>
      <w:r w:rsidRPr="003F0B0C">
        <w:rPr>
          <w:rFonts w:ascii="宋体" w:eastAsia="宋体" w:hAnsi="宋体"/>
        </w:rPr>
        <w:t>D</w:t>
      </w:r>
      <w:r w:rsidRPr="003F0B0C">
        <w:rPr>
          <w:rFonts w:ascii="宋体" w:eastAsia="宋体" w:hAnsi="宋体" w:hint="eastAsia"/>
        </w:rPr>
        <w:t>-签到</w:t>
      </w:r>
    </w:p>
    <w:p w:rsidR="00206510" w:rsidRPr="003F0B0C" w:rsidRDefault="00B630DD" w:rsidP="002F67A5">
      <w:pPr>
        <w:rPr>
          <w:rFonts w:ascii="宋体" w:eastAsia="宋体" w:hAnsi="宋体"/>
        </w:rPr>
      </w:pPr>
      <w:r w:rsidRPr="003F0B0C">
        <w:rPr>
          <w:rFonts w:ascii="宋体" w:eastAsia="宋体" w:hAnsi="宋体" w:hint="eastAsia"/>
        </w:rPr>
        <w:t>（WA）</w:t>
      </w:r>
      <w:r w:rsidR="00206510" w:rsidRPr="003F0B0C">
        <w:rPr>
          <w:rFonts w:ascii="宋体" w:eastAsia="宋体" w:hAnsi="宋体"/>
        </w:rPr>
        <w:t>E</w:t>
      </w:r>
    </w:p>
    <w:p w:rsidR="00206510" w:rsidRPr="003F0B0C" w:rsidRDefault="00206510" w:rsidP="002F67A5">
      <w:pPr>
        <w:rPr>
          <w:rFonts w:ascii="宋体" w:eastAsia="宋体" w:hAnsi="宋体"/>
        </w:rPr>
      </w:pPr>
      <w:r w:rsidRPr="003F0B0C">
        <w:rPr>
          <w:rFonts w:ascii="宋体" w:eastAsia="宋体" w:hAnsi="宋体"/>
        </w:rPr>
        <w:t>F</w:t>
      </w:r>
    </w:p>
    <w:p w:rsidR="00206510" w:rsidRPr="003F0B0C" w:rsidRDefault="00206510" w:rsidP="002F67A5">
      <w:pPr>
        <w:rPr>
          <w:rFonts w:ascii="宋体" w:eastAsia="宋体" w:hAnsi="宋体"/>
        </w:rPr>
      </w:pPr>
      <w:r w:rsidRPr="003F0B0C">
        <w:rPr>
          <w:rFonts w:ascii="宋体" w:eastAsia="宋体" w:hAnsi="宋体"/>
        </w:rPr>
        <w:t>G</w:t>
      </w:r>
    </w:p>
    <w:p w:rsidR="00206510" w:rsidRPr="003F0B0C" w:rsidRDefault="00206510" w:rsidP="002F67A5">
      <w:pPr>
        <w:rPr>
          <w:rFonts w:ascii="宋体" w:eastAsia="宋体" w:hAnsi="宋体"/>
        </w:rPr>
      </w:pPr>
      <w:r w:rsidRPr="003F0B0C">
        <w:rPr>
          <w:rFonts w:ascii="宋体" w:eastAsia="宋体" w:hAnsi="宋体"/>
        </w:rPr>
        <w:t>H</w:t>
      </w:r>
    </w:p>
    <w:p w:rsidR="00206510" w:rsidRPr="003F0B0C" w:rsidRDefault="00206510" w:rsidP="002F67A5">
      <w:pPr>
        <w:rPr>
          <w:rFonts w:ascii="宋体" w:eastAsia="宋体" w:hAnsi="宋体"/>
        </w:rPr>
      </w:pPr>
      <w:r w:rsidRPr="003F0B0C">
        <w:rPr>
          <w:rFonts w:ascii="宋体" w:eastAsia="宋体" w:hAnsi="宋体"/>
        </w:rPr>
        <w:t>I</w:t>
      </w:r>
    </w:p>
    <w:p w:rsidR="00206510" w:rsidRPr="003F0B0C" w:rsidRDefault="00206510" w:rsidP="002F67A5">
      <w:pPr>
        <w:rPr>
          <w:rFonts w:ascii="宋体" w:eastAsia="宋体" w:hAnsi="宋体"/>
        </w:rPr>
      </w:pPr>
      <w:r w:rsidRPr="003F0B0C">
        <w:rPr>
          <w:rFonts w:ascii="宋体" w:eastAsia="宋体" w:hAnsi="宋体"/>
        </w:rPr>
        <w:t>J</w:t>
      </w:r>
    </w:p>
    <w:p w:rsidR="00206510" w:rsidRPr="003F0B0C" w:rsidRDefault="00206510" w:rsidP="002F67A5">
      <w:pPr>
        <w:rPr>
          <w:rFonts w:ascii="宋体" w:eastAsia="宋体" w:hAnsi="宋体"/>
        </w:rPr>
      </w:pPr>
      <w:r w:rsidRPr="003F0B0C">
        <w:rPr>
          <w:rFonts w:ascii="宋体" w:eastAsia="宋体" w:hAnsi="宋体" w:hint="eastAsia"/>
        </w:rPr>
        <w:t>（√叶文豪）</w:t>
      </w:r>
      <w:r w:rsidRPr="003F0B0C">
        <w:rPr>
          <w:rFonts w:ascii="宋体" w:eastAsia="宋体" w:hAnsi="宋体"/>
        </w:rPr>
        <w:t>K</w:t>
      </w:r>
      <w:r w:rsidRPr="003F0B0C">
        <w:rPr>
          <w:rFonts w:ascii="宋体" w:eastAsia="宋体" w:hAnsi="宋体" w:hint="eastAsia"/>
        </w:rPr>
        <w:t>-签到</w:t>
      </w:r>
    </w:p>
    <w:p w:rsidR="00206510" w:rsidRPr="003F0B0C" w:rsidRDefault="00206510" w:rsidP="002F67A5">
      <w:pPr>
        <w:rPr>
          <w:rFonts w:ascii="宋体" w:eastAsia="宋体" w:hAnsi="宋体"/>
        </w:rPr>
      </w:pPr>
      <w:r w:rsidRPr="003F0B0C">
        <w:rPr>
          <w:rFonts w:ascii="宋体" w:eastAsia="宋体" w:hAnsi="宋体" w:hint="eastAsia"/>
        </w:rPr>
        <w:t>（√孙宇洪）L-签到</w:t>
      </w:r>
    </w:p>
    <w:p w:rsidR="00B05E53" w:rsidRPr="003F0B0C" w:rsidRDefault="00B05E53" w:rsidP="004C2938">
      <w:pPr>
        <w:rPr>
          <w:rFonts w:ascii="宋体" w:eastAsia="宋体" w:hAnsi="宋体"/>
          <w:b/>
        </w:rPr>
      </w:pPr>
      <w:r w:rsidRPr="003F0B0C">
        <w:rPr>
          <w:rFonts w:ascii="宋体" w:eastAsia="宋体" w:hAnsi="宋体" w:hint="eastAsia"/>
          <w:b/>
        </w:rPr>
        <w:t>8月2日</w:t>
      </w:r>
    </w:p>
    <w:p w:rsidR="00B05E53" w:rsidRPr="003F0B0C" w:rsidRDefault="00B05E53" w:rsidP="002F67A5">
      <w:pPr>
        <w:rPr>
          <w:rFonts w:ascii="宋体" w:eastAsia="宋体" w:hAnsi="宋体"/>
          <w:b/>
        </w:rPr>
      </w:pPr>
      <w:r w:rsidRPr="003F0B0C">
        <w:rPr>
          <w:rFonts w:ascii="宋体" w:eastAsia="宋体" w:hAnsi="宋体" w:hint="eastAsia"/>
          <w:b/>
        </w:rPr>
        <w:t>牛客多校5</w:t>
      </w:r>
      <w:r w:rsidR="00ED78F1" w:rsidRPr="003F0B0C">
        <w:rPr>
          <w:rFonts w:ascii="宋体" w:eastAsia="宋体" w:hAnsi="宋体" w:hint="eastAsia"/>
          <w:b/>
        </w:rPr>
        <w:t>（0题；3人2题；铁）</w:t>
      </w:r>
    </w:p>
    <w:p w:rsidR="004C2938" w:rsidRPr="003F0B0C" w:rsidRDefault="004C2938" w:rsidP="002F67A5">
      <w:pPr>
        <w:rPr>
          <w:rFonts w:ascii="宋体" w:eastAsia="宋体" w:hAnsi="宋体"/>
        </w:rPr>
      </w:pPr>
      <w:r w:rsidRPr="003F0B0C">
        <w:rPr>
          <w:rFonts w:ascii="宋体" w:eastAsia="宋体" w:hAnsi="宋体" w:hint="eastAsia"/>
        </w:rPr>
        <w:t>（WA）A</w:t>
      </w:r>
    </w:p>
    <w:p w:rsidR="004C2938" w:rsidRPr="003F0B0C" w:rsidRDefault="004C2938" w:rsidP="002F67A5">
      <w:pPr>
        <w:rPr>
          <w:rFonts w:ascii="宋体" w:eastAsia="宋体" w:hAnsi="宋体"/>
        </w:rPr>
      </w:pPr>
      <w:r w:rsidRPr="003F0B0C">
        <w:rPr>
          <w:rFonts w:ascii="宋体" w:eastAsia="宋体" w:hAnsi="宋体"/>
        </w:rPr>
        <w:t>B</w:t>
      </w:r>
    </w:p>
    <w:p w:rsidR="004C2938" w:rsidRPr="003F0B0C" w:rsidRDefault="004C2938" w:rsidP="002F67A5">
      <w:pPr>
        <w:rPr>
          <w:rFonts w:ascii="宋体" w:eastAsia="宋体" w:hAnsi="宋体"/>
        </w:rPr>
      </w:pPr>
      <w:r w:rsidRPr="003F0B0C">
        <w:rPr>
          <w:rFonts w:ascii="宋体" w:eastAsia="宋体" w:hAnsi="宋体"/>
        </w:rPr>
        <w:t>C</w:t>
      </w:r>
    </w:p>
    <w:p w:rsidR="004C2938" w:rsidRPr="003F0B0C" w:rsidRDefault="004C2938" w:rsidP="002F67A5">
      <w:pPr>
        <w:rPr>
          <w:rFonts w:ascii="宋体" w:eastAsia="宋体" w:hAnsi="宋体"/>
        </w:rPr>
      </w:pPr>
      <w:r w:rsidRPr="003F0B0C">
        <w:rPr>
          <w:rFonts w:ascii="宋体" w:eastAsia="宋体" w:hAnsi="宋体"/>
        </w:rPr>
        <w:t>D</w:t>
      </w:r>
    </w:p>
    <w:p w:rsidR="004C2938" w:rsidRPr="003F0B0C" w:rsidRDefault="004C2938" w:rsidP="002F67A5">
      <w:pPr>
        <w:rPr>
          <w:rFonts w:ascii="宋体" w:eastAsia="宋体" w:hAnsi="宋体"/>
        </w:rPr>
      </w:pPr>
      <w:r w:rsidRPr="003F0B0C">
        <w:rPr>
          <w:rFonts w:ascii="宋体" w:eastAsia="宋体" w:hAnsi="宋体" w:hint="eastAsia"/>
        </w:rPr>
        <w:t>（WA）</w:t>
      </w:r>
      <w:r w:rsidRPr="003F0B0C">
        <w:rPr>
          <w:rFonts w:ascii="宋体" w:eastAsia="宋体" w:hAnsi="宋体"/>
        </w:rPr>
        <w:t>E</w:t>
      </w:r>
    </w:p>
    <w:p w:rsidR="004C2938" w:rsidRPr="003F0B0C" w:rsidRDefault="004C2938" w:rsidP="002F67A5">
      <w:pPr>
        <w:rPr>
          <w:rFonts w:ascii="宋体" w:eastAsia="宋体" w:hAnsi="宋体"/>
        </w:rPr>
      </w:pPr>
      <w:r w:rsidRPr="003F0B0C">
        <w:rPr>
          <w:rFonts w:ascii="宋体" w:eastAsia="宋体" w:hAnsi="宋体"/>
        </w:rPr>
        <w:t>F</w:t>
      </w:r>
    </w:p>
    <w:p w:rsidR="004C2938" w:rsidRPr="003F0B0C" w:rsidRDefault="004C2938" w:rsidP="002F67A5">
      <w:pPr>
        <w:rPr>
          <w:rFonts w:ascii="宋体" w:eastAsia="宋体" w:hAnsi="宋体"/>
        </w:rPr>
      </w:pPr>
      <w:r w:rsidRPr="003F0B0C">
        <w:rPr>
          <w:rFonts w:ascii="宋体" w:eastAsia="宋体" w:hAnsi="宋体" w:hint="eastAsia"/>
        </w:rPr>
        <w:t>（√谢正平）</w:t>
      </w:r>
      <w:r w:rsidRPr="003F0B0C">
        <w:rPr>
          <w:rFonts w:ascii="宋体" w:eastAsia="宋体" w:hAnsi="宋体"/>
        </w:rPr>
        <w:t>G</w:t>
      </w:r>
    </w:p>
    <w:p w:rsidR="004C2938" w:rsidRPr="003F0B0C" w:rsidRDefault="004C2938" w:rsidP="002F67A5">
      <w:pPr>
        <w:rPr>
          <w:rFonts w:ascii="宋体" w:eastAsia="宋体" w:hAnsi="宋体"/>
        </w:rPr>
      </w:pPr>
      <w:r w:rsidRPr="003F0B0C">
        <w:rPr>
          <w:rFonts w:ascii="宋体" w:eastAsia="宋体" w:hAnsi="宋体"/>
        </w:rPr>
        <w:t>H</w:t>
      </w:r>
    </w:p>
    <w:p w:rsidR="004C2938" w:rsidRPr="003F0B0C" w:rsidRDefault="004C2938" w:rsidP="002F67A5">
      <w:pPr>
        <w:rPr>
          <w:rFonts w:ascii="宋体" w:eastAsia="宋体" w:hAnsi="宋体"/>
        </w:rPr>
      </w:pPr>
      <w:r w:rsidRPr="003F0B0C">
        <w:rPr>
          <w:rFonts w:ascii="宋体" w:eastAsia="宋体" w:hAnsi="宋体"/>
        </w:rPr>
        <w:t>I</w:t>
      </w:r>
    </w:p>
    <w:p w:rsidR="004C2938" w:rsidRPr="003F0B0C" w:rsidRDefault="004C2938" w:rsidP="002F67A5">
      <w:pPr>
        <w:rPr>
          <w:rFonts w:ascii="宋体" w:eastAsia="宋体" w:hAnsi="宋体"/>
        </w:rPr>
      </w:pPr>
      <w:r w:rsidRPr="003F0B0C">
        <w:rPr>
          <w:rFonts w:ascii="宋体" w:eastAsia="宋体" w:hAnsi="宋体" w:hint="eastAsia"/>
        </w:rPr>
        <w:t>（√谢正平&amp;孙宇洪）</w:t>
      </w:r>
      <w:r w:rsidRPr="003F0B0C">
        <w:rPr>
          <w:rFonts w:ascii="宋体" w:eastAsia="宋体" w:hAnsi="宋体"/>
        </w:rPr>
        <w:t>J</w:t>
      </w:r>
    </w:p>
    <w:p w:rsidR="00B05E53" w:rsidRPr="003F0B0C" w:rsidRDefault="00B05E53" w:rsidP="00043AC1">
      <w:pPr>
        <w:rPr>
          <w:rFonts w:ascii="宋体" w:eastAsia="宋体" w:hAnsi="宋体"/>
          <w:b/>
        </w:rPr>
      </w:pPr>
      <w:r w:rsidRPr="003F0B0C">
        <w:rPr>
          <w:rFonts w:ascii="宋体" w:eastAsia="宋体" w:hAnsi="宋体" w:hint="eastAsia"/>
          <w:b/>
        </w:rPr>
        <w:t>8月3日</w:t>
      </w:r>
    </w:p>
    <w:p w:rsidR="004C2938" w:rsidRPr="003F0B0C" w:rsidRDefault="004C2938" w:rsidP="004C2938">
      <w:pPr>
        <w:rPr>
          <w:rFonts w:ascii="宋体" w:eastAsia="宋体" w:hAnsi="宋体"/>
        </w:rPr>
      </w:pPr>
      <w:r w:rsidRPr="003F0B0C">
        <w:rPr>
          <w:rFonts w:ascii="宋体" w:eastAsia="宋体" w:hAnsi="宋体" w:hint="eastAsia"/>
        </w:rPr>
        <w:t>√-牛客网2018暑期多校1J</w:t>
      </w:r>
    </w:p>
    <w:p w:rsidR="004C2938" w:rsidRPr="003F0B0C" w:rsidRDefault="004C2938" w:rsidP="004C2938">
      <w:pPr>
        <w:rPr>
          <w:rFonts w:ascii="宋体" w:eastAsia="宋体" w:hAnsi="宋体"/>
        </w:rPr>
      </w:pPr>
      <w:r w:rsidRPr="003F0B0C">
        <w:rPr>
          <w:rFonts w:ascii="宋体" w:eastAsia="宋体" w:hAnsi="宋体" w:hint="eastAsia"/>
        </w:rPr>
        <w:t>√-牛客网2018暑期多校5F</w:t>
      </w:r>
    </w:p>
    <w:p w:rsidR="00B05E53" w:rsidRPr="003F0B0C" w:rsidRDefault="00B05E53" w:rsidP="00043AC1">
      <w:pPr>
        <w:rPr>
          <w:rFonts w:ascii="宋体" w:eastAsia="宋体" w:hAnsi="宋体"/>
          <w:b/>
        </w:rPr>
      </w:pPr>
      <w:r w:rsidRPr="003F0B0C">
        <w:rPr>
          <w:rFonts w:ascii="宋体" w:eastAsia="宋体" w:hAnsi="宋体" w:hint="eastAsia"/>
          <w:b/>
        </w:rPr>
        <w:t>8月4日</w:t>
      </w:r>
    </w:p>
    <w:p w:rsidR="00043AC1" w:rsidRPr="003F0B0C" w:rsidRDefault="00043AC1" w:rsidP="00043AC1">
      <w:pPr>
        <w:rPr>
          <w:rFonts w:ascii="宋体" w:eastAsia="宋体" w:hAnsi="宋体"/>
        </w:rPr>
      </w:pPr>
      <w:r w:rsidRPr="003F0B0C">
        <w:rPr>
          <w:rFonts w:ascii="宋体" w:eastAsia="宋体" w:hAnsi="宋体" w:hint="eastAsia"/>
        </w:rPr>
        <w:t>√-杭电多校4B</w:t>
      </w:r>
    </w:p>
    <w:p w:rsidR="00043AC1" w:rsidRPr="003F0B0C" w:rsidRDefault="00043AC1" w:rsidP="00043AC1">
      <w:pPr>
        <w:rPr>
          <w:rFonts w:ascii="宋体" w:eastAsia="宋体" w:hAnsi="宋体"/>
        </w:rPr>
      </w:pPr>
      <w:r w:rsidRPr="003F0B0C">
        <w:rPr>
          <w:rFonts w:ascii="宋体" w:eastAsia="宋体" w:hAnsi="宋体" w:hint="eastAsia"/>
        </w:rPr>
        <w:t>√-牛客网2</w:t>
      </w:r>
      <w:r w:rsidRPr="003F0B0C">
        <w:rPr>
          <w:rFonts w:ascii="宋体" w:eastAsia="宋体" w:hAnsi="宋体"/>
        </w:rPr>
        <w:t>018</w:t>
      </w:r>
      <w:r w:rsidRPr="003F0B0C">
        <w:rPr>
          <w:rFonts w:ascii="宋体" w:eastAsia="宋体" w:hAnsi="宋体" w:hint="eastAsia"/>
        </w:rPr>
        <w:t>暑期多校5E</w:t>
      </w:r>
    </w:p>
    <w:p w:rsidR="00B05E53" w:rsidRPr="003F0B0C" w:rsidRDefault="00B05E53" w:rsidP="002F67A5">
      <w:pPr>
        <w:rPr>
          <w:rFonts w:ascii="宋体" w:eastAsia="宋体" w:hAnsi="宋体"/>
          <w:b/>
        </w:rPr>
      </w:pPr>
      <w:r w:rsidRPr="003F0B0C">
        <w:rPr>
          <w:rFonts w:ascii="宋体" w:eastAsia="宋体" w:hAnsi="宋体" w:hint="eastAsia"/>
          <w:b/>
        </w:rPr>
        <w:t>牛客多校6</w:t>
      </w:r>
      <w:r w:rsidR="00043AC1" w:rsidRPr="003F0B0C">
        <w:rPr>
          <w:rFonts w:ascii="宋体" w:eastAsia="宋体" w:hAnsi="宋体" w:hint="eastAsia"/>
          <w:b/>
        </w:rPr>
        <w:t>（1题；3人4题；铜）</w:t>
      </w:r>
    </w:p>
    <w:p w:rsidR="0049269E" w:rsidRPr="003F0B0C" w:rsidRDefault="0049269E" w:rsidP="002F67A5">
      <w:pPr>
        <w:rPr>
          <w:rFonts w:ascii="宋体" w:eastAsia="宋体" w:hAnsi="宋体"/>
        </w:rPr>
      </w:pPr>
      <w:r w:rsidRPr="003F0B0C">
        <w:rPr>
          <w:rFonts w:ascii="宋体" w:eastAsia="宋体" w:hAnsi="宋体" w:hint="eastAsia"/>
        </w:rPr>
        <w:t>（√叶文豪）</w:t>
      </w:r>
      <w:r w:rsidRPr="003F0B0C">
        <w:rPr>
          <w:rFonts w:ascii="宋体" w:eastAsia="宋体" w:hAnsi="宋体"/>
        </w:rPr>
        <w:t>A</w:t>
      </w:r>
      <w:r w:rsidRPr="003F0B0C">
        <w:rPr>
          <w:rFonts w:ascii="宋体" w:eastAsia="宋体" w:hAnsi="宋体" w:hint="eastAsia"/>
        </w:rPr>
        <w:t>-签到题</w:t>
      </w:r>
    </w:p>
    <w:p w:rsidR="0049269E" w:rsidRPr="003F0B0C" w:rsidRDefault="0049269E" w:rsidP="002F67A5">
      <w:pPr>
        <w:rPr>
          <w:rFonts w:ascii="宋体" w:eastAsia="宋体" w:hAnsi="宋体"/>
        </w:rPr>
      </w:pPr>
      <w:r w:rsidRPr="003F0B0C">
        <w:rPr>
          <w:rFonts w:ascii="宋体" w:eastAsia="宋体" w:hAnsi="宋体"/>
        </w:rPr>
        <w:t>B</w:t>
      </w:r>
    </w:p>
    <w:p w:rsidR="0049269E" w:rsidRPr="003F0B0C" w:rsidRDefault="0049269E" w:rsidP="002F67A5">
      <w:pPr>
        <w:rPr>
          <w:rFonts w:ascii="宋体" w:eastAsia="宋体" w:hAnsi="宋体"/>
        </w:rPr>
      </w:pPr>
      <w:r w:rsidRPr="003F0B0C">
        <w:rPr>
          <w:rFonts w:ascii="宋体" w:eastAsia="宋体" w:hAnsi="宋体"/>
        </w:rPr>
        <w:t>C</w:t>
      </w:r>
    </w:p>
    <w:p w:rsidR="0049269E" w:rsidRPr="003F0B0C" w:rsidRDefault="0049269E" w:rsidP="002F67A5">
      <w:pPr>
        <w:rPr>
          <w:rFonts w:ascii="宋体" w:eastAsia="宋体" w:hAnsi="宋体"/>
        </w:rPr>
      </w:pPr>
      <w:r w:rsidRPr="003F0B0C">
        <w:rPr>
          <w:rFonts w:ascii="宋体" w:eastAsia="宋体" w:hAnsi="宋体" w:hint="eastAsia"/>
        </w:rPr>
        <w:t>（√谢正平&amp;孙宇洪）</w:t>
      </w:r>
      <w:r w:rsidRPr="003F0B0C">
        <w:rPr>
          <w:rFonts w:ascii="宋体" w:eastAsia="宋体" w:hAnsi="宋体"/>
        </w:rPr>
        <w:t>D</w:t>
      </w:r>
      <w:r w:rsidRPr="003F0B0C">
        <w:rPr>
          <w:rFonts w:ascii="宋体" w:eastAsia="宋体" w:hAnsi="宋体" w:hint="eastAsia"/>
        </w:rPr>
        <w:t>-签到题</w:t>
      </w:r>
    </w:p>
    <w:p w:rsidR="0049269E" w:rsidRPr="003F0B0C" w:rsidRDefault="0049269E" w:rsidP="002F67A5">
      <w:pPr>
        <w:rPr>
          <w:rFonts w:ascii="宋体" w:eastAsia="宋体" w:hAnsi="宋体"/>
        </w:rPr>
      </w:pPr>
      <w:r w:rsidRPr="003F0B0C">
        <w:rPr>
          <w:rFonts w:ascii="宋体" w:eastAsia="宋体" w:hAnsi="宋体" w:hint="eastAsia"/>
        </w:rPr>
        <w:t>（√谢正平&amp;叶文豪&amp;孙宇洪）</w:t>
      </w:r>
      <w:r w:rsidRPr="003F0B0C">
        <w:rPr>
          <w:rFonts w:ascii="宋体" w:eastAsia="宋体" w:hAnsi="宋体"/>
        </w:rPr>
        <w:t>E</w:t>
      </w:r>
      <w:r w:rsidRPr="003F0B0C">
        <w:rPr>
          <w:rFonts w:ascii="宋体" w:eastAsia="宋体" w:hAnsi="宋体" w:hint="eastAsia"/>
        </w:rPr>
        <w:t>-铜牌题</w:t>
      </w:r>
    </w:p>
    <w:p w:rsidR="0049269E" w:rsidRPr="003F0B0C" w:rsidRDefault="0049269E" w:rsidP="002F67A5">
      <w:pPr>
        <w:rPr>
          <w:rFonts w:ascii="宋体" w:eastAsia="宋体" w:hAnsi="宋体"/>
        </w:rPr>
      </w:pPr>
      <w:r w:rsidRPr="003F0B0C">
        <w:rPr>
          <w:rFonts w:ascii="宋体" w:eastAsia="宋体" w:hAnsi="宋体"/>
        </w:rPr>
        <w:t>F</w:t>
      </w:r>
    </w:p>
    <w:p w:rsidR="0049269E" w:rsidRPr="003F0B0C" w:rsidRDefault="0049269E" w:rsidP="002F67A5">
      <w:pPr>
        <w:rPr>
          <w:rFonts w:ascii="宋体" w:eastAsia="宋体" w:hAnsi="宋体"/>
        </w:rPr>
      </w:pPr>
      <w:r w:rsidRPr="003F0B0C">
        <w:rPr>
          <w:rFonts w:ascii="宋体" w:eastAsia="宋体" w:hAnsi="宋体"/>
        </w:rPr>
        <w:t>G</w:t>
      </w:r>
    </w:p>
    <w:p w:rsidR="0049269E" w:rsidRPr="003F0B0C" w:rsidRDefault="0049269E" w:rsidP="002F67A5">
      <w:pPr>
        <w:rPr>
          <w:rFonts w:ascii="宋体" w:eastAsia="宋体" w:hAnsi="宋体"/>
        </w:rPr>
      </w:pPr>
      <w:r w:rsidRPr="003F0B0C">
        <w:rPr>
          <w:rFonts w:ascii="宋体" w:eastAsia="宋体" w:hAnsi="宋体"/>
        </w:rPr>
        <w:t>H</w:t>
      </w:r>
    </w:p>
    <w:p w:rsidR="0049269E" w:rsidRPr="003F0B0C" w:rsidRDefault="0049269E" w:rsidP="002F67A5">
      <w:pPr>
        <w:rPr>
          <w:rFonts w:ascii="宋体" w:eastAsia="宋体" w:hAnsi="宋体"/>
        </w:rPr>
      </w:pPr>
      <w:r w:rsidRPr="003F0B0C">
        <w:rPr>
          <w:rFonts w:ascii="宋体" w:eastAsia="宋体" w:hAnsi="宋体"/>
        </w:rPr>
        <w:t>I</w:t>
      </w:r>
    </w:p>
    <w:p w:rsidR="0049269E" w:rsidRPr="003F0B0C" w:rsidRDefault="0049269E" w:rsidP="002F67A5">
      <w:pPr>
        <w:rPr>
          <w:rFonts w:ascii="宋体" w:eastAsia="宋体" w:hAnsi="宋体"/>
        </w:rPr>
      </w:pPr>
      <w:r w:rsidRPr="003F0B0C">
        <w:rPr>
          <w:rFonts w:ascii="宋体" w:eastAsia="宋体" w:hAnsi="宋体" w:hint="eastAsia"/>
        </w:rPr>
        <w:t>（√孙宇洪&amp;谢正平）</w:t>
      </w:r>
      <w:r w:rsidRPr="003F0B0C">
        <w:rPr>
          <w:rFonts w:ascii="宋体" w:eastAsia="宋体" w:hAnsi="宋体"/>
        </w:rPr>
        <w:t>J</w:t>
      </w:r>
      <w:r w:rsidRPr="003F0B0C">
        <w:rPr>
          <w:rFonts w:ascii="宋体" w:eastAsia="宋体" w:hAnsi="宋体" w:hint="eastAsia"/>
        </w:rPr>
        <w:t>-签到题</w:t>
      </w:r>
    </w:p>
    <w:p w:rsidR="002C6811" w:rsidRPr="003F0B0C" w:rsidRDefault="002C6811" w:rsidP="002F67A5">
      <w:pPr>
        <w:rPr>
          <w:rFonts w:ascii="宋体" w:eastAsia="宋体" w:hAnsi="宋体"/>
          <w:b/>
        </w:rPr>
      </w:pPr>
      <w:r w:rsidRPr="003F0B0C">
        <w:rPr>
          <w:rFonts w:ascii="宋体" w:eastAsia="宋体" w:hAnsi="宋体" w:hint="eastAsia"/>
          <w:b/>
        </w:rPr>
        <w:t>百度之星资格赛（12点开始）</w:t>
      </w:r>
    </w:p>
    <w:p w:rsidR="00043AC1" w:rsidRPr="003F0B0C" w:rsidRDefault="00043AC1" w:rsidP="002F67A5">
      <w:pPr>
        <w:rPr>
          <w:rFonts w:ascii="宋体" w:eastAsia="宋体" w:hAnsi="宋体"/>
        </w:rPr>
      </w:pPr>
      <w:r w:rsidRPr="003F0B0C">
        <w:rPr>
          <w:rFonts w:ascii="宋体" w:eastAsia="宋体" w:hAnsi="宋体" w:hint="eastAsia"/>
        </w:rPr>
        <w:t>√-</w:t>
      </w:r>
      <w:r w:rsidRPr="003F0B0C">
        <w:rPr>
          <w:rFonts w:ascii="宋体" w:eastAsia="宋体" w:hAnsi="宋体"/>
        </w:rPr>
        <w:t>1001</w:t>
      </w:r>
      <w:r w:rsidRPr="003F0B0C">
        <w:rPr>
          <w:rFonts w:ascii="宋体" w:eastAsia="宋体" w:hAnsi="宋体" w:hint="eastAsia"/>
        </w:rPr>
        <w:t>-签到题-枚举</w:t>
      </w:r>
    </w:p>
    <w:p w:rsidR="00043AC1" w:rsidRPr="003F0B0C" w:rsidRDefault="00043AC1" w:rsidP="002F67A5">
      <w:pPr>
        <w:rPr>
          <w:rFonts w:ascii="宋体" w:eastAsia="宋体" w:hAnsi="宋体"/>
        </w:rPr>
      </w:pPr>
      <w:r w:rsidRPr="003F0B0C">
        <w:rPr>
          <w:rFonts w:ascii="宋体" w:eastAsia="宋体" w:hAnsi="宋体" w:hint="eastAsia"/>
        </w:rPr>
        <w:lastRenderedPageBreak/>
        <w:t>√-</w:t>
      </w:r>
      <w:r w:rsidRPr="003F0B0C">
        <w:rPr>
          <w:rFonts w:ascii="宋体" w:eastAsia="宋体" w:hAnsi="宋体"/>
        </w:rPr>
        <w:t>1002</w:t>
      </w:r>
      <w:r w:rsidRPr="003F0B0C">
        <w:rPr>
          <w:rFonts w:ascii="宋体" w:eastAsia="宋体" w:hAnsi="宋体" w:hint="eastAsia"/>
        </w:rPr>
        <w:t>-签到题-前缀和</w:t>
      </w:r>
    </w:p>
    <w:p w:rsidR="00B05E53" w:rsidRPr="003F0B0C" w:rsidRDefault="00B05E53" w:rsidP="00B05E53">
      <w:pPr>
        <w:pStyle w:val="2"/>
        <w:rPr>
          <w:rFonts w:ascii="宋体" w:eastAsia="宋体" w:hAnsi="宋体"/>
        </w:rPr>
      </w:pPr>
      <w:bookmarkStart w:id="289" w:name="_Toc521431981"/>
      <w:r w:rsidRPr="003F0B0C">
        <w:rPr>
          <w:rFonts w:ascii="宋体" w:eastAsia="宋体" w:hAnsi="宋体" w:hint="eastAsia"/>
        </w:rPr>
        <w:t>8月5日</w:t>
      </w:r>
      <w:bookmarkEnd w:id="289"/>
    </w:p>
    <w:p w:rsidR="00BF0E96" w:rsidRPr="003F0B0C" w:rsidRDefault="002C6811" w:rsidP="002C6811">
      <w:pPr>
        <w:rPr>
          <w:rFonts w:ascii="宋体" w:eastAsia="宋体" w:hAnsi="宋体"/>
          <w:b/>
        </w:rPr>
      </w:pPr>
      <w:r w:rsidRPr="003F0B0C">
        <w:rPr>
          <w:rFonts w:ascii="宋体" w:eastAsia="宋体" w:hAnsi="宋体" w:hint="eastAsia"/>
          <w:b/>
        </w:rPr>
        <w:t>百度之星资格赛（24点结束）</w:t>
      </w:r>
    </w:p>
    <w:p w:rsidR="00612BFC" w:rsidRPr="003F0B0C" w:rsidRDefault="00BF0E96" w:rsidP="002C6811">
      <w:pPr>
        <w:rPr>
          <w:rFonts w:ascii="宋体" w:eastAsia="宋体" w:hAnsi="宋体"/>
        </w:rPr>
      </w:pPr>
      <w:r w:rsidRPr="003F0B0C">
        <w:rPr>
          <w:rFonts w:ascii="宋体" w:eastAsia="宋体" w:hAnsi="宋体" w:hint="eastAsia"/>
        </w:rPr>
        <w:t>（√）</w:t>
      </w:r>
      <w:r w:rsidR="00612BFC" w:rsidRPr="003F0B0C">
        <w:rPr>
          <w:rFonts w:ascii="宋体" w:eastAsia="宋体" w:hAnsi="宋体" w:hint="eastAsia"/>
        </w:rPr>
        <w:t>1001-签到题</w:t>
      </w:r>
    </w:p>
    <w:p w:rsidR="00612BFC" w:rsidRPr="003F0B0C" w:rsidRDefault="00BF0E96" w:rsidP="002C6811">
      <w:pPr>
        <w:rPr>
          <w:rFonts w:ascii="宋体" w:eastAsia="宋体" w:hAnsi="宋体"/>
        </w:rPr>
      </w:pPr>
      <w:r w:rsidRPr="003F0B0C">
        <w:rPr>
          <w:rFonts w:ascii="宋体" w:eastAsia="宋体" w:hAnsi="宋体" w:hint="eastAsia"/>
        </w:rPr>
        <w:t>（√）</w:t>
      </w:r>
      <w:r w:rsidR="00612BFC" w:rsidRPr="003F0B0C">
        <w:rPr>
          <w:rFonts w:ascii="宋体" w:eastAsia="宋体" w:hAnsi="宋体"/>
        </w:rPr>
        <w:t>1002</w:t>
      </w:r>
      <w:r w:rsidR="00612BFC" w:rsidRPr="003F0B0C">
        <w:rPr>
          <w:rFonts w:ascii="宋体" w:eastAsia="宋体" w:hAnsi="宋体" w:hint="eastAsia"/>
        </w:rPr>
        <w:t>-签到题</w:t>
      </w:r>
    </w:p>
    <w:p w:rsidR="00612BFC" w:rsidRPr="003F0B0C" w:rsidRDefault="00612BFC" w:rsidP="002C6811">
      <w:pPr>
        <w:rPr>
          <w:rFonts w:ascii="宋体" w:eastAsia="宋体" w:hAnsi="宋体"/>
        </w:rPr>
      </w:pPr>
      <w:r w:rsidRPr="003F0B0C">
        <w:rPr>
          <w:rFonts w:ascii="宋体" w:eastAsia="宋体" w:hAnsi="宋体"/>
        </w:rPr>
        <w:t>1003</w:t>
      </w:r>
      <w:r w:rsidR="00BF0E96" w:rsidRPr="003F0B0C">
        <w:rPr>
          <w:rFonts w:ascii="宋体" w:eastAsia="宋体" w:hAnsi="宋体" w:hint="eastAsia"/>
        </w:rPr>
        <w:t>-银牌题</w:t>
      </w:r>
    </w:p>
    <w:p w:rsidR="00612BFC" w:rsidRPr="003F0B0C" w:rsidRDefault="00612BFC" w:rsidP="002C6811">
      <w:pPr>
        <w:rPr>
          <w:rFonts w:ascii="宋体" w:eastAsia="宋体" w:hAnsi="宋体"/>
        </w:rPr>
      </w:pPr>
      <w:r w:rsidRPr="003F0B0C">
        <w:rPr>
          <w:rFonts w:ascii="宋体" w:eastAsia="宋体" w:hAnsi="宋体"/>
        </w:rPr>
        <w:t>1004</w:t>
      </w:r>
      <w:r w:rsidR="00BF0E96" w:rsidRPr="003F0B0C">
        <w:rPr>
          <w:rFonts w:ascii="宋体" w:eastAsia="宋体" w:hAnsi="宋体" w:hint="eastAsia"/>
        </w:rPr>
        <w:t>-金牌题</w:t>
      </w:r>
    </w:p>
    <w:p w:rsidR="00612BFC" w:rsidRPr="003F0B0C" w:rsidRDefault="00BF0E96" w:rsidP="002C6811">
      <w:pPr>
        <w:rPr>
          <w:rFonts w:ascii="宋体" w:eastAsia="宋体" w:hAnsi="宋体"/>
        </w:rPr>
      </w:pPr>
      <w:r w:rsidRPr="003F0B0C">
        <w:rPr>
          <w:rFonts w:ascii="宋体" w:eastAsia="宋体" w:hAnsi="宋体" w:hint="eastAsia"/>
        </w:rPr>
        <w:t>（√）</w:t>
      </w:r>
      <w:r w:rsidR="00612BFC" w:rsidRPr="003F0B0C">
        <w:rPr>
          <w:rFonts w:ascii="宋体" w:eastAsia="宋体" w:hAnsi="宋体"/>
        </w:rPr>
        <w:t>1005</w:t>
      </w:r>
      <w:r w:rsidR="00612BFC" w:rsidRPr="003F0B0C">
        <w:rPr>
          <w:rFonts w:ascii="宋体" w:eastAsia="宋体" w:hAnsi="宋体" w:hint="eastAsia"/>
        </w:rPr>
        <w:t>-铜牌题</w:t>
      </w:r>
    </w:p>
    <w:p w:rsidR="00612BFC" w:rsidRPr="003F0B0C" w:rsidRDefault="00BF0E96" w:rsidP="002C6811">
      <w:pPr>
        <w:rPr>
          <w:rFonts w:ascii="宋体" w:eastAsia="宋体" w:hAnsi="宋体"/>
        </w:rPr>
      </w:pPr>
      <w:r w:rsidRPr="003F0B0C">
        <w:rPr>
          <w:rFonts w:ascii="宋体" w:eastAsia="宋体" w:hAnsi="宋体" w:hint="eastAsia"/>
        </w:rPr>
        <w:t>（√）</w:t>
      </w:r>
      <w:r w:rsidR="00612BFC" w:rsidRPr="003F0B0C">
        <w:rPr>
          <w:rFonts w:ascii="宋体" w:eastAsia="宋体" w:hAnsi="宋体"/>
        </w:rPr>
        <w:t>1006</w:t>
      </w:r>
      <w:r w:rsidR="00612BFC" w:rsidRPr="003F0B0C">
        <w:rPr>
          <w:rFonts w:ascii="宋体" w:eastAsia="宋体" w:hAnsi="宋体" w:hint="eastAsia"/>
        </w:rPr>
        <w:t>-签到题</w:t>
      </w:r>
    </w:p>
    <w:p w:rsidR="00B05E53" w:rsidRPr="003F0B0C" w:rsidRDefault="00B05E53" w:rsidP="00C53CCE">
      <w:pPr>
        <w:rPr>
          <w:rFonts w:ascii="宋体" w:eastAsia="宋体" w:hAnsi="宋体"/>
          <w:b/>
        </w:rPr>
      </w:pPr>
      <w:r w:rsidRPr="003F0B0C">
        <w:rPr>
          <w:rFonts w:ascii="宋体" w:eastAsia="宋体" w:hAnsi="宋体" w:hint="eastAsia"/>
          <w:b/>
        </w:rPr>
        <w:t>8月6日</w:t>
      </w:r>
    </w:p>
    <w:p w:rsidR="00C53CCE" w:rsidRPr="003F0B0C" w:rsidRDefault="00B05E53" w:rsidP="002F67A5">
      <w:pPr>
        <w:rPr>
          <w:rFonts w:ascii="宋体" w:eastAsia="宋体" w:hAnsi="宋体" w:hint="eastAsia"/>
        </w:rPr>
      </w:pPr>
      <w:r w:rsidRPr="003F0B0C">
        <w:rPr>
          <w:rFonts w:ascii="宋体" w:eastAsia="宋体" w:hAnsi="宋体" w:hint="eastAsia"/>
        </w:rPr>
        <w:t>杭电多校5</w:t>
      </w:r>
      <w:r w:rsidR="00C53CCE" w:rsidRPr="003F0B0C">
        <w:rPr>
          <w:rFonts w:ascii="宋体" w:eastAsia="宋体" w:hAnsi="宋体" w:hint="eastAsia"/>
        </w:rPr>
        <w:t>（0题；3人0题；铁）</w:t>
      </w:r>
    </w:p>
    <w:p w:rsidR="002C6811" w:rsidRPr="003F0B0C" w:rsidRDefault="002C6811" w:rsidP="002C6811">
      <w:pPr>
        <w:pStyle w:val="2"/>
        <w:rPr>
          <w:rFonts w:ascii="宋体" w:eastAsia="宋体" w:hAnsi="宋体"/>
        </w:rPr>
      </w:pPr>
      <w:bookmarkStart w:id="290" w:name="_Toc521431982"/>
      <w:r w:rsidRPr="003F0B0C">
        <w:rPr>
          <w:rFonts w:ascii="宋体" w:eastAsia="宋体" w:hAnsi="宋体"/>
        </w:rPr>
        <w:t>8</w:t>
      </w:r>
      <w:r w:rsidRPr="003F0B0C">
        <w:rPr>
          <w:rFonts w:ascii="宋体" w:eastAsia="宋体" w:hAnsi="宋体" w:hint="eastAsia"/>
        </w:rPr>
        <w:t>月7日</w:t>
      </w:r>
      <w:bookmarkEnd w:id="290"/>
    </w:p>
    <w:p w:rsidR="00C53CCE" w:rsidRPr="003F0B0C" w:rsidRDefault="00C53CCE" w:rsidP="00C53CCE">
      <w:pPr>
        <w:rPr>
          <w:rFonts w:ascii="宋体" w:eastAsia="宋体" w:hAnsi="宋体"/>
        </w:rPr>
      </w:pPr>
      <w:r w:rsidRPr="003F0B0C">
        <w:rPr>
          <w:rFonts w:ascii="宋体" w:eastAsia="宋体" w:hAnsi="宋体" w:hint="eastAsia"/>
        </w:rPr>
        <w:t>√-</w:t>
      </w:r>
      <w:r w:rsidRPr="003F0B0C">
        <w:rPr>
          <w:rFonts w:ascii="宋体" w:eastAsia="宋体" w:hAnsi="宋体"/>
        </w:rPr>
        <w:t>2018</w:t>
      </w:r>
      <w:r w:rsidRPr="003F0B0C">
        <w:rPr>
          <w:rFonts w:ascii="宋体" w:eastAsia="宋体" w:hAnsi="宋体" w:hint="eastAsia"/>
        </w:rPr>
        <w:t>杭电多校第5场-</w:t>
      </w:r>
      <w:r w:rsidRPr="003F0B0C">
        <w:rPr>
          <w:rFonts w:ascii="宋体" w:eastAsia="宋体" w:hAnsi="宋体"/>
        </w:rPr>
        <w:t>1002</w:t>
      </w:r>
    </w:p>
    <w:p w:rsidR="00C53CCE" w:rsidRPr="003F0B0C" w:rsidRDefault="00C53CCE" w:rsidP="00C53CCE">
      <w:pPr>
        <w:rPr>
          <w:rFonts w:ascii="宋体" w:eastAsia="宋体" w:hAnsi="宋体" w:hint="eastAsia"/>
        </w:rPr>
      </w:pPr>
      <w:r w:rsidRPr="003F0B0C">
        <w:rPr>
          <w:rFonts w:ascii="宋体" w:eastAsia="宋体" w:hAnsi="宋体" w:hint="eastAsia"/>
        </w:rPr>
        <w:t>√-</w:t>
      </w:r>
      <w:r w:rsidRPr="003F0B0C">
        <w:rPr>
          <w:rFonts w:ascii="宋体" w:eastAsia="宋体" w:hAnsi="宋体"/>
        </w:rPr>
        <w:t>2018</w:t>
      </w:r>
      <w:r w:rsidRPr="003F0B0C">
        <w:rPr>
          <w:rFonts w:ascii="宋体" w:eastAsia="宋体" w:hAnsi="宋体" w:hint="eastAsia"/>
        </w:rPr>
        <w:t>杭电多校第5场-</w:t>
      </w:r>
      <w:r w:rsidRPr="003F0B0C">
        <w:rPr>
          <w:rFonts w:ascii="宋体" w:eastAsia="宋体" w:hAnsi="宋体"/>
        </w:rPr>
        <w:t>1005</w:t>
      </w:r>
    </w:p>
    <w:p w:rsidR="00C53CCE" w:rsidRPr="003F0B0C" w:rsidRDefault="00C53CCE" w:rsidP="00C53CCE">
      <w:pPr>
        <w:rPr>
          <w:rFonts w:ascii="宋体" w:eastAsia="宋体" w:hAnsi="宋体" w:hint="eastAsia"/>
        </w:rPr>
      </w:pPr>
      <w:r w:rsidRPr="003F0B0C">
        <w:rPr>
          <w:rFonts w:ascii="宋体" w:eastAsia="宋体" w:hAnsi="宋体" w:hint="eastAsia"/>
        </w:rPr>
        <w:t>√-</w:t>
      </w:r>
      <w:r w:rsidRPr="003F0B0C">
        <w:rPr>
          <w:rFonts w:ascii="宋体" w:eastAsia="宋体" w:hAnsi="宋体"/>
        </w:rPr>
        <w:t>2018</w:t>
      </w:r>
      <w:r w:rsidRPr="003F0B0C">
        <w:rPr>
          <w:rFonts w:ascii="宋体" w:eastAsia="宋体" w:hAnsi="宋体" w:hint="eastAsia"/>
        </w:rPr>
        <w:t>杭电多校第5场-</w:t>
      </w:r>
      <w:r w:rsidR="00EA3B88" w:rsidRPr="003F0B0C">
        <w:rPr>
          <w:rFonts w:ascii="宋体" w:eastAsia="宋体" w:hAnsi="宋体"/>
        </w:rPr>
        <w:t>1007</w:t>
      </w:r>
    </w:p>
    <w:p w:rsidR="002C6811" w:rsidRPr="003F0B0C" w:rsidRDefault="00EA3B88" w:rsidP="00EA3B88">
      <w:pPr>
        <w:pStyle w:val="2"/>
        <w:rPr>
          <w:rFonts w:ascii="宋体" w:eastAsia="宋体" w:hAnsi="宋体"/>
        </w:rPr>
      </w:pPr>
      <w:bookmarkStart w:id="291" w:name="_Toc521431983"/>
      <w:r w:rsidRPr="003F0B0C">
        <w:rPr>
          <w:rFonts w:ascii="宋体" w:eastAsia="宋体" w:hAnsi="宋体" w:hint="eastAsia"/>
        </w:rPr>
        <w:t>8月8日</w:t>
      </w:r>
      <w:bookmarkEnd w:id="291"/>
    </w:p>
    <w:p w:rsidR="00EA3B88" w:rsidRPr="003F0B0C" w:rsidRDefault="00EA3B88" w:rsidP="002F67A5">
      <w:pPr>
        <w:rPr>
          <w:rFonts w:ascii="宋体" w:eastAsia="宋体" w:hAnsi="宋体" w:hint="eastAsia"/>
        </w:rPr>
      </w:pPr>
      <w:r w:rsidRPr="003F0B0C">
        <w:rPr>
          <w:rFonts w:ascii="宋体" w:eastAsia="宋体" w:hAnsi="宋体" w:hint="eastAsia"/>
        </w:rPr>
        <w:t>杭电多校6</w:t>
      </w:r>
    </w:p>
    <w:p w:rsidR="00EA3B88" w:rsidRPr="003F0B0C" w:rsidRDefault="00EA3B88" w:rsidP="00EA3B88">
      <w:pPr>
        <w:pStyle w:val="2"/>
        <w:rPr>
          <w:rFonts w:ascii="宋体" w:eastAsia="宋体" w:hAnsi="宋体"/>
        </w:rPr>
      </w:pPr>
      <w:bookmarkStart w:id="292" w:name="_Toc521431984"/>
      <w:r w:rsidRPr="003F0B0C">
        <w:rPr>
          <w:rFonts w:ascii="宋体" w:eastAsia="宋体" w:hAnsi="宋体" w:hint="eastAsia"/>
        </w:rPr>
        <w:t>8月9日</w:t>
      </w:r>
      <w:bookmarkEnd w:id="292"/>
    </w:p>
    <w:p w:rsidR="00EA3B88" w:rsidRPr="003F0B0C" w:rsidRDefault="00EA3B88" w:rsidP="002F67A5">
      <w:pPr>
        <w:rPr>
          <w:rFonts w:ascii="宋体" w:eastAsia="宋体" w:hAnsi="宋体" w:hint="eastAsia"/>
        </w:rPr>
      </w:pPr>
      <w:r w:rsidRPr="003F0B0C">
        <w:rPr>
          <w:rFonts w:ascii="宋体" w:eastAsia="宋体" w:hAnsi="宋体" w:hint="eastAsia"/>
        </w:rPr>
        <w:t>牛客多校7</w:t>
      </w:r>
    </w:p>
    <w:p w:rsidR="00EA3B88" w:rsidRPr="003F0B0C" w:rsidRDefault="00EA3B88" w:rsidP="00EA3B88">
      <w:pPr>
        <w:pStyle w:val="2"/>
        <w:rPr>
          <w:rFonts w:ascii="宋体" w:eastAsia="宋体" w:hAnsi="宋体"/>
        </w:rPr>
      </w:pPr>
      <w:bookmarkStart w:id="293" w:name="_Toc521431985"/>
      <w:r w:rsidRPr="003F0B0C">
        <w:rPr>
          <w:rFonts w:ascii="宋体" w:eastAsia="宋体" w:hAnsi="宋体" w:hint="eastAsia"/>
        </w:rPr>
        <w:t>8月10日</w:t>
      </w:r>
      <w:bookmarkEnd w:id="293"/>
    </w:p>
    <w:p w:rsidR="00EA3B88" w:rsidRPr="003F0B0C" w:rsidRDefault="00EA3B88" w:rsidP="00EA3B88">
      <w:pPr>
        <w:rPr>
          <w:rFonts w:ascii="宋体" w:eastAsia="宋体" w:hAnsi="宋体"/>
        </w:rPr>
      </w:pPr>
      <w:r w:rsidRPr="003F0B0C">
        <w:rPr>
          <w:rFonts w:ascii="宋体" w:eastAsia="宋体" w:hAnsi="宋体" w:hint="eastAsia"/>
        </w:rPr>
        <w:t>日常训练</w:t>
      </w:r>
    </w:p>
    <w:p w:rsidR="00EA3B88" w:rsidRPr="003F0B0C" w:rsidRDefault="00EA3B88" w:rsidP="00EA3B88">
      <w:pPr>
        <w:rPr>
          <w:rFonts w:ascii="宋体" w:eastAsia="宋体" w:hAnsi="宋体"/>
        </w:rPr>
      </w:pPr>
      <w:r w:rsidRPr="003F0B0C">
        <w:rPr>
          <w:rFonts w:ascii="宋体" w:eastAsia="宋体" w:hAnsi="宋体"/>
        </w:rPr>
        <w:t>POJ-3169</w:t>
      </w:r>
      <w:r w:rsidRPr="003F0B0C">
        <w:rPr>
          <w:rFonts w:ascii="宋体" w:eastAsia="宋体" w:hAnsi="宋体" w:hint="eastAsia"/>
        </w:rPr>
        <w:t>-ACM作业20180509-签到</w:t>
      </w:r>
    </w:p>
    <w:p w:rsidR="00EA3B88" w:rsidRPr="003F0B0C" w:rsidRDefault="00EA3B88" w:rsidP="00EA3B88">
      <w:pPr>
        <w:rPr>
          <w:rFonts w:ascii="宋体" w:eastAsia="宋体" w:hAnsi="宋体"/>
        </w:rPr>
      </w:pPr>
      <w:r w:rsidRPr="003F0B0C">
        <w:rPr>
          <w:rFonts w:ascii="宋体" w:eastAsia="宋体" w:hAnsi="宋体" w:hint="eastAsia"/>
        </w:rPr>
        <w:t>POJ-3255-ACM作业20180509-签到</w:t>
      </w:r>
    </w:p>
    <w:p w:rsidR="00EA3B88" w:rsidRPr="003F0B0C" w:rsidRDefault="00EA3B88" w:rsidP="00EA3B88">
      <w:pPr>
        <w:rPr>
          <w:rFonts w:ascii="宋体" w:eastAsia="宋体" w:hAnsi="宋体"/>
        </w:rPr>
      </w:pPr>
      <w:r w:rsidRPr="003F0B0C">
        <w:rPr>
          <w:rFonts w:ascii="宋体" w:eastAsia="宋体" w:hAnsi="宋体"/>
        </w:rPr>
        <w:t>hdu</w:t>
      </w:r>
      <w:r w:rsidRPr="003F0B0C">
        <w:rPr>
          <w:rFonts w:ascii="宋体" w:eastAsia="宋体" w:hAnsi="宋体" w:hint="eastAsia"/>
        </w:rPr>
        <w:t>-</w:t>
      </w:r>
      <w:r w:rsidRPr="003F0B0C">
        <w:rPr>
          <w:rFonts w:ascii="宋体" w:eastAsia="宋体" w:hAnsi="宋体"/>
        </w:rPr>
        <w:t>6313</w:t>
      </w:r>
      <w:r w:rsidRPr="003F0B0C">
        <w:rPr>
          <w:rFonts w:ascii="宋体" w:eastAsia="宋体" w:hAnsi="宋体" w:hint="eastAsia"/>
        </w:rPr>
        <w:t>-多校2铜牌题</w:t>
      </w:r>
    </w:p>
    <w:p w:rsidR="00EA3B88" w:rsidRPr="003F0B0C" w:rsidRDefault="00EA3B88" w:rsidP="00EA3B88">
      <w:pPr>
        <w:rPr>
          <w:rFonts w:ascii="宋体" w:eastAsia="宋体" w:hAnsi="宋体"/>
        </w:rPr>
      </w:pPr>
      <w:hyperlink r:id="rId406" w:tgtFrame="_blank" w:history="1">
        <w:r w:rsidRPr="003F0B0C">
          <w:rPr>
            <w:rFonts w:ascii="宋体" w:eastAsia="宋体" w:hAnsi="宋体"/>
          </w:rPr>
          <w:t>hdu 3709 Balanced Number</w:t>
        </w:r>
      </w:hyperlink>
      <w:r w:rsidRPr="003F0B0C">
        <w:rPr>
          <w:rFonts w:ascii="宋体" w:eastAsia="宋体" w:hAnsi="宋体"/>
        </w:rPr>
        <w:t> 比较简单</w:t>
      </w:r>
    </w:p>
    <w:p w:rsidR="00EA3B88" w:rsidRPr="003F0B0C" w:rsidRDefault="00EA3B88" w:rsidP="00EA3B88">
      <w:pPr>
        <w:rPr>
          <w:rFonts w:ascii="宋体" w:eastAsia="宋体" w:hAnsi="宋体"/>
        </w:rPr>
      </w:pPr>
      <w:r w:rsidRPr="003F0B0C">
        <w:rPr>
          <w:rFonts w:ascii="宋体" w:eastAsia="宋体" w:hAnsi="宋体"/>
        </w:rPr>
        <w:t>CF 429B</w:t>
      </w:r>
      <w:r w:rsidRPr="003F0B0C">
        <w:rPr>
          <w:rFonts w:ascii="宋体" w:eastAsia="宋体" w:hAnsi="宋体" w:hint="eastAsia"/>
        </w:rPr>
        <w:t>-动规专项</w:t>
      </w:r>
    </w:p>
    <w:p w:rsidR="00EA3B88" w:rsidRPr="003F0B0C" w:rsidRDefault="00EA3B88" w:rsidP="00EA3B88">
      <w:pPr>
        <w:rPr>
          <w:rFonts w:ascii="宋体" w:eastAsia="宋体" w:hAnsi="宋体"/>
        </w:rPr>
      </w:pPr>
      <w:r w:rsidRPr="003F0B0C">
        <w:rPr>
          <w:rFonts w:ascii="宋体" w:eastAsia="宋体" w:hAnsi="宋体"/>
        </w:rPr>
        <w:t>hdu</w:t>
      </w:r>
      <w:r w:rsidRPr="003F0B0C">
        <w:rPr>
          <w:rFonts w:ascii="宋体" w:eastAsia="宋体" w:hAnsi="宋体" w:hint="eastAsia"/>
        </w:rPr>
        <w:t>-</w:t>
      </w:r>
      <w:r w:rsidRPr="003F0B0C">
        <w:rPr>
          <w:rFonts w:ascii="宋体" w:eastAsia="宋体" w:hAnsi="宋体"/>
        </w:rPr>
        <w:t>3308</w:t>
      </w:r>
      <w:r w:rsidRPr="003F0B0C">
        <w:rPr>
          <w:rFonts w:ascii="宋体" w:eastAsia="宋体" w:hAnsi="宋体" w:hint="eastAsia"/>
        </w:rPr>
        <w:t>-线段树专项</w:t>
      </w:r>
    </w:p>
    <w:p w:rsidR="00EA3B88" w:rsidRPr="003F0B0C" w:rsidRDefault="00EA3B88" w:rsidP="00EA3B88">
      <w:pPr>
        <w:rPr>
          <w:rFonts w:ascii="宋体" w:eastAsia="宋体" w:hAnsi="宋体"/>
        </w:rPr>
      </w:pPr>
      <w:r w:rsidRPr="003F0B0C">
        <w:rPr>
          <w:rFonts w:ascii="宋体" w:eastAsia="宋体" w:hAnsi="宋体" w:hint="eastAsia"/>
        </w:rPr>
        <w:t>HDU-</w:t>
      </w:r>
      <w:r w:rsidRPr="003F0B0C">
        <w:rPr>
          <w:rFonts w:ascii="宋体" w:eastAsia="宋体" w:hAnsi="宋体"/>
        </w:rPr>
        <w:t>2844</w:t>
      </w:r>
      <w:r w:rsidRPr="003F0B0C">
        <w:rPr>
          <w:rFonts w:ascii="宋体" w:eastAsia="宋体" w:hAnsi="宋体" w:hint="eastAsia"/>
        </w:rPr>
        <w:t>-背包</w:t>
      </w:r>
    </w:p>
    <w:p w:rsidR="00EA3B88" w:rsidRPr="003F0B0C" w:rsidRDefault="00EA3B88" w:rsidP="00EA3B88">
      <w:pPr>
        <w:rPr>
          <w:rFonts w:ascii="宋体" w:eastAsia="宋体" w:hAnsi="宋体"/>
        </w:rPr>
      </w:pPr>
      <w:r w:rsidRPr="003F0B0C">
        <w:rPr>
          <w:rFonts w:ascii="宋体" w:eastAsia="宋体" w:hAnsi="宋体"/>
        </w:rPr>
        <w:t>HDU</w:t>
      </w:r>
      <w:r w:rsidRPr="003F0B0C">
        <w:rPr>
          <w:rFonts w:ascii="宋体" w:eastAsia="宋体" w:hAnsi="宋体" w:hint="eastAsia"/>
        </w:rPr>
        <w:t>-</w:t>
      </w:r>
      <w:r w:rsidRPr="003F0B0C">
        <w:rPr>
          <w:rFonts w:ascii="宋体" w:eastAsia="宋体" w:hAnsi="宋体"/>
        </w:rPr>
        <w:t>5860-</w:t>
      </w:r>
      <w:r w:rsidRPr="003F0B0C">
        <w:rPr>
          <w:rFonts w:ascii="宋体" w:eastAsia="宋体" w:hAnsi="宋体" w:hint="eastAsia"/>
        </w:rPr>
        <w:t>铜</w:t>
      </w:r>
    </w:p>
    <w:p w:rsidR="00EA3B88" w:rsidRPr="003F0B0C" w:rsidRDefault="00EA3B88" w:rsidP="00EA3B88">
      <w:pPr>
        <w:rPr>
          <w:rFonts w:ascii="宋体" w:eastAsia="宋体" w:hAnsi="宋体"/>
        </w:rPr>
      </w:pPr>
      <w:r w:rsidRPr="003F0B0C">
        <w:rPr>
          <w:rFonts w:ascii="宋体" w:eastAsia="宋体" w:hAnsi="宋体"/>
        </w:rPr>
        <w:t>POJ-2155</w:t>
      </w:r>
      <w:r w:rsidRPr="003F0B0C">
        <w:rPr>
          <w:rFonts w:ascii="宋体" w:eastAsia="宋体" w:hAnsi="宋体" w:hint="eastAsia"/>
        </w:rPr>
        <w:t>-线段树专项-二维线段树</w:t>
      </w:r>
    </w:p>
    <w:p w:rsidR="00EA3B88" w:rsidRPr="003F0B0C" w:rsidRDefault="00EA3B88" w:rsidP="00EA3B88">
      <w:pPr>
        <w:rPr>
          <w:rFonts w:ascii="宋体" w:eastAsia="宋体" w:hAnsi="宋体"/>
        </w:rPr>
      </w:pPr>
      <w:r w:rsidRPr="003F0B0C">
        <w:rPr>
          <w:rFonts w:ascii="宋体" w:eastAsia="宋体" w:hAnsi="宋体"/>
        </w:rPr>
        <w:t>HDU-5863-</w:t>
      </w:r>
      <w:r w:rsidRPr="003F0B0C">
        <w:rPr>
          <w:rFonts w:ascii="宋体" w:eastAsia="宋体" w:hAnsi="宋体" w:hint="eastAsia"/>
        </w:rPr>
        <w:t>铜-动规</w:t>
      </w:r>
    </w:p>
    <w:p w:rsidR="00EA3B88" w:rsidRPr="003F0B0C" w:rsidRDefault="00EA3B88" w:rsidP="00EA3B88">
      <w:pPr>
        <w:rPr>
          <w:rFonts w:ascii="宋体" w:eastAsia="宋体" w:hAnsi="宋体"/>
        </w:rPr>
      </w:pPr>
      <w:r w:rsidRPr="003F0B0C">
        <w:rPr>
          <w:rFonts w:ascii="宋体" w:eastAsia="宋体" w:hAnsi="宋体" w:hint="eastAsia"/>
        </w:rPr>
        <w:lastRenderedPageBreak/>
        <w:t>HDU-3923-</w:t>
      </w:r>
      <w:r w:rsidRPr="003F0B0C">
        <w:rPr>
          <w:rFonts w:ascii="宋体" w:eastAsia="宋体" w:hAnsi="宋体"/>
        </w:rPr>
        <w:t>ACM</w:t>
      </w:r>
      <w:r w:rsidRPr="003F0B0C">
        <w:rPr>
          <w:rFonts w:ascii="宋体" w:eastAsia="宋体" w:hAnsi="宋体" w:hint="eastAsia"/>
        </w:rPr>
        <w:t>作业20180613</w:t>
      </w:r>
      <w:r w:rsidRPr="003F0B0C">
        <w:rPr>
          <w:rFonts w:ascii="宋体" w:eastAsia="宋体" w:hAnsi="宋体"/>
        </w:rPr>
        <w:t>-</w:t>
      </w:r>
      <w:r w:rsidRPr="003F0B0C">
        <w:rPr>
          <w:rFonts w:ascii="宋体" w:eastAsia="宋体" w:hAnsi="宋体" w:hint="eastAsia"/>
        </w:rPr>
        <w:t>Polya定理</w:t>
      </w:r>
    </w:p>
    <w:p w:rsidR="00EA3B88" w:rsidRPr="003F0B0C" w:rsidRDefault="00EA3B88" w:rsidP="00EA3B88">
      <w:pPr>
        <w:rPr>
          <w:rFonts w:ascii="宋体" w:eastAsia="宋体" w:hAnsi="宋体"/>
        </w:rPr>
      </w:pPr>
      <w:r w:rsidRPr="003F0B0C">
        <w:rPr>
          <w:rFonts w:ascii="宋体" w:eastAsia="宋体" w:hAnsi="宋体" w:hint="eastAsia"/>
        </w:rPr>
        <w:t>HDU-1812-ACM作业20180613</w:t>
      </w:r>
      <w:r w:rsidRPr="003F0B0C">
        <w:rPr>
          <w:rFonts w:ascii="宋体" w:eastAsia="宋体" w:hAnsi="宋体"/>
        </w:rPr>
        <w:t>-polya</w:t>
      </w:r>
      <w:r w:rsidRPr="003F0B0C">
        <w:rPr>
          <w:rFonts w:ascii="宋体" w:eastAsia="宋体" w:hAnsi="宋体" w:hint="eastAsia"/>
        </w:rPr>
        <w:t>定理</w:t>
      </w:r>
    </w:p>
    <w:p w:rsidR="00EA3B88" w:rsidRPr="003F0B0C" w:rsidRDefault="00EA3B88" w:rsidP="00EA3B88">
      <w:pPr>
        <w:rPr>
          <w:rFonts w:ascii="宋体" w:eastAsia="宋体" w:hAnsi="宋体"/>
        </w:rPr>
      </w:pPr>
      <w:r w:rsidRPr="003F0B0C">
        <w:rPr>
          <w:rFonts w:ascii="宋体" w:eastAsia="宋体" w:hAnsi="宋体" w:hint="eastAsia"/>
        </w:rPr>
        <w:t>多校2签到题-</w:t>
      </w:r>
      <w:r w:rsidRPr="003F0B0C">
        <w:rPr>
          <w:rFonts w:ascii="宋体" w:eastAsia="宋体" w:hAnsi="宋体"/>
        </w:rPr>
        <w:t>HDU</w:t>
      </w:r>
      <w:r w:rsidRPr="003F0B0C">
        <w:rPr>
          <w:rFonts w:ascii="宋体" w:eastAsia="宋体" w:hAnsi="宋体" w:hint="eastAsia"/>
        </w:rPr>
        <w:t>-</w:t>
      </w:r>
      <w:r w:rsidRPr="003F0B0C">
        <w:rPr>
          <w:rFonts w:ascii="宋体" w:eastAsia="宋体" w:hAnsi="宋体"/>
        </w:rPr>
        <w:t>6318</w:t>
      </w:r>
    </w:p>
    <w:p w:rsidR="00EA3B88" w:rsidRPr="003F0B0C" w:rsidRDefault="00EA3B88" w:rsidP="00EA3B88">
      <w:pPr>
        <w:rPr>
          <w:rFonts w:ascii="宋体" w:eastAsia="宋体" w:hAnsi="宋体"/>
        </w:rPr>
      </w:pPr>
      <w:r w:rsidRPr="003F0B0C">
        <w:rPr>
          <w:rFonts w:ascii="宋体" w:eastAsia="宋体" w:hAnsi="宋体" w:hint="eastAsia"/>
        </w:rPr>
        <w:t>1</w:t>
      </w:r>
      <w:r w:rsidRPr="003F0B0C">
        <w:rPr>
          <w:rFonts w:ascii="宋体" w:eastAsia="宋体" w:hAnsi="宋体"/>
        </w:rPr>
        <w:t>002</w:t>
      </w:r>
      <w:r w:rsidRPr="003F0B0C">
        <w:rPr>
          <w:rFonts w:ascii="宋体" w:eastAsia="宋体" w:hAnsi="宋体" w:hint="eastAsia"/>
        </w:rPr>
        <w:t>-铜-</w:t>
      </w:r>
      <w:r w:rsidRPr="003F0B0C">
        <w:rPr>
          <w:rFonts w:ascii="宋体" w:eastAsia="宋体" w:hAnsi="宋体"/>
        </w:rPr>
        <w:t>HDU6299</w:t>
      </w:r>
    </w:p>
    <w:p w:rsidR="00EA3B88" w:rsidRPr="003F0B0C" w:rsidRDefault="00EA3B88" w:rsidP="00EA3B88">
      <w:pPr>
        <w:rPr>
          <w:rFonts w:ascii="宋体" w:eastAsia="宋体" w:hAnsi="宋体"/>
        </w:rPr>
      </w:pPr>
      <w:r w:rsidRPr="003F0B0C">
        <w:rPr>
          <w:rFonts w:ascii="宋体" w:eastAsia="宋体" w:hAnsi="宋体" w:hint="eastAsia"/>
        </w:rPr>
        <w:t>1004-铜-</w:t>
      </w:r>
      <w:r w:rsidRPr="003F0B0C">
        <w:rPr>
          <w:rFonts w:ascii="宋体" w:eastAsia="宋体" w:hAnsi="宋体"/>
        </w:rPr>
        <w:t>HDU6301</w:t>
      </w:r>
    </w:p>
    <w:p w:rsidR="00EA3B88" w:rsidRPr="003F0B0C" w:rsidRDefault="00EA3B88" w:rsidP="00EA3B88">
      <w:pPr>
        <w:rPr>
          <w:rFonts w:ascii="宋体" w:eastAsia="宋体" w:hAnsi="宋体"/>
        </w:rPr>
      </w:pPr>
      <w:r w:rsidRPr="003F0B0C">
        <w:rPr>
          <w:rFonts w:ascii="宋体" w:eastAsia="宋体" w:hAnsi="宋体" w:hint="eastAsia"/>
        </w:rPr>
        <w:t>1008-银-</w:t>
      </w:r>
      <w:r w:rsidRPr="003F0B0C">
        <w:rPr>
          <w:rFonts w:ascii="宋体" w:eastAsia="宋体" w:hAnsi="宋体"/>
        </w:rPr>
        <w:t>HDU6305</w:t>
      </w:r>
    </w:p>
    <w:p w:rsidR="00EA3B88" w:rsidRPr="003F0B0C" w:rsidRDefault="00EA3B88" w:rsidP="00EA3B88">
      <w:pPr>
        <w:rPr>
          <w:rFonts w:ascii="宋体" w:eastAsia="宋体" w:hAnsi="宋体"/>
        </w:rPr>
      </w:pPr>
      <w:r w:rsidRPr="003F0B0C">
        <w:rPr>
          <w:rFonts w:ascii="宋体" w:eastAsia="宋体" w:hAnsi="宋体" w:hint="eastAsia"/>
        </w:rPr>
        <w:t>HDU</w:t>
      </w:r>
      <w:r w:rsidRPr="003F0B0C">
        <w:rPr>
          <w:rFonts w:ascii="宋体" w:eastAsia="宋体" w:hAnsi="宋体"/>
        </w:rPr>
        <w:t>-</w:t>
      </w:r>
      <w:r w:rsidRPr="003F0B0C">
        <w:rPr>
          <w:rFonts w:ascii="宋体" w:eastAsia="宋体" w:hAnsi="宋体" w:hint="eastAsia"/>
        </w:rPr>
        <w:t>1599-</w:t>
      </w:r>
      <w:r w:rsidRPr="003F0B0C">
        <w:rPr>
          <w:rFonts w:ascii="宋体" w:eastAsia="宋体" w:hAnsi="宋体"/>
        </w:rPr>
        <w:t>ACM</w:t>
      </w:r>
      <w:r w:rsidRPr="003F0B0C">
        <w:rPr>
          <w:rFonts w:ascii="宋体" w:eastAsia="宋体" w:hAnsi="宋体" w:hint="eastAsia"/>
        </w:rPr>
        <w:t>作业2018</w:t>
      </w:r>
      <w:r w:rsidRPr="003F0B0C">
        <w:rPr>
          <w:rFonts w:ascii="宋体" w:eastAsia="宋体" w:hAnsi="宋体"/>
        </w:rPr>
        <w:t>0516</w:t>
      </w:r>
      <w:r w:rsidRPr="003F0B0C">
        <w:rPr>
          <w:rFonts w:ascii="宋体" w:eastAsia="宋体" w:hAnsi="宋体" w:hint="eastAsia"/>
        </w:rPr>
        <w:t>-签到/铜</w:t>
      </w:r>
    </w:p>
    <w:p w:rsidR="00EA3B88" w:rsidRPr="003F0B0C" w:rsidRDefault="00EA3B88" w:rsidP="00EA3B88">
      <w:pPr>
        <w:rPr>
          <w:rFonts w:ascii="宋体" w:eastAsia="宋体" w:hAnsi="宋体"/>
        </w:rPr>
      </w:pPr>
      <w:r w:rsidRPr="003F0B0C">
        <w:rPr>
          <w:rFonts w:ascii="宋体" w:eastAsia="宋体" w:hAnsi="宋体" w:hint="eastAsia"/>
        </w:rPr>
        <w:t>HDU-3790-ACM作业20180509-签到/铜</w:t>
      </w:r>
    </w:p>
    <w:p w:rsidR="00EA3B88" w:rsidRPr="003F0B0C" w:rsidRDefault="00EA3B88" w:rsidP="00EA3B88">
      <w:pPr>
        <w:rPr>
          <w:rFonts w:ascii="宋体" w:eastAsia="宋体" w:hAnsi="宋体"/>
        </w:rPr>
      </w:pPr>
      <w:r w:rsidRPr="003F0B0C">
        <w:rPr>
          <w:rFonts w:ascii="宋体" w:eastAsia="宋体" w:hAnsi="宋体"/>
        </w:rPr>
        <w:t>HDU-1224</w:t>
      </w:r>
      <w:r w:rsidRPr="003F0B0C">
        <w:rPr>
          <w:rFonts w:ascii="宋体" w:eastAsia="宋体" w:hAnsi="宋体" w:hint="eastAsia"/>
        </w:rPr>
        <w:t>-ACM作业20180509-签到/铜</w:t>
      </w:r>
    </w:p>
    <w:p w:rsidR="00EA3B88" w:rsidRPr="003F0B0C" w:rsidRDefault="00EA3B88" w:rsidP="00EA3B88">
      <w:pPr>
        <w:rPr>
          <w:rFonts w:ascii="宋体" w:eastAsia="宋体" w:hAnsi="宋体"/>
        </w:rPr>
      </w:pPr>
      <w:r w:rsidRPr="003F0B0C">
        <w:rPr>
          <w:rFonts w:ascii="宋体" w:eastAsia="宋体" w:hAnsi="宋体" w:hint="eastAsia"/>
        </w:rPr>
        <w:t>HDU-1429- ACM作业2018404-签到/铜</w:t>
      </w:r>
    </w:p>
    <w:p w:rsidR="00EA3B88" w:rsidRPr="003F0B0C" w:rsidRDefault="00EA3B88" w:rsidP="00EA3B88">
      <w:pPr>
        <w:rPr>
          <w:rFonts w:ascii="宋体" w:eastAsia="宋体" w:hAnsi="宋体"/>
        </w:rPr>
      </w:pPr>
      <w:r w:rsidRPr="003F0B0C">
        <w:rPr>
          <w:rFonts w:ascii="宋体" w:eastAsia="宋体" w:hAnsi="宋体"/>
        </w:rPr>
        <w:t>HDU-1598</w:t>
      </w:r>
      <w:r w:rsidRPr="003F0B0C">
        <w:rPr>
          <w:rFonts w:ascii="宋体" w:eastAsia="宋体" w:hAnsi="宋体" w:hint="eastAsia"/>
        </w:rPr>
        <w:t>- ACM作业2018404-签到/铜</w:t>
      </w:r>
    </w:p>
    <w:p w:rsidR="00EA3B88" w:rsidRPr="003F0B0C" w:rsidRDefault="00EA3B88" w:rsidP="00EA3B88">
      <w:pPr>
        <w:rPr>
          <w:rFonts w:ascii="宋体" w:eastAsia="宋体" w:hAnsi="宋体"/>
        </w:rPr>
      </w:pPr>
      <w:r w:rsidRPr="003F0B0C">
        <w:rPr>
          <w:rFonts w:ascii="宋体" w:eastAsia="宋体" w:hAnsi="宋体" w:hint="eastAsia"/>
        </w:rPr>
        <w:t>HDU-2612- ACM作业20180328-签到/铜</w:t>
      </w:r>
    </w:p>
    <w:p w:rsidR="00EA3B88" w:rsidRPr="003F0B0C" w:rsidRDefault="00EA3B88" w:rsidP="00EA3B88">
      <w:pPr>
        <w:pStyle w:val="a4"/>
        <w:shd w:val="clear" w:color="auto" w:fill="FFFFFF"/>
        <w:wordWrap w:val="0"/>
        <w:spacing w:before="0" w:beforeAutospacing="0" w:after="240" w:afterAutospacing="0" w:line="360" w:lineRule="atLeast"/>
        <w:jc w:val="both"/>
        <w:rPr>
          <w:rFonts w:cstheme="minorBidi"/>
          <w:kern w:val="2"/>
          <w:sz w:val="21"/>
          <w:szCs w:val="22"/>
        </w:rPr>
      </w:pPr>
      <w:hyperlink r:id="rId407" w:tgtFrame="_blank" w:history="1">
        <w:r w:rsidRPr="003F0B0C">
          <w:rPr>
            <w:rFonts w:cstheme="minorBidi"/>
            <w:kern w:val="2"/>
            <w:sz w:val="21"/>
            <w:szCs w:val="22"/>
          </w:rPr>
          <w:t>poj 1141 Brackets Sequence</w:t>
        </w:r>
      </w:hyperlink>
      <w:r w:rsidRPr="003F0B0C">
        <w:rPr>
          <w:rFonts w:cstheme="minorBidi"/>
          <w:kern w:val="2"/>
          <w:sz w:val="21"/>
          <w:szCs w:val="22"/>
        </w:rPr>
        <w:t> 括号匹配并输出方案</w:t>
      </w:r>
    </w:p>
    <w:p w:rsidR="00EA3B88" w:rsidRPr="003F0B0C" w:rsidRDefault="00EA3B88" w:rsidP="00EA3B88">
      <w:pPr>
        <w:rPr>
          <w:rFonts w:ascii="宋体" w:eastAsia="宋体" w:hAnsi="宋体" w:hint="eastAsia"/>
        </w:rPr>
      </w:pPr>
      <w:r w:rsidRPr="003F0B0C">
        <w:rPr>
          <w:rFonts w:ascii="宋体" w:eastAsia="宋体" w:hAnsi="宋体" w:hint="eastAsia"/>
        </w:rPr>
        <w:t>动规学习区（数位DP、KMP）-</w:t>
      </w:r>
      <w:r w:rsidRPr="003F0B0C">
        <w:rPr>
          <w:rFonts w:ascii="宋体" w:eastAsia="宋体" w:hAnsi="宋体"/>
        </w:rPr>
        <w:t>&gt;</w:t>
      </w:r>
      <w:r w:rsidRPr="003F0B0C">
        <w:rPr>
          <w:rFonts w:ascii="宋体" w:eastAsia="宋体" w:hAnsi="宋体" w:hint="eastAsia"/>
        </w:rPr>
        <w:t>区间DP专项训练-</w:t>
      </w:r>
      <w:r w:rsidRPr="003F0B0C">
        <w:rPr>
          <w:rFonts w:ascii="宋体" w:eastAsia="宋体" w:hAnsi="宋体"/>
        </w:rPr>
        <w:t>&gt;</w:t>
      </w:r>
      <w:r w:rsidRPr="003F0B0C">
        <w:rPr>
          <w:rFonts w:ascii="宋体" w:eastAsia="宋体" w:hAnsi="宋体" w:hint="eastAsia"/>
        </w:rPr>
        <w:t>树形DP专项训练-</w:t>
      </w:r>
      <w:r w:rsidRPr="003F0B0C">
        <w:rPr>
          <w:rFonts w:ascii="宋体" w:eastAsia="宋体" w:hAnsi="宋体"/>
        </w:rPr>
        <w:t>&gt;</w:t>
      </w:r>
      <w:r w:rsidRPr="003F0B0C">
        <w:rPr>
          <w:rFonts w:ascii="宋体" w:eastAsia="宋体" w:hAnsi="宋体" w:hint="eastAsia"/>
        </w:rPr>
        <w:t>背包专项训练</w:t>
      </w:r>
    </w:p>
    <w:p w:rsidR="00EA3B88" w:rsidRPr="003F0B0C" w:rsidRDefault="00EA3B88" w:rsidP="00EA3B88">
      <w:pPr>
        <w:pStyle w:val="2"/>
        <w:rPr>
          <w:rFonts w:ascii="宋体" w:eastAsia="宋体" w:hAnsi="宋体"/>
        </w:rPr>
      </w:pPr>
      <w:bookmarkStart w:id="294" w:name="_Toc521431986"/>
      <w:r w:rsidRPr="003F0B0C">
        <w:rPr>
          <w:rFonts w:ascii="宋体" w:eastAsia="宋体" w:hAnsi="宋体" w:hint="eastAsia"/>
        </w:rPr>
        <w:t>8月11日</w:t>
      </w:r>
      <w:bookmarkEnd w:id="294"/>
    </w:p>
    <w:p w:rsidR="00EA3B88" w:rsidRPr="003F0B0C" w:rsidRDefault="00EA3B88" w:rsidP="002F67A5">
      <w:pPr>
        <w:rPr>
          <w:rFonts w:ascii="宋体" w:eastAsia="宋体" w:hAnsi="宋体"/>
          <w:b/>
        </w:rPr>
      </w:pPr>
      <w:r w:rsidRPr="003F0B0C">
        <w:rPr>
          <w:rFonts w:ascii="宋体" w:eastAsia="宋体" w:hAnsi="宋体" w:hint="eastAsia"/>
          <w:b/>
        </w:rPr>
        <w:t>牛客多校8</w:t>
      </w:r>
    </w:p>
    <w:p w:rsidR="00EA3B88" w:rsidRPr="003F0B0C" w:rsidRDefault="00EA3B88" w:rsidP="002F67A5">
      <w:pPr>
        <w:rPr>
          <w:rFonts w:ascii="宋体" w:eastAsia="宋体" w:hAnsi="宋体" w:hint="eastAsia"/>
        </w:rPr>
      </w:pPr>
    </w:p>
    <w:p w:rsidR="00EA3B88" w:rsidRPr="003F0B0C" w:rsidRDefault="00EA3B88" w:rsidP="002F67A5">
      <w:pPr>
        <w:rPr>
          <w:rFonts w:ascii="宋体" w:eastAsia="宋体" w:hAnsi="宋体"/>
          <w:b/>
        </w:rPr>
      </w:pPr>
      <w:r w:rsidRPr="003F0B0C">
        <w:rPr>
          <w:rFonts w:ascii="宋体" w:eastAsia="宋体" w:hAnsi="宋体"/>
          <w:b/>
        </w:rPr>
        <w:t>EOJ8月月赛 19点35-21点35</w:t>
      </w:r>
    </w:p>
    <w:p w:rsidR="00EA3B88" w:rsidRPr="003F0B0C" w:rsidRDefault="00EA3B88" w:rsidP="002F67A5">
      <w:pPr>
        <w:rPr>
          <w:rFonts w:ascii="宋体" w:eastAsia="宋体" w:hAnsi="宋体" w:hint="eastAsia"/>
        </w:rPr>
      </w:pPr>
    </w:p>
    <w:p w:rsidR="00EA3B88" w:rsidRPr="003F0B0C" w:rsidRDefault="00EA3B88" w:rsidP="00EA3B88">
      <w:pPr>
        <w:pStyle w:val="2"/>
        <w:rPr>
          <w:rFonts w:ascii="宋体" w:eastAsia="宋体" w:hAnsi="宋体"/>
        </w:rPr>
      </w:pPr>
      <w:bookmarkStart w:id="295" w:name="_Toc521431987"/>
      <w:r w:rsidRPr="003F0B0C">
        <w:rPr>
          <w:rFonts w:ascii="宋体" w:eastAsia="宋体" w:hAnsi="宋体" w:hint="eastAsia"/>
        </w:rPr>
        <w:t>8月12日</w:t>
      </w:r>
      <w:bookmarkEnd w:id="295"/>
    </w:p>
    <w:p w:rsidR="00EA3B88" w:rsidRPr="003F0B0C" w:rsidRDefault="00EA3B88" w:rsidP="002F67A5">
      <w:pPr>
        <w:rPr>
          <w:rFonts w:ascii="宋体" w:eastAsia="宋体" w:hAnsi="宋体"/>
        </w:rPr>
      </w:pPr>
      <w:r w:rsidRPr="003F0B0C">
        <w:rPr>
          <w:rFonts w:ascii="宋体" w:eastAsia="宋体" w:hAnsi="宋体" w:hint="eastAsia"/>
        </w:rPr>
        <w:t>百度之星初赛第2场 14点-</w:t>
      </w:r>
      <w:r w:rsidRPr="003F0B0C">
        <w:rPr>
          <w:rFonts w:ascii="宋体" w:eastAsia="宋体" w:hAnsi="宋体"/>
        </w:rPr>
        <w:t>17</w:t>
      </w:r>
      <w:r w:rsidRPr="003F0B0C">
        <w:rPr>
          <w:rFonts w:ascii="宋体" w:eastAsia="宋体" w:hAnsi="宋体" w:hint="eastAsia"/>
        </w:rPr>
        <w:t>点</w:t>
      </w:r>
    </w:p>
    <w:p w:rsidR="00EA3B88" w:rsidRPr="003F0B0C" w:rsidRDefault="00EA3B88" w:rsidP="00EA3B88">
      <w:pPr>
        <w:pStyle w:val="2"/>
        <w:rPr>
          <w:rFonts w:ascii="宋体" w:eastAsia="宋体" w:hAnsi="宋体"/>
        </w:rPr>
      </w:pPr>
      <w:bookmarkStart w:id="296" w:name="_Toc521431988"/>
      <w:r w:rsidRPr="003F0B0C">
        <w:rPr>
          <w:rFonts w:ascii="宋体" w:eastAsia="宋体" w:hAnsi="宋体" w:hint="eastAsia"/>
        </w:rPr>
        <w:t>8月13日</w:t>
      </w:r>
      <w:bookmarkEnd w:id="296"/>
    </w:p>
    <w:p w:rsidR="00EA3B88" w:rsidRPr="003F0B0C" w:rsidRDefault="00EA3B88" w:rsidP="00EA3B88">
      <w:pPr>
        <w:rPr>
          <w:rFonts w:ascii="宋体" w:eastAsia="宋体" w:hAnsi="宋体" w:hint="eastAsia"/>
        </w:rPr>
      </w:pPr>
      <w:r w:rsidRPr="003F0B0C">
        <w:rPr>
          <w:rFonts w:ascii="宋体" w:eastAsia="宋体" w:hAnsi="宋体" w:hint="eastAsia"/>
        </w:rPr>
        <w:t>杭电多校7</w:t>
      </w:r>
    </w:p>
    <w:p w:rsidR="00E90A8F" w:rsidRPr="003F0B0C" w:rsidRDefault="008F1856" w:rsidP="00E90A8F">
      <w:pPr>
        <w:pStyle w:val="1"/>
        <w:rPr>
          <w:rFonts w:ascii="宋体" w:eastAsia="宋体" w:hAnsi="宋体"/>
        </w:rPr>
      </w:pPr>
      <w:bookmarkStart w:id="297" w:name="_Toc521431989"/>
      <w:r w:rsidRPr="003F0B0C">
        <w:rPr>
          <w:rFonts w:ascii="宋体" w:eastAsia="宋体" w:hAnsi="宋体" w:hint="eastAsia"/>
        </w:rPr>
        <w:t>十四</w:t>
      </w:r>
      <w:r w:rsidR="003239E9" w:rsidRPr="003F0B0C">
        <w:rPr>
          <w:rFonts w:ascii="宋体" w:eastAsia="宋体" w:hAnsi="宋体" w:hint="eastAsia"/>
        </w:rPr>
        <w:t>、</w:t>
      </w:r>
      <w:r w:rsidR="00E0399A">
        <w:rPr>
          <w:rFonts w:ascii="宋体" w:eastAsia="宋体" w:hAnsi="宋体" w:hint="eastAsia"/>
        </w:rPr>
        <w:t>比赛记录</w:t>
      </w:r>
      <w:bookmarkEnd w:id="297"/>
    </w:p>
    <w:p w:rsidR="005A16AE" w:rsidRPr="003F0B0C" w:rsidRDefault="005A16AE" w:rsidP="005A16AE">
      <w:pPr>
        <w:rPr>
          <w:rFonts w:ascii="宋体" w:eastAsia="宋体" w:hAnsi="宋体"/>
        </w:rPr>
      </w:pPr>
      <w:r w:rsidRPr="003F0B0C">
        <w:rPr>
          <w:rFonts w:ascii="宋体" w:eastAsia="宋体" w:hAnsi="宋体" w:hint="eastAsia"/>
        </w:rPr>
        <w:t>牛客账号</w:t>
      </w:r>
    </w:p>
    <w:p w:rsidR="005A16AE" w:rsidRPr="003F0B0C" w:rsidRDefault="005A16AE" w:rsidP="005A16AE">
      <w:pPr>
        <w:rPr>
          <w:rFonts w:ascii="宋体" w:eastAsia="宋体" w:hAnsi="宋体"/>
        </w:rPr>
      </w:pPr>
      <w:r w:rsidRPr="003F0B0C">
        <w:rPr>
          <w:rFonts w:ascii="宋体" w:eastAsia="宋体" w:hAnsi="宋体" w:hint="eastAsia"/>
        </w:rPr>
        <w:t>帐号：</w:t>
      </w:r>
      <w:r w:rsidRPr="003F0B0C">
        <w:rPr>
          <w:rFonts w:ascii="宋体" w:eastAsia="宋体" w:hAnsi="宋体"/>
        </w:rPr>
        <w:t>15800739489 密码：acm2018</w:t>
      </w:r>
    </w:p>
    <w:p w:rsidR="005A16AE" w:rsidRPr="003F0B0C" w:rsidRDefault="005A16AE" w:rsidP="005A16AE">
      <w:pPr>
        <w:rPr>
          <w:rFonts w:ascii="宋体" w:eastAsia="宋体" w:hAnsi="宋体"/>
        </w:rPr>
      </w:pPr>
      <w:r w:rsidRPr="003F0B0C">
        <w:rPr>
          <w:rFonts w:ascii="宋体" w:eastAsia="宋体" w:hAnsi="宋体" w:hint="eastAsia"/>
        </w:rPr>
        <w:t>杭电账号</w:t>
      </w:r>
    </w:p>
    <w:p w:rsidR="005A16AE" w:rsidRPr="003F0B0C" w:rsidRDefault="005A16AE" w:rsidP="00320157">
      <w:pPr>
        <w:rPr>
          <w:rFonts w:ascii="宋体" w:eastAsia="宋体" w:hAnsi="宋体"/>
        </w:rPr>
      </w:pPr>
      <w:r w:rsidRPr="003F0B0C">
        <w:rPr>
          <w:rFonts w:ascii="宋体" w:eastAsia="宋体" w:hAnsi="宋体"/>
          <w:noProof/>
        </w:rPr>
        <w:drawing>
          <wp:inline distT="0" distB="0" distL="0" distR="0" wp14:anchorId="4B808A2C" wp14:editId="1D419639">
            <wp:extent cx="2553335" cy="267335"/>
            <wp:effectExtent l="0" t="0" r="0" b="0"/>
            <wp:docPr id="3" name="图片 3" descr="D:\ACM\2018MultiTraining\杭电多校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CM\2018MultiTraining\杭电多校账号.pn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53335" cy="267335"/>
                    </a:xfrm>
                    <a:prstGeom prst="rect">
                      <a:avLst/>
                    </a:prstGeom>
                    <a:noFill/>
                    <a:ln>
                      <a:noFill/>
                    </a:ln>
                  </pic:spPr>
                </pic:pic>
              </a:graphicData>
            </a:graphic>
          </wp:inline>
        </w:drawing>
      </w:r>
    </w:p>
    <w:p w:rsidR="00E90A8F" w:rsidRPr="003F0B0C" w:rsidRDefault="00E90A8F" w:rsidP="00320157">
      <w:pPr>
        <w:rPr>
          <w:rFonts w:ascii="宋体" w:eastAsia="宋体" w:hAnsi="宋体"/>
          <w:b/>
        </w:rPr>
      </w:pPr>
      <w:r w:rsidRPr="003F0B0C">
        <w:rPr>
          <w:rFonts w:ascii="宋体" w:eastAsia="宋体" w:hAnsi="宋体" w:hint="eastAsia"/>
          <w:b/>
        </w:rPr>
        <w:t>团队分工</w:t>
      </w:r>
    </w:p>
    <w:p w:rsidR="00E90A8F" w:rsidRPr="003F0B0C" w:rsidRDefault="00E90A8F" w:rsidP="00320157">
      <w:pPr>
        <w:rPr>
          <w:rFonts w:ascii="宋体" w:eastAsia="宋体" w:hAnsi="宋体"/>
          <w:b/>
        </w:rPr>
      </w:pPr>
      <w:r w:rsidRPr="003F0B0C">
        <w:rPr>
          <w:rFonts w:ascii="宋体" w:eastAsia="宋体" w:hAnsi="宋体" w:hint="eastAsia"/>
          <w:b/>
        </w:rPr>
        <w:t>动态规划</w:t>
      </w:r>
    </w:p>
    <w:p w:rsidR="00E90A8F" w:rsidRPr="003F0B0C" w:rsidRDefault="00E90A8F" w:rsidP="00320157">
      <w:pPr>
        <w:rPr>
          <w:rFonts w:ascii="宋体" w:eastAsia="宋体" w:hAnsi="宋体"/>
        </w:rPr>
      </w:pPr>
      <w:r w:rsidRPr="003F0B0C">
        <w:rPr>
          <w:rFonts w:ascii="宋体" w:eastAsia="宋体" w:hAnsi="宋体" w:hint="eastAsia"/>
        </w:rPr>
        <w:t>数位DP-孙宇洪</w:t>
      </w:r>
    </w:p>
    <w:p w:rsidR="00E90A8F" w:rsidRPr="003F0B0C" w:rsidRDefault="00E90A8F" w:rsidP="00320157">
      <w:pPr>
        <w:rPr>
          <w:rFonts w:ascii="宋体" w:eastAsia="宋体" w:hAnsi="宋体"/>
          <w:b/>
        </w:rPr>
      </w:pPr>
      <w:r w:rsidRPr="003F0B0C">
        <w:rPr>
          <w:rFonts w:ascii="宋体" w:eastAsia="宋体" w:hAnsi="宋体" w:hint="eastAsia"/>
          <w:b/>
        </w:rPr>
        <w:lastRenderedPageBreak/>
        <w:t>图论</w:t>
      </w:r>
    </w:p>
    <w:p w:rsidR="009524FA" w:rsidRPr="003F0B0C" w:rsidRDefault="009524FA" w:rsidP="00320157">
      <w:pPr>
        <w:rPr>
          <w:rFonts w:ascii="宋体" w:eastAsia="宋体" w:hAnsi="宋体"/>
        </w:rPr>
      </w:pPr>
      <w:r w:rsidRPr="003F0B0C">
        <w:rPr>
          <w:rFonts w:ascii="宋体" w:eastAsia="宋体" w:hAnsi="宋体" w:hint="eastAsia"/>
        </w:rPr>
        <w:t>并查集</w:t>
      </w:r>
    </w:p>
    <w:p w:rsidR="009524FA" w:rsidRPr="003F0B0C" w:rsidRDefault="009524FA" w:rsidP="00320157">
      <w:pPr>
        <w:rPr>
          <w:rFonts w:ascii="宋体" w:eastAsia="宋体" w:hAnsi="宋体"/>
        </w:rPr>
      </w:pPr>
      <w:r w:rsidRPr="003F0B0C">
        <w:rPr>
          <w:rFonts w:ascii="宋体" w:eastAsia="宋体" w:hAnsi="宋体" w:hint="eastAsia"/>
        </w:rPr>
        <w:t>最短路</w:t>
      </w:r>
    </w:p>
    <w:p w:rsidR="009524FA" w:rsidRPr="003F0B0C" w:rsidRDefault="009524FA" w:rsidP="00320157">
      <w:pPr>
        <w:rPr>
          <w:rFonts w:ascii="宋体" w:eastAsia="宋体" w:hAnsi="宋体"/>
        </w:rPr>
      </w:pPr>
      <w:r w:rsidRPr="003F0B0C">
        <w:rPr>
          <w:rFonts w:ascii="宋体" w:eastAsia="宋体" w:hAnsi="宋体" w:hint="eastAsia"/>
        </w:rPr>
        <w:t>最小生成树</w:t>
      </w:r>
    </w:p>
    <w:p w:rsidR="009524FA" w:rsidRPr="003F0B0C" w:rsidRDefault="009524FA" w:rsidP="00320157">
      <w:pPr>
        <w:rPr>
          <w:rFonts w:ascii="宋体" w:eastAsia="宋体" w:hAnsi="宋体"/>
        </w:rPr>
      </w:pPr>
      <w:r w:rsidRPr="003F0B0C">
        <w:rPr>
          <w:rFonts w:ascii="宋体" w:eastAsia="宋体" w:hAnsi="宋体" w:hint="eastAsia"/>
        </w:rPr>
        <w:t>拓补排序</w:t>
      </w:r>
    </w:p>
    <w:p w:rsidR="009524FA" w:rsidRPr="003F0B0C" w:rsidRDefault="009524FA" w:rsidP="00320157">
      <w:pPr>
        <w:rPr>
          <w:rFonts w:ascii="宋体" w:eastAsia="宋体" w:hAnsi="宋体"/>
        </w:rPr>
      </w:pPr>
      <w:r w:rsidRPr="003F0B0C">
        <w:rPr>
          <w:rFonts w:ascii="宋体" w:eastAsia="宋体" w:hAnsi="宋体" w:hint="eastAsia"/>
        </w:rPr>
        <w:t>二分匹配&amp;网络流</w:t>
      </w:r>
    </w:p>
    <w:p w:rsidR="00E90A8F" w:rsidRPr="003F0B0C" w:rsidRDefault="00E90A8F" w:rsidP="00320157">
      <w:pPr>
        <w:rPr>
          <w:rFonts w:ascii="宋体" w:eastAsia="宋体" w:hAnsi="宋体"/>
          <w:b/>
        </w:rPr>
      </w:pPr>
      <w:r w:rsidRPr="003F0B0C">
        <w:rPr>
          <w:rFonts w:ascii="宋体" w:eastAsia="宋体" w:hAnsi="宋体" w:hint="eastAsia"/>
          <w:b/>
        </w:rPr>
        <w:t>字符串算法</w:t>
      </w:r>
    </w:p>
    <w:p w:rsidR="009524FA" w:rsidRPr="003F0B0C" w:rsidRDefault="009524FA" w:rsidP="00320157">
      <w:pPr>
        <w:rPr>
          <w:rFonts w:ascii="宋体" w:eastAsia="宋体" w:hAnsi="宋体"/>
        </w:rPr>
      </w:pPr>
      <w:r w:rsidRPr="003F0B0C">
        <w:rPr>
          <w:rFonts w:ascii="宋体" w:eastAsia="宋体" w:hAnsi="宋体" w:hint="eastAsia"/>
        </w:rPr>
        <w:t>KMP-叶文豪</w:t>
      </w:r>
    </w:p>
    <w:p w:rsidR="009524FA" w:rsidRPr="003F0B0C" w:rsidRDefault="009524FA" w:rsidP="00320157">
      <w:pPr>
        <w:rPr>
          <w:rFonts w:ascii="宋体" w:eastAsia="宋体" w:hAnsi="宋体"/>
        </w:rPr>
      </w:pPr>
      <w:r w:rsidRPr="003F0B0C">
        <w:rPr>
          <w:rFonts w:ascii="宋体" w:eastAsia="宋体" w:hAnsi="宋体" w:hint="eastAsia"/>
        </w:rPr>
        <w:t>字典树-谢正平</w:t>
      </w:r>
    </w:p>
    <w:p w:rsidR="009524FA" w:rsidRPr="003F0B0C" w:rsidRDefault="009524FA" w:rsidP="00320157">
      <w:pPr>
        <w:rPr>
          <w:rFonts w:ascii="宋体" w:eastAsia="宋体" w:hAnsi="宋体"/>
        </w:rPr>
      </w:pPr>
      <w:r w:rsidRPr="003F0B0C">
        <w:rPr>
          <w:rFonts w:ascii="宋体" w:eastAsia="宋体" w:hAnsi="宋体" w:hint="eastAsia"/>
        </w:rPr>
        <w:t>AC自动机</w:t>
      </w:r>
    </w:p>
    <w:p w:rsidR="009524FA" w:rsidRPr="003F0B0C" w:rsidRDefault="009524FA" w:rsidP="00320157">
      <w:pPr>
        <w:rPr>
          <w:rFonts w:ascii="宋体" w:eastAsia="宋体" w:hAnsi="宋体"/>
          <w:b/>
        </w:rPr>
      </w:pPr>
      <w:r w:rsidRPr="003F0B0C">
        <w:rPr>
          <w:rFonts w:ascii="宋体" w:eastAsia="宋体" w:hAnsi="宋体" w:hint="eastAsia"/>
          <w:b/>
        </w:rPr>
        <w:t>数据结构</w:t>
      </w:r>
    </w:p>
    <w:p w:rsidR="009524FA" w:rsidRPr="003F0B0C" w:rsidRDefault="009524FA" w:rsidP="00320157">
      <w:pPr>
        <w:rPr>
          <w:rFonts w:ascii="宋体" w:eastAsia="宋体" w:hAnsi="宋体"/>
        </w:rPr>
      </w:pPr>
      <w:r w:rsidRPr="003F0B0C">
        <w:rPr>
          <w:rFonts w:ascii="宋体" w:eastAsia="宋体" w:hAnsi="宋体" w:hint="eastAsia"/>
        </w:rPr>
        <w:t>线段树-叶文豪</w:t>
      </w:r>
    </w:p>
    <w:p w:rsidR="00E90A8F" w:rsidRPr="003F0B0C" w:rsidRDefault="00E90A8F" w:rsidP="00320157">
      <w:pPr>
        <w:rPr>
          <w:rFonts w:ascii="宋体" w:eastAsia="宋体" w:hAnsi="宋体"/>
          <w:b/>
        </w:rPr>
      </w:pPr>
      <w:r w:rsidRPr="003F0B0C">
        <w:rPr>
          <w:rFonts w:ascii="宋体" w:eastAsia="宋体" w:hAnsi="宋体" w:hint="eastAsia"/>
          <w:b/>
        </w:rPr>
        <w:t>数学</w:t>
      </w:r>
    </w:p>
    <w:p w:rsidR="00E90A8F" w:rsidRPr="003F0B0C" w:rsidRDefault="00E90A8F" w:rsidP="00320157">
      <w:pPr>
        <w:rPr>
          <w:rFonts w:ascii="宋体" w:eastAsia="宋体" w:hAnsi="宋体"/>
        </w:rPr>
      </w:pPr>
      <w:r w:rsidRPr="003F0B0C">
        <w:rPr>
          <w:rFonts w:ascii="宋体" w:eastAsia="宋体" w:hAnsi="宋体" w:hint="eastAsia"/>
        </w:rPr>
        <w:t>数论-谢正平</w:t>
      </w:r>
    </w:p>
    <w:p w:rsidR="00E90A8F" w:rsidRPr="003F0B0C" w:rsidRDefault="00E90A8F" w:rsidP="00320157">
      <w:pPr>
        <w:rPr>
          <w:rFonts w:ascii="宋体" w:eastAsia="宋体" w:hAnsi="宋体"/>
        </w:rPr>
      </w:pPr>
      <w:r w:rsidRPr="003F0B0C">
        <w:rPr>
          <w:rFonts w:ascii="宋体" w:eastAsia="宋体" w:hAnsi="宋体" w:hint="eastAsia"/>
        </w:rPr>
        <w:t>计算几何-叶文豪</w:t>
      </w:r>
    </w:p>
    <w:p w:rsidR="003239E9" w:rsidRPr="003F0B0C" w:rsidRDefault="003239E9" w:rsidP="003239E9">
      <w:pPr>
        <w:pStyle w:val="2"/>
        <w:rPr>
          <w:rFonts w:ascii="宋体" w:eastAsia="宋体" w:hAnsi="宋体"/>
        </w:rPr>
      </w:pPr>
      <w:bookmarkStart w:id="298" w:name="_Toc521431990"/>
      <w:r w:rsidRPr="003F0B0C">
        <w:rPr>
          <w:rFonts w:ascii="宋体" w:eastAsia="宋体" w:hAnsi="宋体" w:hint="eastAsia"/>
        </w:rPr>
        <w:t>牛客网-第1场-</w:t>
      </w:r>
      <w:r w:rsidRPr="003F0B0C">
        <w:rPr>
          <w:rFonts w:ascii="宋体" w:eastAsia="宋体" w:hAnsi="宋体"/>
        </w:rPr>
        <w:t>2018.7.19</w:t>
      </w:r>
      <w:r w:rsidR="0045595C" w:rsidRPr="003F0B0C">
        <w:rPr>
          <w:rFonts w:ascii="宋体" w:eastAsia="宋体" w:hAnsi="宋体" w:hint="eastAsia"/>
        </w:rPr>
        <w:t>（周四）</w:t>
      </w:r>
      <w:bookmarkEnd w:id="298"/>
    </w:p>
    <w:p w:rsidR="00E77A6C" w:rsidRPr="003F0B0C" w:rsidRDefault="00E77A6C" w:rsidP="00F6146A">
      <w:pPr>
        <w:rPr>
          <w:rFonts w:ascii="宋体" w:eastAsia="宋体" w:hAnsi="宋体"/>
        </w:rPr>
      </w:pPr>
      <w:r w:rsidRPr="003F0B0C">
        <w:rPr>
          <w:rFonts w:ascii="宋体" w:eastAsia="宋体" w:hAnsi="宋体" w:hint="eastAsia"/>
        </w:rPr>
        <w:t>已处理-A-铜牌题</w:t>
      </w:r>
    </w:p>
    <w:p w:rsidR="00E77A6C" w:rsidRPr="003F0B0C" w:rsidRDefault="00E77A6C" w:rsidP="00F6146A">
      <w:pPr>
        <w:rPr>
          <w:rFonts w:ascii="宋体" w:eastAsia="宋体" w:hAnsi="宋体"/>
        </w:rPr>
      </w:pPr>
      <w:r w:rsidRPr="003F0B0C">
        <w:rPr>
          <w:rFonts w:ascii="宋体" w:eastAsia="宋体" w:hAnsi="宋体" w:hint="eastAsia"/>
        </w:rPr>
        <w:t>已处理-</w:t>
      </w:r>
      <w:r w:rsidRPr="003F0B0C">
        <w:rPr>
          <w:rFonts w:ascii="宋体" w:eastAsia="宋体" w:hAnsi="宋体"/>
        </w:rPr>
        <w:t>B</w:t>
      </w:r>
      <w:r w:rsidRPr="003F0B0C">
        <w:rPr>
          <w:rFonts w:ascii="宋体" w:eastAsia="宋体" w:hAnsi="宋体" w:hint="eastAsia"/>
        </w:rPr>
        <w:t>-银牌题</w:t>
      </w:r>
    </w:p>
    <w:p w:rsidR="00E77A6C" w:rsidRPr="003F0B0C" w:rsidRDefault="00E77A6C" w:rsidP="00F6146A">
      <w:pPr>
        <w:rPr>
          <w:rFonts w:ascii="宋体" w:eastAsia="宋体" w:hAnsi="宋体"/>
        </w:rPr>
      </w:pPr>
      <w:r w:rsidRPr="003F0B0C">
        <w:rPr>
          <w:rFonts w:ascii="宋体" w:eastAsia="宋体" w:hAnsi="宋体" w:hint="eastAsia"/>
        </w:rPr>
        <w:t>已处理-</w:t>
      </w:r>
      <w:r w:rsidRPr="003F0B0C">
        <w:rPr>
          <w:rFonts w:ascii="宋体" w:eastAsia="宋体" w:hAnsi="宋体"/>
        </w:rPr>
        <w:t>C</w:t>
      </w:r>
      <w:r w:rsidRPr="003F0B0C">
        <w:rPr>
          <w:rFonts w:ascii="宋体" w:eastAsia="宋体" w:hAnsi="宋体" w:hint="eastAsia"/>
        </w:rPr>
        <w:t>-金牌题</w:t>
      </w:r>
    </w:p>
    <w:p w:rsidR="00E77A6C" w:rsidRPr="003F0B0C" w:rsidRDefault="00EB7FE9" w:rsidP="00F6146A">
      <w:pPr>
        <w:rPr>
          <w:rFonts w:ascii="宋体" w:eastAsia="宋体" w:hAnsi="宋体"/>
        </w:rPr>
      </w:pPr>
      <w:r w:rsidRPr="003F0B0C">
        <w:rPr>
          <w:rFonts w:ascii="宋体" w:eastAsia="宋体" w:hAnsi="宋体" w:hint="eastAsia"/>
        </w:rPr>
        <w:t>已处理-</w:t>
      </w:r>
      <w:r w:rsidR="00E77A6C" w:rsidRPr="003F0B0C">
        <w:rPr>
          <w:rFonts w:ascii="宋体" w:eastAsia="宋体" w:hAnsi="宋体"/>
        </w:rPr>
        <w:t>D</w:t>
      </w:r>
      <w:r w:rsidRPr="003F0B0C">
        <w:rPr>
          <w:rFonts w:ascii="宋体" w:eastAsia="宋体" w:hAnsi="宋体" w:hint="eastAsia"/>
        </w:rPr>
        <w:t>-铜牌题</w:t>
      </w:r>
    </w:p>
    <w:p w:rsidR="00E77A6C" w:rsidRPr="003F0B0C" w:rsidRDefault="00EB7FE9" w:rsidP="00F6146A">
      <w:pPr>
        <w:rPr>
          <w:rFonts w:ascii="宋体" w:eastAsia="宋体" w:hAnsi="宋体"/>
        </w:rPr>
      </w:pPr>
      <w:r w:rsidRPr="003F0B0C">
        <w:rPr>
          <w:rFonts w:ascii="宋体" w:eastAsia="宋体" w:hAnsi="宋体" w:hint="eastAsia"/>
        </w:rPr>
        <w:t>已处理-</w:t>
      </w:r>
      <w:r w:rsidR="00E77A6C" w:rsidRPr="003F0B0C">
        <w:rPr>
          <w:rFonts w:ascii="宋体" w:eastAsia="宋体" w:hAnsi="宋体"/>
        </w:rPr>
        <w:t>E</w:t>
      </w:r>
      <w:r w:rsidRPr="003F0B0C">
        <w:rPr>
          <w:rFonts w:ascii="宋体" w:eastAsia="宋体" w:hAnsi="宋体" w:hint="eastAsia"/>
        </w:rPr>
        <w:t>-银牌题</w:t>
      </w:r>
    </w:p>
    <w:p w:rsidR="00E77A6C" w:rsidRPr="003F0B0C" w:rsidRDefault="00EB7FE9" w:rsidP="00F6146A">
      <w:pPr>
        <w:rPr>
          <w:rFonts w:ascii="宋体" w:eastAsia="宋体" w:hAnsi="宋体"/>
        </w:rPr>
      </w:pPr>
      <w:r w:rsidRPr="003F0B0C">
        <w:rPr>
          <w:rFonts w:ascii="宋体" w:eastAsia="宋体" w:hAnsi="宋体" w:hint="eastAsia"/>
        </w:rPr>
        <w:t>已处理-</w:t>
      </w:r>
      <w:r w:rsidR="00E77A6C" w:rsidRPr="003F0B0C">
        <w:rPr>
          <w:rFonts w:ascii="宋体" w:eastAsia="宋体" w:hAnsi="宋体"/>
        </w:rPr>
        <w:t>F</w:t>
      </w:r>
      <w:r w:rsidRPr="003F0B0C">
        <w:rPr>
          <w:rFonts w:ascii="宋体" w:eastAsia="宋体" w:hAnsi="宋体" w:hint="eastAsia"/>
        </w:rPr>
        <w:t>-银牌题</w:t>
      </w:r>
    </w:p>
    <w:p w:rsidR="00E77A6C" w:rsidRPr="003F0B0C" w:rsidRDefault="00EB7FE9" w:rsidP="00F6146A">
      <w:pPr>
        <w:rPr>
          <w:rFonts w:ascii="宋体" w:eastAsia="宋体" w:hAnsi="宋体"/>
        </w:rPr>
      </w:pPr>
      <w:r w:rsidRPr="003F0B0C">
        <w:rPr>
          <w:rFonts w:ascii="宋体" w:eastAsia="宋体" w:hAnsi="宋体" w:hint="eastAsia"/>
        </w:rPr>
        <w:t>已处理-</w:t>
      </w:r>
      <w:r w:rsidR="00E77A6C" w:rsidRPr="003F0B0C">
        <w:rPr>
          <w:rFonts w:ascii="宋体" w:eastAsia="宋体" w:hAnsi="宋体"/>
        </w:rPr>
        <w:t>G</w:t>
      </w:r>
      <w:r w:rsidRPr="003F0B0C">
        <w:rPr>
          <w:rFonts w:ascii="宋体" w:eastAsia="宋体" w:hAnsi="宋体" w:hint="eastAsia"/>
        </w:rPr>
        <w:t>-金牌题</w:t>
      </w:r>
    </w:p>
    <w:p w:rsidR="00E77A6C" w:rsidRPr="003F0B0C" w:rsidRDefault="00EB7FE9" w:rsidP="00F6146A">
      <w:pPr>
        <w:rPr>
          <w:rFonts w:ascii="宋体" w:eastAsia="宋体" w:hAnsi="宋体"/>
        </w:rPr>
      </w:pPr>
      <w:r w:rsidRPr="003F0B0C">
        <w:rPr>
          <w:rFonts w:ascii="宋体" w:eastAsia="宋体" w:hAnsi="宋体" w:hint="eastAsia"/>
        </w:rPr>
        <w:t>已处理-</w:t>
      </w:r>
      <w:r w:rsidR="00E77A6C" w:rsidRPr="003F0B0C">
        <w:rPr>
          <w:rFonts w:ascii="宋体" w:eastAsia="宋体" w:hAnsi="宋体"/>
        </w:rPr>
        <w:t>H</w:t>
      </w:r>
      <w:r w:rsidRPr="003F0B0C">
        <w:rPr>
          <w:rFonts w:ascii="宋体" w:eastAsia="宋体" w:hAnsi="宋体" w:hint="eastAsia"/>
        </w:rPr>
        <w:t>-金牌题</w:t>
      </w:r>
    </w:p>
    <w:p w:rsidR="00E77A6C" w:rsidRPr="003F0B0C" w:rsidRDefault="00EB7FE9" w:rsidP="00F6146A">
      <w:pPr>
        <w:rPr>
          <w:rFonts w:ascii="宋体" w:eastAsia="宋体" w:hAnsi="宋体"/>
        </w:rPr>
      </w:pPr>
      <w:r w:rsidRPr="003F0B0C">
        <w:rPr>
          <w:rFonts w:ascii="宋体" w:eastAsia="宋体" w:hAnsi="宋体" w:hint="eastAsia"/>
        </w:rPr>
        <w:t>已处理-</w:t>
      </w:r>
      <w:r w:rsidR="00E77A6C" w:rsidRPr="003F0B0C">
        <w:rPr>
          <w:rFonts w:ascii="宋体" w:eastAsia="宋体" w:hAnsi="宋体"/>
        </w:rPr>
        <w:t>I</w:t>
      </w:r>
      <w:r w:rsidRPr="003F0B0C">
        <w:rPr>
          <w:rFonts w:ascii="宋体" w:eastAsia="宋体" w:hAnsi="宋体" w:hint="eastAsia"/>
        </w:rPr>
        <w:t>-金牌题</w:t>
      </w:r>
    </w:p>
    <w:p w:rsidR="005D11B9" w:rsidRPr="003F0B0C" w:rsidRDefault="00EB7FE9" w:rsidP="00AF2A14">
      <w:pPr>
        <w:rPr>
          <w:rFonts w:ascii="宋体" w:eastAsia="宋体" w:hAnsi="宋体"/>
        </w:rPr>
      </w:pPr>
      <w:r w:rsidRPr="003F0B0C">
        <w:rPr>
          <w:rFonts w:ascii="宋体" w:eastAsia="宋体" w:hAnsi="宋体" w:hint="eastAsia"/>
        </w:rPr>
        <w:t>已处理-</w:t>
      </w:r>
      <w:r w:rsidR="00E77A6C" w:rsidRPr="003F0B0C">
        <w:rPr>
          <w:rFonts w:ascii="宋体" w:eastAsia="宋体" w:hAnsi="宋体"/>
        </w:rPr>
        <w:t>J</w:t>
      </w:r>
      <w:r w:rsidRPr="003F0B0C">
        <w:rPr>
          <w:rFonts w:ascii="宋体" w:eastAsia="宋体" w:hAnsi="宋体" w:hint="eastAsia"/>
        </w:rPr>
        <w:t>-金牌题</w:t>
      </w:r>
    </w:p>
    <w:p w:rsidR="003239E9" w:rsidRPr="003F0B0C" w:rsidRDefault="003239E9" w:rsidP="005A16AE">
      <w:pPr>
        <w:pStyle w:val="2"/>
        <w:rPr>
          <w:rFonts w:ascii="宋体" w:eastAsia="宋体" w:hAnsi="宋体"/>
        </w:rPr>
      </w:pPr>
      <w:bookmarkStart w:id="299" w:name="_Toc521431991"/>
      <w:r w:rsidRPr="003F0B0C">
        <w:rPr>
          <w:rFonts w:ascii="宋体" w:eastAsia="宋体" w:hAnsi="宋体" w:hint="eastAsia"/>
        </w:rPr>
        <w:t>ACM-</w:t>
      </w:r>
      <w:r w:rsidRPr="003F0B0C">
        <w:rPr>
          <w:rFonts w:ascii="宋体" w:eastAsia="宋体" w:hAnsi="宋体"/>
        </w:rPr>
        <w:t>ICPC</w:t>
      </w:r>
      <w:r w:rsidRPr="003F0B0C">
        <w:rPr>
          <w:rFonts w:ascii="宋体" w:eastAsia="宋体" w:hAnsi="宋体" w:hint="eastAsia"/>
        </w:rPr>
        <w:t>-上海大都会赛-</w:t>
      </w:r>
      <w:r w:rsidRPr="003F0B0C">
        <w:rPr>
          <w:rFonts w:ascii="宋体" w:eastAsia="宋体" w:hAnsi="宋体"/>
        </w:rPr>
        <w:t>2018.7.21</w:t>
      </w:r>
      <w:r w:rsidR="0045595C" w:rsidRPr="003F0B0C">
        <w:rPr>
          <w:rFonts w:ascii="宋体" w:eastAsia="宋体" w:hAnsi="宋体" w:hint="eastAsia"/>
        </w:rPr>
        <w:t>（周六）</w:t>
      </w:r>
      <w:bookmarkEnd w:id="299"/>
    </w:p>
    <w:p w:rsidR="00C11F42" w:rsidRPr="003F0B0C" w:rsidRDefault="00C11F42" w:rsidP="000C5C41">
      <w:pPr>
        <w:rPr>
          <w:rFonts w:ascii="宋体" w:eastAsia="宋体" w:hAnsi="宋体"/>
        </w:rPr>
      </w:pPr>
      <w:r w:rsidRPr="003F0B0C">
        <w:rPr>
          <w:rFonts w:ascii="宋体" w:eastAsia="宋体" w:hAnsi="宋体" w:hint="eastAsia"/>
        </w:rPr>
        <w:t>热身赛</w:t>
      </w:r>
    </w:p>
    <w:p w:rsidR="00C11F42" w:rsidRPr="003F0B0C" w:rsidRDefault="00C11F42" w:rsidP="000C5C41">
      <w:pPr>
        <w:rPr>
          <w:rFonts w:ascii="宋体" w:eastAsia="宋体" w:hAnsi="宋体"/>
        </w:rPr>
      </w:pPr>
      <w:r w:rsidRPr="003F0B0C">
        <w:rPr>
          <w:rFonts w:ascii="宋体" w:eastAsia="宋体" w:hAnsi="宋体" w:hint="eastAsia"/>
        </w:rPr>
        <w:t>A-线段树-铜牌题</w:t>
      </w:r>
    </w:p>
    <w:p w:rsidR="00C11F42" w:rsidRPr="003F0B0C" w:rsidRDefault="00C11F42" w:rsidP="000C5C41">
      <w:pPr>
        <w:rPr>
          <w:rFonts w:ascii="宋体" w:eastAsia="宋体" w:hAnsi="宋体"/>
        </w:rPr>
      </w:pPr>
      <w:r w:rsidRPr="003F0B0C">
        <w:rPr>
          <w:rFonts w:ascii="宋体" w:eastAsia="宋体" w:hAnsi="宋体" w:hint="eastAsia"/>
        </w:rPr>
        <w:t>√-</w:t>
      </w:r>
      <w:r w:rsidRPr="003F0B0C">
        <w:rPr>
          <w:rFonts w:ascii="宋体" w:eastAsia="宋体" w:hAnsi="宋体"/>
        </w:rPr>
        <w:t>B</w:t>
      </w:r>
      <w:r w:rsidRPr="003F0B0C">
        <w:rPr>
          <w:rFonts w:ascii="宋体" w:eastAsia="宋体" w:hAnsi="宋体" w:hint="eastAsia"/>
        </w:rPr>
        <w:t>-签到</w:t>
      </w:r>
    </w:p>
    <w:p w:rsidR="00C11F42" w:rsidRPr="003F0B0C" w:rsidRDefault="00C11F42" w:rsidP="000C5C41">
      <w:pPr>
        <w:rPr>
          <w:rFonts w:ascii="宋体" w:eastAsia="宋体" w:hAnsi="宋体"/>
        </w:rPr>
      </w:pPr>
      <w:r w:rsidRPr="003F0B0C">
        <w:rPr>
          <w:rFonts w:ascii="宋体" w:eastAsia="宋体" w:hAnsi="宋体"/>
        </w:rPr>
        <w:t>C</w:t>
      </w:r>
      <w:r w:rsidRPr="003F0B0C">
        <w:rPr>
          <w:rFonts w:ascii="宋体" w:eastAsia="宋体" w:hAnsi="宋体" w:hint="eastAsia"/>
        </w:rPr>
        <w:t>-数论-铜牌题</w:t>
      </w:r>
    </w:p>
    <w:p w:rsidR="00C11F42" w:rsidRPr="003F0B0C" w:rsidRDefault="00C11F42" w:rsidP="000C5C41">
      <w:pPr>
        <w:rPr>
          <w:rFonts w:ascii="宋体" w:eastAsia="宋体" w:hAnsi="宋体"/>
        </w:rPr>
      </w:pPr>
      <w:r w:rsidRPr="003F0B0C">
        <w:rPr>
          <w:rFonts w:ascii="宋体" w:eastAsia="宋体" w:hAnsi="宋体"/>
        </w:rPr>
        <w:t>D</w:t>
      </w:r>
    </w:p>
    <w:p w:rsidR="00C11F42" w:rsidRPr="003F0B0C" w:rsidRDefault="00C11F42" w:rsidP="000C5C41">
      <w:pPr>
        <w:rPr>
          <w:rFonts w:ascii="宋体" w:eastAsia="宋体" w:hAnsi="宋体"/>
        </w:rPr>
      </w:pPr>
      <w:r w:rsidRPr="003F0B0C">
        <w:rPr>
          <w:rFonts w:ascii="宋体" w:eastAsia="宋体" w:hAnsi="宋体" w:hint="eastAsia"/>
        </w:rPr>
        <w:t>正赛</w:t>
      </w:r>
    </w:p>
    <w:p w:rsidR="000C5C41" w:rsidRPr="003F0B0C" w:rsidRDefault="000C5C41" w:rsidP="000C5C41">
      <w:pPr>
        <w:rPr>
          <w:rFonts w:ascii="宋体" w:eastAsia="宋体" w:hAnsi="宋体"/>
        </w:rPr>
      </w:pPr>
      <w:r w:rsidRPr="003F0B0C">
        <w:rPr>
          <w:rFonts w:ascii="宋体" w:eastAsia="宋体" w:hAnsi="宋体" w:hint="eastAsia"/>
        </w:rPr>
        <w:t>A</w:t>
      </w:r>
      <w:r w:rsidR="00830CA2" w:rsidRPr="003F0B0C">
        <w:rPr>
          <w:rFonts w:ascii="宋体" w:eastAsia="宋体" w:hAnsi="宋体" w:hint="eastAsia"/>
        </w:rPr>
        <w:t>-</w:t>
      </w:r>
      <w:r w:rsidR="00BE710F" w:rsidRPr="003F0B0C">
        <w:rPr>
          <w:rFonts w:ascii="宋体" w:eastAsia="宋体" w:hAnsi="宋体" w:hint="eastAsia"/>
        </w:rPr>
        <w:t>计算几何（随机？）-</w:t>
      </w:r>
      <w:r w:rsidR="00830CA2" w:rsidRPr="003F0B0C">
        <w:rPr>
          <w:rFonts w:ascii="宋体" w:eastAsia="宋体" w:hAnsi="宋体" w:hint="eastAsia"/>
        </w:rPr>
        <w:t>铜牌题</w:t>
      </w:r>
    </w:p>
    <w:p w:rsidR="000C5C41" w:rsidRPr="003F0B0C" w:rsidRDefault="000C5C41" w:rsidP="000C5C41">
      <w:pPr>
        <w:rPr>
          <w:rFonts w:ascii="宋体" w:eastAsia="宋体" w:hAnsi="宋体"/>
        </w:rPr>
      </w:pPr>
      <w:r w:rsidRPr="003F0B0C">
        <w:rPr>
          <w:rFonts w:ascii="宋体" w:eastAsia="宋体" w:hAnsi="宋体"/>
        </w:rPr>
        <w:t>B</w:t>
      </w:r>
      <w:r w:rsidR="00830CA2" w:rsidRPr="003F0B0C">
        <w:rPr>
          <w:rFonts w:ascii="宋体" w:eastAsia="宋体" w:hAnsi="宋体" w:hint="eastAsia"/>
        </w:rPr>
        <w:t>-签到</w:t>
      </w:r>
    </w:p>
    <w:p w:rsidR="000C5C41" w:rsidRPr="003F0B0C" w:rsidRDefault="000C5C41" w:rsidP="000C5C41">
      <w:pPr>
        <w:rPr>
          <w:rFonts w:ascii="宋体" w:eastAsia="宋体" w:hAnsi="宋体"/>
        </w:rPr>
      </w:pPr>
      <w:r w:rsidRPr="003F0B0C">
        <w:rPr>
          <w:rFonts w:ascii="宋体" w:eastAsia="宋体" w:hAnsi="宋体"/>
        </w:rPr>
        <w:t>C</w:t>
      </w:r>
      <w:r w:rsidR="00830CA2" w:rsidRPr="003F0B0C">
        <w:rPr>
          <w:rFonts w:ascii="宋体" w:eastAsia="宋体" w:hAnsi="宋体" w:hint="eastAsia"/>
        </w:rPr>
        <w:t>-金牌题</w:t>
      </w:r>
    </w:p>
    <w:p w:rsidR="000C5C41" w:rsidRPr="003F0B0C" w:rsidRDefault="00C11F42" w:rsidP="000C5C41">
      <w:pPr>
        <w:rPr>
          <w:rFonts w:ascii="宋体" w:eastAsia="宋体" w:hAnsi="宋体"/>
        </w:rPr>
      </w:pPr>
      <w:r w:rsidRPr="003F0B0C">
        <w:rPr>
          <w:rFonts w:ascii="宋体" w:eastAsia="宋体" w:hAnsi="宋体" w:hint="eastAsia"/>
        </w:rPr>
        <w:t>√-</w:t>
      </w:r>
      <w:r w:rsidR="000C5C41" w:rsidRPr="003F0B0C">
        <w:rPr>
          <w:rFonts w:ascii="宋体" w:eastAsia="宋体" w:hAnsi="宋体"/>
        </w:rPr>
        <w:t>D</w:t>
      </w:r>
      <w:r w:rsidR="00830CA2" w:rsidRPr="003F0B0C">
        <w:rPr>
          <w:rFonts w:ascii="宋体" w:eastAsia="宋体" w:hAnsi="宋体" w:hint="eastAsia"/>
        </w:rPr>
        <w:t>-签到</w:t>
      </w:r>
    </w:p>
    <w:p w:rsidR="000C5C41" w:rsidRPr="003F0B0C" w:rsidRDefault="000C5C41" w:rsidP="000C5C41">
      <w:pPr>
        <w:rPr>
          <w:rFonts w:ascii="宋体" w:eastAsia="宋体" w:hAnsi="宋体"/>
        </w:rPr>
      </w:pPr>
      <w:r w:rsidRPr="003F0B0C">
        <w:rPr>
          <w:rFonts w:ascii="宋体" w:eastAsia="宋体" w:hAnsi="宋体"/>
        </w:rPr>
        <w:t>E</w:t>
      </w:r>
      <w:r w:rsidR="00830CA2" w:rsidRPr="003F0B0C">
        <w:rPr>
          <w:rFonts w:ascii="宋体" w:eastAsia="宋体" w:hAnsi="宋体" w:hint="eastAsia"/>
        </w:rPr>
        <w:t>-金牌题</w:t>
      </w:r>
    </w:p>
    <w:p w:rsidR="000C5C41" w:rsidRPr="003F0B0C" w:rsidRDefault="000C5C41" w:rsidP="000C5C41">
      <w:pPr>
        <w:rPr>
          <w:rFonts w:ascii="宋体" w:eastAsia="宋体" w:hAnsi="宋体"/>
        </w:rPr>
      </w:pPr>
      <w:r w:rsidRPr="003F0B0C">
        <w:rPr>
          <w:rFonts w:ascii="宋体" w:eastAsia="宋体" w:hAnsi="宋体"/>
        </w:rPr>
        <w:t>F</w:t>
      </w:r>
      <w:r w:rsidRPr="003F0B0C">
        <w:rPr>
          <w:rFonts w:ascii="宋体" w:eastAsia="宋体" w:hAnsi="宋体" w:hint="eastAsia"/>
        </w:rPr>
        <w:t>-扫描线-铜牌题</w:t>
      </w:r>
    </w:p>
    <w:p w:rsidR="000C5C41" w:rsidRPr="003F0B0C" w:rsidRDefault="000C5C41" w:rsidP="000C5C41">
      <w:pPr>
        <w:rPr>
          <w:rFonts w:ascii="宋体" w:eastAsia="宋体" w:hAnsi="宋体"/>
        </w:rPr>
      </w:pPr>
      <w:r w:rsidRPr="003F0B0C">
        <w:rPr>
          <w:rFonts w:ascii="宋体" w:eastAsia="宋体" w:hAnsi="宋体"/>
        </w:rPr>
        <w:lastRenderedPageBreak/>
        <w:t>G</w:t>
      </w:r>
      <w:r w:rsidRPr="003F0B0C">
        <w:rPr>
          <w:rFonts w:ascii="宋体" w:eastAsia="宋体" w:hAnsi="宋体" w:hint="eastAsia"/>
        </w:rPr>
        <w:t>-计算几何-金牌题</w:t>
      </w:r>
    </w:p>
    <w:p w:rsidR="000C5C41" w:rsidRPr="003F0B0C" w:rsidRDefault="000C5C41" w:rsidP="000C5C41">
      <w:pPr>
        <w:rPr>
          <w:rFonts w:ascii="宋体" w:eastAsia="宋体" w:hAnsi="宋体"/>
        </w:rPr>
      </w:pPr>
      <w:r w:rsidRPr="003F0B0C">
        <w:rPr>
          <w:rFonts w:ascii="宋体" w:eastAsia="宋体" w:hAnsi="宋体"/>
        </w:rPr>
        <w:t>H</w:t>
      </w:r>
      <w:r w:rsidRPr="003F0B0C">
        <w:rPr>
          <w:rFonts w:ascii="宋体" w:eastAsia="宋体" w:hAnsi="宋体" w:hint="eastAsia"/>
        </w:rPr>
        <w:t>-线段树-金牌题</w:t>
      </w:r>
    </w:p>
    <w:p w:rsidR="000C5C41" w:rsidRPr="003F0B0C" w:rsidRDefault="000C5C41" w:rsidP="000C5C41">
      <w:pPr>
        <w:rPr>
          <w:rFonts w:ascii="宋体" w:eastAsia="宋体" w:hAnsi="宋体"/>
        </w:rPr>
      </w:pPr>
      <w:r w:rsidRPr="003F0B0C">
        <w:rPr>
          <w:rFonts w:ascii="宋体" w:eastAsia="宋体" w:hAnsi="宋体"/>
        </w:rPr>
        <w:t>I</w:t>
      </w:r>
      <w:r w:rsidRPr="003F0B0C">
        <w:rPr>
          <w:rFonts w:ascii="宋体" w:eastAsia="宋体" w:hAnsi="宋体" w:hint="eastAsia"/>
        </w:rPr>
        <w:t>-枚举贪心-铜牌题</w:t>
      </w:r>
    </w:p>
    <w:p w:rsidR="000C5C41" w:rsidRPr="003F0B0C" w:rsidRDefault="000C5C41" w:rsidP="000C5C41">
      <w:pPr>
        <w:rPr>
          <w:rFonts w:ascii="宋体" w:eastAsia="宋体" w:hAnsi="宋体"/>
        </w:rPr>
      </w:pPr>
      <w:r w:rsidRPr="003F0B0C">
        <w:rPr>
          <w:rFonts w:ascii="宋体" w:eastAsia="宋体" w:hAnsi="宋体"/>
        </w:rPr>
        <w:t>J</w:t>
      </w:r>
      <w:r w:rsidRPr="003F0B0C">
        <w:rPr>
          <w:rFonts w:ascii="宋体" w:eastAsia="宋体" w:hAnsi="宋体" w:hint="eastAsia"/>
        </w:rPr>
        <w:t>-</w:t>
      </w:r>
      <w:r w:rsidRPr="003F0B0C">
        <w:rPr>
          <w:rFonts w:ascii="宋体" w:eastAsia="宋体" w:hAnsi="宋体"/>
        </w:rPr>
        <w:t>DP</w:t>
      </w:r>
      <w:r w:rsidRPr="003F0B0C">
        <w:rPr>
          <w:rFonts w:ascii="宋体" w:eastAsia="宋体" w:hAnsi="宋体" w:hint="eastAsia"/>
        </w:rPr>
        <w:t>-铜牌题</w:t>
      </w:r>
    </w:p>
    <w:p w:rsidR="000C5C41" w:rsidRPr="003F0B0C" w:rsidRDefault="00C11F42" w:rsidP="000C5C41">
      <w:pPr>
        <w:rPr>
          <w:rFonts w:ascii="宋体" w:eastAsia="宋体" w:hAnsi="宋体"/>
        </w:rPr>
      </w:pPr>
      <w:r w:rsidRPr="003F0B0C">
        <w:rPr>
          <w:rFonts w:ascii="宋体" w:eastAsia="宋体" w:hAnsi="宋体" w:hint="eastAsia"/>
        </w:rPr>
        <w:t>√-</w:t>
      </w:r>
      <w:r w:rsidR="000C5C41" w:rsidRPr="003F0B0C">
        <w:rPr>
          <w:rFonts w:ascii="宋体" w:eastAsia="宋体" w:hAnsi="宋体"/>
        </w:rPr>
        <w:t>K</w:t>
      </w:r>
      <w:r w:rsidR="00830CA2" w:rsidRPr="003F0B0C">
        <w:rPr>
          <w:rFonts w:ascii="宋体" w:eastAsia="宋体" w:hAnsi="宋体" w:hint="eastAsia"/>
        </w:rPr>
        <w:t>-签到</w:t>
      </w:r>
    </w:p>
    <w:p w:rsidR="00830CA2" w:rsidRPr="003F0B0C" w:rsidRDefault="00830CA2" w:rsidP="000C5C41">
      <w:pPr>
        <w:rPr>
          <w:rFonts w:ascii="宋体" w:eastAsia="宋体" w:hAnsi="宋体"/>
        </w:rPr>
      </w:pPr>
      <w:r w:rsidRPr="003F0B0C">
        <w:rPr>
          <w:rFonts w:ascii="宋体" w:eastAsia="宋体" w:hAnsi="宋体" w:hint="eastAsia"/>
        </w:rPr>
        <w:t>L-金牌题</w:t>
      </w:r>
    </w:p>
    <w:p w:rsidR="003239E9" w:rsidRPr="003F0B0C" w:rsidRDefault="003239E9" w:rsidP="005A16AE">
      <w:pPr>
        <w:pStyle w:val="2"/>
        <w:rPr>
          <w:rFonts w:ascii="宋体" w:eastAsia="宋体" w:hAnsi="宋体"/>
        </w:rPr>
      </w:pPr>
      <w:bookmarkStart w:id="300" w:name="_Toc521431992"/>
      <w:r w:rsidRPr="003F0B0C">
        <w:rPr>
          <w:rFonts w:ascii="宋体" w:eastAsia="宋体" w:hAnsi="宋体" w:hint="eastAsia"/>
        </w:rPr>
        <w:t>牛客网-第2场-</w:t>
      </w:r>
      <w:r w:rsidRPr="003F0B0C">
        <w:rPr>
          <w:rFonts w:ascii="宋体" w:eastAsia="宋体" w:hAnsi="宋体"/>
        </w:rPr>
        <w:t>2018.7.21</w:t>
      </w:r>
      <w:r w:rsidR="0045595C" w:rsidRPr="003F0B0C">
        <w:rPr>
          <w:rFonts w:ascii="宋体" w:eastAsia="宋体" w:hAnsi="宋体" w:hint="eastAsia"/>
        </w:rPr>
        <w:t>（周六）</w:t>
      </w:r>
      <w:bookmarkEnd w:id="300"/>
    </w:p>
    <w:p w:rsidR="003239E9" w:rsidRPr="003F0B0C" w:rsidRDefault="00BA4CBC" w:rsidP="00800409">
      <w:pPr>
        <w:rPr>
          <w:rFonts w:ascii="宋体" w:eastAsia="宋体" w:hAnsi="宋体"/>
        </w:rPr>
      </w:pPr>
      <w:r w:rsidRPr="003F0B0C">
        <w:rPr>
          <w:rFonts w:ascii="宋体" w:eastAsia="宋体" w:hAnsi="宋体" w:hint="eastAsia"/>
        </w:rPr>
        <w:t>已处理-</w:t>
      </w:r>
      <w:r w:rsidR="006C2F26" w:rsidRPr="003F0B0C">
        <w:rPr>
          <w:rFonts w:ascii="宋体" w:eastAsia="宋体" w:hAnsi="宋体" w:hint="eastAsia"/>
        </w:rPr>
        <w:t>A-签到题</w:t>
      </w:r>
    </w:p>
    <w:p w:rsidR="006C2F26" w:rsidRPr="003F0B0C" w:rsidRDefault="00BA4CBC" w:rsidP="00800409">
      <w:pPr>
        <w:rPr>
          <w:rFonts w:ascii="宋体" w:eastAsia="宋体" w:hAnsi="宋体"/>
        </w:rPr>
      </w:pPr>
      <w:r w:rsidRPr="003F0B0C">
        <w:rPr>
          <w:rFonts w:ascii="宋体" w:eastAsia="宋体" w:hAnsi="宋体" w:hint="eastAsia"/>
        </w:rPr>
        <w:t>已处理-</w:t>
      </w:r>
      <w:r w:rsidR="006C2F26" w:rsidRPr="003F0B0C">
        <w:rPr>
          <w:rFonts w:ascii="宋体" w:eastAsia="宋体" w:hAnsi="宋体"/>
        </w:rPr>
        <w:t>B</w:t>
      </w:r>
      <w:r w:rsidR="006C2F26" w:rsidRPr="003F0B0C">
        <w:rPr>
          <w:rFonts w:ascii="宋体" w:eastAsia="宋体" w:hAnsi="宋体" w:hint="eastAsia"/>
        </w:rPr>
        <w:t>-</w:t>
      </w:r>
      <w:r w:rsidR="006B4734" w:rsidRPr="003F0B0C">
        <w:rPr>
          <w:rFonts w:ascii="宋体" w:eastAsia="宋体" w:hAnsi="宋体" w:hint="eastAsia"/>
        </w:rPr>
        <w:t>银牌</w:t>
      </w:r>
      <w:r w:rsidR="006C2F26" w:rsidRPr="003F0B0C">
        <w:rPr>
          <w:rFonts w:ascii="宋体" w:eastAsia="宋体" w:hAnsi="宋体" w:hint="eastAsia"/>
        </w:rPr>
        <w:t>题</w:t>
      </w:r>
    </w:p>
    <w:p w:rsidR="006C2F26" w:rsidRPr="003F0B0C" w:rsidRDefault="00E77A6C" w:rsidP="00800409">
      <w:pPr>
        <w:rPr>
          <w:rFonts w:ascii="宋体" w:eastAsia="宋体" w:hAnsi="宋体"/>
        </w:rPr>
      </w:pPr>
      <w:r w:rsidRPr="003F0B0C">
        <w:rPr>
          <w:rFonts w:ascii="宋体" w:eastAsia="宋体" w:hAnsi="宋体" w:hint="eastAsia"/>
        </w:rPr>
        <w:t>已处理-</w:t>
      </w:r>
      <w:r w:rsidR="006C2F26" w:rsidRPr="003F0B0C">
        <w:rPr>
          <w:rFonts w:ascii="宋体" w:eastAsia="宋体" w:hAnsi="宋体"/>
        </w:rPr>
        <w:t>C</w:t>
      </w:r>
      <w:r w:rsidR="006C2F26" w:rsidRPr="003F0B0C">
        <w:rPr>
          <w:rFonts w:ascii="宋体" w:eastAsia="宋体" w:hAnsi="宋体" w:hint="eastAsia"/>
        </w:rPr>
        <w:t>-金牌题</w:t>
      </w:r>
    </w:p>
    <w:p w:rsidR="006C2F26" w:rsidRPr="003F0B0C" w:rsidRDefault="00BA4CBC" w:rsidP="00800409">
      <w:pPr>
        <w:rPr>
          <w:rFonts w:ascii="宋体" w:eastAsia="宋体" w:hAnsi="宋体"/>
        </w:rPr>
      </w:pPr>
      <w:r w:rsidRPr="003F0B0C">
        <w:rPr>
          <w:rFonts w:ascii="宋体" w:eastAsia="宋体" w:hAnsi="宋体" w:hint="eastAsia"/>
        </w:rPr>
        <w:t>已处理-</w:t>
      </w:r>
      <w:r w:rsidR="006C2F26" w:rsidRPr="003F0B0C">
        <w:rPr>
          <w:rFonts w:ascii="宋体" w:eastAsia="宋体" w:hAnsi="宋体"/>
        </w:rPr>
        <w:t>D</w:t>
      </w:r>
      <w:r w:rsidR="006C2F26" w:rsidRPr="003F0B0C">
        <w:rPr>
          <w:rFonts w:ascii="宋体" w:eastAsia="宋体" w:hAnsi="宋体" w:hint="eastAsia"/>
        </w:rPr>
        <w:t>-签到题</w:t>
      </w:r>
    </w:p>
    <w:p w:rsidR="006C2F26" w:rsidRPr="003F0B0C" w:rsidRDefault="00E77A6C" w:rsidP="00800409">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6C2F26" w:rsidRPr="003F0B0C">
        <w:rPr>
          <w:rFonts w:ascii="宋体" w:eastAsia="宋体" w:hAnsi="宋体"/>
        </w:rPr>
        <w:t>E</w:t>
      </w:r>
      <w:r w:rsidR="006C2F26" w:rsidRPr="003F0B0C">
        <w:rPr>
          <w:rFonts w:ascii="宋体" w:eastAsia="宋体" w:hAnsi="宋体" w:hint="eastAsia"/>
        </w:rPr>
        <w:t>-金牌题</w:t>
      </w:r>
    </w:p>
    <w:p w:rsidR="006C2F26" w:rsidRPr="003F0B0C" w:rsidRDefault="00E77A6C" w:rsidP="00800409">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6C2F26" w:rsidRPr="003F0B0C">
        <w:rPr>
          <w:rFonts w:ascii="宋体" w:eastAsia="宋体" w:hAnsi="宋体"/>
        </w:rPr>
        <w:t>F</w:t>
      </w:r>
      <w:r w:rsidR="006C2F26" w:rsidRPr="003F0B0C">
        <w:rPr>
          <w:rFonts w:ascii="宋体" w:eastAsia="宋体" w:hAnsi="宋体" w:hint="eastAsia"/>
        </w:rPr>
        <w:t>-金牌题</w:t>
      </w:r>
    </w:p>
    <w:p w:rsidR="006C2F26" w:rsidRPr="003F0B0C" w:rsidRDefault="00E77A6C" w:rsidP="00800409">
      <w:pPr>
        <w:rPr>
          <w:rFonts w:ascii="宋体" w:eastAsia="宋体" w:hAnsi="宋体"/>
        </w:rPr>
      </w:pPr>
      <w:r w:rsidRPr="003F0B0C">
        <w:rPr>
          <w:rFonts w:ascii="宋体" w:eastAsia="宋体" w:hAnsi="宋体" w:hint="eastAsia"/>
        </w:rPr>
        <w:t>已处理-</w:t>
      </w:r>
      <w:r w:rsidR="006C2F26" w:rsidRPr="003F0B0C">
        <w:rPr>
          <w:rFonts w:ascii="宋体" w:eastAsia="宋体" w:hAnsi="宋体"/>
        </w:rPr>
        <w:t>G</w:t>
      </w:r>
      <w:r w:rsidR="006C2F26" w:rsidRPr="003F0B0C">
        <w:rPr>
          <w:rFonts w:ascii="宋体" w:eastAsia="宋体" w:hAnsi="宋体" w:hint="eastAsia"/>
        </w:rPr>
        <w:t>-银牌题</w:t>
      </w:r>
    </w:p>
    <w:p w:rsidR="006C2F26" w:rsidRPr="003F0B0C" w:rsidRDefault="00E77A6C" w:rsidP="00800409">
      <w:pPr>
        <w:rPr>
          <w:rFonts w:ascii="宋体" w:eastAsia="宋体" w:hAnsi="宋体"/>
        </w:rPr>
      </w:pPr>
      <w:r w:rsidRPr="003F0B0C">
        <w:rPr>
          <w:rFonts w:ascii="宋体" w:eastAsia="宋体" w:hAnsi="宋体" w:hint="eastAsia"/>
        </w:rPr>
        <w:t>已处理-</w:t>
      </w:r>
      <w:r w:rsidR="006C2F26" w:rsidRPr="003F0B0C">
        <w:rPr>
          <w:rFonts w:ascii="宋体" w:eastAsia="宋体" w:hAnsi="宋体"/>
        </w:rPr>
        <w:t>H</w:t>
      </w:r>
      <w:r w:rsidR="006C2F26" w:rsidRPr="003F0B0C">
        <w:rPr>
          <w:rFonts w:ascii="宋体" w:eastAsia="宋体" w:hAnsi="宋体" w:hint="eastAsia"/>
        </w:rPr>
        <w:t>-银牌题</w:t>
      </w:r>
    </w:p>
    <w:p w:rsidR="006C2F26" w:rsidRPr="003F0B0C" w:rsidRDefault="00E77A6C" w:rsidP="00800409">
      <w:pPr>
        <w:rPr>
          <w:rFonts w:ascii="宋体" w:eastAsia="宋体" w:hAnsi="宋体"/>
        </w:rPr>
      </w:pPr>
      <w:r w:rsidRPr="003F0B0C">
        <w:rPr>
          <w:rFonts w:ascii="宋体" w:eastAsia="宋体" w:hAnsi="宋体" w:hint="eastAsia"/>
        </w:rPr>
        <w:t>已处理-</w:t>
      </w:r>
      <w:r w:rsidR="006C2F26" w:rsidRPr="003F0B0C">
        <w:rPr>
          <w:rFonts w:ascii="宋体" w:eastAsia="宋体" w:hAnsi="宋体"/>
        </w:rPr>
        <w:t>I</w:t>
      </w:r>
      <w:r w:rsidR="006C2F26" w:rsidRPr="003F0B0C">
        <w:rPr>
          <w:rFonts w:ascii="宋体" w:eastAsia="宋体" w:hAnsi="宋体" w:hint="eastAsia"/>
        </w:rPr>
        <w:t>-铜牌题</w:t>
      </w:r>
    </w:p>
    <w:p w:rsidR="006C2F26" w:rsidRPr="003F0B0C" w:rsidRDefault="00E77A6C" w:rsidP="00800409">
      <w:pPr>
        <w:rPr>
          <w:rFonts w:ascii="宋体" w:eastAsia="宋体" w:hAnsi="宋体"/>
        </w:rPr>
      </w:pPr>
      <w:r w:rsidRPr="003F0B0C">
        <w:rPr>
          <w:rFonts w:ascii="宋体" w:eastAsia="宋体" w:hAnsi="宋体" w:hint="eastAsia"/>
        </w:rPr>
        <w:t>已处理-</w:t>
      </w:r>
      <w:r w:rsidR="006C2F26" w:rsidRPr="003F0B0C">
        <w:rPr>
          <w:rFonts w:ascii="宋体" w:eastAsia="宋体" w:hAnsi="宋体"/>
        </w:rPr>
        <w:t>J</w:t>
      </w:r>
      <w:r w:rsidR="006C2F26" w:rsidRPr="003F0B0C">
        <w:rPr>
          <w:rFonts w:ascii="宋体" w:eastAsia="宋体" w:hAnsi="宋体" w:hint="eastAsia"/>
        </w:rPr>
        <w:t>-铜牌题</w:t>
      </w:r>
    </w:p>
    <w:p w:rsidR="00F41371" w:rsidRPr="003F0B0C" w:rsidRDefault="00E77A6C" w:rsidP="00800409">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6C2F26" w:rsidRPr="003F0B0C">
        <w:rPr>
          <w:rFonts w:ascii="宋体" w:eastAsia="宋体" w:hAnsi="宋体"/>
        </w:rPr>
        <w:t>K</w:t>
      </w:r>
      <w:r w:rsidR="006C2F26" w:rsidRPr="003F0B0C">
        <w:rPr>
          <w:rFonts w:ascii="宋体" w:eastAsia="宋体" w:hAnsi="宋体" w:hint="eastAsia"/>
        </w:rPr>
        <w:t>-金牌题</w:t>
      </w:r>
    </w:p>
    <w:p w:rsidR="00800409" w:rsidRPr="003F0B0C" w:rsidRDefault="003239E9" w:rsidP="005A16AE">
      <w:pPr>
        <w:pStyle w:val="2"/>
        <w:rPr>
          <w:rFonts w:ascii="宋体" w:eastAsia="宋体" w:hAnsi="宋体"/>
        </w:rPr>
      </w:pPr>
      <w:bookmarkStart w:id="301" w:name="_Toc521431993"/>
      <w:r w:rsidRPr="003F0B0C">
        <w:rPr>
          <w:rFonts w:ascii="宋体" w:eastAsia="宋体" w:hAnsi="宋体" w:hint="eastAsia"/>
        </w:rPr>
        <w:t>HDU-</w:t>
      </w:r>
      <w:r w:rsidRPr="003F0B0C">
        <w:rPr>
          <w:rFonts w:ascii="宋体" w:eastAsia="宋体" w:hAnsi="宋体"/>
        </w:rPr>
        <w:t>1</w:t>
      </w:r>
      <w:r w:rsidRPr="003F0B0C">
        <w:rPr>
          <w:rFonts w:ascii="宋体" w:eastAsia="宋体" w:hAnsi="宋体" w:hint="eastAsia"/>
        </w:rPr>
        <w:t>-</w:t>
      </w:r>
      <w:r w:rsidRPr="003F0B0C">
        <w:rPr>
          <w:rFonts w:ascii="宋体" w:eastAsia="宋体" w:hAnsi="宋体"/>
        </w:rPr>
        <w:t>2018.7.23</w:t>
      </w:r>
      <w:r w:rsidR="005A16AE" w:rsidRPr="003F0B0C">
        <w:rPr>
          <w:rFonts w:ascii="宋体" w:eastAsia="宋体" w:hAnsi="宋体" w:hint="eastAsia"/>
        </w:rPr>
        <w:t>（周一）</w:t>
      </w:r>
      <w:bookmarkEnd w:id="301"/>
    </w:p>
    <w:p w:rsidR="000C547C" w:rsidRPr="003F0B0C" w:rsidRDefault="00201025"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rPr>
        <w:t>1001</w:t>
      </w:r>
      <w:r w:rsidR="000C547C" w:rsidRPr="003F0B0C">
        <w:rPr>
          <w:rFonts w:ascii="宋体" w:eastAsia="宋体" w:hAnsi="宋体" w:hint="eastAsia"/>
        </w:rPr>
        <w:t>-签到-数论</w:t>
      </w:r>
    </w:p>
    <w:p w:rsidR="000C547C" w:rsidRPr="003F0B0C" w:rsidRDefault="00201025"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rPr>
        <w:t>1002</w:t>
      </w:r>
      <w:r w:rsidR="000C547C" w:rsidRPr="003F0B0C">
        <w:rPr>
          <w:rFonts w:ascii="宋体" w:eastAsia="宋体" w:hAnsi="宋体" w:hint="eastAsia"/>
        </w:rPr>
        <w:t>-铜牌</w:t>
      </w:r>
    </w:p>
    <w:p w:rsidR="000C547C" w:rsidRPr="003F0B0C" w:rsidRDefault="00CD3BB7"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hint="eastAsia"/>
        </w:rPr>
        <w:t>-</w:t>
      </w:r>
      <w:r w:rsidR="000C547C" w:rsidRPr="003F0B0C">
        <w:rPr>
          <w:rFonts w:ascii="宋体" w:eastAsia="宋体" w:hAnsi="宋体"/>
        </w:rPr>
        <w:t>1003</w:t>
      </w:r>
      <w:r w:rsidR="000C547C" w:rsidRPr="003F0B0C">
        <w:rPr>
          <w:rFonts w:ascii="宋体" w:eastAsia="宋体" w:hAnsi="宋体" w:hint="eastAsia"/>
        </w:rPr>
        <w:t>-签到</w:t>
      </w:r>
    </w:p>
    <w:p w:rsidR="000C547C" w:rsidRPr="003F0B0C" w:rsidRDefault="00CD3BB7"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rPr>
        <w:t>1004</w:t>
      </w:r>
      <w:r w:rsidR="000C547C" w:rsidRPr="003F0B0C">
        <w:rPr>
          <w:rFonts w:ascii="宋体" w:eastAsia="宋体" w:hAnsi="宋体" w:hint="eastAsia"/>
        </w:rPr>
        <w:t>-铜牌</w:t>
      </w:r>
    </w:p>
    <w:p w:rsidR="000C547C" w:rsidRPr="003F0B0C" w:rsidRDefault="00CD3BB7" w:rsidP="000C547C">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0C547C" w:rsidRPr="003F0B0C">
        <w:rPr>
          <w:rFonts w:ascii="宋体" w:eastAsia="宋体" w:hAnsi="宋体"/>
        </w:rPr>
        <w:t>1005</w:t>
      </w:r>
      <w:r w:rsidR="000C547C" w:rsidRPr="003F0B0C">
        <w:rPr>
          <w:rFonts w:ascii="宋体" w:eastAsia="宋体" w:hAnsi="宋体" w:hint="eastAsia"/>
        </w:rPr>
        <w:t xml:space="preserve">-金牌  </w:t>
      </w:r>
    </w:p>
    <w:p w:rsidR="000C547C" w:rsidRPr="003F0B0C" w:rsidRDefault="00CD3BB7"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rPr>
        <w:t>1006</w:t>
      </w:r>
      <w:r w:rsidR="000C547C" w:rsidRPr="003F0B0C">
        <w:rPr>
          <w:rFonts w:ascii="宋体" w:eastAsia="宋体" w:hAnsi="宋体" w:hint="eastAsia"/>
        </w:rPr>
        <w:t>-金牌</w:t>
      </w:r>
    </w:p>
    <w:p w:rsidR="000C547C" w:rsidRPr="003F0B0C" w:rsidRDefault="00CD3BB7"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hint="eastAsia"/>
        </w:rPr>
        <w:t>-</w:t>
      </w:r>
      <w:r w:rsidR="000C547C" w:rsidRPr="003F0B0C">
        <w:rPr>
          <w:rFonts w:ascii="宋体" w:eastAsia="宋体" w:hAnsi="宋体"/>
        </w:rPr>
        <w:t>1007</w:t>
      </w:r>
      <w:r w:rsidR="000C547C" w:rsidRPr="003F0B0C">
        <w:rPr>
          <w:rFonts w:ascii="宋体" w:eastAsia="宋体" w:hAnsi="宋体" w:hint="eastAsia"/>
        </w:rPr>
        <w:t>-铜牌-</w:t>
      </w:r>
      <w:r w:rsidR="000C547C" w:rsidRPr="003F0B0C">
        <w:rPr>
          <w:rFonts w:ascii="宋体" w:eastAsia="宋体" w:hAnsi="宋体"/>
        </w:rPr>
        <w:t>OEIS</w:t>
      </w:r>
      <w:r w:rsidR="000C547C" w:rsidRPr="003F0B0C">
        <w:rPr>
          <w:rFonts w:ascii="宋体" w:eastAsia="宋体" w:hAnsi="宋体" w:hint="eastAsia"/>
        </w:rPr>
        <w:t>&amp;数学递推</w:t>
      </w:r>
    </w:p>
    <w:p w:rsidR="000C547C" w:rsidRPr="003F0B0C" w:rsidRDefault="00894D7C"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rPr>
        <w:t>1008</w:t>
      </w:r>
      <w:r w:rsidR="000C547C" w:rsidRPr="003F0B0C">
        <w:rPr>
          <w:rFonts w:ascii="宋体" w:eastAsia="宋体" w:hAnsi="宋体" w:hint="eastAsia"/>
        </w:rPr>
        <w:t>-银牌</w:t>
      </w:r>
    </w:p>
    <w:p w:rsidR="000C547C" w:rsidRPr="003F0B0C" w:rsidRDefault="00894D7C"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rPr>
        <w:t>1009</w:t>
      </w:r>
      <w:r w:rsidR="000C547C" w:rsidRPr="003F0B0C">
        <w:rPr>
          <w:rFonts w:ascii="宋体" w:eastAsia="宋体" w:hAnsi="宋体" w:hint="eastAsia"/>
        </w:rPr>
        <w:t>-金牌</w:t>
      </w:r>
    </w:p>
    <w:p w:rsidR="000C547C" w:rsidRPr="003F0B0C" w:rsidRDefault="00894D7C"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rPr>
        <w:t>1010</w:t>
      </w:r>
      <w:r w:rsidR="000C547C" w:rsidRPr="003F0B0C">
        <w:rPr>
          <w:rFonts w:ascii="宋体" w:eastAsia="宋体" w:hAnsi="宋体" w:hint="eastAsia"/>
        </w:rPr>
        <w:t>-金牌</w:t>
      </w:r>
    </w:p>
    <w:p w:rsidR="000C547C" w:rsidRPr="003F0B0C" w:rsidRDefault="00894D7C" w:rsidP="000C547C">
      <w:pPr>
        <w:rPr>
          <w:rFonts w:ascii="宋体" w:eastAsia="宋体" w:hAnsi="宋体"/>
        </w:rPr>
      </w:pPr>
      <w:r w:rsidRPr="003F0B0C">
        <w:rPr>
          <w:rFonts w:ascii="宋体" w:eastAsia="宋体" w:hAnsi="宋体" w:hint="eastAsia"/>
        </w:rPr>
        <w:t>已处理-</w:t>
      </w:r>
      <w:r w:rsidR="000C547C" w:rsidRPr="003F0B0C">
        <w:rPr>
          <w:rFonts w:ascii="宋体" w:eastAsia="宋体" w:hAnsi="宋体"/>
        </w:rPr>
        <w:t>1011</w:t>
      </w:r>
      <w:r w:rsidR="000C547C" w:rsidRPr="003F0B0C">
        <w:rPr>
          <w:rFonts w:ascii="宋体" w:eastAsia="宋体" w:hAnsi="宋体" w:hint="eastAsia"/>
        </w:rPr>
        <w:t>-签到</w:t>
      </w:r>
    </w:p>
    <w:p w:rsidR="0045595C" w:rsidRPr="003F0B0C" w:rsidRDefault="003239E9" w:rsidP="0045595C">
      <w:pPr>
        <w:pStyle w:val="2"/>
        <w:rPr>
          <w:rFonts w:ascii="宋体" w:eastAsia="宋体" w:hAnsi="宋体"/>
        </w:rPr>
      </w:pPr>
      <w:bookmarkStart w:id="302" w:name="_Toc521431994"/>
      <w:r w:rsidRPr="003F0B0C">
        <w:rPr>
          <w:rFonts w:ascii="宋体" w:eastAsia="宋体" w:hAnsi="宋体"/>
        </w:rPr>
        <w:t>HDU</w:t>
      </w:r>
      <w:r w:rsidRPr="003F0B0C">
        <w:rPr>
          <w:rFonts w:ascii="宋体" w:eastAsia="宋体" w:hAnsi="宋体" w:hint="eastAsia"/>
        </w:rPr>
        <w:t>-</w:t>
      </w:r>
      <w:r w:rsidRPr="003F0B0C">
        <w:rPr>
          <w:rFonts w:ascii="宋体" w:eastAsia="宋体" w:hAnsi="宋体"/>
        </w:rPr>
        <w:t>2</w:t>
      </w:r>
      <w:r w:rsidRPr="003F0B0C">
        <w:rPr>
          <w:rFonts w:ascii="宋体" w:eastAsia="宋体" w:hAnsi="宋体" w:hint="eastAsia"/>
        </w:rPr>
        <w:t>-</w:t>
      </w:r>
      <w:r w:rsidRPr="003F0B0C">
        <w:rPr>
          <w:rFonts w:ascii="宋体" w:eastAsia="宋体" w:hAnsi="宋体"/>
        </w:rPr>
        <w:t>2018.7.25</w:t>
      </w:r>
      <w:r w:rsidR="005A16AE" w:rsidRPr="003F0B0C">
        <w:rPr>
          <w:rFonts w:ascii="宋体" w:eastAsia="宋体" w:hAnsi="宋体" w:hint="eastAsia"/>
        </w:rPr>
        <w:t>（周三）</w:t>
      </w:r>
      <w:bookmarkEnd w:id="302"/>
    </w:p>
    <w:p w:rsidR="00F439E9" w:rsidRPr="003F0B0C" w:rsidRDefault="0070489F" w:rsidP="00F439E9">
      <w:pPr>
        <w:rPr>
          <w:rFonts w:ascii="宋体" w:eastAsia="宋体" w:hAnsi="宋体"/>
        </w:rPr>
      </w:pPr>
      <w:r w:rsidRPr="003F0B0C">
        <w:rPr>
          <w:rFonts w:ascii="宋体" w:eastAsia="宋体" w:hAnsi="宋体" w:hint="eastAsia"/>
        </w:rPr>
        <w:t>已处理-</w:t>
      </w:r>
      <w:r w:rsidR="00F439E9" w:rsidRPr="003F0B0C">
        <w:rPr>
          <w:rFonts w:ascii="宋体" w:eastAsia="宋体" w:hAnsi="宋体"/>
        </w:rPr>
        <w:t>1001</w:t>
      </w:r>
      <w:r w:rsidR="00F439E9" w:rsidRPr="003F0B0C">
        <w:rPr>
          <w:rFonts w:ascii="宋体" w:eastAsia="宋体" w:hAnsi="宋体" w:hint="eastAsia"/>
        </w:rPr>
        <w:t>-金牌题</w:t>
      </w:r>
    </w:p>
    <w:p w:rsidR="00F439E9" w:rsidRPr="003F0B0C" w:rsidRDefault="0070489F" w:rsidP="00F439E9">
      <w:pPr>
        <w:rPr>
          <w:rFonts w:ascii="宋体" w:eastAsia="宋体" w:hAnsi="宋体"/>
        </w:rPr>
      </w:pPr>
      <w:r w:rsidRPr="003F0B0C">
        <w:rPr>
          <w:rFonts w:ascii="宋体" w:eastAsia="宋体" w:hAnsi="宋体" w:hint="eastAsia"/>
        </w:rPr>
        <w:t>已处理-</w:t>
      </w:r>
      <w:r w:rsidR="00F439E9" w:rsidRPr="003F0B0C">
        <w:rPr>
          <w:rFonts w:ascii="宋体" w:eastAsia="宋体" w:hAnsi="宋体"/>
        </w:rPr>
        <w:t>1002</w:t>
      </w:r>
      <w:r w:rsidR="00F439E9" w:rsidRPr="003F0B0C">
        <w:rPr>
          <w:rFonts w:ascii="宋体" w:eastAsia="宋体" w:hAnsi="宋体" w:hint="eastAsia"/>
        </w:rPr>
        <w:t>-金牌题</w:t>
      </w:r>
    </w:p>
    <w:p w:rsidR="00F439E9" w:rsidRPr="003F0B0C" w:rsidRDefault="001B3264" w:rsidP="00F439E9">
      <w:pPr>
        <w:rPr>
          <w:rFonts w:ascii="宋体" w:eastAsia="宋体" w:hAnsi="宋体"/>
        </w:rPr>
      </w:pPr>
      <w:r w:rsidRPr="003F0B0C">
        <w:rPr>
          <w:rFonts w:ascii="宋体" w:eastAsia="宋体" w:hAnsi="宋体" w:hint="eastAsia"/>
        </w:rPr>
        <w:t>已处理-</w:t>
      </w:r>
      <w:r w:rsidR="00F439E9" w:rsidRPr="003F0B0C">
        <w:rPr>
          <w:rFonts w:ascii="宋体" w:eastAsia="宋体" w:hAnsi="宋体"/>
        </w:rPr>
        <w:t>1003</w:t>
      </w:r>
      <w:r w:rsidR="00F439E9" w:rsidRPr="003F0B0C">
        <w:rPr>
          <w:rFonts w:ascii="宋体" w:eastAsia="宋体" w:hAnsi="宋体" w:hint="eastAsia"/>
        </w:rPr>
        <w:t>-银牌题</w:t>
      </w:r>
    </w:p>
    <w:p w:rsidR="00F439E9" w:rsidRPr="003F0B0C" w:rsidRDefault="00556AF6" w:rsidP="00F439E9">
      <w:pPr>
        <w:rPr>
          <w:rFonts w:ascii="宋体" w:eastAsia="宋体" w:hAnsi="宋体"/>
        </w:rPr>
      </w:pPr>
      <w:r w:rsidRPr="003F0B0C">
        <w:rPr>
          <w:rFonts w:ascii="宋体" w:eastAsia="宋体" w:hAnsi="宋体" w:hint="eastAsia"/>
        </w:rPr>
        <w:t>已处理</w:t>
      </w:r>
      <w:r w:rsidR="00F439E9" w:rsidRPr="003F0B0C">
        <w:rPr>
          <w:rFonts w:ascii="宋体" w:eastAsia="宋体" w:hAnsi="宋体" w:hint="eastAsia"/>
        </w:rPr>
        <w:t>-</w:t>
      </w:r>
      <w:r w:rsidR="00F439E9" w:rsidRPr="003F0B0C">
        <w:rPr>
          <w:rFonts w:ascii="宋体" w:eastAsia="宋体" w:hAnsi="宋体"/>
        </w:rPr>
        <w:t>1004</w:t>
      </w:r>
      <w:r w:rsidR="00F439E9" w:rsidRPr="003F0B0C">
        <w:rPr>
          <w:rFonts w:ascii="宋体" w:eastAsia="宋体" w:hAnsi="宋体" w:hint="eastAsia"/>
        </w:rPr>
        <w:t>-签到题</w:t>
      </w:r>
    </w:p>
    <w:p w:rsidR="00F439E9" w:rsidRPr="003F0B0C" w:rsidRDefault="001B3264" w:rsidP="00F439E9">
      <w:pPr>
        <w:rPr>
          <w:rFonts w:ascii="宋体" w:eastAsia="宋体" w:hAnsi="宋体"/>
        </w:rPr>
      </w:pPr>
      <w:r w:rsidRPr="003F0B0C">
        <w:rPr>
          <w:rFonts w:ascii="宋体" w:eastAsia="宋体" w:hAnsi="宋体" w:hint="eastAsia"/>
        </w:rPr>
        <w:t>已处理-</w:t>
      </w:r>
      <w:r w:rsidR="00F439E9" w:rsidRPr="003F0B0C">
        <w:rPr>
          <w:rFonts w:ascii="宋体" w:eastAsia="宋体" w:hAnsi="宋体"/>
        </w:rPr>
        <w:t>1005</w:t>
      </w:r>
      <w:r w:rsidR="00F439E9" w:rsidRPr="003F0B0C">
        <w:rPr>
          <w:rFonts w:ascii="宋体" w:eastAsia="宋体" w:hAnsi="宋体" w:hint="eastAsia"/>
        </w:rPr>
        <w:t>铜牌题</w:t>
      </w:r>
    </w:p>
    <w:p w:rsidR="00F439E9" w:rsidRPr="003F0B0C" w:rsidRDefault="00BD43E0" w:rsidP="00F439E9">
      <w:pPr>
        <w:rPr>
          <w:rFonts w:ascii="宋体" w:eastAsia="宋体" w:hAnsi="宋体"/>
        </w:rPr>
      </w:pPr>
      <w:r w:rsidRPr="003F0B0C">
        <w:rPr>
          <w:rFonts w:ascii="宋体" w:eastAsia="宋体" w:hAnsi="宋体" w:hint="eastAsia"/>
        </w:rPr>
        <w:lastRenderedPageBreak/>
        <w:t>已处理-</w:t>
      </w:r>
      <w:r w:rsidR="00F439E9" w:rsidRPr="003F0B0C">
        <w:rPr>
          <w:rFonts w:ascii="宋体" w:eastAsia="宋体" w:hAnsi="宋体"/>
        </w:rPr>
        <w:t>1006</w:t>
      </w:r>
      <w:r w:rsidR="00F439E9" w:rsidRPr="003F0B0C">
        <w:rPr>
          <w:rFonts w:ascii="宋体" w:eastAsia="宋体" w:hAnsi="宋体" w:hint="eastAsia"/>
        </w:rPr>
        <w:t>-银牌题</w:t>
      </w:r>
    </w:p>
    <w:p w:rsidR="00F439E9" w:rsidRPr="003F0B0C" w:rsidRDefault="00556AF6" w:rsidP="00F439E9">
      <w:pPr>
        <w:rPr>
          <w:rFonts w:ascii="宋体" w:eastAsia="宋体" w:hAnsi="宋体"/>
        </w:rPr>
      </w:pPr>
      <w:r w:rsidRPr="003F0B0C">
        <w:rPr>
          <w:rFonts w:ascii="宋体" w:eastAsia="宋体" w:hAnsi="宋体" w:hint="eastAsia"/>
        </w:rPr>
        <w:t>已处理</w:t>
      </w:r>
      <w:r w:rsidR="00F439E9" w:rsidRPr="003F0B0C">
        <w:rPr>
          <w:rFonts w:ascii="宋体" w:eastAsia="宋体" w:hAnsi="宋体" w:hint="eastAsia"/>
        </w:rPr>
        <w:t>-</w:t>
      </w:r>
      <w:r w:rsidR="00F439E9" w:rsidRPr="003F0B0C">
        <w:rPr>
          <w:rFonts w:ascii="宋体" w:eastAsia="宋体" w:hAnsi="宋体"/>
        </w:rPr>
        <w:t>1007</w:t>
      </w:r>
      <w:r w:rsidR="00F439E9" w:rsidRPr="003F0B0C">
        <w:rPr>
          <w:rFonts w:ascii="宋体" w:eastAsia="宋体" w:hAnsi="宋体" w:hint="eastAsia"/>
        </w:rPr>
        <w:t>铜牌题-线段树</w:t>
      </w:r>
    </w:p>
    <w:p w:rsidR="00F439E9" w:rsidRPr="003F0B0C" w:rsidRDefault="00FF7930" w:rsidP="00F439E9">
      <w:pPr>
        <w:rPr>
          <w:rFonts w:ascii="宋体" w:eastAsia="宋体" w:hAnsi="宋体"/>
        </w:rPr>
      </w:pPr>
      <w:r w:rsidRPr="003F0B0C">
        <w:rPr>
          <w:rFonts w:ascii="宋体" w:eastAsia="宋体" w:hAnsi="宋体" w:hint="eastAsia"/>
        </w:rPr>
        <w:t>已处理-</w:t>
      </w:r>
      <w:r w:rsidR="00F439E9" w:rsidRPr="003F0B0C">
        <w:rPr>
          <w:rFonts w:ascii="宋体" w:eastAsia="宋体" w:hAnsi="宋体"/>
        </w:rPr>
        <w:t>1008</w:t>
      </w:r>
      <w:r w:rsidR="00F439E9" w:rsidRPr="003F0B0C">
        <w:rPr>
          <w:rFonts w:ascii="宋体" w:eastAsia="宋体" w:hAnsi="宋体" w:hint="eastAsia"/>
        </w:rPr>
        <w:t>-金牌题</w:t>
      </w:r>
    </w:p>
    <w:p w:rsidR="00F439E9" w:rsidRPr="003F0B0C" w:rsidRDefault="00FF7930" w:rsidP="00F439E9">
      <w:pPr>
        <w:rPr>
          <w:rFonts w:ascii="宋体" w:eastAsia="宋体" w:hAnsi="宋体"/>
        </w:rPr>
      </w:pPr>
      <w:r w:rsidRPr="003F0B0C">
        <w:rPr>
          <w:rFonts w:ascii="宋体" w:eastAsia="宋体" w:hAnsi="宋体" w:hint="eastAsia"/>
        </w:rPr>
        <w:t>已处理-</w:t>
      </w:r>
      <w:r w:rsidR="00F439E9" w:rsidRPr="003F0B0C">
        <w:rPr>
          <w:rFonts w:ascii="宋体" w:eastAsia="宋体" w:hAnsi="宋体"/>
        </w:rPr>
        <w:t>1009</w:t>
      </w:r>
      <w:r w:rsidR="00F439E9" w:rsidRPr="003F0B0C">
        <w:rPr>
          <w:rFonts w:ascii="宋体" w:eastAsia="宋体" w:hAnsi="宋体" w:hint="eastAsia"/>
        </w:rPr>
        <w:t>-金牌题</w:t>
      </w:r>
    </w:p>
    <w:p w:rsidR="00F439E9" w:rsidRPr="003F0B0C" w:rsidRDefault="00FF7930" w:rsidP="00F439E9">
      <w:pPr>
        <w:rPr>
          <w:rFonts w:ascii="宋体" w:eastAsia="宋体" w:hAnsi="宋体"/>
        </w:rPr>
      </w:pPr>
      <w:r w:rsidRPr="003F0B0C">
        <w:rPr>
          <w:rFonts w:ascii="宋体" w:eastAsia="宋体" w:hAnsi="宋体" w:hint="eastAsia"/>
        </w:rPr>
        <w:t>已处理-</w:t>
      </w:r>
      <w:r w:rsidR="00F439E9" w:rsidRPr="003F0B0C">
        <w:rPr>
          <w:rFonts w:ascii="宋体" w:eastAsia="宋体" w:hAnsi="宋体"/>
        </w:rPr>
        <w:t>1010</w:t>
      </w:r>
      <w:r w:rsidR="00F439E9" w:rsidRPr="003F0B0C">
        <w:rPr>
          <w:rFonts w:ascii="宋体" w:eastAsia="宋体" w:hAnsi="宋体" w:hint="eastAsia"/>
        </w:rPr>
        <w:t>-签到题</w:t>
      </w:r>
    </w:p>
    <w:p w:rsidR="00787173" w:rsidRPr="003F0B0C" w:rsidRDefault="00787173" w:rsidP="00787173">
      <w:pPr>
        <w:pStyle w:val="2"/>
        <w:rPr>
          <w:rFonts w:ascii="宋体" w:eastAsia="宋体" w:hAnsi="宋体"/>
        </w:rPr>
      </w:pPr>
      <w:bookmarkStart w:id="303" w:name="_Toc521431995"/>
      <w:r w:rsidRPr="003F0B0C">
        <w:rPr>
          <w:rFonts w:ascii="宋体" w:eastAsia="宋体" w:hAnsi="宋体" w:hint="eastAsia"/>
        </w:rPr>
        <w:t>牛客网-第3场-</w:t>
      </w:r>
      <w:r w:rsidRPr="003F0B0C">
        <w:rPr>
          <w:rFonts w:ascii="宋体" w:eastAsia="宋体" w:hAnsi="宋体"/>
        </w:rPr>
        <w:t>2018.7.26</w:t>
      </w:r>
      <w:r w:rsidRPr="003F0B0C">
        <w:rPr>
          <w:rFonts w:ascii="宋体" w:eastAsia="宋体" w:hAnsi="宋体" w:hint="eastAsia"/>
        </w:rPr>
        <w:t>（周四）</w:t>
      </w:r>
      <w:bookmarkEnd w:id="303"/>
    </w:p>
    <w:p w:rsidR="00787173" w:rsidRPr="003F0B0C" w:rsidRDefault="00553F71" w:rsidP="00787173">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787173" w:rsidRPr="003F0B0C">
        <w:rPr>
          <w:rFonts w:ascii="宋体" w:eastAsia="宋体" w:hAnsi="宋体" w:hint="eastAsia"/>
        </w:rPr>
        <w:t>A-背包-签到题</w:t>
      </w:r>
    </w:p>
    <w:p w:rsidR="00787173" w:rsidRPr="003F0B0C" w:rsidRDefault="00553F71"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rPr>
        <w:t>B</w:t>
      </w:r>
      <w:r w:rsidR="00787173" w:rsidRPr="003F0B0C">
        <w:rPr>
          <w:rFonts w:ascii="宋体" w:eastAsia="宋体" w:hAnsi="宋体" w:hint="eastAsia"/>
        </w:rPr>
        <w:t>-金牌题</w:t>
      </w:r>
    </w:p>
    <w:p w:rsidR="00787173" w:rsidRPr="003F0B0C" w:rsidRDefault="00553F71"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rPr>
        <w:t>C</w:t>
      </w:r>
      <w:r w:rsidR="00787173" w:rsidRPr="003F0B0C">
        <w:rPr>
          <w:rFonts w:ascii="宋体" w:eastAsia="宋体" w:hAnsi="宋体" w:hint="eastAsia"/>
        </w:rPr>
        <w:t>-区间操作模板题</w:t>
      </w:r>
      <w:r w:rsidR="00787173" w:rsidRPr="003F0B0C">
        <w:rPr>
          <w:rFonts w:ascii="宋体" w:eastAsia="宋体" w:hAnsi="宋体"/>
        </w:rPr>
        <w:t>splay</w:t>
      </w:r>
      <w:r w:rsidR="00787173" w:rsidRPr="003F0B0C">
        <w:rPr>
          <w:rFonts w:ascii="宋体" w:eastAsia="宋体" w:hAnsi="宋体" w:hint="eastAsia"/>
        </w:rPr>
        <w:t>树-铜牌题</w:t>
      </w:r>
    </w:p>
    <w:p w:rsidR="00787173" w:rsidRPr="003F0B0C" w:rsidRDefault="00553F71" w:rsidP="00787173">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787173" w:rsidRPr="003F0B0C">
        <w:rPr>
          <w:rFonts w:ascii="宋体" w:eastAsia="宋体" w:hAnsi="宋体"/>
        </w:rPr>
        <w:t>D</w:t>
      </w:r>
      <w:r w:rsidR="00787173" w:rsidRPr="003F0B0C">
        <w:rPr>
          <w:rFonts w:ascii="宋体" w:eastAsia="宋体" w:hAnsi="宋体" w:hint="eastAsia"/>
        </w:rPr>
        <w:t>-金牌题</w:t>
      </w:r>
    </w:p>
    <w:p w:rsidR="00787173" w:rsidRPr="003F0B0C" w:rsidRDefault="00553F71" w:rsidP="00787173">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787173" w:rsidRPr="003F0B0C">
        <w:rPr>
          <w:rFonts w:ascii="宋体" w:eastAsia="宋体" w:hAnsi="宋体"/>
        </w:rPr>
        <w:t>E</w:t>
      </w:r>
      <w:r w:rsidR="00787173" w:rsidRPr="003F0B0C">
        <w:rPr>
          <w:rFonts w:ascii="宋体" w:eastAsia="宋体" w:hAnsi="宋体" w:hint="eastAsia"/>
        </w:rPr>
        <w:t>-字符串KMP循环节模板-铜牌题</w:t>
      </w:r>
    </w:p>
    <w:p w:rsidR="00787173" w:rsidRPr="003F0B0C" w:rsidRDefault="00553F71" w:rsidP="00787173">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787173" w:rsidRPr="003F0B0C">
        <w:rPr>
          <w:rFonts w:ascii="宋体" w:eastAsia="宋体" w:hAnsi="宋体"/>
        </w:rPr>
        <w:t>F</w:t>
      </w:r>
      <w:r w:rsidR="00787173" w:rsidRPr="003F0B0C">
        <w:rPr>
          <w:rFonts w:ascii="宋体" w:eastAsia="宋体" w:hAnsi="宋体" w:hint="eastAsia"/>
        </w:rPr>
        <w:t>-金牌题</w:t>
      </w:r>
    </w:p>
    <w:p w:rsidR="00787173" w:rsidRPr="003F0B0C" w:rsidRDefault="00553F71" w:rsidP="00787173">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787173" w:rsidRPr="003F0B0C">
        <w:rPr>
          <w:rFonts w:ascii="宋体" w:eastAsia="宋体" w:hAnsi="宋体"/>
        </w:rPr>
        <w:t>G</w:t>
      </w:r>
      <w:r w:rsidR="00787173" w:rsidRPr="003F0B0C">
        <w:rPr>
          <w:rFonts w:ascii="宋体" w:eastAsia="宋体" w:hAnsi="宋体" w:hint="eastAsia"/>
        </w:rPr>
        <w:t>-金牌题</w:t>
      </w:r>
    </w:p>
    <w:p w:rsidR="00787173" w:rsidRPr="003F0B0C" w:rsidRDefault="00553F71" w:rsidP="00787173">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787173" w:rsidRPr="003F0B0C">
        <w:rPr>
          <w:rFonts w:ascii="宋体" w:eastAsia="宋体" w:hAnsi="宋体"/>
        </w:rPr>
        <w:t>H</w:t>
      </w:r>
      <w:r w:rsidR="00787173" w:rsidRPr="003F0B0C">
        <w:rPr>
          <w:rFonts w:ascii="宋体" w:eastAsia="宋体" w:hAnsi="宋体" w:hint="eastAsia"/>
        </w:rPr>
        <w:t>-数论-签到题</w:t>
      </w:r>
    </w:p>
    <w:p w:rsidR="00787173" w:rsidRPr="003F0B0C" w:rsidRDefault="00553F71" w:rsidP="00787173">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787173" w:rsidRPr="003F0B0C">
        <w:rPr>
          <w:rFonts w:ascii="宋体" w:eastAsia="宋体" w:hAnsi="宋体"/>
        </w:rPr>
        <w:t>I</w:t>
      </w:r>
      <w:r w:rsidR="00787173" w:rsidRPr="003F0B0C">
        <w:rPr>
          <w:rFonts w:ascii="宋体" w:eastAsia="宋体" w:hAnsi="宋体" w:hint="eastAsia"/>
        </w:rPr>
        <w:t>-计算几何（凸包）-银牌题</w:t>
      </w:r>
    </w:p>
    <w:p w:rsidR="00787173" w:rsidRPr="003F0B0C" w:rsidRDefault="00556AF6" w:rsidP="00787173">
      <w:pPr>
        <w:rPr>
          <w:rFonts w:ascii="宋体" w:eastAsia="宋体" w:hAnsi="宋体"/>
        </w:rPr>
      </w:pPr>
      <w:r w:rsidRPr="003F0B0C">
        <w:rPr>
          <w:rFonts w:ascii="宋体" w:eastAsia="宋体" w:hAnsi="宋体" w:hint="eastAsia"/>
        </w:rPr>
        <w:t>已处理</w:t>
      </w:r>
      <w:r w:rsidR="00A21F4C" w:rsidRPr="003F0B0C">
        <w:rPr>
          <w:rFonts w:ascii="宋体" w:eastAsia="宋体" w:hAnsi="宋体" w:hint="eastAsia"/>
        </w:rPr>
        <w:t>-</w:t>
      </w:r>
      <w:r w:rsidR="00787173" w:rsidRPr="003F0B0C">
        <w:rPr>
          <w:rFonts w:ascii="宋体" w:eastAsia="宋体" w:hAnsi="宋体"/>
        </w:rPr>
        <w:t>J</w:t>
      </w:r>
      <w:r w:rsidR="00787173" w:rsidRPr="003F0B0C">
        <w:rPr>
          <w:rFonts w:ascii="宋体" w:eastAsia="宋体" w:hAnsi="宋体" w:hint="eastAsia"/>
        </w:rPr>
        <w:t>-二分&amp;计算几何模板（简单多边形与圆面积交&amp;凸多边形面积）-铜牌题</w:t>
      </w:r>
    </w:p>
    <w:p w:rsidR="00787173" w:rsidRPr="003F0B0C" w:rsidRDefault="00787173" w:rsidP="00787173">
      <w:pPr>
        <w:pStyle w:val="2"/>
        <w:rPr>
          <w:rFonts w:ascii="宋体" w:eastAsia="宋体" w:hAnsi="宋体"/>
        </w:rPr>
      </w:pPr>
      <w:bookmarkStart w:id="304" w:name="_Toc521431996"/>
      <w:r w:rsidRPr="003F0B0C">
        <w:rPr>
          <w:rFonts w:ascii="宋体" w:eastAsia="宋体" w:hAnsi="宋体" w:hint="eastAsia"/>
        </w:rPr>
        <w:t>牛客网-第4场-</w:t>
      </w:r>
      <w:r w:rsidR="00556AF6" w:rsidRPr="003F0B0C">
        <w:rPr>
          <w:rFonts w:ascii="宋体" w:eastAsia="宋体" w:hAnsi="宋体"/>
        </w:rPr>
        <w:t>2018.7.28</w:t>
      </w:r>
      <w:r w:rsidR="00556AF6" w:rsidRPr="003F0B0C">
        <w:rPr>
          <w:rFonts w:ascii="宋体" w:eastAsia="宋体" w:hAnsi="宋体" w:hint="eastAsia"/>
        </w:rPr>
        <w:t>（周六</w:t>
      </w:r>
      <w:r w:rsidRPr="003F0B0C">
        <w:rPr>
          <w:rFonts w:ascii="宋体" w:eastAsia="宋体" w:hAnsi="宋体" w:hint="eastAsia"/>
        </w:rPr>
        <w:t>）</w:t>
      </w:r>
      <w:bookmarkEnd w:id="304"/>
    </w:p>
    <w:p w:rsidR="00787173" w:rsidRPr="003F0B0C" w:rsidRDefault="00556AF6" w:rsidP="00787173">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787173" w:rsidRPr="003F0B0C">
        <w:rPr>
          <w:rFonts w:ascii="宋体" w:eastAsia="宋体" w:hAnsi="宋体"/>
        </w:rPr>
        <w:t>A</w:t>
      </w:r>
      <w:r w:rsidR="00787173" w:rsidRPr="003F0B0C">
        <w:rPr>
          <w:rFonts w:ascii="宋体" w:eastAsia="宋体" w:hAnsi="宋体" w:hint="eastAsia"/>
        </w:rPr>
        <w:t>-银牌-</w:t>
      </w:r>
      <w:r w:rsidR="00787173" w:rsidRPr="003F0B0C">
        <w:rPr>
          <w:rFonts w:ascii="宋体" w:eastAsia="宋体" w:hAnsi="宋体"/>
        </w:rPr>
        <w:t>dp</w:t>
      </w:r>
      <w:r w:rsidR="00787173" w:rsidRPr="003F0B0C">
        <w:rPr>
          <w:rFonts w:ascii="宋体" w:eastAsia="宋体" w:hAnsi="宋体" w:hint="eastAsia"/>
        </w:rPr>
        <w:t>&amp;扩展欧拉定理</w:t>
      </w:r>
    </w:p>
    <w:p w:rsidR="00787173" w:rsidRPr="003F0B0C" w:rsidRDefault="00FB28F9"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rPr>
        <w:t>B-</w:t>
      </w:r>
      <w:r w:rsidR="00787173" w:rsidRPr="003F0B0C">
        <w:rPr>
          <w:rFonts w:ascii="宋体" w:eastAsia="宋体" w:hAnsi="宋体" w:hint="eastAsia"/>
        </w:rPr>
        <w:t>金牌题-区间问题&amp;线段树优化</w:t>
      </w:r>
    </w:p>
    <w:p w:rsidR="00787173" w:rsidRPr="003F0B0C" w:rsidRDefault="00FB28F9"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rPr>
        <w:t>C</w:t>
      </w:r>
      <w:r w:rsidR="00787173" w:rsidRPr="003F0B0C">
        <w:rPr>
          <w:rFonts w:ascii="宋体" w:eastAsia="宋体" w:hAnsi="宋体" w:hint="eastAsia"/>
        </w:rPr>
        <w:t>-银牌题-数学&amp;数位DP</w:t>
      </w:r>
    </w:p>
    <w:p w:rsidR="00787173" w:rsidRPr="003F0B0C" w:rsidRDefault="00FB28F9"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rPr>
        <w:t>D</w:t>
      </w:r>
      <w:r w:rsidR="00787173" w:rsidRPr="003F0B0C">
        <w:rPr>
          <w:rFonts w:ascii="宋体" w:eastAsia="宋体" w:hAnsi="宋体" w:hint="eastAsia"/>
        </w:rPr>
        <w:t>-数学构造-铜牌题</w:t>
      </w:r>
    </w:p>
    <w:p w:rsidR="00787173" w:rsidRPr="003F0B0C" w:rsidRDefault="00FB28F9"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rPr>
        <w:t>E</w:t>
      </w:r>
      <w:r w:rsidR="00787173" w:rsidRPr="003F0B0C">
        <w:rPr>
          <w:rFonts w:ascii="宋体" w:eastAsia="宋体" w:hAnsi="宋体" w:hint="eastAsia"/>
        </w:rPr>
        <w:t>-金牌题-概率&amp;线段树</w:t>
      </w:r>
    </w:p>
    <w:p w:rsidR="00787173" w:rsidRPr="003F0B0C" w:rsidRDefault="00556AF6"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hint="eastAsia"/>
        </w:rPr>
        <w:t>-</w:t>
      </w:r>
      <w:r w:rsidR="00787173" w:rsidRPr="003F0B0C">
        <w:rPr>
          <w:rFonts w:ascii="宋体" w:eastAsia="宋体" w:hAnsi="宋体"/>
        </w:rPr>
        <w:t>F</w:t>
      </w:r>
      <w:r w:rsidR="00787173" w:rsidRPr="003F0B0C">
        <w:rPr>
          <w:rFonts w:ascii="宋体" w:eastAsia="宋体" w:hAnsi="宋体" w:hint="eastAsia"/>
        </w:rPr>
        <w:t>-签到</w:t>
      </w:r>
    </w:p>
    <w:p w:rsidR="00787173" w:rsidRPr="003F0B0C" w:rsidRDefault="00FB28F9"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rPr>
        <w:t>G</w:t>
      </w:r>
      <w:r w:rsidR="00787173" w:rsidRPr="003F0B0C">
        <w:rPr>
          <w:rFonts w:ascii="宋体" w:eastAsia="宋体" w:hAnsi="宋体" w:hint="eastAsia"/>
        </w:rPr>
        <w:t>-铜牌题-枚举</w:t>
      </w:r>
    </w:p>
    <w:p w:rsidR="00787173" w:rsidRPr="003F0B0C" w:rsidRDefault="00245D51"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rPr>
        <w:t>H</w:t>
      </w:r>
      <w:r w:rsidR="00787173" w:rsidRPr="003F0B0C">
        <w:rPr>
          <w:rFonts w:ascii="宋体" w:eastAsia="宋体" w:hAnsi="宋体" w:hint="eastAsia"/>
        </w:rPr>
        <w:t>-金牌题-字符串</w:t>
      </w:r>
    </w:p>
    <w:p w:rsidR="00787173" w:rsidRPr="003F0B0C" w:rsidRDefault="00245D51" w:rsidP="00787173">
      <w:pPr>
        <w:rPr>
          <w:rFonts w:ascii="宋体" w:eastAsia="宋体" w:hAnsi="宋体"/>
        </w:rPr>
      </w:pPr>
      <w:r w:rsidRPr="003F0B0C">
        <w:rPr>
          <w:rFonts w:ascii="宋体" w:eastAsia="宋体" w:hAnsi="宋体" w:hint="eastAsia"/>
        </w:rPr>
        <w:t>已处理-</w:t>
      </w:r>
      <w:r w:rsidR="00787173" w:rsidRPr="003F0B0C">
        <w:rPr>
          <w:rFonts w:ascii="宋体" w:eastAsia="宋体" w:hAnsi="宋体"/>
        </w:rPr>
        <w:t>I</w:t>
      </w:r>
      <w:r w:rsidR="00787173" w:rsidRPr="003F0B0C">
        <w:rPr>
          <w:rFonts w:ascii="宋体" w:eastAsia="宋体" w:hAnsi="宋体" w:hint="eastAsia"/>
        </w:rPr>
        <w:t>-金牌题</w:t>
      </w:r>
    </w:p>
    <w:p w:rsidR="00F439E9" w:rsidRPr="003F0B0C" w:rsidRDefault="00245D51" w:rsidP="00F439E9">
      <w:pPr>
        <w:rPr>
          <w:rFonts w:ascii="宋体" w:eastAsia="宋体" w:hAnsi="宋体"/>
        </w:rPr>
      </w:pPr>
      <w:r w:rsidRPr="003F0B0C">
        <w:rPr>
          <w:rFonts w:ascii="宋体" w:eastAsia="宋体" w:hAnsi="宋体" w:hint="eastAsia"/>
        </w:rPr>
        <w:t>已处理-</w:t>
      </w:r>
      <w:r w:rsidR="00787173" w:rsidRPr="003F0B0C">
        <w:rPr>
          <w:rFonts w:ascii="宋体" w:eastAsia="宋体" w:hAnsi="宋体"/>
        </w:rPr>
        <w:t>J</w:t>
      </w:r>
      <w:r w:rsidR="00787173" w:rsidRPr="003F0B0C">
        <w:rPr>
          <w:rFonts w:ascii="宋体" w:eastAsia="宋体" w:hAnsi="宋体" w:hint="eastAsia"/>
        </w:rPr>
        <w:t>-银牌题-拓补排序&amp;线段树优化建图</w:t>
      </w:r>
    </w:p>
    <w:p w:rsidR="003239E9" w:rsidRPr="003F0B0C" w:rsidRDefault="003239E9" w:rsidP="005A16AE">
      <w:pPr>
        <w:pStyle w:val="2"/>
        <w:rPr>
          <w:rFonts w:ascii="宋体" w:eastAsia="宋体" w:hAnsi="宋体"/>
        </w:rPr>
      </w:pPr>
      <w:bookmarkStart w:id="305" w:name="_Toc521431997"/>
      <w:r w:rsidRPr="003F0B0C">
        <w:rPr>
          <w:rFonts w:ascii="宋体" w:eastAsia="宋体" w:hAnsi="宋体"/>
        </w:rPr>
        <w:t>HDU-3-2018.7.30</w:t>
      </w:r>
      <w:r w:rsidR="005A16AE" w:rsidRPr="003F0B0C">
        <w:rPr>
          <w:rFonts w:ascii="宋体" w:eastAsia="宋体" w:hAnsi="宋体" w:hint="eastAsia"/>
        </w:rPr>
        <w:t>（周一）</w:t>
      </w:r>
      <w:bookmarkEnd w:id="305"/>
    </w:p>
    <w:p w:rsidR="00556AF6" w:rsidRPr="003F0B0C" w:rsidRDefault="00BB51E3" w:rsidP="00556AF6">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556AF6" w:rsidRPr="003F0B0C">
        <w:rPr>
          <w:rFonts w:ascii="宋体" w:eastAsia="宋体" w:hAnsi="宋体" w:hint="eastAsia"/>
        </w:rPr>
        <w:t>A</w:t>
      </w:r>
      <w:r w:rsidR="00695BBC" w:rsidRPr="003F0B0C">
        <w:rPr>
          <w:rFonts w:ascii="宋体" w:eastAsia="宋体" w:hAnsi="宋体"/>
        </w:rPr>
        <w:t>-铜牌</w:t>
      </w:r>
    </w:p>
    <w:p w:rsidR="00556AF6" w:rsidRPr="003F0B0C" w:rsidRDefault="003C5599" w:rsidP="00556AF6">
      <w:pPr>
        <w:rPr>
          <w:rFonts w:ascii="宋体" w:eastAsia="宋体" w:hAnsi="宋体"/>
        </w:rPr>
      </w:pPr>
      <w:r w:rsidRPr="003F0B0C">
        <w:rPr>
          <w:rFonts w:ascii="宋体" w:eastAsia="宋体" w:hAnsi="宋体" w:hint="eastAsia"/>
        </w:rPr>
        <w:t>已处理-</w:t>
      </w:r>
      <w:r w:rsidR="00556AF6" w:rsidRPr="003F0B0C">
        <w:rPr>
          <w:rFonts w:ascii="宋体" w:eastAsia="宋体" w:hAnsi="宋体"/>
        </w:rPr>
        <w:t>B</w:t>
      </w:r>
      <w:r w:rsidRPr="003F0B0C">
        <w:rPr>
          <w:rFonts w:ascii="宋体" w:eastAsia="宋体" w:hAnsi="宋体" w:hint="eastAsia"/>
        </w:rPr>
        <w:t>-金牌</w:t>
      </w:r>
    </w:p>
    <w:p w:rsidR="00556AF6" w:rsidRPr="003F0B0C" w:rsidRDefault="00A17404" w:rsidP="00556AF6">
      <w:pPr>
        <w:rPr>
          <w:rFonts w:ascii="宋体" w:eastAsia="宋体" w:hAnsi="宋体"/>
        </w:rPr>
      </w:pPr>
      <w:r w:rsidRPr="003F0B0C">
        <w:rPr>
          <w:rFonts w:ascii="宋体" w:eastAsia="宋体" w:hAnsi="宋体" w:hint="eastAsia"/>
        </w:rPr>
        <w:t>已处理-</w:t>
      </w:r>
      <w:r w:rsidR="00556AF6" w:rsidRPr="003F0B0C">
        <w:rPr>
          <w:rFonts w:ascii="宋体" w:eastAsia="宋体" w:hAnsi="宋体"/>
        </w:rPr>
        <w:t>C</w:t>
      </w:r>
      <w:r w:rsidR="00695BBC" w:rsidRPr="003F0B0C">
        <w:rPr>
          <w:rFonts w:ascii="宋体" w:eastAsia="宋体" w:hAnsi="宋体"/>
        </w:rPr>
        <w:t>-铜牌</w:t>
      </w:r>
    </w:p>
    <w:p w:rsidR="00556AF6" w:rsidRPr="003F0B0C" w:rsidRDefault="00556AF6" w:rsidP="00556AF6">
      <w:pPr>
        <w:rPr>
          <w:rFonts w:ascii="宋体" w:eastAsia="宋体" w:hAnsi="宋体"/>
        </w:rPr>
      </w:pPr>
      <w:r w:rsidRPr="003F0B0C">
        <w:rPr>
          <w:rFonts w:ascii="宋体" w:eastAsia="宋体" w:hAnsi="宋体" w:hint="eastAsia"/>
        </w:rPr>
        <w:t>已处理-</w:t>
      </w:r>
      <w:r w:rsidRPr="003F0B0C">
        <w:rPr>
          <w:rFonts w:ascii="宋体" w:eastAsia="宋体" w:hAnsi="宋体"/>
        </w:rPr>
        <w:t>D</w:t>
      </w:r>
      <w:r w:rsidR="00695BBC" w:rsidRPr="003F0B0C">
        <w:rPr>
          <w:rFonts w:ascii="宋体" w:eastAsia="宋体" w:hAnsi="宋体"/>
        </w:rPr>
        <w:t>-签到</w:t>
      </w:r>
    </w:p>
    <w:p w:rsidR="00556AF6" w:rsidRPr="003F0B0C" w:rsidRDefault="001D2CFF" w:rsidP="00556AF6">
      <w:pPr>
        <w:rPr>
          <w:rFonts w:ascii="宋体" w:eastAsia="宋体" w:hAnsi="宋体"/>
        </w:rPr>
      </w:pPr>
      <w:r w:rsidRPr="003F0B0C">
        <w:rPr>
          <w:rFonts w:ascii="宋体" w:eastAsia="宋体" w:hAnsi="宋体" w:hint="eastAsia"/>
        </w:rPr>
        <w:t>已处理-</w:t>
      </w:r>
      <w:r w:rsidR="00556AF6" w:rsidRPr="003F0B0C">
        <w:rPr>
          <w:rFonts w:ascii="宋体" w:eastAsia="宋体" w:hAnsi="宋体"/>
        </w:rPr>
        <w:t>E</w:t>
      </w:r>
      <w:r w:rsidRPr="003F0B0C">
        <w:rPr>
          <w:rFonts w:ascii="宋体" w:eastAsia="宋体" w:hAnsi="宋体" w:hint="eastAsia"/>
        </w:rPr>
        <w:t>-金牌</w:t>
      </w:r>
    </w:p>
    <w:p w:rsidR="00556AF6" w:rsidRPr="003F0B0C" w:rsidRDefault="00556AF6" w:rsidP="00556AF6">
      <w:pPr>
        <w:rPr>
          <w:rFonts w:ascii="宋体" w:eastAsia="宋体" w:hAnsi="宋体"/>
        </w:rPr>
      </w:pPr>
      <w:r w:rsidRPr="003F0B0C">
        <w:rPr>
          <w:rFonts w:ascii="宋体" w:eastAsia="宋体" w:hAnsi="宋体" w:hint="eastAsia"/>
        </w:rPr>
        <w:t>已处理-</w:t>
      </w:r>
      <w:r w:rsidRPr="003F0B0C">
        <w:rPr>
          <w:rFonts w:ascii="宋体" w:eastAsia="宋体" w:hAnsi="宋体"/>
        </w:rPr>
        <w:t>F</w:t>
      </w:r>
      <w:r w:rsidR="00695BBC" w:rsidRPr="003F0B0C">
        <w:rPr>
          <w:rFonts w:ascii="宋体" w:eastAsia="宋体" w:hAnsi="宋体"/>
        </w:rPr>
        <w:t>-签到</w:t>
      </w:r>
    </w:p>
    <w:p w:rsidR="00556AF6" w:rsidRPr="003F0B0C" w:rsidRDefault="00F4133E" w:rsidP="00556AF6">
      <w:pPr>
        <w:rPr>
          <w:rFonts w:ascii="宋体" w:eastAsia="宋体" w:hAnsi="宋体"/>
        </w:rPr>
      </w:pPr>
      <w:r w:rsidRPr="003F0B0C">
        <w:rPr>
          <w:rFonts w:ascii="宋体" w:eastAsia="宋体" w:hAnsi="宋体" w:hint="eastAsia"/>
        </w:rPr>
        <w:t>已处理-</w:t>
      </w:r>
      <w:r w:rsidR="00556AF6" w:rsidRPr="003F0B0C">
        <w:rPr>
          <w:rFonts w:ascii="宋体" w:eastAsia="宋体" w:hAnsi="宋体"/>
        </w:rPr>
        <w:t>G</w:t>
      </w:r>
      <w:r w:rsidR="006A6F6D" w:rsidRPr="003F0B0C">
        <w:rPr>
          <w:rFonts w:ascii="宋体" w:eastAsia="宋体" w:hAnsi="宋体" w:hint="eastAsia"/>
        </w:rPr>
        <w:t>-铜牌</w:t>
      </w:r>
    </w:p>
    <w:p w:rsidR="00556AF6" w:rsidRPr="003F0B0C" w:rsidRDefault="002E7142" w:rsidP="00556AF6">
      <w:pPr>
        <w:rPr>
          <w:rFonts w:ascii="宋体" w:eastAsia="宋体" w:hAnsi="宋体"/>
        </w:rPr>
      </w:pPr>
      <w:r w:rsidRPr="003F0B0C">
        <w:rPr>
          <w:rFonts w:ascii="宋体" w:eastAsia="宋体" w:hAnsi="宋体" w:hint="eastAsia"/>
        </w:rPr>
        <w:t>已处理-</w:t>
      </w:r>
      <w:r w:rsidR="00556AF6" w:rsidRPr="003F0B0C">
        <w:rPr>
          <w:rFonts w:ascii="宋体" w:eastAsia="宋体" w:hAnsi="宋体"/>
        </w:rPr>
        <w:t>H</w:t>
      </w:r>
      <w:r w:rsidRPr="003F0B0C">
        <w:rPr>
          <w:rFonts w:ascii="宋体" w:eastAsia="宋体" w:hAnsi="宋体" w:hint="eastAsia"/>
        </w:rPr>
        <w:t>-金牌</w:t>
      </w:r>
    </w:p>
    <w:p w:rsidR="00556AF6" w:rsidRPr="003F0B0C" w:rsidRDefault="002E7142" w:rsidP="00556AF6">
      <w:pPr>
        <w:rPr>
          <w:rFonts w:ascii="宋体" w:eastAsia="宋体" w:hAnsi="宋体"/>
        </w:rPr>
      </w:pPr>
      <w:r w:rsidRPr="003F0B0C">
        <w:rPr>
          <w:rFonts w:ascii="宋体" w:eastAsia="宋体" w:hAnsi="宋体" w:hint="eastAsia"/>
        </w:rPr>
        <w:lastRenderedPageBreak/>
        <w:t>已处理-</w:t>
      </w:r>
      <w:r w:rsidR="00556AF6" w:rsidRPr="003F0B0C">
        <w:rPr>
          <w:rFonts w:ascii="宋体" w:eastAsia="宋体" w:hAnsi="宋体"/>
        </w:rPr>
        <w:t>I</w:t>
      </w:r>
      <w:r w:rsidRPr="003F0B0C">
        <w:rPr>
          <w:rFonts w:ascii="宋体" w:eastAsia="宋体" w:hAnsi="宋体" w:hint="eastAsia"/>
        </w:rPr>
        <w:t>-银牌</w:t>
      </w:r>
    </w:p>
    <w:p w:rsidR="00556AF6" w:rsidRPr="003F0B0C" w:rsidRDefault="002E7142" w:rsidP="00556AF6">
      <w:pPr>
        <w:rPr>
          <w:rFonts w:ascii="宋体" w:eastAsia="宋体" w:hAnsi="宋体"/>
        </w:rPr>
      </w:pPr>
      <w:r w:rsidRPr="003F0B0C">
        <w:rPr>
          <w:rFonts w:ascii="宋体" w:eastAsia="宋体" w:hAnsi="宋体" w:hint="eastAsia"/>
        </w:rPr>
        <w:t>已处理-</w:t>
      </w:r>
      <w:r w:rsidR="00556AF6" w:rsidRPr="003F0B0C">
        <w:rPr>
          <w:rFonts w:ascii="宋体" w:eastAsia="宋体" w:hAnsi="宋体"/>
        </w:rPr>
        <w:t>J</w:t>
      </w:r>
      <w:r w:rsidRPr="003F0B0C">
        <w:rPr>
          <w:rFonts w:ascii="宋体" w:eastAsia="宋体" w:hAnsi="宋体" w:hint="eastAsia"/>
        </w:rPr>
        <w:t>-金牌</w:t>
      </w:r>
    </w:p>
    <w:p w:rsidR="00556AF6" w:rsidRPr="003F0B0C" w:rsidRDefault="00EB1D91" w:rsidP="00556AF6">
      <w:pPr>
        <w:rPr>
          <w:rFonts w:ascii="宋体" w:eastAsia="宋体" w:hAnsi="宋体"/>
        </w:rPr>
      </w:pPr>
      <w:r w:rsidRPr="003F0B0C">
        <w:rPr>
          <w:rFonts w:ascii="宋体" w:eastAsia="宋体" w:hAnsi="宋体" w:hint="eastAsia"/>
        </w:rPr>
        <w:t>已处理-</w:t>
      </w:r>
      <w:r w:rsidR="00556AF6" w:rsidRPr="003F0B0C">
        <w:rPr>
          <w:rFonts w:ascii="宋体" w:eastAsia="宋体" w:hAnsi="宋体"/>
        </w:rPr>
        <w:t>K</w:t>
      </w:r>
      <w:r w:rsidRPr="003F0B0C">
        <w:rPr>
          <w:rFonts w:ascii="宋体" w:eastAsia="宋体" w:hAnsi="宋体" w:hint="eastAsia"/>
        </w:rPr>
        <w:t>-金牌</w:t>
      </w:r>
    </w:p>
    <w:p w:rsidR="00556AF6" w:rsidRPr="003F0B0C" w:rsidRDefault="00556AF6" w:rsidP="00556AF6">
      <w:pPr>
        <w:rPr>
          <w:rFonts w:ascii="宋体" w:eastAsia="宋体" w:hAnsi="宋体"/>
        </w:rPr>
      </w:pPr>
      <w:r w:rsidRPr="003F0B0C">
        <w:rPr>
          <w:rFonts w:ascii="宋体" w:eastAsia="宋体" w:hAnsi="宋体" w:hint="eastAsia"/>
        </w:rPr>
        <w:t>已处理-</w:t>
      </w:r>
      <w:r w:rsidRPr="003F0B0C">
        <w:rPr>
          <w:rFonts w:ascii="宋体" w:eastAsia="宋体" w:hAnsi="宋体"/>
        </w:rPr>
        <w:t>L</w:t>
      </w:r>
      <w:r w:rsidR="00695BBC" w:rsidRPr="003F0B0C">
        <w:rPr>
          <w:rFonts w:ascii="宋体" w:eastAsia="宋体" w:hAnsi="宋体"/>
        </w:rPr>
        <w:t>-签到</w:t>
      </w:r>
      <w:r w:rsidR="00A17404" w:rsidRPr="003F0B0C">
        <w:rPr>
          <w:rFonts w:ascii="宋体" w:eastAsia="宋体" w:hAnsi="宋体"/>
        </w:rPr>
        <w:t xml:space="preserve"> </w:t>
      </w:r>
    </w:p>
    <w:p w:rsidR="00556AF6" w:rsidRPr="003F0B0C" w:rsidRDefault="006C474F" w:rsidP="00556AF6">
      <w:pPr>
        <w:rPr>
          <w:rFonts w:ascii="宋体" w:eastAsia="宋体" w:hAnsi="宋体"/>
        </w:rPr>
      </w:pPr>
      <w:r w:rsidRPr="003F0B0C">
        <w:rPr>
          <w:rFonts w:ascii="宋体" w:eastAsia="宋体" w:hAnsi="宋体" w:hint="eastAsia"/>
        </w:rPr>
        <w:t>已处理-</w:t>
      </w:r>
      <w:r w:rsidR="00556AF6" w:rsidRPr="003F0B0C">
        <w:rPr>
          <w:rFonts w:ascii="宋体" w:eastAsia="宋体" w:hAnsi="宋体"/>
        </w:rPr>
        <w:t>M</w:t>
      </w:r>
      <w:r w:rsidRPr="003F0B0C">
        <w:rPr>
          <w:rFonts w:ascii="宋体" w:eastAsia="宋体" w:hAnsi="宋体" w:hint="eastAsia"/>
        </w:rPr>
        <w:t>-银牌</w:t>
      </w:r>
    </w:p>
    <w:p w:rsidR="003239E9" w:rsidRPr="003F0B0C" w:rsidRDefault="003239E9" w:rsidP="005A16AE">
      <w:pPr>
        <w:pStyle w:val="2"/>
        <w:rPr>
          <w:rFonts w:ascii="宋体" w:eastAsia="宋体" w:hAnsi="宋体"/>
        </w:rPr>
      </w:pPr>
      <w:bookmarkStart w:id="306" w:name="_Toc521431998"/>
      <w:r w:rsidRPr="003F0B0C">
        <w:rPr>
          <w:rFonts w:ascii="宋体" w:eastAsia="宋体" w:hAnsi="宋体"/>
        </w:rPr>
        <w:t>HDU-4-2018.8.1</w:t>
      </w:r>
      <w:r w:rsidR="005A16AE" w:rsidRPr="003F0B0C">
        <w:rPr>
          <w:rFonts w:ascii="宋体" w:eastAsia="宋体" w:hAnsi="宋体" w:hint="eastAsia"/>
        </w:rPr>
        <w:t>（周三）</w:t>
      </w:r>
      <w:bookmarkEnd w:id="306"/>
    </w:p>
    <w:p w:rsidR="00206510" w:rsidRPr="003F0B0C" w:rsidRDefault="007C3CBA" w:rsidP="00206510">
      <w:pPr>
        <w:rPr>
          <w:rFonts w:ascii="宋体" w:eastAsia="宋体" w:hAnsi="宋体"/>
        </w:rPr>
      </w:pPr>
      <w:r w:rsidRPr="003F0B0C">
        <w:rPr>
          <w:rFonts w:ascii="宋体" w:eastAsia="宋体" w:hAnsi="宋体" w:hint="eastAsia"/>
        </w:rPr>
        <w:t>已处理-</w:t>
      </w:r>
      <w:r w:rsidR="00206510" w:rsidRPr="003F0B0C">
        <w:rPr>
          <w:rFonts w:ascii="宋体" w:eastAsia="宋体" w:hAnsi="宋体"/>
        </w:rPr>
        <w:t>A</w:t>
      </w:r>
      <w:r w:rsidRPr="003F0B0C">
        <w:rPr>
          <w:rFonts w:ascii="宋体" w:eastAsia="宋体" w:hAnsi="宋体" w:hint="eastAsia"/>
        </w:rPr>
        <w:t>-金</w:t>
      </w:r>
    </w:p>
    <w:p w:rsidR="00206510" w:rsidRPr="003F0B0C" w:rsidRDefault="00572776" w:rsidP="00206510">
      <w:pPr>
        <w:rPr>
          <w:rFonts w:ascii="宋体" w:eastAsia="宋体" w:hAnsi="宋体"/>
        </w:rPr>
      </w:pPr>
      <w:r w:rsidRPr="003F0B0C">
        <w:rPr>
          <w:rFonts w:ascii="宋体" w:eastAsia="宋体" w:hAnsi="宋体" w:hint="eastAsia"/>
        </w:rPr>
        <w:t>已处理-</w:t>
      </w:r>
      <w:r w:rsidR="00206510" w:rsidRPr="003F0B0C">
        <w:rPr>
          <w:rFonts w:ascii="宋体" w:eastAsia="宋体" w:hAnsi="宋体"/>
        </w:rPr>
        <w:t>B</w:t>
      </w:r>
      <w:r w:rsidRPr="003F0B0C">
        <w:rPr>
          <w:rFonts w:ascii="宋体" w:eastAsia="宋体" w:hAnsi="宋体" w:hint="eastAsia"/>
        </w:rPr>
        <w:t>-铜</w:t>
      </w:r>
    </w:p>
    <w:p w:rsidR="00206510" w:rsidRPr="003F0B0C" w:rsidRDefault="007C3CBA" w:rsidP="00206510">
      <w:pPr>
        <w:rPr>
          <w:rFonts w:ascii="宋体" w:eastAsia="宋体" w:hAnsi="宋体"/>
        </w:rPr>
      </w:pPr>
      <w:r w:rsidRPr="003F0B0C">
        <w:rPr>
          <w:rFonts w:ascii="宋体" w:eastAsia="宋体" w:hAnsi="宋体" w:hint="eastAsia"/>
        </w:rPr>
        <w:t>已处理-</w:t>
      </w:r>
      <w:r w:rsidR="00206510" w:rsidRPr="003F0B0C">
        <w:rPr>
          <w:rFonts w:ascii="宋体" w:eastAsia="宋体" w:hAnsi="宋体"/>
        </w:rPr>
        <w:t>C</w:t>
      </w:r>
      <w:r w:rsidRPr="003F0B0C">
        <w:rPr>
          <w:rFonts w:ascii="宋体" w:eastAsia="宋体" w:hAnsi="宋体" w:hint="eastAsia"/>
        </w:rPr>
        <w:t>-金</w:t>
      </w:r>
    </w:p>
    <w:p w:rsidR="00206510" w:rsidRPr="003F0B0C" w:rsidRDefault="00206510" w:rsidP="00206510">
      <w:pPr>
        <w:rPr>
          <w:rFonts w:ascii="宋体" w:eastAsia="宋体" w:hAnsi="宋体"/>
        </w:rPr>
      </w:pPr>
      <w:r w:rsidRPr="003F0B0C">
        <w:rPr>
          <w:rFonts w:ascii="宋体" w:eastAsia="宋体" w:hAnsi="宋体" w:hint="eastAsia"/>
        </w:rPr>
        <w:t>已处理-</w:t>
      </w:r>
      <w:r w:rsidRPr="003F0B0C">
        <w:rPr>
          <w:rFonts w:ascii="宋体" w:eastAsia="宋体" w:hAnsi="宋体"/>
        </w:rPr>
        <w:t>D</w:t>
      </w:r>
      <w:r w:rsidRPr="003F0B0C">
        <w:rPr>
          <w:rFonts w:ascii="宋体" w:eastAsia="宋体" w:hAnsi="宋体" w:hint="eastAsia"/>
        </w:rPr>
        <w:t>-签到</w:t>
      </w:r>
    </w:p>
    <w:p w:rsidR="00206510" w:rsidRPr="003F0B0C" w:rsidRDefault="007C3CBA" w:rsidP="00206510">
      <w:pPr>
        <w:rPr>
          <w:rFonts w:ascii="宋体" w:eastAsia="宋体" w:hAnsi="宋体"/>
        </w:rPr>
      </w:pPr>
      <w:r w:rsidRPr="003F0B0C">
        <w:rPr>
          <w:rFonts w:ascii="宋体" w:eastAsia="宋体" w:hAnsi="宋体" w:hint="eastAsia"/>
        </w:rPr>
        <w:t>已处理-</w:t>
      </w:r>
      <w:r w:rsidR="00206510" w:rsidRPr="003F0B0C">
        <w:rPr>
          <w:rFonts w:ascii="宋体" w:eastAsia="宋体" w:hAnsi="宋体"/>
        </w:rPr>
        <w:t>E</w:t>
      </w:r>
      <w:r w:rsidRPr="003F0B0C">
        <w:rPr>
          <w:rFonts w:ascii="宋体" w:eastAsia="宋体" w:hAnsi="宋体" w:hint="eastAsia"/>
        </w:rPr>
        <w:t>-铜</w:t>
      </w:r>
    </w:p>
    <w:p w:rsidR="00206510" w:rsidRPr="003F0B0C" w:rsidRDefault="007C3CBA" w:rsidP="00206510">
      <w:pPr>
        <w:rPr>
          <w:rFonts w:ascii="宋体" w:eastAsia="宋体" w:hAnsi="宋体"/>
        </w:rPr>
      </w:pPr>
      <w:r w:rsidRPr="003F0B0C">
        <w:rPr>
          <w:rFonts w:ascii="宋体" w:eastAsia="宋体" w:hAnsi="宋体" w:hint="eastAsia"/>
        </w:rPr>
        <w:t>已处理-</w:t>
      </w:r>
      <w:r w:rsidR="00206510" w:rsidRPr="003F0B0C">
        <w:rPr>
          <w:rFonts w:ascii="宋体" w:eastAsia="宋体" w:hAnsi="宋体"/>
        </w:rPr>
        <w:t>F</w:t>
      </w:r>
      <w:r w:rsidRPr="003F0B0C">
        <w:rPr>
          <w:rFonts w:ascii="宋体" w:eastAsia="宋体" w:hAnsi="宋体" w:hint="eastAsia"/>
        </w:rPr>
        <w:t>-金</w:t>
      </w:r>
    </w:p>
    <w:p w:rsidR="00206510" w:rsidRPr="003F0B0C" w:rsidRDefault="00B630DD" w:rsidP="00206510">
      <w:pPr>
        <w:rPr>
          <w:rFonts w:ascii="宋体" w:eastAsia="宋体" w:hAnsi="宋体"/>
        </w:rPr>
      </w:pPr>
      <w:r w:rsidRPr="003F0B0C">
        <w:rPr>
          <w:rFonts w:ascii="宋体" w:eastAsia="宋体" w:hAnsi="宋体" w:hint="eastAsia"/>
        </w:rPr>
        <w:t>已处理-</w:t>
      </w:r>
      <w:r w:rsidR="00206510" w:rsidRPr="003F0B0C">
        <w:rPr>
          <w:rFonts w:ascii="宋体" w:eastAsia="宋体" w:hAnsi="宋体"/>
        </w:rPr>
        <w:t>G</w:t>
      </w:r>
      <w:r w:rsidRPr="003F0B0C">
        <w:rPr>
          <w:rFonts w:ascii="宋体" w:eastAsia="宋体" w:hAnsi="宋体" w:hint="eastAsia"/>
        </w:rPr>
        <w:t>-银</w:t>
      </w:r>
    </w:p>
    <w:p w:rsidR="00206510" w:rsidRPr="003F0B0C" w:rsidRDefault="007C3CBA" w:rsidP="00206510">
      <w:pPr>
        <w:rPr>
          <w:rFonts w:ascii="宋体" w:eastAsia="宋体" w:hAnsi="宋体"/>
        </w:rPr>
      </w:pPr>
      <w:r w:rsidRPr="003F0B0C">
        <w:rPr>
          <w:rFonts w:ascii="宋体" w:eastAsia="宋体" w:hAnsi="宋体" w:hint="eastAsia"/>
        </w:rPr>
        <w:t>已处理-</w:t>
      </w:r>
      <w:r w:rsidR="00206510" w:rsidRPr="003F0B0C">
        <w:rPr>
          <w:rFonts w:ascii="宋体" w:eastAsia="宋体" w:hAnsi="宋体"/>
        </w:rPr>
        <w:t>H</w:t>
      </w:r>
      <w:r w:rsidRPr="003F0B0C">
        <w:rPr>
          <w:rFonts w:ascii="宋体" w:eastAsia="宋体" w:hAnsi="宋体" w:hint="eastAsia"/>
        </w:rPr>
        <w:t>-金</w:t>
      </w:r>
    </w:p>
    <w:p w:rsidR="00206510" w:rsidRPr="003F0B0C" w:rsidRDefault="002E35D1" w:rsidP="00206510">
      <w:pPr>
        <w:rPr>
          <w:rFonts w:ascii="宋体" w:eastAsia="宋体" w:hAnsi="宋体"/>
        </w:rPr>
      </w:pPr>
      <w:r w:rsidRPr="003F0B0C">
        <w:rPr>
          <w:rFonts w:ascii="宋体" w:eastAsia="宋体" w:hAnsi="宋体" w:hint="eastAsia"/>
        </w:rPr>
        <w:t>已处理-</w:t>
      </w:r>
      <w:r w:rsidR="00206510" w:rsidRPr="003F0B0C">
        <w:rPr>
          <w:rFonts w:ascii="宋体" w:eastAsia="宋体" w:hAnsi="宋体"/>
        </w:rPr>
        <w:t>I</w:t>
      </w:r>
      <w:r w:rsidRPr="003F0B0C">
        <w:rPr>
          <w:rFonts w:ascii="宋体" w:eastAsia="宋体" w:hAnsi="宋体" w:hint="eastAsia"/>
        </w:rPr>
        <w:t>-金</w:t>
      </w:r>
    </w:p>
    <w:p w:rsidR="00206510" w:rsidRPr="003F0B0C" w:rsidRDefault="00B630DD" w:rsidP="00206510">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206510" w:rsidRPr="003F0B0C">
        <w:rPr>
          <w:rFonts w:ascii="宋体" w:eastAsia="宋体" w:hAnsi="宋体"/>
        </w:rPr>
        <w:t>J</w:t>
      </w:r>
      <w:r w:rsidRPr="003F0B0C">
        <w:rPr>
          <w:rFonts w:ascii="宋体" w:eastAsia="宋体" w:hAnsi="宋体"/>
        </w:rPr>
        <w:t>-铜</w:t>
      </w:r>
    </w:p>
    <w:p w:rsidR="00206510" w:rsidRPr="003F0B0C" w:rsidRDefault="00206510" w:rsidP="00206510">
      <w:pPr>
        <w:rPr>
          <w:rFonts w:ascii="宋体" w:eastAsia="宋体" w:hAnsi="宋体"/>
        </w:rPr>
      </w:pPr>
      <w:r w:rsidRPr="003F0B0C">
        <w:rPr>
          <w:rFonts w:ascii="宋体" w:eastAsia="宋体" w:hAnsi="宋体" w:hint="eastAsia"/>
        </w:rPr>
        <w:t>已处理-</w:t>
      </w:r>
      <w:r w:rsidRPr="003F0B0C">
        <w:rPr>
          <w:rFonts w:ascii="宋体" w:eastAsia="宋体" w:hAnsi="宋体"/>
        </w:rPr>
        <w:t>K</w:t>
      </w:r>
      <w:r w:rsidRPr="003F0B0C">
        <w:rPr>
          <w:rFonts w:ascii="宋体" w:eastAsia="宋体" w:hAnsi="宋体" w:hint="eastAsia"/>
        </w:rPr>
        <w:t>-签到</w:t>
      </w:r>
    </w:p>
    <w:p w:rsidR="00206510" w:rsidRPr="003F0B0C" w:rsidRDefault="00B630DD" w:rsidP="00206510">
      <w:pPr>
        <w:rPr>
          <w:rFonts w:ascii="宋体" w:eastAsia="宋体" w:hAnsi="宋体"/>
        </w:rPr>
      </w:pPr>
      <w:r w:rsidRPr="003F0B0C">
        <w:rPr>
          <w:rFonts w:ascii="宋体" w:eastAsia="宋体" w:hAnsi="宋体" w:hint="eastAsia"/>
        </w:rPr>
        <w:t>已处理-</w:t>
      </w:r>
      <w:r w:rsidR="00206510" w:rsidRPr="003F0B0C">
        <w:rPr>
          <w:rFonts w:ascii="宋体" w:eastAsia="宋体" w:hAnsi="宋体" w:hint="eastAsia"/>
        </w:rPr>
        <w:t>L-签到</w:t>
      </w:r>
    </w:p>
    <w:p w:rsidR="00B05E53" w:rsidRPr="003F0B0C" w:rsidRDefault="00B05E53" w:rsidP="00B05E53">
      <w:pPr>
        <w:pStyle w:val="2"/>
        <w:rPr>
          <w:rFonts w:ascii="宋体" w:eastAsia="宋体" w:hAnsi="宋体"/>
        </w:rPr>
      </w:pPr>
      <w:bookmarkStart w:id="307" w:name="_Toc521431999"/>
      <w:r w:rsidRPr="003F0B0C">
        <w:rPr>
          <w:rFonts w:ascii="宋体" w:eastAsia="宋体" w:hAnsi="宋体" w:hint="eastAsia"/>
        </w:rPr>
        <w:t>牛客网-第5场-</w:t>
      </w:r>
      <w:r w:rsidRPr="003F0B0C">
        <w:rPr>
          <w:rFonts w:ascii="宋体" w:eastAsia="宋体" w:hAnsi="宋体"/>
        </w:rPr>
        <w:t>2018.</w:t>
      </w:r>
      <w:r w:rsidR="00556AF6" w:rsidRPr="003F0B0C">
        <w:rPr>
          <w:rFonts w:ascii="宋体" w:eastAsia="宋体" w:hAnsi="宋体"/>
        </w:rPr>
        <w:t>8.2</w:t>
      </w:r>
      <w:r w:rsidR="00556AF6" w:rsidRPr="003F0B0C">
        <w:rPr>
          <w:rFonts w:ascii="宋体" w:eastAsia="宋体" w:hAnsi="宋体" w:hint="eastAsia"/>
        </w:rPr>
        <w:t>（周四</w:t>
      </w:r>
      <w:r w:rsidRPr="003F0B0C">
        <w:rPr>
          <w:rFonts w:ascii="宋体" w:eastAsia="宋体" w:hAnsi="宋体" w:hint="eastAsia"/>
        </w:rPr>
        <w:t>）</w:t>
      </w:r>
      <w:bookmarkEnd w:id="307"/>
    </w:p>
    <w:p w:rsidR="00D443D8" w:rsidRPr="003F0B0C" w:rsidRDefault="00D443D8" w:rsidP="00D443D8">
      <w:pPr>
        <w:rPr>
          <w:rFonts w:ascii="宋体" w:eastAsia="宋体" w:hAnsi="宋体"/>
        </w:rPr>
      </w:pPr>
      <w:r w:rsidRPr="003F0B0C">
        <w:rPr>
          <w:rFonts w:ascii="宋体" w:eastAsia="宋体" w:hAnsi="宋体" w:hint="eastAsia"/>
        </w:rPr>
        <w:t>已处理-A</w:t>
      </w:r>
      <w:r w:rsidRPr="003F0B0C">
        <w:rPr>
          <w:rFonts w:ascii="宋体" w:eastAsia="宋体" w:hAnsi="宋体"/>
        </w:rPr>
        <w:t>-</w:t>
      </w:r>
      <w:r w:rsidRPr="003F0B0C">
        <w:rPr>
          <w:rFonts w:ascii="宋体" w:eastAsia="宋体" w:hAnsi="宋体" w:hint="eastAsia"/>
        </w:rPr>
        <w:t>铜</w:t>
      </w:r>
    </w:p>
    <w:p w:rsidR="00D443D8" w:rsidRPr="003F0B0C" w:rsidRDefault="00D443D8" w:rsidP="00D443D8">
      <w:pPr>
        <w:rPr>
          <w:rFonts w:ascii="宋体" w:eastAsia="宋体" w:hAnsi="宋体"/>
        </w:rPr>
      </w:pPr>
      <w:r w:rsidRPr="003F0B0C">
        <w:rPr>
          <w:rFonts w:ascii="宋体" w:eastAsia="宋体" w:hAnsi="宋体" w:hint="eastAsia"/>
        </w:rPr>
        <w:t>已处理-</w:t>
      </w:r>
      <w:r w:rsidRPr="003F0B0C">
        <w:rPr>
          <w:rFonts w:ascii="宋体" w:eastAsia="宋体" w:hAnsi="宋体"/>
        </w:rPr>
        <w:t>B</w:t>
      </w:r>
      <w:r w:rsidRPr="003F0B0C">
        <w:rPr>
          <w:rFonts w:ascii="宋体" w:eastAsia="宋体" w:hAnsi="宋体" w:hint="eastAsia"/>
        </w:rPr>
        <w:t>-银</w:t>
      </w:r>
    </w:p>
    <w:p w:rsidR="00D443D8" w:rsidRPr="003F0B0C" w:rsidRDefault="00D443D8" w:rsidP="00D443D8">
      <w:pPr>
        <w:rPr>
          <w:rFonts w:ascii="宋体" w:eastAsia="宋体" w:hAnsi="宋体"/>
        </w:rPr>
      </w:pPr>
      <w:r w:rsidRPr="003F0B0C">
        <w:rPr>
          <w:rFonts w:ascii="宋体" w:eastAsia="宋体" w:hAnsi="宋体" w:hint="eastAsia"/>
        </w:rPr>
        <w:t>已处理-</w:t>
      </w:r>
      <w:r w:rsidRPr="003F0B0C">
        <w:rPr>
          <w:rFonts w:ascii="宋体" w:eastAsia="宋体" w:hAnsi="宋体"/>
        </w:rPr>
        <w:t>C</w:t>
      </w:r>
      <w:r w:rsidRPr="003F0B0C">
        <w:rPr>
          <w:rFonts w:ascii="宋体" w:eastAsia="宋体" w:hAnsi="宋体" w:hint="eastAsia"/>
        </w:rPr>
        <w:t>-金</w:t>
      </w:r>
    </w:p>
    <w:p w:rsidR="00D443D8" w:rsidRPr="003F0B0C" w:rsidRDefault="00D443D8" w:rsidP="00D443D8">
      <w:pPr>
        <w:rPr>
          <w:rFonts w:ascii="宋体" w:eastAsia="宋体" w:hAnsi="宋体"/>
        </w:rPr>
      </w:pPr>
      <w:r w:rsidRPr="003F0B0C">
        <w:rPr>
          <w:rFonts w:ascii="宋体" w:eastAsia="宋体" w:hAnsi="宋体" w:hint="eastAsia"/>
        </w:rPr>
        <w:t>已处理-</w:t>
      </w:r>
      <w:r w:rsidRPr="003F0B0C">
        <w:rPr>
          <w:rFonts w:ascii="宋体" w:eastAsia="宋体" w:hAnsi="宋体"/>
        </w:rPr>
        <w:t>D</w:t>
      </w:r>
      <w:r w:rsidRPr="003F0B0C">
        <w:rPr>
          <w:rFonts w:ascii="宋体" w:eastAsia="宋体" w:hAnsi="宋体" w:hint="eastAsia"/>
        </w:rPr>
        <w:t>-金</w:t>
      </w:r>
    </w:p>
    <w:p w:rsidR="00D443D8" w:rsidRPr="003F0B0C" w:rsidRDefault="00D443D8" w:rsidP="00D443D8">
      <w:pPr>
        <w:rPr>
          <w:rFonts w:ascii="宋体" w:eastAsia="宋体" w:hAnsi="宋体"/>
        </w:rPr>
      </w:pPr>
      <w:r w:rsidRPr="003F0B0C">
        <w:rPr>
          <w:rFonts w:ascii="宋体" w:eastAsia="宋体" w:hAnsi="宋体" w:hint="eastAsia"/>
        </w:rPr>
        <w:t>已处理-</w:t>
      </w:r>
      <w:r w:rsidRPr="003F0B0C">
        <w:rPr>
          <w:rFonts w:ascii="宋体" w:eastAsia="宋体" w:hAnsi="宋体"/>
        </w:rPr>
        <w:t>E</w:t>
      </w:r>
      <w:r w:rsidRPr="003F0B0C">
        <w:rPr>
          <w:rFonts w:ascii="宋体" w:eastAsia="宋体" w:hAnsi="宋体" w:hint="eastAsia"/>
        </w:rPr>
        <w:t>-铜</w:t>
      </w:r>
    </w:p>
    <w:p w:rsidR="00D443D8" w:rsidRPr="003F0B0C" w:rsidRDefault="00D443D8" w:rsidP="00D443D8">
      <w:pPr>
        <w:rPr>
          <w:rFonts w:ascii="宋体" w:eastAsia="宋体" w:hAnsi="宋体"/>
        </w:rPr>
      </w:pPr>
      <w:r w:rsidRPr="003F0B0C">
        <w:rPr>
          <w:rFonts w:ascii="宋体" w:eastAsia="宋体" w:hAnsi="宋体" w:hint="eastAsia"/>
        </w:rPr>
        <w:t>已处理-</w:t>
      </w:r>
      <w:r w:rsidRPr="003F0B0C">
        <w:rPr>
          <w:rFonts w:ascii="宋体" w:eastAsia="宋体" w:hAnsi="宋体"/>
        </w:rPr>
        <w:t>F</w:t>
      </w:r>
      <w:r w:rsidRPr="003F0B0C">
        <w:rPr>
          <w:rFonts w:ascii="宋体" w:eastAsia="宋体" w:hAnsi="宋体" w:hint="eastAsia"/>
        </w:rPr>
        <w:t>-铜</w:t>
      </w:r>
    </w:p>
    <w:p w:rsidR="00D443D8" w:rsidRPr="003F0B0C" w:rsidRDefault="00D443D8" w:rsidP="00D443D8">
      <w:pPr>
        <w:rPr>
          <w:rFonts w:ascii="宋体" w:eastAsia="宋体" w:hAnsi="宋体"/>
        </w:rPr>
      </w:pPr>
      <w:r w:rsidRPr="003F0B0C">
        <w:rPr>
          <w:rFonts w:ascii="宋体" w:eastAsia="宋体" w:hAnsi="宋体" w:hint="eastAsia"/>
        </w:rPr>
        <w:t>已处理-</w:t>
      </w:r>
      <w:r w:rsidRPr="003F0B0C">
        <w:rPr>
          <w:rFonts w:ascii="宋体" w:eastAsia="宋体" w:hAnsi="宋体"/>
        </w:rPr>
        <w:t>G</w:t>
      </w:r>
      <w:r w:rsidRPr="003F0B0C">
        <w:rPr>
          <w:rFonts w:ascii="宋体" w:eastAsia="宋体" w:hAnsi="宋体" w:hint="eastAsia"/>
        </w:rPr>
        <w:t>-签到</w:t>
      </w:r>
    </w:p>
    <w:p w:rsidR="00D443D8" w:rsidRPr="003F0B0C" w:rsidRDefault="00D443D8" w:rsidP="00D443D8">
      <w:pPr>
        <w:rPr>
          <w:rFonts w:ascii="宋体" w:eastAsia="宋体" w:hAnsi="宋体"/>
        </w:rPr>
      </w:pPr>
      <w:r w:rsidRPr="003F0B0C">
        <w:rPr>
          <w:rFonts w:ascii="宋体" w:eastAsia="宋体" w:hAnsi="宋体" w:hint="eastAsia"/>
        </w:rPr>
        <w:t>已处理-</w:t>
      </w:r>
      <w:r w:rsidRPr="003F0B0C">
        <w:rPr>
          <w:rFonts w:ascii="宋体" w:eastAsia="宋体" w:hAnsi="宋体"/>
        </w:rPr>
        <w:t>H</w:t>
      </w:r>
      <w:r w:rsidRPr="003F0B0C">
        <w:rPr>
          <w:rFonts w:ascii="宋体" w:eastAsia="宋体" w:hAnsi="宋体" w:hint="eastAsia"/>
        </w:rPr>
        <w:t>-银</w:t>
      </w:r>
    </w:p>
    <w:p w:rsidR="00D443D8" w:rsidRPr="003F0B0C" w:rsidRDefault="00D443D8" w:rsidP="00D443D8">
      <w:pPr>
        <w:rPr>
          <w:rFonts w:ascii="宋体" w:eastAsia="宋体" w:hAnsi="宋体"/>
        </w:rPr>
      </w:pPr>
      <w:r w:rsidRPr="003F0B0C">
        <w:rPr>
          <w:rFonts w:ascii="宋体" w:eastAsia="宋体" w:hAnsi="宋体" w:hint="eastAsia"/>
        </w:rPr>
        <w:t>已处理-</w:t>
      </w:r>
      <w:r w:rsidRPr="003F0B0C">
        <w:rPr>
          <w:rFonts w:ascii="宋体" w:eastAsia="宋体" w:hAnsi="宋体"/>
        </w:rPr>
        <w:t>I</w:t>
      </w:r>
      <w:r w:rsidRPr="003F0B0C">
        <w:rPr>
          <w:rFonts w:ascii="宋体" w:eastAsia="宋体" w:hAnsi="宋体" w:hint="eastAsia"/>
        </w:rPr>
        <w:t>-银</w:t>
      </w:r>
    </w:p>
    <w:p w:rsidR="00D443D8" w:rsidRPr="003F0B0C" w:rsidRDefault="00D443D8" w:rsidP="00D443D8">
      <w:pPr>
        <w:rPr>
          <w:rFonts w:ascii="宋体" w:eastAsia="宋体" w:hAnsi="宋体"/>
        </w:rPr>
      </w:pPr>
      <w:r w:rsidRPr="003F0B0C">
        <w:rPr>
          <w:rFonts w:ascii="宋体" w:eastAsia="宋体" w:hAnsi="宋体" w:hint="eastAsia"/>
        </w:rPr>
        <w:t>已处理-</w:t>
      </w:r>
      <w:r w:rsidRPr="003F0B0C">
        <w:rPr>
          <w:rFonts w:ascii="宋体" w:eastAsia="宋体" w:hAnsi="宋体"/>
        </w:rPr>
        <w:t>J</w:t>
      </w:r>
      <w:r w:rsidRPr="003F0B0C">
        <w:rPr>
          <w:rFonts w:ascii="宋体" w:eastAsia="宋体" w:hAnsi="宋体" w:hint="eastAsia"/>
        </w:rPr>
        <w:t>-签到</w:t>
      </w:r>
    </w:p>
    <w:p w:rsidR="00B05E53" w:rsidRPr="003F0B0C" w:rsidRDefault="00556AF6" w:rsidP="00556AF6">
      <w:pPr>
        <w:pStyle w:val="2"/>
        <w:rPr>
          <w:rFonts w:ascii="宋体" w:eastAsia="宋体" w:hAnsi="宋体"/>
        </w:rPr>
      </w:pPr>
      <w:bookmarkStart w:id="308" w:name="_Toc521432000"/>
      <w:r w:rsidRPr="003F0B0C">
        <w:rPr>
          <w:rFonts w:ascii="宋体" w:eastAsia="宋体" w:hAnsi="宋体" w:hint="eastAsia"/>
        </w:rPr>
        <w:t>牛客网-第6场-</w:t>
      </w:r>
      <w:r w:rsidRPr="003F0B0C">
        <w:rPr>
          <w:rFonts w:ascii="宋体" w:eastAsia="宋体" w:hAnsi="宋体"/>
        </w:rPr>
        <w:t>2018.8.4</w:t>
      </w:r>
      <w:r w:rsidRPr="003F0B0C">
        <w:rPr>
          <w:rFonts w:ascii="宋体" w:eastAsia="宋体" w:hAnsi="宋体" w:hint="eastAsia"/>
        </w:rPr>
        <w:t>（周六）</w:t>
      </w:r>
      <w:bookmarkEnd w:id="308"/>
    </w:p>
    <w:p w:rsidR="00043AC1" w:rsidRPr="003F0B0C" w:rsidRDefault="00612BFC" w:rsidP="00043AC1">
      <w:pPr>
        <w:rPr>
          <w:rFonts w:ascii="宋体" w:eastAsia="宋体" w:hAnsi="宋体"/>
        </w:rPr>
      </w:pPr>
      <w:r w:rsidRPr="003F0B0C">
        <w:rPr>
          <w:rFonts w:ascii="宋体" w:eastAsia="宋体" w:hAnsi="宋体" w:hint="eastAsia"/>
        </w:rPr>
        <w:t>已处理-</w:t>
      </w:r>
      <w:r w:rsidR="00043AC1" w:rsidRPr="003F0B0C">
        <w:rPr>
          <w:rFonts w:ascii="宋体" w:eastAsia="宋体" w:hAnsi="宋体"/>
        </w:rPr>
        <w:t>A</w:t>
      </w:r>
      <w:r w:rsidR="00043AC1" w:rsidRPr="003F0B0C">
        <w:rPr>
          <w:rFonts w:ascii="宋体" w:eastAsia="宋体" w:hAnsi="宋体" w:hint="eastAsia"/>
        </w:rPr>
        <w:t>-签到题</w:t>
      </w:r>
    </w:p>
    <w:p w:rsidR="00043AC1" w:rsidRPr="003F0B0C" w:rsidRDefault="00612BFC" w:rsidP="00043AC1">
      <w:pPr>
        <w:rPr>
          <w:rFonts w:ascii="宋体" w:eastAsia="宋体" w:hAnsi="宋体"/>
        </w:rPr>
      </w:pPr>
      <w:r w:rsidRPr="003F0B0C">
        <w:rPr>
          <w:rFonts w:ascii="宋体" w:eastAsia="宋体" w:hAnsi="宋体" w:hint="eastAsia"/>
        </w:rPr>
        <w:t>已处理-</w:t>
      </w:r>
      <w:r w:rsidR="00043AC1" w:rsidRPr="003F0B0C">
        <w:rPr>
          <w:rFonts w:ascii="宋体" w:eastAsia="宋体" w:hAnsi="宋体"/>
        </w:rPr>
        <w:t>B</w:t>
      </w:r>
    </w:p>
    <w:p w:rsidR="00043AC1" w:rsidRPr="003F0B0C" w:rsidRDefault="00612BFC" w:rsidP="00043AC1">
      <w:pPr>
        <w:rPr>
          <w:rFonts w:ascii="宋体" w:eastAsia="宋体" w:hAnsi="宋体"/>
        </w:rPr>
      </w:pPr>
      <w:r w:rsidRPr="003F0B0C">
        <w:rPr>
          <w:rFonts w:ascii="宋体" w:eastAsia="宋体" w:hAnsi="宋体" w:hint="eastAsia"/>
        </w:rPr>
        <w:t>已处理-</w:t>
      </w:r>
      <w:r w:rsidR="00043AC1" w:rsidRPr="003F0B0C">
        <w:rPr>
          <w:rFonts w:ascii="宋体" w:eastAsia="宋体" w:hAnsi="宋体"/>
        </w:rPr>
        <w:t>C</w:t>
      </w:r>
    </w:p>
    <w:p w:rsidR="00043AC1" w:rsidRPr="003F0B0C" w:rsidRDefault="00612BFC" w:rsidP="00043AC1">
      <w:pPr>
        <w:rPr>
          <w:rFonts w:ascii="宋体" w:eastAsia="宋体" w:hAnsi="宋体"/>
        </w:rPr>
      </w:pPr>
      <w:r w:rsidRPr="003F0B0C">
        <w:rPr>
          <w:rFonts w:ascii="宋体" w:eastAsia="宋体" w:hAnsi="宋体" w:hint="eastAsia"/>
        </w:rPr>
        <w:t>已处理-</w:t>
      </w:r>
      <w:r w:rsidR="00043AC1" w:rsidRPr="003F0B0C">
        <w:rPr>
          <w:rFonts w:ascii="宋体" w:eastAsia="宋体" w:hAnsi="宋体"/>
        </w:rPr>
        <w:t>D</w:t>
      </w:r>
      <w:r w:rsidR="00043AC1" w:rsidRPr="003F0B0C">
        <w:rPr>
          <w:rFonts w:ascii="宋体" w:eastAsia="宋体" w:hAnsi="宋体" w:hint="eastAsia"/>
        </w:rPr>
        <w:t>-签到题</w:t>
      </w:r>
    </w:p>
    <w:p w:rsidR="00043AC1" w:rsidRPr="003F0B0C" w:rsidRDefault="00612BFC" w:rsidP="00043AC1">
      <w:pPr>
        <w:rPr>
          <w:rFonts w:ascii="宋体" w:eastAsia="宋体" w:hAnsi="宋体"/>
        </w:rPr>
      </w:pPr>
      <w:r w:rsidRPr="003F0B0C">
        <w:rPr>
          <w:rFonts w:ascii="宋体" w:eastAsia="宋体" w:hAnsi="宋体" w:hint="eastAsia"/>
        </w:rPr>
        <w:t>已处理-</w:t>
      </w:r>
      <w:r w:rsidR="00043AC1" w:rsidRPr="003F0B0C">
        <w:rPr>
          <w:rFonts w:ascii="宋体" w:eastAsia="宋体" w:hAnsi="宋体"/>
        </w:rPr>
        <w:t>E</w:t>
      </w:r>
      <w:r w:rsidR="00043AC1" w:rsidRPr="003F0B0C">
        <w:rPr>
          <w:rFonts w:ascii="宋体" w:eastAsia="宋体" w:hAnsi="宋体" w:hint="eastAsia"/>
        </w:rPr>
        <w:t>-铜牌题</w:t>
      </w:r>
    </w:p>
    <w:p w:rsidR="00043AC1" w:rsidRPr="003F0B0C" w:rsidRDefault="00612BFC" w:rsidP="00043AC1">
      <w:pPr>
        <w:rPr>
          <w:rFonts w:ascii="宋体" w:eastAsia="宋体" w:hAnsi="宋体"/>
        </w:rPr>
      </w:pPr>
      <w:r w:rsidRPr="003F0B0C">
        <w:rPr>
          <w:rFonts w:ascii="宋体" w:eastAsia="宋体" w:hAnsi="宋体" w:hint="eastAsia"/>
        </w:rPr>
        <w:t>已处理-</w:t>
      </w:r>
      <w:r w:rsidR="00043AC1" w:rsidRPr="003F0B0C">
        <w:rPr>
          <w:rFonts w:ascii="宋体" w:eastAsia="宋体" w:hAnsi="宋体"/>
        </w:rPr>
        <w:t>F</w:t>
      </w:r>
    </w:p>
    <w:p w:rsidR="00043AC1" w:rsidRPr="003F0B0C" w:rsidRDefault="00612BFC" w:rsidP="00043AC1">
      <w:pPr>
        <w:rPr>
          <w:rFonts w:ascii="宋体" w:eastAsia="宋体" w:hAnsi="宋体"/>
        </w:rPr>
      </w:pPr>
      <w:r w:rsidRPr="003F0B0C">
        <w:rPr>
          <w:rFonts w:ascii="宋体" w:eastAsia="宋体" w:hAnsi="宋体" w:hint="eastAsia"/>
        </w:rPr>
        <w:lastRenderedPageBreak/>
        <w:t>已处理-</w:t>
      </w:r>
      <w:r w:rsidR="00043AC1" w:rsidRPr="003F0B0C">
        <w:rPr>
          <w:rFonts w:ascii="宋体" w:eastAsia="宋体" w:hAnsi="宋体"/>
        </w:rPr>
        <w:t>G</w:t>
      </w:r>
    </w:p>
    <w:p w:rsidR="00043AC1" w:rsidRPr="003F0B0C" w:rsidRDefault="00612BFC" w:rsidP="00043AC1">
      <w:pPr>
        <w:rPr>
          <w:rFonts w:ascii="宋体" w:eastAsia="宋体" w:hAnsi="宋体"/>
        </w:rPr>
      </w:pPr>
      <w:r w:rsidRPr="003F0B0C">
        <w:rPr>
          <w:rFonts w:ascii="宋体" w:eastAsia="宋体" w:hAnsi="宋体" w:hint="eastAsia"/>
        </w:rPr>
        <w:t>已处理-</w:t>
      </w:r>
      <w:r w:rsidR="00043AC1" w:rsidRPr="003F0B0C">
        <w:rPr>
          <w:rFonts w:ascii="宋体" w:eastAsia="宋体" w:hAnsi="宋体"/>
        </w:rPr>
        <w:t>H</w:t>
      </w:r>
    </w:p>
    <w:p w:rsidR="00043AC1" w:rsidRPr="003F0B0C" w:rsidRDefault="00612BFC" w:rsidP="00043AC1">
      <w:pPr>
        <w:rPr>
          <w:rFonts w:ascii="宋体" w:eastAsia="宋体" w:hAnsi="宋体"/>
        </w:rPr>
      </w:pPr>
      <w:r w:rsidRPr="003F0B0C">
        <w:rPr>
          <w:rFonts w:ascii="宋体" w:eastAsia="宋体" w:hAnsi="宋体" w:hint="eastAsia"/>
        </w:rPr>
        <w:t>已处理-</w:t>
      </w:r>
      <w:r w:rsidR="00043AC1" w:rsidRPr="003F0B0C">
        <w:rPr>
          <w:rFonts w:ascii="宋体" w:eastAsia="宋体" w:hAnsi="宋体"/>
        </w:rPr>
        <w:t>I</w:t>
      </w:r>
      <w:r w:rsidR="00043AC1" w:rsidRPr="003F0B0C">
        <w:rPr>
          <w:rFonts w:ascii="宋体" w:eastAsia="宋体" w:hAnsi="宋体" w:hint="eastAsia"/>
        </w:rPr>
        <w:t>-铜牌题</w:t>
      </w:r>
    </w:p>
    <w:p w:rsidR="00043AC1" w:rsidRPr="003F0B0C" w:rsidRDefault="00612BFC" w:rsidP="00043AC1">
      <w:pPr>
        <w:rPr>
          <w:rFonts w:ascii="宋体" w:eastAsia="宋体" w:hAnsi="宋体"/>
        </w:rPr>
      </w:pPr>
      <w:r w:rsidRPr="003F0B0C">
        <w:rPr>
          <w:rFonts w:ascii="宋体" w:eastAsia="宋体" w:hAnsi="宋体" w:hint="eastAsia"/>
        </w:rPr>
        <w:t>已处理-</w:t>
      </w:r>
      <w:r w:rsidR="00043AC1" w:rsidRPr="003F0B0C">
        <w:rPr>
          <w:rFonts w:ascii="宋体" w:eastAsia="宋体" w:hAnsi="宋体"/>
        </w:rPr>
        <w:t>J</w:t>
      </w:r>
      <w:r w:rsidR="00043AC1" w:rsidRPr="003F0B0C">
        <w:rPr>
          <w:rFonts w:ascii="宋体" w:eastAsia="宋体" w:hAnsi="宋体" w:hint="eastAsia"/>
        </w:rPr>
        <w:t>-签到题</w:t>
      </w:r>
    </w:p>
    <w:p w:rsidR="00BF0E96" w:rsidRPr="003F0B0C" w:rsidRDefault="00BF0E96" w:rsidP="00BF0E96">
      <w:pPr>
        <w:pStyle w:val="2"/>
        <w:rPr>
          <w:rFonts w:ascii="宋体" w:eastAsia="宋体" w:hAnsi="宋体"/>
        </w:rPr>
      </w:pPr>
      <w:bookmarkStart w:id="309" w:name="_Toc521432001"/>
      <w:r w:rsidRPr="003F0B0C">
        <w:rPr>
          <w:rFonts w:ascii="宋体" w:eastAsia="宋体" w:hAnsi="宋体" w:hint="eastAsia"/>
        </w:rPr>
        <w:t>百度之星程序设计大赛资格赛-</w:t>
      </w:r>
      <w:r w:rsidRPr="003F0B0C">
        <w:rPr>
          <w:rFonts w:ascii="宋体" w:eastAsia="宋体" w:hAnsi="宋体"/>
        </w:rPr>
        <w:t>2018.8.4/5</w:t>
      </w:r>
      <w:r w:rsidRPr="003F0B0C">
        <w:rPr>
          <w:rFonts w:ascii="宋体" w:eastAsia="宋体" w:hAnsi="宋体" w:hint="eastAsia"/>
        </w:rPr>
        <w:t>（周六/日）</w:t>
      </w:r>
      <w:bookmarkEnd w:id="309"/>
    </w:p>
    <w:p w:rsidR="00BF0E96" w:rsidRPr="003F0B0C" w:rsidRDefault="00F73381" w:rsidP="00BF0E96">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BF0E96" w:rsidRPr="003F0B0C">
        <w:rPr>
          <w:rFonts w:ascii="宋体" w:eastAsia="宋体" w:hAnsi="宋体" w:hint="eastAsia"/>
        </w:rPr>
        <w:t>1001-签到题</w:t>
      </w:r>
    </w:p>
    <w:p w:rsidR="00BF0E96" w:rsidRPr="003F0B0C" w:rsidRDefault="00F73381" w:rsidP="00BF0E96">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BF0E96" w:rsidRPr="003F0B0C">
        <w:rPr>
          <w:rFonts w:ascii="宋体" w:eastAsia="宋体" w:hAnsi="宋体"/>
        </w:rPr>
        <w:t>1002</w:t>
      </w:r>
      <w:r w:rsidR="00BF0E96" w:rsidRPr="003F0B0C">
        <w:rPr>
          <w:rFonts w:ascii="宋体" w:eastAsia="宋体" w:hAnsi="宋体" w:hint="eastAsia"/>
        </w:rPr>
        <w:t>-签到题</w:t>
      </w:r>
    </w:p>
    <w:p w:rsidR="00BF0E96" w:rsidRPr="003F0B0C" w:rsidRDefault="00F73381" w:rsidP="00BF0E96">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BF0E96" w:rsidRPr="003F0B0C">
        <w:rPr>
          <w:rFonts w:ascii="宋体" w:eastAsia="宋体" w:hAnsi="宋体"/>
        </w:rPr>
        <w:t>1003</w:t>
      </w:r>
      <w:r w:rsidR="00BF0E96" w:rsidRPr="003F0B0C">
        <w:rPr>
          <w:rFonts w:ascii="宋体" w:eastAsia="宋体" w:hAnsi="宋体" w:hint="eastAsia"/>
        </w:rPr>
        <w:t>-银牌题-</w:t>
      </w:r>
      <w:r w:rsidR="00BF0E96" w:rsidRPr="003F0B0C">
        <w:rPr>
          <w:rFonts w:ascii="宋体" w:eastAsia="宋体" w:hAnsi="宋体"/>
        </w:rPr>
        <w:t>KM</w:t>
      </w:r>
      <w:r w:rsidR="00BF0E96" w:rsidRPr="003F0B0C">
        <w:rPr>
          <w:rFonts w:ascii="宋体" w:eastAsia="宋体" w:hAnsi="宋体" w:hint="eastAsia"/>
        </w:rPr>
        <w:t>匹配</w:t>
      </w:r>
    </w:p>
    <w:p w:rsidR="00BF0E96" w:rsidRPr="003F0B0C" w:rsidRDefault="00F73381" w:rsidP="00BF0E96">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BF0E96" w:rsidRPr="003F0B0C">
        <w:rPr>
          <w:rFonts w:ascii="宋体" w:eastAsia="宋体" w:hAnsi="宋体"/>
        </w:rPr>
        <w:t>1004</w:t>
      </w:r>
      <w:r w:rsidR="00BF0E96" w:rsidRPr="003F0B0C">
        <w:rPr>
          <w:rFonts w:ascii="宋体" w:eastAsia="宋体" w:hAnsi="宋体" w:hint="eastAsia"/>
        </w:rPr>
        <w:t>-金牌题</w:t>
      </w:r>
    </w:p>
    <w:p w:rsidR="00BF0E96" w:rsidRPr="003F0B0C" w:rsidRDefault="00F73381" w:rsidP="00BF0E96">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BF0E96" w:rsidRPr="003F0B0C">
        <w:rPr>
          <w:rFonts w:ascii="宋体" w:eastAsia="宋体" w:hAnsi="宋体"/>
        </w:rPr>
        <w:t>1005</w:t>
      </w:r>
      <w:r w:rsidR="00BF0E96" w:rsidRPr="003F0B0C">
        <w:rPr>
          <w:rFonts w:ascii="宋体" w:eastAsia="宋体" w:hAnsi="宋体" w:hint="eastAsia"/>
        </w:rPr>
        <w:t>-铜牌题</w:t>
      </w:r>
    </w:p>
    <w:p w:rsidR="00BF0E96" w:rsidRPr="003F0B0C" w:rsidRDefault="00F73381" w:rsidP="00043AC1">
      <w:pPr>
        <w:rPr>
          <w:rFonts w:ascii="宋体" w:eastAsia="宋体" w:hAnsi="宋体"/>
        </w:rPr>
      </w:pPr>
      <w:r w:rsidRPr="003F0B0C">
        <w:rPr>
          <w:rFonts w:ascii="宋体" w:eastAsia="宋体" w:hAnsi="宋体" w:hint="eastAsia"/>
        </w:rPr>
        <w:t>已处理</w:t>
      </w:r>
      <w:r w:rsidRPr="003F0B0C">
        <w:rPr>
          <w:rFonts w:ascii="宋体" w:eastAsia="宋体" w:hAnsi="宋体"/>
        </w:rPr>
        <w:t>-</w:t>
      </w:r>
      <w:r w:rsidR="00BF0E96" w:rsidRPr="003F0B0C">
        <w:rPr>
          <w:rFonts w:ascii="宋体" w:eastAsia="宋体" w:hAnsi="宋体"/>
        </w:rPr>
        <w:t>1006</w:t>
      </w:r>
      <w:r w:rsidR="00BF0E96" w:rsidRPr="003F0B0C">
        <w:rPr>
          <w:rFonts w:ascii="宋体" w:eastAsia="宋体" w:hAnsi="宋体" w:hint="eastAsia"/>
        </w:rPr>
        <w:t>-签到题</w:t>
      </w:r>
    </w:p>
    <w:p w:rsidR="003239E9" w:rsidRPr="003F0B0C" w:rsidRDefault="003239E9" w:rsidP="005A16AE">
      <w:pPr>
        <w:pStyle w:val="2"/>
        <w:rPr>
          <w:rFonts w:ascii="宋体" w:eastAsia="宋体" w:hAnsi="宋体"/>
        </w:rPr>
      </w:pPr>
      <w:bookmarkStart w:id="310" w:name="_Toc521432002"/>
      <w:r w:rsidRPr="003F0B0C">
        <w:rPr>
          <w:rFonts w:ascii="宋体" w:eastAsia="宋体" w:hAnsi="宋体"/>
        </w:rPr>
        <w:t>HDU-5-2018.8.6</w:t>
      </w:r>
      <w:r w:rsidR="005A16AE" w:rsidRPr="003F0B0C">
        <w:rPr>
          <w:rFonts w:ascii="宋体" w:eastAsia="宋体" w:hAnsi="宋体" w:hint="eastAsia"/>
        </w:rPr>
        <w:t>（周一）</w:t>
      </w:r>
      <w:bookmarkEnd w:id="310"/>
    </w:p>
    <w:p w:rsidR="00EA3B88" w:rsidRPr="003F0B0C" w:rsidRDefault="00EA3B88" w:rsidP="00EA3B88">
      <w:pPr>
        <w:rPr>
          <w:rFonts w:ascii="宋体" w:eastAsia="宋体" w:hAnsi="宋体" w:hint="eastAsia"/>
        </w:rPr>
      </w:pPr>
      <w:r w:rsidRPr="003F0B0C">
        <w:rPr>
          <w:rFonts w:ascii="宋体" w:eastAsia="宋体" w:hAnsi="宋体" w:hint="eastAsia"/>
        </w:rPr>
        <w:t>1001-金牌题</w:t>
      </w:r>
      <w:r w:rsidR="00E0399A">
        <w:rPr>
          <w:rFonts w:ascii="宋体" w:eastAsia="宋体" w:hAnsi="宋体" w:hint="eastAsia"/>
        </w:rPr>
        <w:t>-命题人预估银</w:t>
      </w:r>
    </w:p>
    <w:p w:rsidR="00EA3B88" w:rsidRPr="003F0B0C" w:rsidRDefault="00EA3B88" w:rsidP="00EA3B88">
      <w:pPr>
        <w:rPr>
          <w:rFonts w:ascii="宋体" w:eastAsia="宋体" w:hAnsi="宋体"/>
        </w:rPr>
      </w:pPr>
      <w:r w:rsidRPr="003F0B0C">
        <w:rPr>
          <w:rFonts w:ascii="宋体" w:eastAsia="宋体" w:hAnsi="宋体" w:hint="eastAsia"/>
        </w:rPr>
        <w:t>已处理-</w:t>
      </w:r>
      <w:r w:rsidRPr="003F0B0C">
        <w:rPr>
          <w:rFonts w:ascii="宋体" w:eastAsia="宋体" w:hAnsi="宋体"/>
        </w:rPr>
        <w:t>1002</w:t>
      </w:r>
      <w:r w:rsidRPr="003F0B0C">
        <w:rPr>
          <w:rFonts w:ascii="宋体" w:eastAsia="宋体" w:hAnsi="宋体" w:hint="eastAsia"/>
        </w:rPr>
        <w:t>-签到题</w:t>
      </w:r>
    </w:p>
    <w:p w:rsidR="00EA3B88" w:rsidRPr="003F0B0C" w:rsidRDefault="00EA3B88" w:rsidP="00EA3B88">
      <w:pPr>
        <w:rPr>
          <w:rFonts w:ascii="宋体" w:eastAsia="宋体" w:hAnsi="宋体"/>
        </w:rPr>
      </w:pPr>
      <w:r w:rsidRPr="003F0B0C">
        <w:rPr>
          <w:rFonts w:ascii="宋体" w:eastAsia="宋体" w:hAnsi="宋体"/>
        </w:rPr>
        <w:t>1003</w:t>
      </w:r>
      <w:r w:rsidRPr="003F0B0C">
        <w:rPr>
          <w:rFonts w:ascii="宋体" w:eastAsia="宋体" w:hAnsi="宋体" w:hint="eastAsia"/>
        </w:rPr>
        <w:t>-金牌题</w:t>
      </w:r>
      <w:r w:rsidR="00E0399A">
        <w:rPr>
          <w:rFonts w:ascii="宋体" w:eastAsia="宋体" w:hAnsi="宋体" w:hint="eastAsia"/>
        </w:rPr>
        <w:t>-</w:t>
      </w:r>
      <w:r w:rsidR="00E0399A">
        <w:rPr>
          <w:rFonts w:ascii="宋体" w:eastAsia="宋体" w:hAnsi="宋体" w:hint="eastAsia"/>
        </w:rPr>
        <w:t>命题人</w:t>
      </w:r>
      <w:r w:rsidR="00E0399A">
        <w:rPr>
          <w:rFonts w:ascii="宋体" w:eastAsia="宋体" w:hAnsi="宋体" w:hint="eastAsia"/>
        </w:rPr>
        <w:t>预估铜</w:t>
      </w:r>
    </w:p>
    <w:p w:rsidR="00EA3B88" w:rsidRPr="003F0B0C" w:rsidRDefault="00EA3B88" w:rsidP="00EA3B88">
      <w:pPr>
        <w:rPr>
          <w:rFonts w:ascii="宋体" w:eastAsia="宋体" w:hAnsi="宋体"/>
        </w:rPr>
      </w:pPr>
      <w:r w:rsidRPr="003F0B0C">
        <w:rPr>
          <w:rFonts w:ascii="宋体" w:eastAsia="宋体" w:hAnsi="宋体"/>
        </w:rPr>
        <w:t>1004</w:t>
      </w:r>
      <w:r w:rsidRPr="003F0B0C">
        <w:rPr>
          <w:rFonts w:ascii="宋体" w:eastAsia="宋体" w:hAnsi="宋体" w:hint="eastAsia"/>
        </w:rPr>
        <w:t>-金牌题</w:t>
      </w:r>
    </w:p>
    <w:p w:rsidR="00EA3B88" w:rsidRPr="003F0B0C" w:rsidRDefault="00EA3B88" w:rsidP="00EA3B88">
      <w:pPr>
        <w:rPr>
          <w:rFonts w:ascii="宋体" w:eastAsia="宋体" w:hAnsi="宋体"/>
        </w:rPr>
      </w:pPr>
      <w:r w:rsidRPr="003F0B0C">
        <w:rPr>
          <w:rFonts w:ascii="宋体" w:eastAsia="宋体" w:hAnsi="宋体" w:hint="eastAsia"/>
        </w:rPr>
        <w:t>已处理-</w:t>
      </w:r>
      <w:r w:rsidRPr="003F0B0C">
        <w:rPr>
          <w:rFonts w:ascii="宋体" w:eastAsia="宋体" w:hAnsi="宋体"/>
        </w:rPr>
        <w:t>1005</w:t>
      </w:r>
      <w:r w:rsidRPr="003F0B0C">
        <w:rPr>
          <w:rFonts w:ascii="宋体" w:eastAsia="宋体" w:hAnsi="宋体" w:hint="eastAsia"/>
        </w:rPr>
        <w:t>-签到题</w:t>
      </w:r>
    </w:p>
    <w:p w:rsidR="00EA3B88" w:rsidRPr="003F0B0C" w:rsidRDefault="00EA3B88" w:rsidP="00EA3B88">
      <w:pPr>
        <w:rPr>
          <w:rFonts w:ascii="宋体" w:eastAsia="宋体" w:hAnsi="宋体"/>
        </w:rPr>
      </w:pPr>
      <w:r w:rsidRPr="003F0B0C">
        <w:rPr>
          <w:rFonts w:ascii="宋体" w:eastAsia="宋体" w:hAnsi="宋体"/>
        </w:rPr>
        <w:t>1006</w:t>
      </w:r>
      <w:r w:rsidRPr="003F0B0C">
        <w:rPr>
          <w:rFonts w:ascii="宋体" w:eastAsia="宋体" w:hAnsi="宋体" w:hint="eastAsia"/>
        </w:rPr>
        <w:t>-金牌题</w:t>
      </w:r>
      <w:r w:rsidR="00E0399A">
        <w:rPr>
          <w:rFonts w:ascii="宋体" w:eastAsia="宋体" w:hAnsi="宋体" w:hint="eastAsia"/>
        </w:rPr>
        <w:t>-</w:t>
      </w:r>
      <w:r w:rsidR="00E0399A">
        <w:rPr>
          <w:rFonts w:ascii="宋体" w:eastAsia="宋体" w:hAnsi="宋体" w:hint="eastAsia"/>
        </w:rPr>
        <w:t>命题人</w:t>
      </w:r>
      <w:r w:rsidR="00E0399A">
        <w:rPr>
          <w:rFonts w:ascii="宋体" w:eastAsia="宋体" w:hAnsi="宋体" w:hint="eastAsia"/>
        </w:rPr>
        <w:t>预估银</w:t>
      </w:r>
    </w:p>
    <w:p w:rsidR="00EA3B88" w:rsidRPr="003F0B0C" w:rsidRDefault="00EA3B88" w:rsidP="00EA3B88">
      <w:pPr>
        <w:rPr>
          <w:rFonts w:ascii="宋体" w:eastAsia="宋体" w:hAnsi="宋体"/>
        </w:rPr>
      </w:pPr>
      <w:r w:rsidRPr="003F0B0C">
        <w:rPr>
          <w:rFonts w:ascii="宋体" w:eastAsia="宋体" w:hAnsi="宋体" w:hint="eastAsia"/>
        </w:rPr>
        <w:t>已处理-</w:t>
      </w:r>
      <w:r w:rsidRPr="003F0B0C">
        <w:rPr>
          <w:rFonts w:ascii="宋体" w:eastAsia="宋体" w:hAnsi="宋体"/>
        </w:rPr>
        <w:t>1007</w:t>
      </w:r>
      <w:r w:rsidRPr="003F0B0C">
        <w:rPr>
          <w:rFonts w:ascii="宋体" w:eastAsia="宋体" w:hAnsi="宋体" w:hint="eastAsia"/>
        </w:rPr>
        <w:t>-铜牌题</w:t>
      </w:r>
    </w:p>
    <w:p w:rsidR="00EA3B88" w:rsidRPr="003F0B0C" w:rsidRDefault="00EA3B88" w:rsidP="00EA3B88">
      <w:pPr>
        <w:rPr>
          <w:rFonts w:ascii="宋体" w:eastAsia="宋体" w:hAnsi="宋体"/>
        </w:rPr>
      </w:pPr>
      <w:r w:rsidRPr="003F0B0C">
        <w:rPr>
          <w:rFonts w:ascii="宋体" w:eastAsia="宋体" w:hAnsi="宋体"/>
        </w:rPr>
        <w:t>1008</w:t>
      </w:r>
      <w:r w:rsidRPr="003F0B0C">
        <w:rPr>
          <w:rFonts w:ascii="宋体" w:eastAsia="宋体" w:hAnsi="宋体" w:hint="eastAsia"/>
        </w:rPr>
        <w:t>-银牌题</w:t>
      </w:r>
      <w:r w:rsidR="00E0399A">
        <w:rPr>
          <w:rFonts w:ascii="宋体" w:eastAsia="宋体" w:hAnsi="宋体" w:hint="eastAsia"/>
        </w:rPr>
        <w:t>-</w:t>
      </w:r>
      <w:r w:rsidR="00E0399A">
        <w:rPr>
          <w:rFonts w:ascii="宋体" w:eastAsia="宋体" w:hAnsi="宋体" w:hint="eastAsia"/>
        </w:rPr>
        <w:t>命题人</w:t>
      </w:r>
      <w:r w:rsidR="00E0399A">
        <w:rPr>
          <w:rFonts w:ascii="宋体" w:eastAsia="宋体" w:hAnsi="宋体" w:hint="eastAsia"/>
        </w:rPr>
        <w:t>预估铜</w:t>
      </w:r>
    </w:p>
    <w:p w:rsidR="00EA3B88" w:rsidRPr="003F0B0C" w:rsidRDefault="00EA3B88" w:rsidP="00EA3B88">
      <w:pPr>
        <w:rPr>
          <w:rFonts w:ascii="宋体" w:eastAsia="宋体" w:hAnsi="宋体"/>
        </w:rPr>
      </w:pPr>
      <w:r w:rsidRPr="003F0B0C">
        <w:rPr>
          <w:rFonts w:ascii="宋体" w:eastAsia="宋体" w:hAnsi="宋体"/>
        </w:rPr>
        <w:t>1009</w:t>
      </w:r>
      <w:r w:rsidRPr="003F0B0C">
        <w:rPr>
          <w:rFonts w:ascii="宋体" w:eastAsia="宋体" w:hAnsi="宋体" w:hint="eastAsia"/>
        </w:rPr>
        <w:t>-金牌题</w:t>
      </w:r>
      <w:r w:rsidR="00E0399A">
        <w:rPr>
          <w:rFonts w:ascii="宋体" w:eastAsia="宋体" w:hAnsi="宋体" w:hint="eastAsia"/>
        </w:rPr>
        <w:t>-</w:t>
      </w:r>
      <w:r w:rsidR="00E0399A">
        <w:rPr>
          <w:rFonts w:ascii="宋体" w:eastAsia="宋体" w:hAnsi="宋体" w:hint="eastAsia"/>
        </w:rPr>
        <w:t>命题人</w:t>
      </w:r>
      <w:r w:rsidR="00E0399A">
        <w:rPr>
          <w:rFonts w:ascii="宋体" w:eastAsia="宋体" w:hAnsi="宋体" w:hint="eastAsia"/>
        </w:rPr>
        <w:t>预估银</w:t>
      </w:r>
    </w:p>
    <w:p w:rsidR="00EA3B88" w:rsidRPr="003F0B0C" w:rsidRDefault="00EA3B88" w:rsidP="00EA3B88">
      <w:pPr>
        <w:rPr>
          <w:rFonts w:ascii="宋体" w:eastAsia="宋体" w:hAnsi="宋体"/>
        </w:rPr>
      </w:pPr>
      <w:r w:rsidRPr="003F0B0C">
        <w:rPr>
          <w:rFonts w:ascii="宋体" w:eastAsia="宋体" w:hAnsi="宋体"/>
        </w:rPr>
        <w:t>1010</w:t>
      </w:r>
      <w:r w:rsidRPr="003F0B0C">
        <w:rPr>
          <w:rFonts w:ascii="宋体" w:eastAsia="宋体" w:hAnsi="宋体" w:hint="eastAsia"/>
        </w:rPr>
        <w:t>-金牌题</w:t>
      </w:r>
    </w:p>
    <w:p w:rsidR="00EA3B88" w:rsidRPr="003F0B0C" w:rsidRDefault="00EA3B88" w:rsidP="00EA3B88">
      <w:pPr>
        <w:rPr>
          <w:rFonts w:ascii="宋体" w:eastAsia="宋体" w:hAnsi="宋体"/>
        </w:rPr>
      </w:pPr>
      <w:r w:rsidRPr="003F0B0C">
        <w:rPr>
          <w:rFonts w:ascii="宋体" w:eastAsia="宋体" w:hAnsi="宋体"/>
        </w:rPr>
        <w:t>1011</w:t>
      </w:r>
      <w:r w:rsidRPr="003F0B0C">
        <w:rPr>
          <w:rFonts w:ascii="宋体" w:eastAsia="宋体" w:hAnsi="宋体" w:hint="eastAsia"/>
        </w:rPr>
        <w:t>-金牌题</w:t>
      </w:r>
      <w:r w:rsidR="00E0399A">
        <w:rPr>
          <w:rFonts w:ascii="宋体" w:eastAsia="宋体" w:hAnsi="宋体" w:hint="eastAsia"/>
        </w:rPr>
        <w:t>-命题人预估银</w:t>
      </w:r>
    </w:p>
    <w:p w:rsidR="00EA3B88" w:rsidRPr="003F0B0C" w:rsidRDefault="00EA3B88" w:rsidP="00EA3B88">
      <w:pPr>
        <w:rPr>
          <w:rFonts w:ascii="宋体" w:eastAsia="宋体" w:hAnsi="宋体" w:hint="eastAsia"/>
        </w:rPr>
      </w:pPr>
      <w:r w:rsidRPr="003F0B0C">
        <w:rPr>
          <w:rFonts w:ascii="宋体" w:eastAsia="宋体" w:hAnsi="宋体"/>
        </w:rPr>
        <w:t>1012</w:t>
      </w:r>
      <w:r w:rsidRPr="003F0B0C">
        <w:rPr>
          <w:rFonts w:ascii="宋体" w:eastAsia="宋体" w:hAnsi="宋体" w:hint="eastAsia"/>
        </w:rPr>
        <w:t>-金牌题</w:t>
      </w:r>
    </w:p>
    <w:p w:rsidR="003239E9" w:rsidRPr="003F0B0C" w:rsidRDefault="003239E9" w:rsidP="005A16AE">
      <w:pPr>
        <w:pStyle w:val="2"/>
        <w:rPr>
          <w:rFonts w:ascii="宋体" w:eastAsia="宋体" w:hAnsi="宋体"/>
        </w:rPr>
      </w:pPr>
      <w:bookmarkStart w:id="311" w:name="_Toc521432003"/>
      <w:r w:rsidRPr="003F0B0C">
        <w:rPr>
          <w:rFonts w:ascii="宋体" w:eastAsia="宋体" w:hAnsi="宋体"/>
        </w:rPr>
        <w:lastRenderedPageBreak/>
        <w:t>HDU-6-2018.8.8</w:t>
      </w:r>
      <w:r w:rsidR="005A16AE" w:rsidRPr="003F0B0C">
        <w:rPr>
          <w:rFonts w:ascii="宋体" w:eastAsia="宋体" w:hAnsi="宋体" w:hint="eastAsia"/>
        </w:rPr>
        <w:t>（周三）</w:t>
      </w:r>
      <w:bookmarkEnd w:id="311"/>
    </w:p>
    <w:p w:rsidR="003F0B0C" w:rsidRPr="003F0B0C" w:rsidRDefault="003F0B0C" w:rsidP="003F0B0C">
      <w:pPr>
        <w:pStyle w:val="2"/>
        <w:rPr>
          <w:rFonts w:ascii="宋体" w:eastAsia="宋体" w:hAnsi="宋体" w:hint="eastAsia"/>
        </w:rPr>
      </w:pPr>
      <w:bookmarkStart w:id="312" w:name="_Toc521432004"/>
      <w:r w:rsidRPr="003F0B0C">
        <w:rPr>
          <w:rFonts w:ascii="宋体" w:eastAsia="宋体" w:hAnsi="宋体" w:hint="eastAsia"/>
        </w:rPr>
        <w:t>牛客网-第</w:t>
      </w:r>
      <w:r w:rsidRPr="003F0B0C">
        <w:rPr>
          <w:rFonts w:ascii="宋体" w:eastAsia="宋体" w:hAnsi="宋体" w:hint="eastAsia"/>
        </w:rPr>
        <w:t>7</w:t>
      </w:r>
      <w:r w:rsidRPr="003F0B0C">
        <w:rPr>
          <w:rFonts w:ascii="宋体" w:eastAsia="宋体" w:hAnsi="宋体" w:hint="eastAsia"/>
        </w:rPr>
        <w:t>场-</w:t>
      </w:r>
      <w:r w:rsidRPr="003F0B0C">
        <w:rPr>
          <w:rFonts w:ascii="宋体" w:eastAsia="宋体" w:hAnsi="宋体"/>
        </w:rPr>
        <w:t>2018.8.9</w:t>
      </w:r>
      <w:r w:rsidRPr="003F0B0C">
        <w:rPr>
          <w:rFonts w:ascii="宋体" w:eastAsia="宋体" w:hAnsi="宋体" w:hint="eastAsia"/>
        </w:rPr>
        <w:t>（周四</w:t>
      </w:r>
      <w:r w:rsidRPr="003F0B0C">
        <w:rPr>
          <w:rFonts w:ascii="宋体" w:eastAsia="宋体" w:hAnsi="宋体" w:hint="eastAsia"/>
        </w:rPr>
        <w:t>）</w:t>
      </w:r>
      <w:bookmarkEnd w:id="312"/>
    </w:p>
    <w:p w:rsidR="00EA3B88" w:rsidRPr="003F0B0C" w:rsidRDefault="00EA3B88" w:rsidP="00EA3B88">
      <w:pPr>
        <w:pStyle w:val="2"/>
        <w:rPr>
          <w:rFonts w:ascii="宋体" w:eastAsia="宋体" w:hAnsi="宋体"/>
        </w:rPr>
      </w:pPr>
      <w:bookmarkStart w:id="313" w:name="_Toc521432005"/>
      <w:r w:rsidRPr="003F0B0C">
        <w:rPr>
          <w:rFonts w:ascii="宋体" w:eastAsia="宋体" w:hAnsi="宋体" w:hint="eastAsia"/>
        </w:rPr>
        <w:t>百度之星程序设计大赛</w:t>
      </w:r>
      <w:r w:rsidRPr="003F0B0C">
        <w:rPr>
          <w:rFonts w:ascii="宋体" w:eastAsia="宋体" w:hAnsi="宋体" w:hint="eastAsia"/>
        </w:rPr>
        <w:t>初赛第2场</w:t>
      </w:r>
      <w:r w:rsidRPr="003F0B0C">
        <w:rPr>
          <w:rFonts w:ascii="宋体" w:eastAsia="宋体" w:hAnsi="宋体" w:hint="eastAsia"/>
        </w:rPr>
        <w:t>-</w:t>
      </w:r>
      <w:r w:rsidRPr="003F0B0C">
        <w:rPr>
          <w:rFonts w:ascii="宋体" w:eastAsia="宋体" w:hAnsi="宋体"/>
        </w:rPr>
        <w:t>2018.8.11</w:t>
      </w:r>
      <w:r w:rsidRPr="003F0B0C">
        <w:rPr>
          <w:rFonts w:ascii="宋体" w:eastAsia="宋体" w:hAnsi="宋体" w:hint="eastAsia"/>
        </w:rPr>
        <w:t>（周六）</w:t>
      </w:r>
      <w:bookmarkEnd w:id="313"/>
    </w:p>
    <w:p w:rsidR="00EA3B88" w:rsidRPr="003F0B0C" w:rsidRDefault="00EA3B88" w:rsidP="00EA3B88">
      <w:pPr>
        <w:pStyle w:val="2"/>
        <w:rPr>
          <w:rFonts w:ascii="宋体" w:eastAsia="宋体" w:hAnsi="宋体" w:hint="eastAsia"/>
        </w:rPr>
      </w:pPr>
      <w:bookmarkStart w:id="314" w:name="_Toc521432006"/>
      <w:r w:rsidRPr="003F0B0C">
        <w:rPr>
          <w:rFonts w:ascii="宋体" w:eastAsia="宋体" w:hAnsi="宋体" w:hint="eastAsia"/>
        </w:rPr>
        <w:t>EOJ-8月月赛-</w:t>
      </w:r>
      <w:r w:rsidRPr="003F0B0C">
        <w:rPr>
          <w:rFonts w:ascii="宋体" w:eastAsia="宋体" w:hAnsi="宋体"/>
        </w:rPr>
        <w:t>2018.8.11</w:t>
      </w:r>
      <w:r w:rsidRPr="003F0B0C">
        <w:rPr>
          <w:rFonts w:ascii="宋体" w:eastAsia="宋体" w:hAnsi="宋体" w:hint="eastAsia"/>
        </w:rPr>
        <w:t>（周六）</w:t>
      </w:r>
      <w:bookmarkEnd w:id="314"/>
    </w:p>
    <w:p w:rsidR="003239E9" w:rsidRPr="003F0B0C" w:rsidRDefault="003239E9" w:rsidP="005A16AE">
      <w:pPr>
        <w:pStyle w:val="2"/>
        <w:rPr>
          <w:rFonts w:ascii="宋体" w:eastAsia="宋体" w:hAnsi="宋体"/>
        </w:rPr>
      </w:pPr>
      <w:bookmarkStart w:id="315" w:name="_Toc521432007"/>
      <w:r w:rsidRPr="003F0B0C">
        <w:rPr>
          <w:rFonts w:ascii="宋体" w:eastAsia="宋体" w:hAnsi="宋体"/>
        </w:rPr>
        <w:t>HDU-7-2018.</w:t>
      </w:r>
      <w:r w:rsidR="005A16AE" w:rsidRPr="003F0B0C">
        <w:rPr>
          <w:rFonts w:ascii="宋体" w:eastAsia="宋体" w:hAnsi="宋体"/>
        </w:rPr>
        <w:t>8.13</w:t>
      </w:r>
      <w:r w:rsidR="005A16AE" w:rsidRPr="003F0B0C">
        <w:rPr>
          <w:rFonts w:ascii="宋体" w:eastAsia="宋体" w:hAnsi="宋体" w:hint="eastAsia"/>
        </w:rPr>
        <w:t>（周一）</w:t>
      </w:r>
      <w:bookmarkEnd w:id="315"/>
    </w:p>
    <w:p w:rsidR="005A16AE" w:rsidRPr="003F0B0C" w:rsidRDefault="005A16AE" w:rsidP="005A16AE">
      <w:pPr>
        <w:pStyle w:val="2"/>
        <w:rPr>
          <w:rFonts w:ascii="宋体" w:eastAsia="宋体" w:hAnsi="宋体"/>
        </w:rPr>
      </w:pPr>
      <w:bookmarkStart w:id="316" w:name="_Toc521432008"/>
      <w:r w:rsidRPr="003F0B0C">
        <w:rPr>
          <w:rFonts w:ascii="宋体" w:eastAsia="宋体" w:hAnsi="宋体"/>
        </w:rPr>
        <w:t>HDU-8-2018.8.15</w:t>
      </w:r>
      <w:r w:rsidRPr="003F0B0C">
        <w:rPr>
          <w:rFonts w:ascii="宋体" w:eastAsia="宋体" w:hAnsi="宋体" w:hint="eastAsia"/>
        </w:rPr>
        <w:t>（周三）</w:t>
      </w:r>
      <w:bookmarkEnd w:id="316"/>
    </w:p>
    <w:p w:rsidR="005A16AE" w:rsidRPr="003F0B0C" w:rsidRDefault="005A16AE" w:rsidP="005A16AE">
      <w:pPr>
        <w:pStyle w:val="2"/>
        <w:rPr>
          <w:rFonts w:ascii="宋体" w:eastAsia="宋体" w:hAnsi="宋体"/>
        </w:rPr>
      </w:pPr>
      <w:bookmarkStart w:id="317" w:name="_Toc521432009"/>
      <w:r w:rsidRPr="003F0B0C">
        <w:rPr>
          <w:rFonts w:ascii="宋体" w:eastAsia="宋体" w:hAnsi="宋体"/>
        </w:rPr>
        <w:t>HDU-9-2018.8.20</w:t>
      </w:r>
      <w:r w:rsidRPr="003F0B0C">
        <w:rPr>
          <w:rFonts w:ascii="宋体" w:eastAsia="宋体" w:hAnsi="宋体" w:hint="eastAsia"/>
        </w:rPr>
        <w:t>（周一）</w:t>
      </w:r>
      <w:bookmarkEnd w:id="317"/>
    </w:p>
    <w:p w:rsidR="005A16AE" w:rsidRPr="003F0B0C" w:rsidRDefault="005A16AE" w:rsidP="005A16AE">
      <w:pPr>
        <w:pStyle w:val="2"/>
        <w:rPr>
          <w:rFonts w:ascii="宋体" w:eastAsia="宋体" w:hAnsi="宋体"/>
        </w:rPr>
      </w:pPr>
      <w:bookmarkStart w:id="318" w:name="_Toc521432010"/>
      <w:r w:rsidRPr="003F0B0C">
        <w:rPr>
          <w:rFonts w:ascii="宋体" w:eastAsia="宋体" w:hAnsi="宋体"/>
        </w:rPr>
        <w:t>HDU-10-2018.8.22</w:t>
      </w:r>
      <w:r w:rsidRPr="003F0B0C">
        <w:rPr>
          <w:rFonts w:ascii="宋体" w:eastAsia="宋体" w:hAnsi="宋体" w:hint="eastAsia"/>
        </w:rPr>
        <w:t>（周三）</w:t>
      </w:r>
      <w:bookmarkEnd w:id="318"/>
    </w:p>
    <w:p w:rsidR="005A16AE" w:rsidRPr="003F0B0C" w:rsidRDefault="005A16AE" w:rsidP="005A16AE">
      <w:pPr>
        <w:pStyle w:val="2"/>
        <w:rPr>
          <w:rFonts w:ascii="宋体" w:eastAsia="宋体" w:hAnsi="宋体"/>
        </w:rPr>
      </w:pPr>
      <w:bookmarkStart w:id="319" w:name="_Toc521432011"/>
      <w:r w:rsidRPr="003F0B0C">
        <w:rPr>
          <w:rFonts w:ascii="宋体" w:eastAsia="宋体" w:hAnsi="宋体"/>
        </w:rPr>
        <w:t>2018</w:t>
      </w:r>
      <w:r w:rsidRPr="003F0B0C">
        <w:rPr>
          <w:rFonts w:ascii="宋体" w:eastAsia="宋体" w:hAnsi="宋体" w:hint="eastAsia"/>
        </w:rPr>
        <w:t>中国大学生程序设计竞赛-网络选拔赛-</w:t>
      </w:r>
      <w:r w:rsidRPr="003F0B0C">
        <w:rPr>
          <w:rFonts w:ascii="宋体" w:eastAsia="宋体" w:hAnsi="宋体"/>
        </w:rPr>
        <w:t>2018.8.25</w:t>
      </w:r>
      <w:r w:rsidRPr="003F0B0C">
        <w:rPr>
          <w:rFonts w:ascii="宋体" w:eastAsia="宋体" w:hAnsi="宋体" w:hint="eastAsia"/>
        </w:rPr>
        <w:t>（周六）</w:t>
      </w:r>
      <w:bookmarkEnd w:id="319"/>
    </w:p>
    <w:p w:rsidR="00E877E1" w:rsidRPr="003F0B0C" w:rsidRDefault="008F1856" w:rsidP="00E877E1">
      <w:pPr>
        <w:pStyle w:val="1"/>
        <w:rPr>
          <w:rFonts w:ascii="宋体" w:eastAsia="宋体" w:hAnsi="宋体"/>
        </w:rPr>
      </w:pPr>
      <w:bookmarkStart w:id="320" w:name="_Toc521432012"/>
      <w:r w:rsidRPr="003F0B0C">
        <w:rPr>
          <w:rFonts w:ascii="宋体" w:eastAsia="宋体" w:hAnsi="宋体" w:hint="eastAsia"/>
        </w:rPr>
        <w:t>十五</w:t>
      </w:r>
      <w:r w:rsidR="00E877E1" w:rsidRPr="003F0B0C">
        <w:rPr>
          <w:rFonts w:ascii="宋体" w:eastAsia="宋体" w:hAnsi="宋体" w:hint="eastAsia"/>
        </w:rPr>
        <w:t>、浙大模板库</w:t>
      </w:r>
      <w:bookmarkEnd w:id="320"/>
    </w:p>
    <w:p w:rsidR="0059183E" w:rsidRPr="003F0B0C" w:rsidRDefault="0059183E" w:rsidP="0059183E">
      <w:pPr>
        <w:rPr>
          <w:rFonts w:ascii="宋体" w:eastAsia="宋体" w:hAnsi="宋体"/>
        </w:rPr>
      </w:pPr>
      <w:r w:rsidRPr="003F0B0C">
        <w:rPr>
          <w:rFonts w:ascii="宋体" w:eastAsia="宋体" w:hAnsi="宋体" w:hint="eastAsia"/>
        </w:rPr>
        <w:t>打钩为已验证</w:t>
      </w:r>
    </w:p>
    <w:p w:rsidR="005F1F37" w:rsidRPr="003F0B0C" w:rsidRDefault="005F1F37" w:rsidP="005F1F37">
      <w:pPr>
        <w:pStyle w:val="ad"/>
        <w:rPr>
          <w:rFonts w:hAnsi="宋体" w:cs="宋体"/>
        </w:rPr>
      </w:pPr>
      <w:r w:rsidRPr="003F0B0C">
        <w:rPr>
          <w:rFonts w:hAnsi="宋体" w:cs="宋体" w:hint="eastAsia"/>
        </w:rPr>
        <w:t>Zhejiang University  浙江大学ACM 模板</w:t>
      </w:r>
    </w:p>
    <w:p w:rsidR="005F1F37" w:rsidRPr="003F0B0C" w:rsidRDefault="005F1F37" w:rsidP="005F1F37">
      <w:pPr>
        <w:pStyle w:val="ad"/>
        <w:rPr>
          <w:rFonts w:hAnsi="宋体" w:cs="宋体"/>
          <w:b/>
        </w:rPr>
      </w:pPr>
    </w:p>
    <w:p w:rsidR="005F1F37" w:rsidRPr="003F0B0C" w:rsidRDefault="005F1F37" w:rsidP="005F1F37">
      <w:pPr>
        <w:pStyle w:val="ad"/>
        <w:rPr>
          <w:rFonts w:hAnsi="宋体" w:cs="宋体"/>
          <w:b/>
        </w:rPr>
      </w:pPr>
      <w:r w:rsidRPr="003F0B0C">
        <w:rPr>
          <w:rFonts w:hAnsi="宋体" w:cs="宋体" w:hint="eastAsia"/>
          <w:b/>
        </w:rPr>
        <w:t>1几何... 3</w:t>
      </w:r>
    </w:p>
    <w:p w:rsidR="005F1F37" w:rsidRPr="003F0B0C" w:rsidRDefault="005F1F37" w:rsidP="005F1F37">
      <w:pPr>
        <w:pStyle w:val="ad"/>
        <w:rPr>
          <w:rFonts w:hAnsi="宋体" w:cs="宋体"/>
        </w:rPr>
      </w:pPr>
      <w:r w:rsidRPr="003F0B0C">
        <w:rPr>
          <w:rFonts w:hAnsi="宋体" w:cs="宋体" w:hint="eastAsia"/>
        </w:rPr>
        <w:t>1.1  注意</w:t>
      </w:r>
      <w:r w:rsidRPr="003F0B0C">
        <w:rPr>
          <w:rFonts w:hAnsi="宋体" w:cs="宋体"/>
        </w:rPr>
        <w:t>…</w:t>
      </w:r>
      <w:r w:rsidRPr="003F0B0C">
        <w:rPr>
          <w:rFonts w:hAnsi="宋体" w:cs="宋体" w:hint="eastAsia"/>
        </w:rPr>
        <w:t>3</w:t>
      </w:r>
      <w:r w:rsidRPr="003F0B0C">
        <w:rPr>
          <w:rFonts w:hAnsi="宋体" w:cs="宋体" w:hint="eastAsia"/>
        </w:rPr>
        <w:tab/>
      </w:r>
      <w:r w:rsidRPr="003F0B0C">
        <w:rPr>
          <w:rFonts w:hAnsi="宋体" w:cs="宋体" w:hint="eastAsia"/>
        </w:rPr>
        <w:tab/>
      </w:r>
      <w:r w:rsidRPr="003F0B0C">
        <w:rPr>
          <w:rFonts w:hAnsi="宋体" w:cs="宋体" w:hint="eastAsia"/>
        </w:rPr>
        <w:tab/>
      </w:r>
      <w:r w:rsidRPr="003F0B0C">
        <w:rPr>
          <w:rFonts w:hAnsi="宋体" w:cs="宋体" w:hint="eastAsia"/>
        </w:rPr>
        <w:tab/>
        <w:t>1.2  几何公式... 3</w:t>
      </w:r>
      <w:r w:rsidRPr="003F0B0C">
        <w:rPr>
          <w:rFonts w:hAnsi="宋体" w:cs="宋体" w:hint="eastAsia"/>
        </w:rPr>
        <w:tab/>
      </w:r>
      <w:r w:rsidRPr="003F0B0C">
        <w:rPr>
          <w:rFonts w:hAnsi="宋体" w:cs="宋体" w:hint="eastAsia"/>
        </w:rPr>
        <w:tab/>
      </w:r>
      <w:r w:rsidRPr="003F0B0C">
        <w:rPr>
          <w:rFonts w:hAnsi="宋体" w:cs="宋体" w:hint="eastAsia"/>
        </w:rPr>
        <w:tab/>
        <w:t>1.3   多边形... 5</w:t>
      </w:r>
    </w:p>
    <w:p w:rsidR="005F1F37" w:rsidRPr="003F0B0C" w:rsidRDefault="005F1F37" w:rsidP="005F1F37">
      <w:pPr>
        <w:pStyle w:val="ad"/>
        <w:rPr>
          <w:rFonts w:hAnsi="宋体" w:cs="宋体"/>
        </w:rPr>
      </w:pPr>
      <w:r w:rsidRPr="003F0B0C">
        <w:rPr>
          <w:rFonts w:hAnsi="宋体" w:cs="宋体" w:hint="eastAsia"/>
        </w:rPr>
        <w:t>1.4  多边形切割... 8</w:t>
      </w:r>
      <w:r w:rsidRPr="003F0B0C">
        <w:rPr>
          <w:rFonts w:hAnsi="宋体" w:cs="宋体" w:hint="eastAsia"/>
        </w:rPr>
        <w:tab/>
      </w:r>
      <w:r w:rsidRPr="003F0B0C">
        <w:rPr>
          <w:rFonts w:hAnsi="宋体" w:cs="宋体" w:hint="eastAsia"/>
        </w:rPr>
        <w:tab/>
        <w:t>1.5  浮点函数... 9</w:t>
      </w:r>
      <w:r w:rsidRPr="003F0B0C">
        <w:rPr>
          <w:rFonts w:hAnsi="宋体" w:cs="宋体" w:hint="eastAsia"/>
        </w:rPr>
        <w:tab/>
      </w:r>
      <w:r w:rsidRPr="003F0B0C">
        <w:rPr>
          <w:rFonts w:hAnsi="宋体" w:cs="宋体" w:hint="eastAsia"/>
        </w:rPr>
        <w:tab/>
      </w:r>
      <w:r w:rsidRPr="003F0B0C">
        <w:rPr>
          <w:rFonts w:hAnsi="宋体" w:cs="宋体" w:hint="eastAsia"/>
        </w:rPr>
        <w:tab/>
        <w:t>1.6   面积... 14</w:t>
      </w:r>
    </w:p>
    <w:p w:rsidR="005F1F37" w:rsidRPr="003F0B0C" w:rsidRDefault="005F1F37" w:rsidP="005F1F37">
      <w:pPr>
        <w:pStyle w:val="ad"/>
        <w:rPr>
          <w:rFonts w:hAnsi="宋体" w:cs="宋体"/>
        </w:rPr>
      </w:pPr>
      <w:r w:rsidRPr="003F0B0C">
        <w:rPr>
          <w:rFonts w:hAnsi="宋体" w:cs="宋体" w:hint="eastAsia"/>
        </w:rPr>
        <w:t>1.7  球面... 15</w:t>
      </w:r>
      <w:r w:rsidRPr="003F0B0C">
        <w:rPr>
          <w:rFonts w:hAnsi="宋体" w:cs="宋体" w:hint="eastAsia"/>
        </w:rPr>
        <w:tab/>
      </w:r>
      <w:r w:rsidRPr="003F0B0C">
        <w:rPr>
          <w:rFonts w:hAnsi="宋体" w:cs="宋体" w:hint="eastAsia"/>
        </w:rPr>
        <w:tab/>
      </w:r>
      <w:r w:rsidRPr="003F0B0C">
        <w:rPr>
          <w:rFonts w:hAnsi="宋体" w:cs="宋体" w:hint="eastAsia"/>
        </w:rPr>
        <w:tab/>
      </w:r>
      <w:r w:rsidRPr="003F0B0C">
        <w:rPr>
          <w:rFonts w:hAnsi="宋体" w:cs="宋体" w:hint="eastAsia"/>
        </w:rPr>
        <w:tab/>
        <w:t>1.8  三角形... 16</w:t>
      </w:r>
      <w:r w:rsidRPr="003F0B0C">
        <w:rPr>
          <w:rFonts w:hAnsi="宋体" w:cs="宋体" w:hint="eastAsia"/>
        </w:rPr>
        <w:tab/>
      </w:r>
      <w:r w:rsidRPr="003F0B0C">
        <w:rPr>
          <w:rFonts w:hAnsi="宋体" w:cs="宋体" w:hint="eastAsia"/>
        </w:rPr>
        <w:tab/>
      </w:r>
      <w:r w:rsidRPr="003F0B0C">
        <w:rPr>
          <w:rFonts w:hAnsi="宋体" w:cs="宋体" w:hint="eastAsia"/>
        </w:rPr>
        <w:tab/>
        <w:t>1.9   三维几何... 18</w:t>
      </w:r>
    </w:p>
    <w:p w:rsidR="005F1F37" w:rsidRPr="003F0B0C" w:rsidRDefault="005F1F37" w:rsidP="005F1F37">
      <w:pPr>
        <w:pStyle w:val="ad"/>
        <w:rPr>
          <w:rFonts w:hAnsi="宋体" w:cs="宋体"/>
        </w:rPr>
      </w:pPr>
      <w:r w:rsidRPr="003F0B0C">
        <w:rPr>
          <w:rFonts w:hAnsi="宋体" w:cs="宋体" w:hint="eastAsia"/>
        </w:rPr>
        <w:t>1.10 凸包... 26</w:t>
      </w:r>
      <w:r w:rsidRPr="003F0B0C">
        <w:rPr>
          <w:rFonts w:hAnsi="宋体" w:cs="宋体" w:hint="eastAsia"/>
        </w:rPr>
        <w:tab/>
      </w:r>
      <w:r w:rsidRPr="003F0B0C">
        <w:rPr>
          <w:rFonts w:hAnsi="宋体" w:cs="宋体" w:hint="eastAsia"/>
        </w:rPr>
        <w:tab/>
      </w:r>
      <w:r w:rsidRPr="003F0B0C">
        <w:rPr>
          <w:rFonts w:hAnsi="宋体" w:cs="宋体" w:hint="eastAsia"/>
        </w:rPr>
        <w:tab/>
      </w:r>
      <w:r w:rsidRPr="003F0B0C">
        <w:rPr>
          <w:rFonts w:hAnsi="宋体" w:cs="宋体" w:hint="eastAsia"/>
        </w:rPr>
        <w:tab/>
        <w:t>1.11 网格... 27</w:t>
      </w:r>
      <w:r w:rsidRPr="003F0B0C">
        <w:rPr>
          <w:rFonts w:hAnsi="宋体" w:cs="宋体" w:hint="eastAsia"/>
        </w:rPr>
        <w:tab/>
      </w:r>
      <w:r w:rsidRPr="003F0B0C">
        <w:rPr>
          <w:rFonts w:hAnsi="宋体" w:cs="宋体" w:hint="eastAsia"/>
        </w:rPr>
        <w:tab/>
      </w:r>
      <w:r w:rsidRPr="003F0B0C">
        <w:rPr>
          <w:rFonts w:hAnsi="宋体" w:cs="宋体" w:hint="eastAsia"/>
        </w:rPr>
        <w:tab/>
      </w:r>
      <w:r w:rsidRPr="003F0B0C">
        <w:rPr>
          <w:rFonts w:hAnsi="宋体" w:cs="宋体" w:hint="eastAsia"/>
        </w:rPr>
        <w:tab/>
        <w:t>1.12  圆... 29</w:t>
      </w:r>
    </w:p>
    <w:p w:rsidR="005F1F37" w:rsidRPr="003F0B0C" w:rsidRDefault="005F1F37" w:rsidP="005F1F37">
      <w:pPr>
        <w:pStyle w:val="ad"/>
        <w:rPr>
          <w:rFonts w:hAnsi="宋体" w:cs="宋体"/>
        </w:rPr>
      </w:pPr>
      <w:r w:rsidRPr="003F0B0C">
        <w:rPr>
          <w:rFonts w:hAnsi="宋体" w:cs="宋体" w:hint="eastAsia"/>
        </w:rPr>
        <w:t>1.13 整数函数... 30</w:t>
      </w:r>
    </w:p>
    <w:p w:rsidR="005F1F37" w:rsidRPr="003F0B0C" w:rsidRDefault="005F1F37" w:rsidP="005F1F37">
      <w:pPr>
        <w:pStyle w:val="ad"/>
        <w:rPr>
          <w:rFonts w:hAnsi="宋体" w:cs="宋体"/>
          <w:b/>
        </w:rPr>
      </w:pPr>
      <w:r w:rsidRPr="003F0B0C">
        <w:rPr>
          <w:rFonts w:hAnsi="宋体" w:cs="宋体" w:hint="eastAsia"/>
          <w:b/>
        </w:rPr>
        <w:t>2、  组合... 32</w:t>
      </w:r>
    </w:p>
    <w:p w:rsidR="005F1F37" w:rsidRPr="003F0B0C" w:rsidRDefault="005F1F37" w:rsidP="005F1F37">
      <w:pPr>
        <w:pStyle w:val="ad"/>
        <w:rPr>
          <w:rFonts w:hAnsi="宋体" w:cs="宋体"/>
        </w:rPr>
      </w:pPr>
      <w:r w:rsidRPr="003F0B0C">
        <w:rPr>
          <w:rFonts w:hAnsi="宋体" w:cs="宋体" w:hint="eastAsia"/>
        </w:rPr>
        <w:t>2.1 组合公式... 32</w:t>
      </w:r>
      <w:r w:rsidRPr="003F0B0C">
        <w:rPr>
          <w:rFonts w:hAnsi="宋体" w:cs="宋体" w:hint="eastAsia"/>
        </w:rPr>
        <w:tab/>
      </w:r>
      <w:r w:rsidRPr="003F0B0C">
        <w:rPr>
          <w:rFonts w:hAnsi="宋体" w:cs="宋体" w:hint="eastAsia"/>
        </w:rPr>
        <w:tab/>
      </w:r>
      <w:r w:rsidRPr="003F0B0C">
        <w:rPr>
          <w:rFonts w:hAnsi="宋体" w:cs="宋体" w:hint="eastAsia"/>
        </w:rPr>
        <w:tab/>
        <w:t>2.2 排列组合生成... 33</w:t>
      </w:r>
      <w:r w:rsidRPr="003F0B0C">
        <w:rPr>
          <w:rFonts w:hAnsi="宋体" w:cs="宋体" w:hint="eastAsia"/>
        </w:rPr>
        <w:tab/>
      </w:r>
      <w:r w:rsidRPr="003F0B0C">
        <w:rPr>
          <w:rFonts w:hAnsi="宋体" w:cs="宋体" w:hint="eastAsia"/>
        </w:rPr>
        <w:tab/>
        <w:t>2.3 生成gray码... 35</w:t>
      </w:r>
    </w:p>
    <w:p w:rsidR="005F1F37" w:rsidRPr="003F0B0C" w:rsidRDefault="005F1F37" w:rsidP="005F1F37">
      <w:pPr>
        <w:pStyle w:val="ad"/>
        <w:rPr>
          <w:rFonts w:hAnsi="宋体" w:cs="宋体"/>
        </w:rPr>
      </w:pPr>
      <w:r w:rsidRPr="003F0B0C">
        <w:rPr>
          <w:rFonts w:hAnsi="宋体" w:cs="宋体" w:hint="eastAsia"/>
        </w:rPr>
        <w:t>2.4 置换(polya) 35</w:t>
      </w:r>
      <w:r w:rsidRPr="003F0B0C">
        <w:rPr>
          <w:rFonts w:hAnsi="宋体" w:cs="宋体" w:hint="eastAsia"/>
        </w:rPr>
        <w:tab/>
      </w:r>
      <w:r w:rsidRPr="003F0B0C">
        <w:rPr>
          <w:rFonts w:hAnsi="宋体" w:cs="宋体" w:hint="eastAsia"/>
        </w:rPr>
        <w:tab/>
      </w:r>
      <w:r w:rsidRPr="003F0B0C">
        <w:rPr>
          <w:rFonts w:hAnsi="宋体" w:cs="宋体" w:hint="eastAsia"/>
        </w:rPr>
        <w:tab/>
        <w:t>2.5 字典序全排列... 35</w:t>
      </w:r>
      <w:r w:rsidRPr="003F0B0C">
        <w:rPr>
          <w:rFonts w:hAnsi="宋体" w:cs="宋体" w:hint="eastAsia"/>
        </w:rPr>
        <w:tab/>
      </w:r>
      <w:r w:rsidRPr="003F0B0C">
        <w:rPr>
          <w:rFonts w:hAnsi="宋体" w:cs="宋体" w:hint="eastAsia"/>
        </w:rPr>
        <w:tab/>
        <w:t>2.6 字典序组合... 36</w:t>
      </w:r>
    </w:p>
    <w:p w:rsidR="005F1F37" w:rsidRPr="003F0B0C" w:rsidRDefault="005F1F37" w:rsidP="005F1F37">
      <w:pPr>
        <w:pStyle w:val="ad"/>
        <w:rPr>
          <w:rFonts w:hAnsi="宋体" w:cs="宋体"/>
          <w:b/>
        </w:rPr>
      </w:pPr>
      <w:r w:rsidRPr="003F0B0C">
        <w:rPr>
          <w:rFonts w:hAnsi="宋体" w:cs="宋体" w:hint="eastAsia"/>
          <w:b/>
        </w:rPr>
        <w:t>3、 数据结构... 36</w:t>
      </w:r>
    </w:p>
    <w:p w:rsidR="005F1F37" w:rsidRPr="003F0B0C" w:rsidRDefault="005F1F37" w:rsidP="005F1F37">
      <w:pPr>
        <w:pStyle w:val="ad"/>
        <w:rPr>
          <w:rFonts w:hAnsi="宋体" w:cs="宋体"/>
        </w:rPr>
      </w:pPr>
      <w:r w:rsidRPr="003F0B0C">
        <w:rPr>
          <w:rFonts w:hAnsi="宋体" w:cs="宋体" w:hint="eastAsia"/>
        </w:rPr>
        <w:lastRenderedPageBreak/>
        <w:t>3.1 并查集... 36</w:t>
      </w:r>
      <w:r w:rsidRPr="003F0B0C">
        <w:rPr>
          <w:rFonts w:hAnsi="宋体" w:cs="宋体" w:hint="eastAsia"/>
        </w:rPr>
        <w:tab/>
      </w:r>
      <w:r w:rsidRPr="003F0B0C">
        <w:rPr>
          <w:rFonts w:hAnsi="宋体" w:cs="宋体" w:hint="eastAsia"/>
        </w:rPr>
        <w:tab/>
      </w:r>
      <w:r w:rsidRPr="003F0B0C">
        <w:rPr>
          <w:rFonts w:hAnsi="宋体" w:cs="宋体" w:hint="eastAsia"/>
        </w:rPr>
        <w:tab/>
        <w:t>3.2 堆... 37</w:t>
      </w:r>
      <w:r w:rsidRPr="003F0B0C">
        <w:rPr>
          <w:rFonts w:hAnsi="宋体" w:cs="宋体" w:hint="eastAsia"/>
        </w:rPr>
        <w:tab/>
      </w:r>
      <w:r w:rsidRPr="003F0B0C">
        <w:rPr>
          <w:rFonts w:hAnsi="宋体" w:cs="宋体" w:hint="eastAsia"/>
        </w:rPr>
        <w:tab/>
      </w:r>
      <w:r w:rsidRPr="003F0B0C">
        <w:rPr>
          <w:rFonts w:hAnsi="宋体" w:cs="宋体" w:hint="eastAsia"/>
        </w:rPr>
        <w:tab/>
      </w:r>
      <w:r w:rsidRPr="003F0B0C">
        <w:rPr>
          <w:rFonts w:hAnsi="宋体" w:cs="宋体" w:hint="eastAsia"/>
        </w:rPr>
        <w:tab/>
        <w:t>3.3 线段树... 39</w:t>
      </w:r>
    </w:p>
    <w:p w:rsidR="005F1F37" w:rsidRPr="003F0B0C" w:rsidRDefault="005F1F37" w:rsidP="005F1F37">
      <w:pPr>
        <w:pStyle w:val="ad"/>
        <w:rPr>
          <w:rFonts w:hAnsi="宋体" w:cs="宋体"/>
        </w:rPr>
      </w:pPr>
      <w:r w:rsidRPr="003F0B0C">
        <w:rPr>
          <w:rFonts w:hAnsi="宋体" w:cs="宋体" w:hint="eastAsia"/>
        </w:rPr>
        <w:t>3.4 子段和... 43</w:t>
      </w:r>
      <w:r w:rsidRPr="003F0B0C">
        <w:rPr>
          <w:rFonts w:hAnsi="宋体" w:cs="宋体" w:hint="eastAsia"/>
        </w:rPr>
        <w:tab/>
      </w:r>
      <w:r w:rsidRPr="003F0B0C">
        <w:rPr>
          <w:rFonts w:hAnsi="宋体" w:cs="宋体" w:hint="eastAsia"/>
        </w:rPr>
        <w:tab/>
      </w:r>
      <w:r w:rsidRPr="003F0B0C">
        <w:rPr>
          <w:rFonts w:hAnsi="宋体" w:cs="宋体" w:hint="eastAsia"/>
        </w:rPr>
        <w:tab/>
        <w:t>3.5 子阵和... 44</w:t>
      </w:r>
      <w:r w:rsidRPr="003F0B0C">
        <w:rPr>
          <w:rFonts w:hAnsi="宋体" w:cs="宋体" w:hint="eastAsia"/>
        </w:rPr>
        <w:tab/>
      </w:r>
      <w:r w:rsidRPr="003F0B0C">
        <w:rPr>
          <w:rFonts w:hAnsi="宋体" w:cs="宋体" w:hint="eastAsia"/>
        </w:rPr>
        <w:tab/>
      </w:r>
      <w:r w:rsidRPr="003F0B0C">
        <w:rPr>
          <w:rFonts w:hAnsi="宋体" w:cs="宋体" w:hint="eastAsia"/>
        </w:rPr>
        <w:tab/>
      </w:r>
    </w:p>
    <w:p w:rsidR="005F1F37" w:rsidRPr="003F0B0C" w:rsidRDefault="005F1F37" w:rsidP="005F1F37">
      <w:pPr>
        <w:pStyle w:val="ad"/>
        <w:rPr>
          <w:rFonts w:hAnsi="宋体" w:cs="宋体"/>
          <w:b/>
        </w:rPr>
      </w:pPr>
      <w:r w:rsidRPr="003F0B0C">
        <w:rPr>
          <w:rFonts w:hAnsi="宋体" w:cs="宋体" w:hint="eastAsia"/>
          <w:b/>
        </w:rPr>
        <w:t>4、</w:t>
      </w:r>
      <w:r w:rsidRPr="003F0B0C">
        <w:rPr>
          <w:rFonts w:hAnsi="宋体" w:cs="宋体" w:hint="eastAsia"/>
          <w:b/>
        </w:rPr>
        <w:tab/>
        <w:t>数论... 45</w:t>
      </w:r>
    </w:p>
    <w:p w:rsidR="005F1F37" w:rsidRPr="003F0B0C" w:rsidRDefault="005F1F37" w:rsidP="005F1F37">
      <w:pPr>
        <w:pStyle w:val="ad"/>
        <w:rPr>
          <w:rFonts w:hAnsi="宋体" w:cs="宋体"/>
        </w:rPr>
      </w:pPr>
      <w:r w:rsidRPr="003F0B0C">
        <w:rPr>
          <w:rFonts w:hAnsi="宋体" w:cs="宋体" w:hint="eastAsia"/>
        </w:rPr>
        <w:t>4.1 阶乘最后非0位... 45</w:t>
      </w:r>
      <w:r w:rsidRPr="003F0B0C">
        <w:rPr>
          <w:rFonts w:hAnsi="宋体" w:cs="宋体" w:hint="eastAsia"/>
        </w:rPr>
        <w:tab/>
        <w:t>4.2 模线性方程组... 45</w:t>
      </w:r>
      <w:r w:rsidRPr="003F0B0C">
        <w:rPr>
          <w:rFonts w:hAnsi="宋体" w:cs="宋体" w:hint="eastAsia"/>
        </w:rPr>
        <w:tab/>
      </w:r>
      <w:r w:rsidRPr="003F0B0C">
        <w:rPr>
          <w:rFonts w:hAnsi="宋体" w:cs="宋体" w:hint="eastAsia"/>
        </w:rPr>
        <w:tab/>
        <w:t>4.3 素数... 47</w:t>
      </w:r>
    </w:p>
    <w:p w:rsidR="005F1F37" w:rsidRPr="003F0B0C" w:rsidRDefault="005F1F37" w:rsidP="005F1F37">
      <w:pPr>
        <w:pStyle w:val="ad"/>
        <w:rPr>
          <w:rFonts w:hAnsi="宋体" w:cs="宋体"/>
        </w:rPr>
      </w:pPr>
      <w:r w:rsidRPr="003F0B0C">
        <w:rPr>
          <w:rFonts w:hAnsi="宋体" w:cs="宋体" w:hint="eastAsia"/>
        </w:rPr>
        <w:t>4.4 欧拉函数... 48</w:t>
      </w:r>
    </w:p>
    <w:p w:rsidR="005F1F37" w:rsidRPr="003F0B0C" w:rsidRDefault="005F1F37" w:rsidP="005F1F37">
      <w:pPr>
        <w:pStyle w:val="ad"/>
        <w:rPr>
          <w:rFonts w:hAnsi="宋体" w:cs="宋体"/>
          <w:b/>
        </w:rPr>
      </w:pPr>
      <w:r w:rsidRPr="003F0B0C">
        <w:rPr>
          <w:rFonts w:hAnsi="宋体" w:cs="宋体" w:hint="eastAsia"/>
          <w:b/>
        </w:rPr>
        <w:t>5、 数值计算... 48</w:t>
      </w:r>
    </w:p>
    <w:p w:rsidR="005F1F37" w:rsidRPr="003F0B0C" w:rsidRDefault="005F1F37" w:rsidP="005F1F37">
      <w:pPr>
        <w:pStyle w:val="ad"/>
        <w:rPr>
          <w:rFonts w:hAnsi="宋体" w:cs="宋体"/>
        </w:rPr>
      </w:pPr>
      <w:r w:rsidRPr="003F0B0C">
        <w:rPr>
          <w:rFonts w:hAnsi="宋体" w:cs="宋体" w:hint="eastAsia"/>
        </w:rPr>
        <w:t>5.1 定积分计算(Romberg)48</w:t>
      </w:r>
      <w:r w:rsidRPr="003F0B0C">
        <w:rPr>
          <w:rFonts w:hAnsi="宋体" w:cs="宋体" w:hint="eastAsia"/>
        </w:rPr>
        <w:tab/>
        <w:t>5.2 多项式求根(牛顿法)50   5.3周期性方程(追赶法) 51</w:t>
      </w:r>
    </w:p>
    <w:p w:rsidR="005F1F37" w:rsidRPr="003F0B0C" w:rsidRDefault="005F1F37" w:rsidP="005F1F37">
      <w:pPr>
        <w:pStyle w:val="ad"/>
        <w:rPr>
          <w:rFonts w:hAnsi="宋体" w:cs="宋体"/>
          <w:b/>
        </w:rPr>
      </w:pPr>
      <w:r w:rsidRPr="003F0B0C">
        <w:rPr>
          <w:rFonts w:hAnsi="宋体" w:cs="宋体" w:hint="eastAsia"/>
          <w:b/>
        </w:rPr>
        <w:t>6、 图论—NP搜索... 52</w:t>
      </w:r>
    </w:p>
    <w:p w:rsidR="005F1F37" w:rsidRPr="003F0B0C" w:rsidRDefault="005F1F37" w:rsidP="005F1F37">
      <w:pPr>
        <w:pStyle w:val="ad"/>
        <w:rPr>
          <w:rFonts w:hAnsi="宋体" w:cs="宋体"/>
        </w:rPr>
      </w:pPr>
      <w:r w:rsidRPr="003F0B0C">
        <w:rPr>
          <w:rFonts w:hAnsi="宋体" w:cs="宋体" w:hint="eastAsia"/>
        </w:rPr>
        <w:t>6.1 最大团... 52</w:t>
      </w:r>
      <w:r w:rsidRPr="003F0B0C">
        <w:rPr>
          <w:rFonts w:hAnsi="宋体" w:cs="宋体" w:hint="eastAsia"/>
        </w:rPr>
        <w:tab/>
      </w:r>
      <w:r w:rsidRPr="003F0B0C">
        <w:rPr>
          <w:rFonts w:hAnsi="宋体" w:cs="宋体" w:hint="eastAsia"/>
        </w:rPr>
        <w:tab/>
      </w:r>
      <w:r w:rsidRPr="003F0B0C">
        <w:rPr>
          <w:rFonts w:hAnsi="宋体" w:cs="宋体" w:hint="eastAsia"/>
        </w:rPr>
        <w:tab/>
        <w:t>6.2 最大团(n&lt;64)(faster) 53</w:t>
      </w:r>
    </w:p>
    <w:p w:rsidR="005F1F37" w:rsidRPr="003F0B0C" w:rsidRDefault="005F1F37" w:rsidP="005F1F37">
      <w:pPr>
        <w:pStyle w:val="ad"/>
        <w:rPr>
          <w:rFonts w:hAnsi="宋体" w:cs="宋体"/>
          <w:b/>
        </w:rPr>
      </w:pPr>
      <w:r w:rsidRPr="003F0B0C">
        <w:rPr>
          <w:rFonts w:hAnsi="宋体" w:cs="宋体" w:hint="eastAsia"/>
          <w:b/>
        </w:rPr>
        <w:t>7、 图论—连通性... 55</w:t>
      </w:r>
    </w:p>
    <w:p w:rsidR="005F1F37" w:rsidRPr="003F0B0C" w:rsidRDefault="005F1F37" w:rsidP="005F1F37">
      <w:pPr>
        <w:pStyle w:val="ad"/>
        <w:rPr>
          <w:rFonts w:hAnsi="宋体" w:cs="宋体"/>
        </w:rPr>
      </w:pPr>
      <w:r w:rsidRPr="003F0B0C">
        <w:rPr>
          <w:rFonts w:hAnsi="宋体" w:cs="宋体" w:hint="eastAsia"/>
        </w:rPr>
        <w:t>7.1 无向图关键点(dfs邻接阵) 55</w:t>
      </w:r>
      <w:r w:rsidRPr="003F0B0C">
        <w:rPr>
          <w:rFonts w:hAnsi="宋体" w:cs="宋体" w:hint="eastAsia"/>
        </w:rPr>
        <w:tab/>
      </w:r>
      <w:r w:rsidRPr="003F0B0C">
        <w:rPr>
          <w:rFonts w:hAnsi="宋体" w:cs="宋体" w:hint="eastAsia"/>
        </w:rPr>
        <w:tab/>
      </w:r>
      <w:r w:rsidRPr="003F0B0C">
        <w:rPr>
          <w:rFonts w:hAnsi="宋体" w:cs="宋体" w:hint="eastAsia"/>
        </w:rPr>
        <w:tab/>
        <w:t>7.2 无向图关键边(dfs邻接阵) 56</w:t>
      </w:r>
    </w:p>
    <w:p w:rsidR="005F1F37" w:rsidRPr="003F0B0C" w:rsidRDefault="005F1F37" w:rsidP="005F1F37">
      <w:pPr>
        <w:pStyle w:val="ad"/>
        <w:rPr>
          <w:rFonts w:hAnsi="宋体" w:cs="宋体"/>
        </w:rPr>
      </w:pPr>
      <w:r w:rsidRPr="003F0B0C">
        <w:rPr>
          <w:rFonts w:hAnsi="宋体" w:cs="宋体" w:hint="eastAsia"/>
        </w:rPr>
        <w:t>7.3 无向图的块(bfs邻接阵) 57</w:t>
      </w:r>
      <w:r w:rsidRPr="003F0B0C">
        <w:rPr>
          <w:rFonts w:hAnsi="宋体" w:cs="宋体" w:hint="eastAsia"/>
        </w:rPr>
        <w:tab/>
      </w:r>
      <w:r w:rsidRPr="003F0B0C">
        <w:rPr>
          <w:rFonts w:hAnsi="宋体" w:cs="宋体" w:hint="eastAsia"/>
        </w:rPr>
        <w:tab/>
      </w:r>
      <w:r w:rsidRPr="003F0B0C">
        <w:rPr>
          <w:rFonts w:hAnsi="宋体" w:cs="宋体" w:hint="eastAsia"/>
        </w:rPr>
        <w:tab/>
        <w:t>7.4 无向图连通分支(dfs/bfs邻接阵) 58</w:t>
      </w:r>
    </w:p>
    <w:p w:rsidR="005F1F37" w:rsidRPr="003F0B0C" w:rsidRDefault="005F1F37" w:rsidP="005F1F37">
      <w:pPr>
        <w:pStyle w:val="ad"/>
        <w:rPr>
          <w:rFonts w:hAnsi="宋体" w:cs="宋体"/>
        </w:rPr>
      </w:pPr>
      <w:r w:rsidRPr="003F0B0C">
        <w:rPr>
          <w:rFonts w:hAnsi="宋体" w:cs="宋体" w:hint="eastAsia"/>
        </w:rPr>
        <w:t>7.5 有向图强连通分支(dfs/bfs邻接阵) 58</w:t>
      </w:r>
      <w:r w:rsidRPr="003F0B0C">
        <w:rPr>
          <w:rFonts w:hAnsi="宋体" w:cs="宋体" w:hint="eastAsia"/>
        </w:rPr>
        <w:tab/>
        <w:t>7.6 有向图最小点基(邻接阵) 60</w:t>
      </w:r>
    </w:p>
    <w:p w:rsidR="005F1F37" w:rsidRPr="003F0B0C" w:rsidRDefault="005F1F37" w:rsidP="005F1F37">
      <w:pPr>
        <w:pStyle w:val="ad"/>
        <w:rPr>
          <w:rFonts w:hAnsi="宋体" w:cs="宋体"/>
          <w:b/>
        </w:rPr>
      </w:pPr>
      <w:r w:rsidRPr="003F0B0C">
        <w:rPr>
          <w:rFonts w:hAnsi="宋体" w:cs="宋体" w:hint="eastAsia"/>
          <w:b/>
        </w:rPr>
        <w:t>8、 图论—匹配... 60</w:t>
      </w:r>
    </w:p>
    <w:p w:rsidR="005F1F37" w:rsidRPr="003F0B0C" w:rsidRDefault="005F1F37" w:rsidP="005F1F37">
      <w:pPr>
        <w:pStyle w:val="ad"/>
        <w:rPr>
          <w:rFonts w:hAnsi="宋体" w:cs="宋体"/>
        </w:rPr>
      </w:pPr>
      <w:r w:rsidRPr="003F0B0C">
        <w:rPr>
          <w:rFonts w:hAnsi="宋体" w:cs="宋体" w:hint="eastAsia"/>
        </w:rPr>
        <w:t>8.1 二分图最大匹配(hungary邻接表) 60</w:t>
      </w:r>
      <w:r w:rsidRPr="003F0B0C">
        <w:rPr>
          <w:rFonts w:hAnsi="宋体" w:cs="宋体" w:hint="eastAsia"/>
        </w:rPr>
        <w:tab/>
        <w:t>8.2 二分图最大匹配(hungary邻接阵) 61</w:t>
      </w:r>
    </w:p>
    <w:p w:rsidR="005F1F37" w:rsidRPr="003F0B0C" w:rsidRDefault="005F1F37" w:rsidP="005F1F37">
      <w:pPr>
        <w:pStyle w:val="ad"/>
        <w:rPr>
          <w:rFonts w:hAnsi="宋体" w:cs="宋体"/>
        </w:rPr>
      </w:pPr>
      <w:r w:rsidRPr="003F0B0C">
        <w:rPr>
          <w:rFonts w:hAnsi="宋体" w:cs="宋体" w:hint="eastAsia"/>
        </w:rPr>
        <w:t>8.3 二分图最大匹配(hungary正向表) 61   8.4二分图最佳匹配(kuhn_munkras邻接阵)62</w:t>
      </w:r>
    </w:p>
    <w:p w:rsidR="005F1F37" w:rsidRPr="003F0B0C" w:rsidRDefault="005F1F37" w:rsidP="005F1F37">
      <w:pPr>
        <w:pStyle w:val="ad"/>
        <w:rPr>
          <w:rFonts w:hAnsi="宋体" w:cs="宋体"/>
        </w:rPr>
      </w:pPr>
      <w:r w:rsidRPr="003F0B0C">
        <w:rPr>
          <w:rFonts w:hAnsi="宋体" w:cs="宋体" w:hint="eastAsia"/>
        </w:rPr>
        <w:t>8.5 一般图匹配(邻接表) 63    8.6 一般图匹配(邻接阵)64   8.7一般图匹配(正向表)65</w:t>
      </w:r>
    </w:p>
    <w:p w:rsidR="005F1F37" w:rsidRPr="003F0B0C" w:rsidRDefault="005F1F37" w:rsidP="005F1F37">
      <w:pPr>
        <w:pStyle w:val="ad"/>
        <w:rPr>
          <w:rFonts w:hAnsi="宋体" w:cs="宋体"/>
          <w:b/>
        </w:rPr>
      </w:pPr>
      <w:r w:rsidRPr="003F0B0C">
        <w:rPr>
          <w:rFonts w:hAnsi="宋体" w:cs="宋体" w:hint="eastAsia"/>
          <w:b/>
        </w:rPr>
        <w:t>9、 图论—网络流... 66</w:t>
      </w:r>
    </w:p>
    <w:p w:rsidR="005F1F37" w:rsidRPr="003F0B0C" w:rsidRDefault="005F1F37" w:rsidP="005F1F37">
      <w:pPr>
        <w:pStyle w:val="ad"/>
        <w:rPr>
          <w:rFonts w:hAnsi="宋体" w:cs="宋体"/>
        </w:rPr>
      </w:pPr>
      <w:r w:rsidRPr="003F0B0C">
        <w:rPr>
          <w:rFonts w:hAnsi="宋体" w:cs="宋体" w:hint="eastAsia"/>
        </w:rPr>
        <w:t>9.1 最大流(邻接阵)66   9.2上下界最大流(邻接阵)66</w:t>
      </w:r>
      <w:r w:rsidRPr="003F0B0C">
        <w:rPr>
          <w:rFonts w:hAnsi="宋体" w:cs="宋体" w:hint="eastAsia"/>
        </w:rPr>
        <w:tab/>
        <w:t>9.3 上下界最小流(邻接阵)67</w:t>
      </w:r>
    </w:p>
    <w:p w:rsidR="005F1F37" w:rsidRPr="003F0B0C" w:rsidRDefault="005F1F37" w:rsidP="005F1F37">
      <w:pPr>
        <w:pStyle w:val="ad"/>
        <w:rPr>
          <w:rFonts w:hAnsi="宋体" w:cs="宋体"/>
        </w:rPr>
      </w:pPr>
      <w:r w:rsidRPr="003F0B0C">
        <w:rPr>
          <w:rFonts w:hAnsi="宋体" w:cs="宋体" w:hint="eastAsia"/>
        </w:rPr>
        <w:t xml:space="preserve">9.4 最大流无流量(邻接阵)68 </w:t>
      </w:r>
      <w:r w:rsidRPr="003F0B0C">
        <w:rPr>
          <w:rFonts w:hAnsi="宋体" w:cs="宋体" w:hint="eastAsia"/>
        </w:rPr>
        <w:tab/>
      </w:r>
      <w:r w:rsidRPr="003F0B0C">
        <w:rPr>
          <w:rFonts w:hAnsi="宋体" w:cs="宋体" w:hint="eastAsia"/>
        </w:rPr>
        <w:tab/>
        <w:t>9.5 最小费用最大流(邻接阵) 68</w:t>
      </w:r>
    </w:p>
    <w:p w:rsidR="005F1F37" w:rsidRPr="003F0B0C" w:rsidRDefault="005F1F37" w:rsidP="005F1F37">
      <w:pPr>
        <w:pStyle w:val="ad"/>
        <w:rPr>
          <w:rFonts w:hAnsi="宋体" w:cs="宋体"/>
          <w:b/>
        </w:rPr>
      </w:pPr>
      <w:r w:rsidRPr="003F0B0C">
        <w:rPr>
          <w:rFonts w:hAnsi="宋体" w:cs="宋体" w:hint="eastAsia"/>
          <w:b/>
        </w:rPr>
        <w:t>10、图论—应用...69</w:t>
      </w:r>
    </w:p>
    <w:p w:rsidR="005F1F37" w:rsidRPr="003F0B0C" w:rsidRDefault="005F1F37" w:rsidP="005F1F37">
      <w:pPr>
        <w:pStyle w:val="ad"/>
        <w:rPr>
          <w:rFonts w:hAnsi="宋体" w:cs="宋体"/>
        </w:rPr>
      </w:pPr>
      <w:r w:rsidRPr="003F0B0C">
        <w:rPr>
          <w:rFonts w:hAnsi="宋体" w:cs="宋体" w:hint="eastAsia"/>
        </w:rPr>
        <w:t>10.1 欧拉回路(邻接阵) 69</w:t>
      </w:r>
      <w:r w:rsidRPr="003F0B0C">
        <w:rPr>
          <w:rFonts w:hAnsi="宋体" w:cs="宋体" w:hint="eastAsia"/>
        </w:rPr>
        <w:tab/>
        <w:t>10.2 树的前序表转化...70</w:t>
      </w:r>
      <w:r w:rsidRPr="003F0B0C">
        <w:rPr>
          <w:rFonts w:hAnsi="宋体" w:cs="宋体" w:hint="eastAsia"/>
        </w:rPr>
        <w:tab/>
        <w:t>10.3 树的优化算法...71</w:t>
      </w:r>
    </w:p>
    <w:p w:rsidR="005F1F37" w:rsidRPr="003F0B0C" w:rsidRDefault="005F1F37" w:rsidP="005F1F37">
      <w:pPr>
        <w:pStyle w:val="ad"/>
        <w:rPr>
          <w:rFonts w:hAnsi="宋体" w:cs="宋体"/>
        </w:rPr>
      </w:pPr>
      <w:r w:rsidRPr="003F0B0C">
        <w:rPr>
          <w:rFonts w:hAnsi="宋体" w:cs="宋体" w:hint="eastAsia"/>
        </w:rPr>
        <w:t>10.4 拓扑排序(邻接阵) 72</w:t>
      </w:r>
      <w:r w:rsidRPr="003F0B0C">
        <w:rPr>
          <w:rFonts w:hAnsi="宋体" w:cs="宋体" w:hint="eastAsia"/>
        </w:rPr>
        <w:tab/>
        <w:t>10.5 最佳边割集... 73</w:t>
      </w:r>
      <w:r w:rsidRPr="003F0B0C">
        <w:rPr>
          <w:rFonts w:hAnsi="宋体" w:cs="宋体" w:hint="eastAsia"/>
        </w:rPr>
        <w:tab/>
      </w:r>
      <w:r w:rsidRPr="003F0B0C">
        <w:rPr>
          <w:rFonts w:hAnsi="宋体" w:cs="宋体" w:hint="eastAsia"/>
        </w:rPr>
        <w:tab/>
        <w:t>10.6 最佳点割集...74</w:t>
      </w:r>
    </w:p>
    <w:p w:rsidR="005F1F37" w:rsidRPr="003F0B0C" w:rsidRDefault="005F1F37" w:rsidP="005F1F37">
      <w:pPr>
        <w:pStyle w:val="ad"/>
        <w:rPr>
          <w:rFonts w:hAnsi="宋体" w:cs="宋体"/>
        </w:rPr>
      </w:pPr>
      <w:r w:rsidRPr="003F0B0C">
        <w:rPr>
          <w:rFonts w:hAnsi="宋体" w:cs="宋体" w:hint="eastAsia"/>
        </w:rPr>
        <w:t>10.7 最小边割集... 75</w:t>
      </w:r>
      <w:r w:rsidRPr="003F0B0C">
        <w:rPr>
          <w:rFonts w:hAnsi="宋体" w:cs="宋体" w:hint="eastAsia"/>
        </w:rPr>
        <w:tab/>
      </w:r>
      <w:r w:rsidRPr="003F0B0C">
        <w:rPr>
          <w:rFonts w:hAnsi="宋体" w:cs="宋体" w:hint="eastAsia"/>
        </w:rPr>
        <w:tab/>
        <w:t>10.8 最小点割集... 76</w:t>
      </w:r>
      <w:r w:rsidRPr="003F0B0C">
        <w:rPr>
          <w:rFonts w:hAnsi="宋体" w:cs="宋体" w:hint="eastAsia"/>
        </w:rPr>
        <w:tab/>
      </w:r>
      <w:r w:rsidRPr="003F0B0C">
        <w:rPr>
          <w:rFonts w:hAnsi="宋体" w:cs="宋体" w:hint="eastAsia"/>
        </w:rPr>
        <w:tab/>
        <w:t>10.9 最小路径覆盖..77</w:t>
      </w:r>
    </w:p>
    <w:p w:rsidR="005F1F37" w:rsidRPr="003F0B0C" w:rsidRDefault="005F1F37" w:rsidP="005F1F37">
      <w:pPr>
        <w:pStyle w:val="ad"/>
        <w:rPr>
          <w:rFonts w:hAnsi="宋体" w:cs="宋体"/>
          <w:b/>
        </w:rPr>
      </w:pPr>
      <w:r w:rsidRPr="003F0B0C">
        <w:rPr>
          <w:rFonts w:hAnsi="宋体" w:cs="宋体" w:hint="eastAsia"/>
          <w:b/>
        </w:rPr>
        <w:t>11、 图论—支撑树... 78</w:t>
      </w:r>
    </w:p>
    <w:p w:rsidR="005F1F37" w:rsidRPr="003F0B0C" w:rsidRDefault="005F1F37" w:rsidP="005F1F37">
      <w:pPr>
        <w:pStyle w:val="ad"/>
        <w:rPr>
          <w:rFonts w:hAnsi="宋体" w:cs="宋体"/>
        </w:rPr>
      </w:pPr>
      <w:r w:rsidRPr="003F0B0C">
        <w:rPr>
          <w:rFonts w:hAnsi="宋体" w:cs="宋体" w:hint="eastAsia"/>
        </w:rPr>
        <w:t>11.1 最小生成树(kruskal邻接表) 78</w:t>
      </w:r>
      <w:r w:rsidRPr="003F0B0C">
        <w:rPr>
          <w:rFonts w:hAnsi="宋体" w:cs="宋体" w:hint="eastAsia"/>
        </w:rPr>
        <w:tab/>
      </w:r>
      <w:r w:rsidRPr="003F0B0C">
        <w:rPr>
          <w:rFonts w:hAnsi="宋体" w:cs="宋体" w:hint="eastAsia"/>
        </w:rPr>
        <w:tab/>
        <w:t>11.2 最小生成树(kruskal正向表) 79</w:t>
      </w:r>
    </w:p>
    <w:p w:rsidR="005F1F37" w:rsidRPr="003F0B0C" w:rsidRDefault="005F1F37" w:rsidP="005F1F37">
      <w:pPr>
        <w:pStyle w:val="ad"/>
        <w:rPr>
          <w:rFonts w:hAnsi="宋体" w:cs="宋体"/>
        </w:rPr>
      </w:pPr>
      <w:r w:rsidRPr="003F0B0C">
        <w:rPr>
          <w:rFonts w:hAnsi="宋体" w:cs="宋体" w:hint="eastAsia"/>
        </w:rPr>
        <w:t>11.3 最小生成树(prim+binary_heap邻接表) 81</w:t>
      </w:r>
      <w:r w:rsidRPr="003F0B0C">
        <w:rPr>
          <w:rFonts w:hAnsi="宋体" w:cs="宋体" w:hint="eastAsia"/>
        </w:rPr>
        <w:tab/>
      </w:r>
    </w:p>
    <w:p w:rsidR="005F1F37" w:rsidRPr="003F0B0C" w:rsidRDefault="005F1F37" w:rsidP="005F1F37">
      <w:pPr>
        <w:pStyle w:val="ad"/>
        <w:rPr>
          <w:rFonts w:hAnsi="宋体" w:cs="宋体"/>
        </w:rPr>
      </w:pPr>
      <w:r w:rsidRPr="003F0B0C">
        <w:rPr>
          <w:rFonts w:hAnsi="宋体" w:cs="宋体" w:hint="eastAsia"/>
        </w:rPr>
        <w:t>11.4 最小生成树(prim+binary_heap正向表) 82</w:t>
      </w:r>
    </w:p>
    <w:p w:rsidR="005F1F37" w:rsidRPr="003F0B0C" w:rsidRDefault="005F1F37" w:rsidP="005F1F37">
      <w:pPr>
        <w:pStyle w:val="ad"/>
        <w:rPr>
          <w:rFonts w:hAnsi="宋体" w:cs="宋体"/>
        </w:rPr>
      </w:pPr>
      <w:r w:rsidRPr="003F0B0C">
        <w:rPr>
          <w:rFonts w:hAnsi="宋体" w:cs="宋体" w:hint="eastAsia"/>
        </w:rPr>
        <w:t>11.5 最小生成树(prim+mapped_heap邻接表) 83</w:t>
      </w:r>
      <w:r w:rsidRPr="003F0B0C">
        <w:rPr>
          <w:rFonts w:hAnsi="宋体" w:cs="宋体" w:hint="eastAsia"/>
        </w:rPr>
        <w:tab/>
      </w:r>
      <w:r w:rsidRPr="003F0B0C">
        <w:rPr>
          <w:rFonts w:hAnsi="宋体" w:cs="宋体" w:hint="eastAsia"/>
        </w:rPr>
        <w:tab/>
      </w:r>
    </w:p>
    <w:p w:rsidR="005F1F37" w:rsidRPr="003F0B0C" w:rsidRDefault="005F1F37" w:rsidP="005F1F37">
      <w:pPr>
        <w:pStyle w:val="ad"/>
        <w:rPr>
          <w:rFonts w:hAnsi="宋体" w:cs="宋体"/>
        </w:rPr>
      </w:pPr>
      <w:r w:rsidRPr="003F0B0C">
        <w:rPr>
          <w:rFonts w:hAnsi="宋体" w:cs="宋体" w:hint="eastAsia"/>
        </w:rPr>
        <w:t>11.6 最小生成树(prim+mapped_heap正向表) 84</w:t>
      </w:r>
    </w:p>
    <w:p w:rsidR="005F1F37" w:rsidRPr="003F0B0C" w:rsidRDefault="005F1F37" w:rsidP="005F1F37">
      <w:pPr>
        <w:pStyle w:val="ad"/>
        <w:rPr>
          <w:rFonts w:hAnsi="宋体" w:cs="宋体"/>
        </w:rPr>
      </w:pPr>
      <w:r w:rsidRPr="003F0B0C">
        <w:rPr>
          <w:rFonts w:hAnsi="宋体" w:cs="宋体" w:hint="eastAsia"/>
        </w:rPr>
        <w:t>11.7 最小生成树(prim邻接阵) 85</w:t>
      </w:r>
      <w:r w:rsidRPr="003F0B0C">
        <w:rPr>
          <w:rFonts w:hAnsi="宋体" w:cs="宋体" w:hint="eastAsia"/>
        </w:rPr>
        <w:tab/>
      </w:r>
      <w:r w:rsidRPr="003F0B0C">
        <w:rPr>
          <w:rFonts w:hAnsi="宋体" w:cs="宋体" w:hint="eastAsia"/>
        </w:rPr>
        <w:tab/>
        <w:t>11.8 最小树形图(邻接阵) 86</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12、 图论—最短路径... 88</w:t>
      </w:r>
    </w:p>
    <w:p w:rsidR="005F1F37" w:rsidRPr="003F0B0C" w:rsidRDefault="005F1F37" w:rsidP="005F1F37">
      <w:pPr>
        <w:pStyle w:val="ad"/>
        <w:rPr>
          <w:rFonts w:hAnsi="宋体" w:cs="宋体"/>
        </w:rPr>
      </w:pPr>
      <w:r w:rsidRPr="003F0B0C">
        <w:rPr>
          <w:rFonts w:hAnsi="宋体" w:cs="宋体" w:hint="eastAsia"/>
        </w:rPr>
        <w:t>12.1 最短路径(单源bellman_ford邻接阵) 88</w:t>
      </w:r>
    </w:p>
    <w:p w:rsidR="005F1F37" w:rsidRPr="003F0B0C" w:rsidRDefault="005F1F37" w:rsidP="005F1F37">
      <w:pPr>
        <w:pStyle w:val="ad"/>
        <w:rPr>
          <w:rFonts w:hAnsi="宋体" w:cs="宋体"/>
        </w:rPr>
      </w:pPr>
      <w:r w:rsidRPr="003F0B0C">
        <w:rPr>
          <w:rFonts w:hAnsi="宋体" w:cs="宋体" w:hint="eastAsia"/>
        </w:rPr>
        <w:t>12.2 最短路径(单源dijkstra+bfs邻接表) 88</w:t>
      </w:r>
    </w:p>
    <w:p w:rsidR="005F1F37" w:rsidRPr="003F0B0C" w:rsidRDefault="005F1F37" w:rsidP="005F1F37">
      <w:pPr>
        <w:pStyle w:val="ad"/>
        <w:rPr>
          <w:rFonts w:hAnsi="宋体" w:cs="宋体"/>
        </w:rPr>
      </w:pPr>
      <w:r w:rsidRPr="003F0B0C">
        <w:rPr>
          <w:rFonts w:hAnsi="宋体" w:cs="宋体" w:hint="eastAsia"/>
        </w:rPr>
        <w:t>12.3 最短路径(单源dijkstra+bfs正向表) 89</w:t>
      </w:r>
    </w:p>
    <w:p w:rsidR="005F1F37" w:rsidRPr="003F0B0C" w:rsidRDefault="005F1F37" w:rsidP="005F1F37">
      <w:pPr>
        <w:pStyle w:val="ad"/>
        <w:rPr>
          <w:rFonts w:hAnsi="宋体" w:cs="宋体"/>
        </w:rPr>
      </w:pPr>
      <w:r w:rsidRPr="003F0B0C">
        <w:rPr>
          <w:rFonts w:hAnsi="宋体" w:cs="宋体" w:hint="eastAsia"/>
        </w:rPr>
        <w:t>12.4 最短路径(单源dijkstra+binary_heap邻接表) 89</w:t>
      </w:r>
    </w:p>
    <w:p w:rsidR="005F1F37" w:rsidRPr="003F0B0C" w:rsidRDefault="005F1F37" w:rsidP="005F1F37">
      <w:pPr>
        <w:pStyle w:val="ad"/>
        <w:rPr>
          <w:rFonts w:hAnsi="宋体" w:cs="宋体"/>
        </w:rPr>
      </w:pPr>
      <w:r w:rsidRPr="003F0B0C">
        <w:rPr>
          <w:rFonts w:hAnsi="宋体" w:cs="宋体" w:hint="eastAsia"/>
        </w:rPr>
        <w:t>12.5 最短路径(单源dijkstra+binary_heap正向表) 90</w:t>
      </w:r>
    </w:p>
    <w:p w:rsidR="005F1F37" w:rsidRPr="003F0B0C" w:rsidRDefault="005F1F37" w:rsidP="005F1F37">
      <w:pPr>
        <w:pStyle w:val="ad"/>
        <w:rPr>
          <w:rFonts w:hAnsi="宋体" w:cs="宋体"/>
        </w:rPr>
      </w:pPr>
      <w:r w:rsidRPr="003F0B0C">
        <w:rPr>
          <w:rFonts w:hAnsi="宋体" w:cs="宋体" w:hint="eastAsia"/>
        </w:rPr>
        <w:t>12.6 最短路径(单源dijkstra+mapped_heap邻接表) 91</w:t>
      </w:r>
    </w:p>
    <w:p w:rsidR="005F1F37" w:rsidRPr="003F0B0C" w:rsidRDefault="005F1F37" w:rsidP="005F1F37">
      <w:pPr>
        <w:pStyle w:val="ad"/>
        <w:rPr>
          <w:rFonts w:hAnsi="宋体" w:cs="宋体"/>
        </w:rPr>
      </w:pPr>
      <w:r w:rsidRPr="003F0B0C">
        <w:rPr>
          <w:rFonts w:hAnsi="宋体" w:cs="宋体" w:hint="eastAsia"/>
        </w:rPr>
        <w:t>12.7 最短路径(单源dijkstra+mapped_heap正向表) 93</w:t>
      </w:r>
    </w:p>
    <w:p w:rsidR="005F1F37" w:rsidRPr="003F0B0C" w:rsidRDefault="005F1F37" w:rsidP="005F1F37">
      <w:pPr>
        <w:pStyle w:val="ad"/>
        <w:rPr>
          <w:rFonts w:hAnsi="宋体" w:cs="宋体"/>
        </w:rPr>
      </w:pPr>
      <w:r w:rsidRPr="003F0B0C">
        <w:rPr>
          <w:rFonts w:hAnsi="宋体" w:cs="宋体" w:hint="eastAsia"/>
        </w:rPr>
        <w:t>12.8 最短路径(单源dijkstra邻接阵) 94</w:t>
      </w:r>
    </w:p>
    <w:p w:rsidR="005F1F37" w:rsidRPr="003F0B0C" w:rsidRDefault="005F1F37" w:rsidP="005F1F37">
      <w:pPr>
        <w:pStyle w:val="ad"/>
        <w:rPr>
          <w:rFonts w:hAnsi="宋体" w:cs="宋体"/>
        </w:rPr>
      </w:pPr>
      <w:r w:rsidRPr="003F0B0C">
        <w:rPr>
          <w:rFonts w:hAnsi="宋体" w:cs="宋体" w:hint="eastAsia"/>
        </w:rPr>
        <w:t>12.9 最短路径(多源floyd_warshall邻接阵) 94</w:t>
      </w:r>
    </w:p>
    <w:p w:rsidR="005F1F37" w:rsidRPr="003F0B0C" w:rsidRDefault="005F1F37" w:rsidP="005F1F37">
      <w:pPr>
        <w:pStyle w:val="ad"/>
        <w:rPr>
          <w:rFonts w:hAnsi="宋体" w:cs="宋体"/>
          <w:b/>
        </w:rPr>
      </w:pPr>
      <w:r w:rsidRPr="003F0B0C">
        <w:rPr>
          <w:rFonts w:hAnsi="宋体" w:cs="宋体" w:hint="eastAsia"/>
          <w:b/>
        </w:rPr>
        <w:t>13、  应用... 95</w:t>
      </w:r>
    </w:p>
    <w:p w:rsidR="005F1F37" w:rsidRPr="003F0B0C" w:rsidRDefault="005F1F37" w:rsidP="005F1F37">
      <w:pPr>
        <w:pStyle w:val="ad"/>
        <w:rPr>
          <w:rFonts w:hAnsi="宋体" w:cs="宋体"/>
        </w:rPr>
      </w:pPr>
      <w:r w:rsidRPr="003F0B0C">
        <w:rPr>
          <w:rFonts w:hAnsi="宋体" w:cs="宋体" w:hint="eastAsia"/>
        </w:rPr>
        <w:lastRenderedPageBreak/>
        <w:t>13.1 Joseph问题...95</w:t>
      </w:r>
      <w:r w:rsidRPr="003F0B0C">
        <w:rPr>
          <w:rFonts w:hAnsi="宋体" w:cs="宋体" w:hint="eastAsia"/>
        </w:rPr>
        <w:tab/>
        <w:t>13.2 N皇后构造解... 96</w:t>
      </w:r>
      <w:r w:rsidRPr="003F0B0C">
        <w:rPr>
          <w:rFonts w:hAnsi="宋体" w:cs="宋体" w:hint="eastAsia"/>
        </w:rPr>
        <w:tab/>
      </w:r>
      <w:r w:rsidRPr="003F0B0C">
        <w:rPr>
          <w:rFonts w:hAnsi="宋体" w:cs="宋体" w:hint="eastAsia"/>
        </w:rPr>
        <w:tab/>
      </w:r>
      <w:r w:rsidRPr="003F0B0C">
        <w:rPr>
          <w:rFonts w:hAnsi="宋体" w:cs="宋体" w:hint="eastAsia"/>
        </w:rPr>
        <w:tab/>
        <w:t>13.3 布尔母函数... 96</w:t>
      </w:r>
    </w:p>
    <w:p w:rsidR="005F1F37" w:rsidRPr="003F0B0C" w:rsidRDefault="005F1F37" w:rsidP="005F1F37">
      <w:pPr>
        <w:pStyle w:val="ad"/>
        <w:rPr>
          <w:rFonts w:hAnsi="宋体" w:cs="宋体"/>
        </w:rPr>
      </w:pPr>
      <w:r w:rsidRPr="003F0B0C">
        <w:rPr>
          <w:rFonts w:hAnsi="宋体" w:cs="宋体" w:hint="eastAsia"/>
        </w:rPr>
        <w:t>13.4 第k元素... 97</w:t>
      </w:r>
      <w:r w:rsidRPr="003F0B0C">
        <w:rPr>
          <w:rFonts w:hAnsi="宋体" w:cs="宋体" w:hint="eastAsia"/>
        </w:rPr>
        <w:tab/>
      </w:r>
      <w:r w:rsidRPr="003F0B0C">
        <w:rPr>
          <w:rFonts w:hAnsi="宋体" w:cs="宋体" w:hint="eastAsia"/>
        </w:rPr>
        <w:tab/>
        <w:t>13.5 幻方构造...97</w:t>
      </w:r>
      <w:r w:rsidRPr="003F0B0C">
        <w:rPr>
          <w:rFonts w:hAnsi="宋体" w:cs="宋体" w:hint="eastAsia"/>
        </w:rPr>
        <w:tab/>
      </w:r>
      <w:r w:rsidRPr="003F0B0C">
        <w:rPr>
          <w:rFonts w:hAnsi="宋体" w:cs="宋体" w:hint="eastAsia"/>
        </w:rPr>
        <w:tab/>
      </w:r>
      <w:r w:rsidRPr="003F0B0C">
        <w:rPr>
          <w:rFonts w:hAnsi="宋体" w:cs="宋体" w:hint="eastAsia"/>
        </w:rPr>
        <w:tab/>
      </w:r>
      <w:r w:rsidRPr="003F0B0C">
        <w:rPr>
          <w:rFonts w:hAnsi="宋体" w:cs="宋体" w:hint="eastAsia"/>
        </w:rPr>
        <w:tab/>
        <w:t>13.6 模式匹配(kmp) 99</w:t>
      </w:r>
    </w:p>
    <w:p w:rsidR="005F1F37" w:rsidRPr="003F0B0C" w:rsidRDefault="005F1F37" w:rsidP="005F1F37">
      <w:pPr>
        <w:pStyle w:val="ad"/>
        <w:rPr>
          <w:rFonts w:hAnsi="宋体" w:cs="宋体"/>
        </w:rPr>
      </w:pPr>
      <w:r w:rsidRPr="003F0B0C">
        <w:rPr>
          <w:rFonts w:hAnsi="宋体" w:cs="宋体" w:hint="eastAsia"/>
        </w:rPr>
        <w:t>13.7 逆序对数... 99</w:t>
      </w:r>
      <w:r w:rsidRPr="003F0B0C">
        <w:rPr>
          <w:rFonts w:hAnsi="宋体" w:cs="宋体" w:hint="eastAsia"/>
        </w:rPr>
        <w:tab/>
        <w:t xml:space="preserve">    13.8 字符串最小表示..99</w:t>
      </w:r>
      <w:r w:rsidRPr="003F0B0C">
        <w:rPr>
          <w:rFonts w:hAnsi="宋体" w:cs="宋体" w:hint="eastAsia"/>
        </w:rPr>
        <w:tab/>
        <w:t xml:space="preserve">   13.9最长公共单调子序列..100</w:t>
      </w:r>
    </w:p>
    <w:p w:rsidR="005F1F37" w:rsidRPr="003F0B0C" w:rsidRDefault="005F1F37" w:rsidP="005F1F37">
      <w:pPr>
        <w:pStyle w:val="ad"/>
        <w:rPr>
          <w:rFonts w:hAnsi="宋体" w:cs="宋体"/>
        </w:rPr>
      </w:pPr>
      <w:r w:rsidRPr="003F0B0C">
        <w:rPr>
          <w:rFonts w:hAnsi="宋体" w:cs="宋体" w:hint="eastAsia"/>
        </w:rPr>
        <w:t>13.10 最长子序列..101</w:t>
      </w:r>
      <w:r w:rsidRPr="003F0B0C">
        <w:rPr>
          <w:rFonts w:hAnsi="宋体" w:cs="宋体" w:hint="eastAsia"/>
        </w:rPr>
        <w:tab/>
        <w:t>13.11 最大子串匹配...102</w:t>
      </w:r>
      <w:r w:rsidRPr="003F0B0C">
        <w:rPr>
          <w:rFonts w:hAnsi="宋体" w:cs="宋体" w:hint="eastAsia"/>
        </w:rPr>
        <w:tab/>
      </w:r>
      <w:r w:rsidRPr="003F0B0C">
        <w:rPr>
          <w:rFonts w:hAnsi="宋体" w:cs="宋体" w:hint="eastAsia"/>
        </w:rPr>
        <w:tab/>
        <w:t>13.12 最大子段和... 103</w:t>
      </w:r>
    </w:p>
    <w:p w:rsidR="005F1F37" w:rsidRPr="003F0B0C" w:rsidRDefault="005F1F37" w:rsidP="005F1F37">
      <w:pPr>
        <w:pStyle w:val="ad"/>
        <w:rPr>
          <w:rFonts w:hAnsi="宋体" w:cs="宋体"/>
        </w:rPr>
      </w:pPr>
      <w:r w:rsidRPr="003F0B0C">
        <w:rPr>
          <w:rFonts w:hAnsi="宋体" w:cs="宋体" w:hint="eastAsia"/>
        </w:rPr>
        <w:t>13.13 最大子阵和... 103</w:t>
      </w:r>
      <w:r w:rsidRPr="003F0B0C">
        <w:rPr>
          <w:rFonts w:hAnsi="宋体" w:cs="宋体" w:hint="eastAsia"/>
        </w:rPr>
        <w:tab/>
      </w:r>
      <w:r w:rsidRPr="003F0B0C">
        <w:rPr>
          <w:rFonts w:hAnsi="宋体" w:cs="宋体" w:hint="eastAsia"/>
        </w:rPr>
        <w:tab/>
      </w:r>
    </w:p>
    <w:p w:rsidR="005F1F37" w:rsidRPr="003F0B0C" w:rsidRDefault="005F1F37" w:rsidP="005F1F37">
      <w:pPr>
        <w:pStyle w:val="ad"/>
        <w:rPr>
          <w:rFonts w:hAnsi="宋体" w:cs="宋体"/>
          <w:b/>
        </w:rPr>
      </w:pPr>
      <w:r w:rsidRPr="003F0B0C">
        <w:rPr>
          <w:rFonts w:hAnsi="宋体" w:cs="宋体" w:hint="eastAsia"/>
          <w:b/>
        </w:rPr>
        <w:t>14、  其它... 104</w:t>
      </w:r>
    </w:p>
    <w:p w:rsidR="005F1F37" w:rsidRPr="003F0B0C" w:rsidRDefault="005F1F37" w:rsidP="005F1F37">
      <w:pPr>
        <w:pStyle w:val="ad"/>
        <w:rPr>
          <w:rFonts w:hAnsi="宋体" w:cs="宋体"/>
        </w:rPr>
      </w:pPr>
      <w:r w:rsidRPr="003F0B0C">
        <w:rPr>
          <w:rFonts w:hAnsi="宋体" w:cs="宋体" w:hint="eastAsia"/>
        </w:rPr>
        <w:t>14.1 大数(只能处理正数) 104</w:t>
      </w:r>
      <w:r w:rsidRPr="003F0B0C">
        <w:rPr>
          <w:rFonts w:hAnsi="宋体" w:cs="宋体" w:hint="eastAsia"/>
        </w:rPr>
        <w:tab/>
      </w:r>
      <w:r w:rsidRPr="003F0B0C">
        <w:rPr>
          <w:rFonts w:hAnsi="宋体" w:cs="宋体" w:hint="eastAsia"/>
        </w:rPr>
        <w:tab/>
        <w:t>14.2 分数... 110</w:t>
      </w:r>
      <w:r w:rsidRPr="003F0B0C">
        <w:rPr>
          <w:rFonts w:hAnsi="宋体" w:cs="宋体" w:hint="eastAsia"/>
        </w:rPr>
        <w:tab/>
      </w:r>
      <w:r w:rsidRPr="003F0B0C">
        <w:rPr>
          <w:rFonts w:hAnsi="宋体" w:cs="宋体" w:hint="eastAsia"/>
        </w:rPr>
        <w:tab/>
        <w:t>14.3 矩阵... 112</w:t>
      </w:r>
    </w:p>
    <w:p w:rsidR="005F1F37" w:rsidRPr="003F0B0C" w:rsidRDefault="005F1F37" w:rsidP="005F1F37">
      <w:pPr>
        <w:pStyle w:val="ad"/>
        <w:rPr>
          <w:rFonts w:hAnsi="宋体" w:cs="宋体"/>
        </w:rPr>
      </w:pPr>
      <w:r w:rsidRPr="003F0B0C">
        <w:rPr>
          <w:rFonts w:hAnsi="宋体" w:cs="宋体" w:hint="eastAsia"/>
        </w:rPr>
        <w:t>14.4 线性方程组... 114</w:t>
      </w:r>
      <w:r w:rsidRPr="003F0B0C">
        <w:rPr>
          <w:rFonts w:hAnsi="宋体" w:cs="宋体" w:hint="eastAsia"/>
        </w:rPr>
        <w:tab/>
      </w:r>
      <w:r w:rsidRPr="003F0B0C">
        <w:rPr>
          <w:rFonts w:hAnsi="宋体" w:cs="宋体" w:hint="eastAsia"/>
        </w:rPr>
        <w:tab/>
        <w:t>14.5 线性相关... 115</w:t>
      </w:r>
      <w:r w:rsidRPr="003F0B0C">
        <w:rPr>
          <w:rFonts w:hAnsi="宋体" w:cs="宋体" w:hint="eastAsia"/>
        </w:rPr>
        <w:tab/>
      </w:r>
      <w:r w:rsidRPr="003F0B0C">
        <w:rPr>
          <w:rFonts w:hAnsi="宋体" w:cs="宋体" w:hint="eastAsia"/>
        </w:rPr>
        <w:tab/>
      </w:r>
      <w:r w:rsidRPr="003F0B0C">
        <w:rPr>
          <w:rFonts w:hAnsi="宋体" w:hint="eastAsia"/>
        </w:rPr>
        <w:t>14.6 日期... 116</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F74E12">
      <w:pPr>
        <w:pStyle w:val="ad"/>
        <w:outlineLvl w:val="1"/>
        <w:rPr>
          <w:rFonts w:hAnsi="宋体" w:cs="宋体"/>
          <w:b/>
          <w:sz w:val="24"/>
          <w:szCs w:val="24"/>
        </w:rPr>
      </w:pPr>
      <w:bookmarkStart w:id="321" w:name="_Toc521432013"/>
      <w:r w:rsidRPr="003F0B0C">
        <w:rPr>
          <w:rFonts w:hAnsi="宋体" w:cs="宋体" w:hint="eastAsia"/>
          <w:b/>
          <w:sz w:val="24"/>
          <w:szCs w:val="24"/>
        </w:rPr>
        <w:t>1</w:t>
      </w:r>
      <w:r w:rsidR="00F74E12" w:rsidRPr="003F0B0C">
        <w:rPr>
          <w:rFonts w:hAnsi="宋体" w:cs="宋体" w:hint="eastAsia"/>
          <w:b/>
          <w:sz w:val="24"/>
          <w:szCs w:val="24"/>
        </w:rPr>
        <w:t>、</w:t>
      </w:r>
      <w:r w:rsidRPr="003F0B0C">
        <w:rPr>
          <w:rFonts w:hAnsi="宋体" w:cs="宋体" w:hint="eastAsia"/>
          <w:b/>
          <w:sz w:val="24"/>
          <w:szCs w:val="24"/>
        </w:rPr>
        <w:t>几何</w:t>
      </w:r>
      <w:bookmarkEnd w:id="321"/>
    </w:p>
    <w:p w:rsidR="005F1F37" w:rsidRPr="003F0B0C" w:rsidRDefault="005F1F37" w:rsidP="005F1F37">
      <w:pPr>
        <w:pStyle w:val="ad"/>
        <w:rPr>
          <w:rFonts w:hAnsi="宋体" w:cs="宋体"/>
          <w:b/>
        </w:rPr>
      </w:pPr>
      <w:r w:rsidRPr="003F0B0C">
        <w:rPr>
          <w:rFonts w:hAnsi="宋体" w:cs="宋体" w:hint="eastAsia"/>
          <w:b/>
        </w:rPr>
        <w:t>1.1 注意</w:t>
      </w:r>
    </w:p>
    <w:p w:rsidR="005F1F37" w:rsidRPr="003F0B0C" w:rsidRDefault="005F1F37" w:rsidP="005F1F37">
      <w:pPr>
        <w:pStyle w:val="ad"/>
        <w:rPr>
          <w:rFonts w:hAnsi="宋体" w:cs="宋体"/>
        </w:rPr>
      </w:pPr>
      <w:r w:rsidRPr="003F0B0C">
        <w:rPr>
          <w:rFonts w:hAnsi="宋体" w:cs="宋体" w:hint="eastAsia"/>
        </w:rPr>
        <w:t>1. 注意舍入方式(0.5的舍入方向);防止输出-0.</w:t>
      </w:r>
    </w:p>
    <w:p w:rsidR="005F1F37" w:rsidRPr="003F0B0C" w:rsidRDefault="005F1F37" w:rsidP="005F1F37">
      <w:pPr>
        <w:pStyle w:val="ad"/>
        <w:rPr>
          <w:rFonts w:hAnsi="宋体" w:cs="宋体"/>
        </w:rPr>
      </w:pPr>
      <w:r w:rsidRPr="003F0B0C">
        <w:rPr>
          <w:rFonts w:hAnsi="宋体" w:cs="宋体" w:hint="eastAsia"/>
        </w:rPr>
        <w:t>2. 几何题注意多测试不对称数据.</w:t>
      </w:r>
    </w:p>
    <w:p w:rsidR="005F1F37" w:rsidRPr="003F0B0C" w:rsidRDefault="005F1F37" w:rsidP="005F1F37">
      <w:pPr>
        <w:pStyle w:val="ad"/>
        <w:rPr>
          <w:rFonts w:hAnsi="宋体" w:cs="宋体"/>
        </w:rPr>
      </w:pPr>
      <w:r w:rsidRPr="003F0B0C">
        <w:rPr>
          <w:rFonts w:hAnsi="宋体" w:cs="宋体" w:hint="eastAsia"/>
        </w:rPr>
        <w:t>3. 整数几何注意xmult和dmult是否会出界;</w:t>
      </w:r>
      <w:r w:rsidRPr="003F0B0C">
        <w:rPr>
          <w:rFonts w:hAnsi="宋体" w:cs="宋体" w:hint="eastAsia"/>
        </w:rPr>
        <w:tab/>
        <w:t>符点几何注意eps的使用.</w:t>
      </w:r>
    </w:p>
    <w:p w:rsidR="005F1F37" w:rsidRPr="003F0B0C" w:rsidRDefault="005F1F37" w:rsidP="005F1F37">
      <w:pPr>
        <w:pStyle w:val="ad"/>
        <w:rPr>
          <w:rFonts w:hAnsi="宋体" w:cs="宋体"/>
        </w:rPr>
      </w:pPr>
      <w:r w:rsidRPr="003F0B0C">
        <w:rPr>
          <w:rFonts w:hAnsi="宋体" w:cs="宋体" w:hint="eastAsia"/>
        </w:rPr>
        <w:t>4. 避免使用斜率;注意除数是否会为0.</w:t>
      </w:r>
    </w:p>
    <w:p w:rsidR="005F1F37" w:rsidRPr="003F0B0C" w:rsidRDefault="005F1F37" w:rsidP="005F1F37">
      <w:pPr>
        <w:pStyle w:val="ad"/>
        <w:rPr>
          <w:rFonts w:hAnsi="宋体" w:cs="宋体"/>
        </w:rPr>
      </w:pPr>
      <w:r w:rsidRPr="003F0B0C">
        <w:rPr>
          <w:rFonts w:hAnsi="宋体" w:cs="宋体" w:hint="eastAsia"/>
        </w:rPr>
        <w:t>5. 公式一定要化简后再代入.</w:t>
      </w:r>
    </w:p>
    <w:p w:rsidR="005F1F37" w:rsidRPr="003F0B0C" w:rsidRDefault="005F1F37" w:rsidP="005F1F37">
      <w:pPr>
        <w:pStyle w:val="ad"/>
        <w:rPr>
          <w:rFonts w:hAnsi="宋体" w:cs="宋体"/>
        </w:rPr>
      </w:pPr>
      <w:r w:rsidRPr="003F0B0C">
        <w:rPr>
          <w:rFonts w:hAnsi="宋体" w:cs="宋体" w:hint="eastAsia"/>
        </w:rPr>
        <w:t>6. 判断同一个2*PI域内两角度差应该是</w:t>
      </w:r>
    </w:p>
    <w:p w:rsidR="005F1F37" w:rsidRPr="003F0B0C" w:rsidRDefault="005F1F37" w:rsidP="005F1F37">
      <w:pPr>
        <w:pStyle w:val="ad"/>
        <w:rPr>
          <w:rFonts w:hAnsi="宋体" w:cs="宋体"/>
          <w:lang w:val="pt-BR"/>
        </w:rPr>
      </w:pPr>
      <w:r w:rsidRPr="003F0B0C">
        <w:rPr>
          <w:rFonts w:hAnsi="宋体" w:cs="宋体" w:hint="eastAsia"/>
          <w:lang w:val="pt-BR"/>
        </w:rPr>
        <w:t xml:space="preserve">   abs(a1-a2)&lt;beta||abs(a1-a2)&gt;pi+pi-beta;</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w:t>
      </w:r>
      <w:r w:rsidRPr="003F0B0C">
        <w:rPr>
          <w:rFonts w:hAnsi="宋体" w:cs="宋体" w:hint="eastAsia"/>
        </w:rPr>
        <w:t>相等应该是</w:t>
      </w:r>
    </w:p>
    <w:p w:rsidR="005F1F37" w:rsidRPr="003F0B0C" w:rsidRDefault="005F1F37" w:rsidP="005F1F37">
      <w:pPr>
        <w:pStyle w:val="ad"/>
        <w:rPr>
          <w:rFonts w:hAnsi="宋体" w:cs="宋体"/>
          <w:lang w:val="pt-BR"/>
        </w:rPr>
      </w:pPr>
      <w:r w:rsidRPr="003F0B0C">
        <w:rPr>
          <w:rFonts w:hAnsi="宋体" w:cs="宋体" w:hint="eastAsia"/>
          <w:lang w:val="pt-BR"/>
        </w:rPr>
        <w:lastRenderedPageBreak/>
        <w:t xml:space="preserve">   abs(a1-a2)&lt;eps||abs(a1-a2)&gt;pi+pi-eps;</w:t>
      </w:r>
    </w:p>
    <w:p w:rsidR="005F1F37" w:rsidRPr="003F0B0C" w:rsidRDefault="005F1F37" w:rsidP="005F1F37">
      <w:pPr>
        <w:pStyle w:val="ad"/>
        <w:rPr>
          <w:rFonts w:hAnsi="宋体" w:cs="宋体"/>
          <w:lang w:val="pt-BR"/>
        </w:rPr>
      </w:pPr>
      <w:r w:rsidRPr="003F0B0C">
        <w:rPr>
          <w:rFonts w:hAnsi="宋体" w:cs="宋体" w:hint="eastAsia"/>
          <w:lang w:val="pt-BR"/>
        </w:rPr>
        <w:t xml:space="preserve">7. </w:t>
      </w:r>
      <w:r w:rsidRPr="003F0B0C">
        <w:rPr>
          <w:rFonts w:hAnsi="宋体" w:cs="宋体" w:hint="eastAsia"/>
        </w:rPr>
        <w:t>需要的话尽量使用</w:t>
      </w:r>
      <w:r w:rsidRPr="003F0B0C">
        <w:rPr>
          <w:rFonts w:hAnsi="宋体" w:cs="宋体" w:hint="eastAsia"/>
          <w:lang w:val="pt-BR"/>
        </w:rPr>
        <w:t>atan2,</w:t>
      </w:r>
      <w:r w:rsidRPr="003F0B0C">
        <w:rPr>
          <w:rFonts w:hAnsi="宋体" w:cs="宋体" w:hint="eastAsia"/>
        </w:rPr>
        <w:t>注意</w:t>
      </w:r>
      <w:r w:rsidRPr="003F0B0C">
        <w:rPr>
          <w:rFonts w:hAnsi="宋体" w:cs="宋体" w:hint="eastAsia"/>
          <w:lang w:val="pt-BR"/>
        </w:rPr>
        <w:t>:atan2(0,0)=0,</w:t>
      </w:r>
    </w:p>
    <w:p w:rsidR="005F1F37" w:rsidRPr="003F0B0C" w:rsidRDefault="005F1F37" w:rsidP="005F1F37">
      <w:pPr>
        <w:pStyle w:val="ad"/>
        <w:rPr>
          <w:rFonts w:hAnsi="宋体" w:cs="宋体"/>
          <w:lang w:val="pt-BR"/>
        </w:rPr>
      </w:pPr>
      <w:r w:rsidRPr="003F0B0C">
        <w:rPr>
          <w:rFonts w:hAnsi="宋体" w:cs="宋体" w:hint="eastAsia"/>
          <w:lang w:val="pt-BR"/>
        </w:rPr>
        <w:t xml:space="preserve">   atan2(1,0)=pi/2,atan2(-1,0)=-pi/2,atan2(0,1)=0,atan2(0,-1)=pi.</w:t>
      </w:r>
    </w:p>
    <w:p w:rsidR="005F1F37" w:rsidRPr="003F0B0C" w:rsidRDefault="005F1F37" w:rsidP="005F1F37">
      <w:pPr>
        <w:pStyle w:val="ad"/>
        <w:rPr>
          <w:rFonts w:hAnsi="宋体" w:cs="宋体"/>
          <w:lang w:val="pt-BR"/>
        </w:rPr>
      </w:pPr>
    </w:p>
    <w:p w:rsidR="005F1F37" w:rsidRPr="003F0B0C" w:rsidRDefault="005F1F37" w:rsidP="005F1F37">
      <w:pPr>
        <w:pStyle w:val="ad"/>
        <w:rPr>
          <w:rFonts w:hAnsi="宋体" w:cs="宋体"/>
          <w:lang w:val="pt-BR"/>
        </w:rPr>
      </w:pPr>
      <w:r w:rsidRPr="003F0B0C">
        <w:rPr>
          <w:rFonts w:hAnsi="宋体" w:cs="宋体" w:hint="eastAsia"/>
          <w:lang w:val="pt-BR"/>
        </w:rPr>
        <w:t>8. cross product = |u|*|v|*sin(a)</w:t>
      </w:r>
    </w:p>
    <w:p w:rsidR="005F1F37" w:rsidRPr="003F0B0C" w:rsidRDefault="005F1F37" w:rsidP="005F1F37">
      <w:pPr>
        <w:pStyle w:val="ad"/>
        <w:rPr>
          <w:rFonts w:hAnsi="宋体" w:cs="宋体"/>
        </w:rPr>
      </w:pPr>
      <w:r w:rsidRPr="003F0B0C">
        <w:rPr>
          <w:rFonts w:hAnsi="宋体" w:cs="宋体" w:hint="eastAsia"/>
          <w:lang w:val="pt-BR"/>
        </w:rPr>
        <w:t xml:space="preserve">   </w:t>
      </w:r>
      <w:r w:rsidRPr="003F0B0C">
        <w:rPr>
          <w:rFonts w:hAnsi="宋体" w:cs="宋体" w:hint="eastAsia"/>
        </w:rPr>
        <w:t>dot product = |u|*|v|*cos(a)</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9. (P1-P0)x(P2-P0)结果的意义:</w:t>
      </w:r>
    </w:p>
    <w:p w:rsidR="005F1F37" w:rsidRPr="003F0B0C" w:rsidRDefault="005F1F37" w:rsidP="005F1F37">
      <w:pPr>
        <w:pStyle w:val="ad"/>
        <w:rPr>
          <w:rFonts w:hAnsi="宋体" w:cs="宋体"/>
        </w:rPr>
      </w:pPr>
      <w:r w:rsidRPr="003F0B0C">
        <w:rPr>
          <w:rFonts w:hAnsi="宋体" w:cs="宋体" w:hint="eastAsia"/>
        </w:rPr>
        <w:t xml:space="preserve">   正: &lt;P0,P1&gt;在&lt;P0,P2&gt;顺时针(0,pi)内</w:t>
      </w:r>
    </w:p>
    <w:p w:rsidR="005F1F37" w:rsidRPr="003F0B0C" w:rsidRDefault="005F1F37" w:rsidP="005F1F37">
      <w:pPr>
        <w:pStyle w:val="ad"/>
        <w:rPr>
          <w:rFonts w:hAnsi="宋体" w:cs="宋体"/>
        </w:rPr>
      </w:pPr>
      <w:r w:rsidRPr="003F0B0C">
        <w:rPr>
          <w:rFonts w:hAnsi="宋体" w:cs="宋体" w:hint="eastAsia"/>
        </w:rPr>
        <w:t xml:space="preserve">   负: &lt;P0,P1&gt;在&lt;P0,P2&gt;逆时针(0,pi)内</w:t>
      </w:r>
    </w:p>
    <w:p w:rsidR="005F1F37" w:rsidRPr="003F0B0C" w:rsidRDefault="005F1F37" w:rsidP="005F1F37">
      <w:pPr>
        <w:pStyle w:val="ad"/>
        <w:rPr>
          <w:rFonts w:hAnsi="宋体" w:cs="宋体"/>
        </w:rPr>
      </w:pPr>
      <w:r w:rsidRPr="003F0B0C">
        <w:rPr>
          <w:rFonts w:hAnsi="宋体" w:cs="宋体" w:hint="eastAsia"/>
        </w:rPr>
        <w:t xml:space="preserve">   0 : &lt;P0,P1&gt;,&lt;P0,P2&gt;共线,夹角为0或pi</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10. 误差限缺省使用1e-8!</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1.2   几何公式</w:t>
      </w:r>
    </w:p>
    <w:p w:rsidR="005F1F37" w:rsidRPr="003F0B0C" w:rsidRDefault="005F1F37" w:rsidP="005F1F37">
      <w:pPr>
        <w:pStyle w:val="ad"/>
        <w:rPr>
          <w:rFonts w:hAnsi="宋体" w:cs="宋体"/>
        </w:rPr>
      </w:pPr>
      <w:r w:rsidRPr="003F0B0C">
        <w:rPr>
          <w:rFonts w:hAnsi="宋体" w:cs="宋体" w:hint="eastAsia"/>
        </w:rPr>
        <w:t>三角形:</w:t>
      </w:r>
    </w:p>
    <w:p w:rsidR="005F1F37" w:rsidRPr="003F0B0C" w:rsidRDefault="005F1F37" w:rsidP="005F1F37">
      <w:pPr>
        <w:pStyle w:val="ad"/>
        <w:rPr>
          <w:rFonts w:hAnsi="宋体" w:cs="宋体"/>
        </w:rPr>
      </w:pPr>
      <w:r w:rsidRPr="003F0B0C">
        <w:rPr>
          <w:rFonts w:hAnsi="宋体" w:cs="宋体" w:hint="eastAsia"/>
        </w:rPr>
        <w:t>1. 半周长 P=(a+b+c)/2</w:t>
      </w:r>
    </w:p>
    <w:p w:rsidR="005F1F37" w:rsidRPr="003F0B0C" w:rsidRDefault="005F1F37" w:rsidP="005F1F37">
      <w:pPr>
        <w:pStyle w:val="ad"/>
        <w:rPr>
          <w:rFonts w:hAnsi="宋体" w:cs="宋体"/>
        </w:rPr>
      </w:pPr>
      <w:r w:rsidRPr="003F0B0C">
        <w:rPr>
          <w:rFonts w:hAnsi="宋体" w:cs="宋体" w:hint="eastAsia"/>
        </w:rPr>
        <w:t>2. 面积 S=aHa/2=absin(C)/2=sqrt(P(P-a)(P-b)(P-c))</w:t>
      </w:r>
    </w:p>
    <w:p w:rsidR="005F1F37" w:rsidRPr="003F0B0C" w:rsidRDefault="005F1F37" w:rsidP="005F1F37">
      <w:pPr>
        <w:pStyle w:val="ad"/>
        <w:rPr>
          <w:rFonts w:hAnsi="宋体" w:cs="宋体"/>
        </w:rPr>
      </w:pPr>
      <w:r w:rsidRPr="003F0B0C">
        <w:rPr>
          <w:rFonts w:hAnsi="宋体" w:cs="宋体" w:hint="eastAsia"/>
        </w:rPr>
        <w:t>3. 中线 Ma=sqrt(2(b^2+c^2)-a^2)/2=sqrt(b^2+c^2+2bccos(A))/2</w:t>
      </w:r>
    </w:p>
    <w:p w:rsidR="005F1F37" w:rsidRPr="003F0B0C" w:rsidRDefault="005F1F37" w:rsidP="005F1F37">
      <w:pPr>
        <w:pStyle w:val="ad"/>
        <w:rPr>
          <w:rFonts w:hAnsi="宋体" w:cs="宋体"/>
        </w:rPr>
      </w:pPr>
      <w:r w:rsidRPr="003F0B0C">
        <w:rPr>
          <w:rFonts w:hAnsi="宋体" w:cs="宋体" w:hint="eastAsia"/>
        </w:rPr>
        <w:t>4. 角平分线 Ta=sqrt(bc((b+c)^2-a^2))/(b+c)=2bccos(A/2)/(b+c)</w:t>
      </w:r>
    </w:p>
    <w:p w:rsidR="005F1F37" w:rsidRPr="003F0B0C" w:rsidRDefault="005F1F37" w:rsidP="005F1F37">
      <w:pPr>
        <w:pStyle w:val="ad"/>
        <w:rPr>
          <w:rFonts w:hAnsi="宋体" w:cs="宋体"/>
        </w:rPr>
      </w:pPr>
      <w:r w:rsidRPr="003F0B0C">
        <w:rPr>
          <w:rFonts w:hAnsi="宋体" w:cs="宋体" w:hint="eastAsia"/>
        </w:rPr>
        <w:t>5. 高线 Ha=bsin(C)=csin(B)=sqrt(b^2-((a^2+b^2-c^2)/(</w:t>
      </w:r>
      <w:smartTag w:uri="urn:schemas-microsoft-com:office:smarttags" w:element="chmetcnv">
        <w:smartTagPr>
          <w:attr w:name="UnitName" w:val="a"/>
          <w:attr w:name="SourceValue" w:val="2"/>
          <w:attr w:name="HasSpace" w:val="False"/>
          <w:attr w:name="Negative" w:val="False"/>
          <w:attr w:name="NumberType" w:val="1"/>
          <w:attr w:name="TCSC" w:val="0"/>
        </w:smartTagPr>
        <w:r w:rsidRPr="003F0B0C">
          <w:rPr>
            <w:rFonts w:hAnsi="宋体" w:cs="宋体" w:hint="eastAsia"/>
          </w:rPr>
          <w:t>2a</w:t>
        </w:r>
      </w:smartTag>
      <w:r w:rsidRPr="003F0B0C">
        <w:rPr>
          <w:rFonts w:hAnsi="宋体" w:cs="宋体" w:hint="eastAsia"/>
        </w:rPr>
        <w:t>))^2)</w:t>
      </w:r>
    </w:p>
    <w:p w:rsidR="005F1F37" w:rsidRPr="003F0B0C" w:rsidRDefault="005F1F37" w:rsidP="005F1F37">
      <w:pPr>
        <w:pStyle w:val="ad"/>
        <w:rPr>
          <w:rFonts w:hAnsi="宋体" w:cs="宋体"/>
        </w:rPr>
      </w:pPr>
      <w:r w:rsidRPr="003F0B0C">
        <w:rPr>
          <w:rFonts w:hAnsi="宋体" w:cs="宋体" w:hint="eastAsia"/>
        </w:rPr>
        <w:t>6. 内切圆半径 r=S/P=asin(B/2)sin(C/2)/sin((B+C)/2)</w:t>
      </w:r>
    </w:p>
    <w:p w:rsidR="005F1F37" w:rsidRPr="003F0B0C" w:rsidRDefault="005F1F37" w:rsidP="005F1F37">
      <w:pPr>
        <w:pStyle w:val="ad"/>
        <w:rPr>
          <w:rFonts w:hAnsi="宋体" w:cs="宋体"/>
        </w:rPr>
      </w:pPr>
      <w:r w:rsidRPr="003F0B0C">
        <w:rPr>
          <w:rFonts w:hAnsi="宋体" w:cs="宋体" w:hint="eastAsia"/>
        </w:rPr>
        <w:t xml:space="preserve">               =4Rsin(A/2)sin(B/2)sin(C/2)=sqrt((P-a)(P-b)(P-c)/P)</w:t>
      </w:r>
    </w:p>
    <w:p w:rsidR="005F1F37" w:rsidRPr="003F0B0C" w:rsidRDefault="005F1F37" w:rsidP="005F1F37">
      <w:pPr>
        <w:pStyle w:val="ad"/>
        <w:rPr>
          <w:rFonts w:hAnsi="宋体" w:cs="宋体"/>
        </w:rPr>
      </w:pPr>
      <w:r w:rsidRPr="003F0B0C">
        <w:rPr>
          <w:rFonts w:hAnsi="宋体" w:cs="宋体" w:hint="eastAsia"/>
        </w:rPr>
        <w:t xml:space="preserve">               =Ptan(A/2)tan(B/2)tan(C/2)</w:t>
      </w:r>
    </w:p>
    <w:p w:rsidR="005F1F37" w:rsidRPr="003F0B0C" w:rsidRDefault="005F1F37" w:rsidP="005F1F37">
      <w:pPr>
        <w:pStyle w:val="ad"/>
        <w:rPr>
          <w:rFonts w:hAnsi="宋体" w:cs="宋体"/>
        </w:rPr>
      </w:pPr>
      <w:r w:rsidRPr="003F0B0C">
        <w:rPr>
          <w:rFonts w:hAnsi="宋体" w:cs="宋体" w:hint="eastAsia"/>
        </w:rPr>
        <w:t>7. 外接圆半径 R=abc/(4S)=a/(2sin(A))=b/(2sin(B))=c/(2sin(C))</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四边形:</w:t>
      </w:r>
    </w:p>
    <w:p w:rsidR="005F1F37" w:rsidRPr="003F0B0C" w:rsidRDefault="005F1F37" w:rsidP="005F1F37">
      <w:pPr>
        <w:pStyle w:val="ad"/>
        <w:rPr>
          <w:rFonts w:hAnsi="宋体" w:cs="宋体"/>
        </w:rPr>
      </w:pPr>
      <w:r w:rsidRPr="003F0B0C">
        <w:rPr>
          <w:rFonts w:hAnsi="宋体" w:cs="宋体" w:hint="eastAsia"/>
        </w:rPr>
        <w:t>D1,D2为对角线,M对角线中点连线,A为对角线夹角</w:t>
      </w:r>
    </w:p>
    <w:p w:rsidR="005F1F37" w:rsidRPr="003F0B0C" w:rsidRDefault="005F1F37" w:rsidP="005F1F37">
      <w:pPr>
        <w:pStyle w:val="ad"/>
        <w:rPr>
          <w:rFonts w:hAnsi="宋体" w:cs="宋体"/>
        </w:rPr>
      </w:pPr>
      <w:r w:rsidRPr="003F0B0C">
        <w:rPr>
          <w:rFonts w:hAnsi="宋体" w:cs="宋体" w:hint="eastAsia"/>
        </w:rPr>
        <w:t>1. a^2+b^2+c^2+d^2=D1^2+D2^2+</w:t>
      </w:r>
      <w:smartTag w:uri="urn:schemas-microsoft-com:office:smarttags" w:element="chmetcnv">
        <w:smartTagPr>
          <w:attr w:name="UnitName" w:val="m"/>
          <w:attr w:name="SourceValue" w:val="4"/>
          <w:attr w:name="HasSpace" w:val="False"/>
          <w:attr w:name="Negative" w:val="False"/>
          <w:attr w:name="NumberType" w:val="1"/>
          <w:attr w:name="TCSC" w:val="0"/>
        </w:smartTagPr>
        <w:r w:rsidRPr="003F0B0C">
          <w:rPr>
            <w:rFonts w:hAnsi="宋体" w:cs="宋体" w:hint="eastAsia"/>
          </w:rPr>
          <w:t>4M</w:t>
        </w:r>
      </w:smartTag>
      <w:r w:rsidRPr="003F0B0C">
        <w:rPr>
          <w:rFonts w:hAnsi="宋体" w:cs="宋体" w:hint="eastAsia"/>
        </w:rPr>
        <w:t>^2</w:t>
      </w:r>
    </w:p>
    <w:p w:rsidR="005F1F37" w:rsidRPr="003F0B0C" w:rsidRDefault="005F1F37" w:rsidP="005F1F37">
      <w:pPr>
        <w:pStyle w:val="ad"/>
        <w:rPr>
          <w:rFonts w:hAnsi="宋体" w:cs="宋体"/>
        </w:rPr>
      </w:pPr>
      <w:r w:rsidRPr="003F0B0C">
        <w:rPr>
          <w:rFonts w:hAnsi="宋体" w:cs="宋体" w:hint="eastAsia"/>
        </w:rPr>
        <w:t>2. S=D1D2sin(A)/2</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(以下对圆的内接四边形)</w:t>
      </w:r>
    </w:p>
    <w:p w:rsidR="005F1F37" w:rsidRPr="003F0B0C" w:rsidRDefault="005F1F37" w:rsidP="005F1F37">
      <w:pPr>
        <w:pStyle w:val="ad"/>
        <w:rPr>
          <w:rFonts w:hAnsi="宋体" w:cs="宋体"/>
        </w:rPr>
      </w:pPr>
      <w:r w:rsidRPr="003F0B0C">
        <w:rPr>
          <w:rFonts w:hAnsi="宋体" w:cs="宋体" w:hint="eastAsia"/>
        </w:rPr>
        <w:t>3. ac+bd=D1D2</w:t>
      </w:r>
    </w:p>
    <w:p w:rsidR="005F1F37" w:rsidRPr="003F0B0C" w:rsidRDefault="005F1F37" w:rsidP="005F1F37">
      <w:pPr>
        <w:pStyle w:val="ad"/>
        <w:rPr>
          <w:rFonts w:hAnsi="宋体" w:cs="宋体"/>
        </w:rPr>
      </w:pPr>
      <w:r w:rsidRPr="003F0B0C">
        <w:rPr>
          <w:rFonts w:hAnsi="宋体" w:cs="宋体" w:hint="eastAsia"/>
        </w:rPr>
        <w:t>4. S=sqrt((P-a)(P-b)(P-c)(P-d)),P为半周长</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正n边形:</w:t>
      </w:r>
    </w:p>
    <w:p w:rsidR="005F1F37" w:rsidRPr="003F0B0C" w:rsidRDefault="005F1F37" w:rsidP="005F1F37">
      <w:pPr>
        <w:pStyle w:val="ad"/>
        <w:rPr>
          <w:rFonts w:hAnsi="宋体" w:cs="宋体"/>
        </w:rPr>
      </w:pPr>
      <w:r w:rsidRPr="003F0B0C">
        <w:rPr>
          <w:rFonts w:hAnsi="宋体" w:cs="宋体" w:hint="eastAsia"/>
        </w:rPr>
        <w:t>R为外接圆半径,r为内切圆半径</w:t>
      </w:r>
    </w:p>
    <w:p w:rsidR="005F1F37" w:rsidRPr="003F0B0C" w:rsidRDefault="005F1F37" w:rsidP="005F1F37">
      <w:pPr>
        <w:pStyle w:val="ad"/>
        <w:rPr>
          <w:rFonts w:hAnsi="宋体" w:cs="宋体"/>
        </w:rPr>
      </w:pPr>
      <w:r w:rsidRPr="003F0B0C">
        <w:rPr>
          <w:rFonts w:hAnsi="宋体" w:cs="宋体" w:hint="eastAsia"/>
        </w:rPr>
        <w:t>1. 中心角 A=2PI/n</w:t>
      </w:r>
    </w:p>
    <w:p w:rsidR="005F1F37" w:rsidRPr="003F0B0C" w:rsidRDefault="005F1F37" w:rsidP="005F1F37">
      <w:pPr>
        <w:pStyle w:val="ad"/>
        <w:rPr>
          <w:rFonts w:hAnsi="宋体" w:cs="宋体"/>
        </w:rPr>
      </w:pPr>
      <w:r w:rsidRPr="003F0B0C">
        <w:rPr>
          <w:rFonts w:hAnsi="宋体" w:cs="宋体" w:hint="eastAsia"/>
        </w:rPr>
        <w:t>2. 内角 C=(n-2)PI/n</w:t>
      </w:r>
    </w:p>
    <w:p w:rsidR="005F1F37" w:rsidRPr="003F0B0C" w:rsidRDefault="005F1F37" w:rsidP="005F1F37">
      <w:pPr>
        <w:pStyle w:val="ad"/>
        <w:rPr>
          <w:rFonts w:hAnsi="宋体" w:cs="宋体"/>
        </w:rPr>
      </w:pPr>
      <w:r w:rsidRPr="003F0B0C">
        <w:rPr>
          <w:rFonts w:hAnsi="宋体" w:cs="宋体" w:hint="eastAsia"/>
        </w:rPr>
        <w:t>3. 边长 a=2sqrt(R^2-r^2)=2Rsin(A/2)=2rtan(A/2)</w:t>
      </w:r>
    </w:p>
    <w:p w:rsidR="005F1F37" w:rsidRPr="003F0B0C" w:rsidRDefault="005F1F37" w:rsidP="005F1F37">
      <w:pPr>
        <w:pStyle w:val="ad"/>
        <w:rPr>
          <w:rFonts w:hAnsi="宋体" w:cs="宋体"/>
        </w:rPr>
      </w:pPr>
      <w:r w:rsidRPr="003F0B0C">
        <w:rPr>
          <w:rFonts w:hAnsi="宋体" w:cs="宋体" w:hint="eastAsia"/>
        </w:rPr>
        <w:t>4. 面积 S=nar/2=nr^2tan(A/2)=nR^2sin(A)/2=na^2/(4tan(A/2))</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圆:</w:t>
      </w:r>
    </w:p>
    <w:p w:rsidR="005F1F37" w:rsidRPr="003F0B0C" w:rsidRDefault="005F1F37" w:rsidP="005F1F37">
      <w:pPr>
        <w:pStyle w:val="ad"/>
        <w:rPr>
          <w:rFonts w:hAnsi="宋体" w:cs="宋体"/>
        </w:rPr>
      </w:pPr>
      <w:r w:rsidRPr="003F0B0C">
        <w:rPr>
          <w:rFonts w:hAnsi="宋体" w:cs="宋体" w:hint="eastAsia"/>
        </w:rPr>
        <w:t>1. 弧长 l=rA</w:t>
      </w:r>
    </w:p>
    <w:p w:rsidR="005F1F37" w:rsidRPr="003F0B0C" w:rsidRDefault="005F1F37" w:rsidP="005F1F37">
      <w:pPr>
        <w:pStyle w:val="ad"/>
        <w:rPr>
          <w:rFonts w:hAnsi="宋体" w:cs="宋体"/>
        </w:rPr>
      </w:pPr>
      <w:r w:rsidRPr="003F0B0C">
        <w:rPr>
          <w:rFonts w:hAnsi="宋体" w:cs="宋体" w:hint="eastAsia"/>
        </w:rPr>
        <w:lastRenderedPageBreak/>
        <w:t>2. 弦长 a=2sqrt(2hr-h^2)=2rsin(A/2)</w:t>
      </w:r>
    </w:p>
    <w:p w:rsidR="005F1F37" w:rsidRPr="003F0B0C" w:rsidRDefault="005F1F37" w:rsidP="005F1F37">
      <w:pPr>
        <w:pStyle w:val="ad"/>
        <w:rPr>
          <w:rFonts w:hAnsi="宋体" w:cs="宋体"/>
        </w:rPr>
      </w:pPr>
      <w:r w:rsidRPr="003F0B0C">
        <w:rPr>
          <w:rFonts w:hAnsi="宋体" w:cs="宋体" w:hint="eastAsia"/>
        </w:rPr>
        <w:t>3. 弓形高 h=r-sqrt(r^2-a^2/4)=r(1-cos(A/2))=atan(A/4)/2</w:t>
      </w:r>
    </w:p>
    <w:p w:rsidR="005F1F37" w:rsidRPr="003F0B0C" w:rsidRDefault="005F1F37" w:rsidP="005F1F37">
      <w:pPr>
        <w:pStyle w:val="ad"/>
        <w:rPr>
          <w:rFonts w:hAnsi="宋体" w:cs="宋体"/>
        </w:rPr>
      </w:pPr>
      <w:r w:rsidRPr="003F0B0C">
        <w:rPr>
          <w:rFonts w:hAnsi="宋体" w:cs="宋体" w:hint="eastAsia"/>
        </w:rPr>
        <w:t>4. 扇形面积 S1=rl/2=r^</w:t>
      </w:r>
      <w:smartTag w:uri="urn:schemas-microsoft-com:office:smarttags" w:element="chmetcnv">
        <w:smartTagPr>
          <w:attr w:name="UnitName" w:val="a"/>
          <w:attr w:name="SourceValue" w:val="2"/>
          <w:attr w:name="HasSpace" w:val="False"/>
          <w:attr w:name="Negative" w:val="False"/>
          <w:attr w:name="NumberType" w:val="1"/>
          <w:attr w:name="TCSC" w:val="0"/>
        </w:smartTagPr>
        <w:r w:rsidRPr="003F0B0C">
          <w:rPr>
            <w:rFonts w:hAnsi="宋体" w:cs="宋体" w:hint="eastAsia"/>
          </w:rPr>
          <w:t>2A</w:t>
        </w:r>
      </w:smartTag>
      <w:r w:rsidRPr="003F0B0C">
        <w:rPr>
          <w:rFonts w:hAnsi="宋体" w:cs="宋体" w:hint="eastAsia"/>
        </w:rPr>
        <w:t>/2</w:t>
      </w:r>
    </w:p>
    <w:p w:rsidR="005F1F37" w:rsidRPr="003F0B0C" w:rsidRDefault="005F1F37" w:rsidP="005F1F37">
      <w:pPr>
        <w:pStyle w:val="ad"/>
        <w:rPr>
          <w:rFonts w:hAnsi="宋体" w:cs="宋体"/>
        </w:rPr>
      </w:pPr>
      <w:r w:rsidRPr="003F0B0C">
        <w:rPr>
          <w:rFonts w:hAnsi="宋体" w:cs="宋体" w:hint="eastAsia"/>
        </w:rPr>
        <w:t>5. 弓形面积 S2=(rl-a(r-h))/2=r^2(A-sin(A))/2</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棱柱:</w:t>
      </w:r>
    </w:p>
    <w:p w:rsidR="005F1F37" w:rsidRPr="003F0B0C" w:rsidRDefault="005F1F37" w:rsidP="005F1F37">
      <w:pPr>
        <w:pStyle w:val="ad"/>
        <w:rPr>
          <w:rFonts w:hAnsi="宋体" w:cs="宋体"/>
        </w:rPr>
      </w:pPr>
      <w:r w:rsidRPr="003F0B0C">
        <w:rPr>
          <w:rFonts w:hAnsi="宋体" w:cs="宋体" w:hint="eastAsia"/>
        </w:rPr>
        <w:t>1. 体积 V=Ah,A为底面积,h为高</w:t>
      </w:r>
    </w:p>
    <w:p w:rsidR="005F1F37" w:rsidRPr="003F0B0C" w:rsidRDefault="005F1F37" w:rsidP="005F1F37">
      <w:pPr>
        <w:pStyle w:val="ad"/>
        <w:rPr>
          <w:rFonts w:hAnsi="宋体" w:cs="宋体"/>
        </w:rPr>
      </w:pPr>
      <w:r w:rsidRPr="003F0B0C">
        <w:rPr>
          <w:rFonts w:hAnsi="宋体" w:cs="宋体" w:hint="eastAsia"/>
        </w:rPr>
        <w:t>2. 侧面积 S=lp,l为棱长,p为直截面周长</w:t>
      </w:r>
    </w:p>
    <w:p w:rsidR="005F1F37" w:rsidRPr="003F0B0C" w:rsidRDefault="005F1F37" w:rsidP="005F1F37">
      <w:pPr>
        <w:pStyle w:val="ad"/>
        <w:rPr>
          <w:rFonts w:hAnsi="宋体" w:cs="宋体"/>
        </w:rPr>
      </w:pPr>
      <w:r w:rsidRPr="003F0B0C">
        <w:rPr>
          <w:rFonts w:hAnsi="宋体" w:cs="宋体" w:hint="eastAsia"/>
        </w:rPr>
        <w:t>3. 全面积 T=S+</w:t>
      </w:r>
      <w:smartTag w:uri="urn:schemas-microsoft-com:office:smarttags" w:element="chmetcnv">
        <w:smartTagPr>
          <w:attr w:name="UnitName" w:val="a"/>
          <w:attr w:name="SourceValue" w:val="2"/>
          <w:attr w:name="HasSpace" w:val="False"/>
          <w:attr w:name="Negative" w:val="False"/>
          <w:attr w:name="NumberType" w:val="1"/>
          <w:attr w:name="TCSC" w:val="0"/>
        </w:smartTagPr>
        <w:r w:rsidRPr="003F0B0C">
          <w:rPr>
            <w:rFonts w:hAnsi="宋体" w:cs="宋体" w:hint="eastAsia"/>
          </w:rPr>
          <w:t>2A</w:t>
        </w:r>
      </w:smartTag>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棱锥:</w:t>
      </w:r>
    </w:p>
    <w:p w:rsidR="005F1F37" w:rsidRPr="003F0B0C" w:rsidRDefault="005F1F37" w:rsidP="005F1F37">
      <w:pPr>
        <w:pStyle w:val="ad"/>
        <w:rPr>
          <w:rFonts w:hAnsi="宋体" w:cs="宋体"/>
        </w:rPr>
      </w:pPr>
      <w:r w:rsidRPr="003F0B0C">
        <w:rPr>
          <w:rFonts w:hAnsi="宋体" w:cs="宋体" w:hint="eastAsia"/>
        </w:rPr>
        <w:t>1. 体积 V=Ah/3,A为底面积,h为高</w:t>
      </w:r>
    </w:p>
    <w:p w:rsidR="005F1F37" w:rsidRPr="003F0B0C" w:rsidRDefault="005F1F37" w:rsidP="005F1F37">
      <w:pPr>
        <w:pStyle w:val="ad"/>
        <w:rPr>
          <w:rFonts w:hAnsi="宋体" w:cs="宋体"/>
        </w:rPr>
      </w:pPr>
      <w:r w:rsidRPr="003F0B0C">
        <w:rPr>
          <w:rFonts w:hAnsi="宋体" w:cs="宋体" w:hint="eastAsia"/>
        </w:rPr>
        <w:t>(以下对正棱锥)</w:t>
      </w:r>
    </w:p>
    <w:p w:rsidR="005F1F37" w:rsidRPr="003F0B0C" w:rsidRDefault="005F1F37" w:rsidP="005F1F37">
      <w:pPr>
        <w:pStyle w:val="ad"/>
        <w:rPr>
          <w:rFonts w:hAnsi="宋体" w:cs="宋体"/>
        </w:rPr>
      </w:pPr>
      <w:r w:rsidRPr="003F0B0C">
        <w:rPr>
          <w:rFonts w:hAnsi="宋体" w:cs="宋体" w:hint="eastAsia"/>
        </w:rPr>
        <w:t>2. 侧面积 S=lp/2,l为斜高,p为底面周长</w:t>
      </w:r>
    </w:p>
    <w:p w:rsidR="005F1F37" w:rsidRPr="003F0B0C" w:rsidRDefault="005F1F37" w:rsidP="005F1F37">
      <w:pPr>
        <w:pStyle w:val="ad"/>
        <w:rPr>
          <w:rFonts w:hAnsi="宋体" w:cs="宋体"/>
        </w:rPr>
      </w:pPr>
      <w:r w:rsidRPr="003F0B0C">
        <w:rPr>
          <w:rFonts w:hAnsi="宋体" w:cs="宋体" w:hint="eastAsia"/>
        </w:rPr>
        <w:t>3. 全面积 T=S+A</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棱台:</w:t>
      </w:r>
    </w:p>
    <w:p w:rsidR="005F1F37" w:rsidRPr="003F0B0C" w:rsidRDefault="005F1F37" w:rsidP="005F1F37">
      <w:pPr>
        <w:pStyle w:val="ad"/>
        <w:rPr>
          <w:rFonts w:hAnsi="宋体" w:cs="宋体"/>
        </w:rPr>
      </w:pPr>
      <w:r w:rsidRPr="003F0B0C">
        <w:rPr>
          <w:rFonts w:hAnsi="宋体" w:cs="宋体" w:hint="eastAsia"/>
        </w:rPr>
        <w:t>1. 体积 V=(A1+A2+sqrt(A</w:t>
      </w:r>
      <w:smartTag w:uri="urn:schemas-microsoft-com:office:smarttags" w:element="chmetcnv">
        <w:smartTagPr>
          <w:attr w:name="UnitName" w:val="a"/>
          <w:attr w:name="SourceValue" w:val="1"/>
          <w:attr w:name="HasSpace" w:val="False"/>
          <w:attr w:name="Negative" w:val="False"/>
          <w:attr w:name="NumberType" w:val="1"/>
          <w:attr w:name="TCSC" w:val="0"/>
        </w:smartTagPr>
        <w:r w:rsidRPr="003F0B0C">
          <w:rPr>
            <w:rFonts w:hAnsi="宋体" w:cs="宋体" w:hint="eastAsia"/>
          </w:rPr>
          <w:t>1A</w:t>
        </w:r>
      </w:smartTag>
      <w:r w:rsidRPr="003F0B0C">
        <w:rPr>
          <w:rFonts w:hAnsi="宋体" w:cs="宋体" w:hint="eastAsia"/>
        </w:rPr>
        <w:t>2))h/3,A1.A2为上下底面积,h为高</w:t>
      </w:r>
    </w:p>
    <w:p w:rsidR="005F1F37" w:rsidRPr="003F0B0C" w:rsidRDefault="005F1F37" w:rsidP="005F1F37">
      <w:pPr>
        <w:pStyle w:val="ad"/>
        <w:rPr>
          <w:rFonts w:hAnsi="宋体" w:cs="宋体"/>
        </w:rPr>
      </w:pPr>
      <w:r w:rsidRPr="003F0B0C">
        <w:rPr>
          <w:rFonts w:hAnsi="宋体" w:cs="宋体" w:hint="eastAsia"/>
        </w:rPr>
        <w:t>(以下为正棱台)</w:t>
      </w:r>
    </w:p>
    <w:p w:rsidR="005F1F37" w:rsidRPr="003F0B0C" w:rsidRDefault="005F1F37" w:rsidP="005F1F37">
      <w:pPr>
        <w:pStyle w:val="ad"/>
        <w:rPr>
          <w:rFonts w:hAnsi="宋体" w:cs="宋体"/>
        </w:rPr>
      </w:pPr>
      <w:r w:rsidRPr="003F0B0C">
        <w:rPr>
          <w:rFonts w:hAnsi="宋体" w:cs="宋体" w:hint="eastAsia"/>
        </w:rPr>
        <w:t>2. 侧面积 S=(p1+p2)l/2,p1.p2为上下底面周长,l为斜高</w:t>
      </w:r>
    </w:p>
    <w:p w:rsidR="005F1F37" w:rsidRPr="003F0B0C" w:rsidRDefault="005F1F37" w:rsidP="005F1F37">
      <w:pPr>
        <w:pStyle w:val="ad"/>
        <w:rPr>
          <w:rFonts w:hAnsi="宋体" w:cs="宋体"/>
        </w:rPr>
      </w:pPr>
      <w:r w:rsidRPr="003F0B0C">
        <w:rPr>
          <w:rFonts w:hAnsi="宋体" w:cs="宋体" w:hint="eastAsia"/>
        </w:rPr>
        <w:t>3. 全面积 T=S+A1+A2</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圆柱:</w:t>
      </w:r>
    </w:p>
    <w:p w:rsidR="005F1F37" w:rsidRPr="003F0B0C" w:rsidRDefault="005F1F37" w:rsidP="005F1F37">
      <w:pPr>
        <w:pStyle w:val="ad"/>
        <w:rPr>
          <w:rFonts w:hAnsi="宋体" w:cs="宋体"/>
        </w:rPr>
      </w:pPr>
      <w:r w:rsidRPr="003F0B0C">
        <w:rPr>
          <w:rFonts w:hAnsi="宋体" w:cs="宋体" w:hint="eastAsia"/>
        </w:rPr>
        <w:t>1. 侧面积 S=2PIrh</w:t>
      </w:r>
    </w:p>
    <w:p w:rsidR="005F1F37" w:rsidRPr="003F0B0C" w:rsidRDefault="005F1F37" w:rsidP="005F1F37">
      <w:pPr>
        <w:pStyle w:val="ad"/>
        <w:rPr>
          <w:rFonts w:hAnsi="宋体" w:cs="宋体"/>
        </w:rPr>
      </w:pPr>
      <w:r w:rsidRPr="003F0B0C">
        <w:rPr>
          <w:rFonts w:hAnsi="宋体" w:cs="宋体" w:hint="eastAsia"/>
        </w:rPr>
        <w:t>2. 全面积 T=2PIr(h+r)</w:t>
      </w:r>
    </w:p>
    <w:p w:rsidR="005F1F37" w:rsidRPr="003F0B0C" w:rsidRDefault="005F1F37" w:rsidP="005F1F37">
      <w:pPr>
        <w:pStyle w:val="ad"/>
        <w:rPr>
          <w:rFonts w:hAnsi="宋体" w:cs="宋体"/>
        </w:rPr>
      </w:pPr>
      <w:r w:rsidRPr="003F0B0C">
        <w:rPr>
          <w:rFonts w:hAnsi="宋体" w:cs="宋体" w:hint="eastAsia"/>
        </w:rPr>
        <w:t>3. 体积 V=PIr^2h</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圆锥:</w:t>
      </w:r>
    </w:p>
    <w:p w:rsidR="005F1F37" w:rsidRPr="003F0B0C" w:rsidRDefault="005F1F37" w:rsidP="005F1F37">
      <w:pPr>
        <w:pStyle w:val="ad"/>
        <w:rPr>
          <w:rFonts w:hAnsi="宋体" w:cs="宋体"/>
        </w:rPr>
      </w:pPr>
      <w:r w:rsidRPr="003F0B0C">
        <w:rPr>
          <w:rFonts w:hAnsi="宋体" w:cs="宋体" w:hint="eastAsia"/>
        </w:rPr>
        <w:t>1. 母线 l=sqrt(h^2+r^2)</w:t>
      </w:r>
    </w:p>
    <w:p w:rsidR="005F1F37" w:rsidRPr="003F0B0C" w:rsidRDefault="005F1F37" w:rsidP="005F1F37">
      <w:pPr>
        <w:pStyle w:val="ad"/>
        <w:rPr>
          <w:rFonts w:hAnsi="宋体" w:cs="宋体"/>
        </w:rPr>
      </w:pPr>
      <w:r w:rsidRPr="003F0B0C">
        <w:rPr>
          <w:rFonts w:hAnsi="宋体" w:cs="宋体" w:hint="eastAsia"/>
        </w:rPr>
        <w:t>2. 侧面积 S=PIrl</w:t>
      </w:r>
    </w:p>
    <w:p w:rsidR="005F1F37" w:rsidRPr="003F0B0C" w:rsidRDefault="005F1F37" w:rsidP="005F1F37">
      <w:pPr>
        <w:pStyle w:val="ad"/>
        <w:rPr>
          <w:rFonts w:hAnsi="宋体" w:cs="宋体"/>
        </w:rPr>
      </w:pPr>
      <w:r w:rsidRPr="003F0B0C">
        <w:rPr>
          <w:rFonts w:hAnsi="宋体" w:cs="宋体" w:hint="eastAsia"/>
        </w:rPr>
        <w:t>3. 全面积 T=PIr(l+r)</w:t>
      </w:r>
    </w:p>
    <w:p w:rsidR="005F1F37" w:rsidRPr="003F0B0C" w:rsidRDefault="005F1F37" w:rsidP="005F1F37">
      <w:pPr>
        <w:pStyle w:val="ad"/>
        <w:rPr>
          <w:rFonts w:hAnsi="宋体" w:cs="宋体"/>
        </w:rPr>
      </w:pPr>
      <w:r w:rsidRPr="003F0B0C">
        <w:rPr>
          <w:rFonts w:hAnsi="宋体" w:cs="宋体" w:hint="eastAsia"/>
        </w:rPr>
        <w:t>4. 体积 V=PIr^2h/3</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圆台:</w:t>
      </w:r>
    </w:p>
    <w:p w:rsidR="005F1F37" w:rsidRPr="003F0B0C" w:rsidRDefault="005F1F37" w:rsidP="005F1F37">
      <w:pPr>
        <w:pStyle w:val="ad"/>
        <w:rPr>
          <w:rFonts w:hAnsi="宋体" w:cs="宋体"/>
        </w:rPr>
      </w:pPr>
      <w:r w:rsidRPr="003F0B0C">
        <w:rPr>
          <w:rFonts w:hAnsi="宋体" w:cs="宋体" w:hint="eastAsia"/>
        </w:rPr>
        <w:t>1. 母线 l=sqrt(h^2+(r1-r2)^2)</w:t>
      </w:r>
    </w:p>
    <w:p w:rsidR="005F1F37" w:rsidRPr="003F0B0C" w:rsidRDefault="005F1F37" w:rsidP="005F1F37">
      <w:pPr>
        <w:pStyle w:val="ad"/>
        <w:rPr>
          <w:rFonts w:hAnsi="宋体" w:cs="宋体"/>
        </w:rPr>
      </w:pPr>
      <w:r w:rsidRPr="003F0B0C">
        <w:rPr>
          <w:rFonts w:hAnsi="宋体" w:cs="宋体" w:hint="eastAsia"/>
        </w:rPr>
        <w:t>2. 侧面积 S=PI(r1+r2)l</w:t>
      </w:r>
    </w:p>
    <w:p w:rsidR="005F1F37" w:rsidRPr="003F0B0C" w:rsidRDefault="005F1F37" w:rsidP="005F1F37">
      <w:pPr>
        <w:pStyle w:val="ad"/>
        <w:rPr>
          <w:rFonts w:hAnsi="宋体" w:cs="宋体"/>
        </w:rPr>
      </w:pPr>
      <w:r w:rsidRPr="003F0B0C">
        <w:rPr>
          <w:rFonts w:hAnsi="宋体" w:cs="宋体" w:hint="eastAsia"/>
        </w:rPr>
        <w:t>3. 全面积 T=PIr1(l+r1)+PIr2(l+r2)</w:t>
      </w:r>
    </w:p>
    <w:p w:rsidR="005F1F37" w:rsidRPr="003F0B0C" w:rsidRDefault="005F1F37" w:rsidP="005F1F37">
      <w:pPr>
        <w:pStyle w:val="ad"/>
        <w:rPr>
          <w:rFonts w:hAnsi="宋体" w:cs="宋体"/>
        </w:rPr>
      </w:pPr>
      <w:r w:rsidRPr="003F0B0C">
        <w:rPr>
          <w:rFonts w:hAnsi="宋体" w:cs="宋体" w:hint="eastAsia"/>
        </w:rPr>
        <w:t>4. 体积 V=PI(r1^2+r2^2+r1r2)h/3</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球:</w:t>
      </w:r>
    </w:p>
    <w:p w:rsidR="005F1F37" w:rsidRPr="003F0B0C" w:rsidRDefault="005F1F37" w:rsidP="005F1F37">
      <w:pPr>
        <w:pStyle w:val="ad"/>
        <w:rPr>
          <w:rFonts w:hAnsi="宋体" w:cs="宋体"/>
        </w:rPr>
      </w:pPr>
      <w:r w:rsidRPr="003F0B0C">
        <w:rPr>
          <w:rFonts w:hAnsi="宋体" w:cs="宋体" w:hint="eastAsia"/>
        </w:rPr>
        <w:t>1. 全面积 T=4PIr^2</w:t>
      </w:r>
    </w:p>
    <w:p w:rsidR="005F1F37" w:rsidRPr="003F0B0C" w:rsidRDefault="005F1F37" w:rsidP="005F1F37">
      <w:pPr>
        <w:pStyle w:val="ad"/>
        <w:rPr>
          <w:rFonts w:hAnsi="宋体" w:cs="宋体"/>
        </w:rPr>
      </w:pPr>
      <w:r w:rsidRPr="003F0B0C">
        <w:rPr>
          <w:rFonts w:hAnsi="宋体" w:cs="宋体" w:hint="eastAsia"/>
        </w:rPr>
        <w:t>2. 体积 V=4PIr^3/3</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球台:</w:t>
      </w:r>
    </w:p>
    <w:p w:rsidR="005F1F37" w:rsidRPr="003F0B0C" w:rsidRDefault="005F1F37" w:rsidP="005F1F37">
      <w:pPr>
        <w:pStyle w:val="ad"/>
        <w:rPr>
          <w:rFonts w:hAnsi="宋体" w:cs="宋体"/>
        </w:rPr>
      </w:pPr>
      <w:r w:rsidRPr="003F0B0C">
        <w:rPr>
          <w:rFonts w:hAnsi="宋体" w:cs="宋体" w:hint="eastAsia"/>
        </w:rPr>
        <w:lastRenderedPageBreak/>
        <w:t>1. 侧面积 S=2PIrh</w:t>
      </w:r>
    </w:p>
    <w:p w:rsidR="005F1F37" w:rsidRPr="003F0B0C" w:rsidRDefault="005F1F37" w:rsidP="005F1F37">
      <w:pPr>
        <w:pStyle w:val="ad"/>
        <w:rPr>
          <w:rFonts w:hAnsi="宋体" w:cs="宋体"/>
        </w:rPr>
      </w:pPr>
      <w:r w:rsidRPr="003F0B0C">
        <w:rPr>
          <w:rFonts w:hAnsi="宋体" w:cs="宋体" w:hint="eastAsia"/>
        </w:rPr>
        <w:t>2. 全面积 T=PI(2rh+r1^2+r2^2)</w:t>
      </w:r>
    </w:p>
    <w:p w:rsidR="005F1F37" w:rsidRPr="003F0B0C" w:rsidRDefault="005F1F37" w:rsidP="005F1F37">
      <w:pPr>
        <w:pStyle w:val="ad"/>
        <w:rPr>
          <w:rFonts w:hAnsi="宋体" w:cs="宋体"/>
        </w:rPr>
      </w:pPr>
      <w:r w:rsidRPr="003F0B0C">
        <w:rPr>
          <w:rFonts w:hAnsi="宋体" w:cs="宋体" w:hint="eastAsia"/>
        </w:rPr>
        <w:t>3. 体积 V=PIh(3(r1^2+r2^2)+h^2)/6</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球扇形:</w:t>
      </w:r>
    </w:p>
    <w:p w:rsidR="005F1F37" w:rsidRPr="003F0B0C" w:rsidRDefault="005F1F37" w:rsidP="005F1F37">
      <w:pPr>
        <w:pStyle w:val="ad"/>
        <w:rPr>
          <w:rFonts w:hAnsi="宋体" w:cs="宋体"/>
        </w:rPr>
      </w:pPr>
      <w:r w:rsidRPr="003F0B0C">
        <w:rPr>
          <w:rFonts w:hAnsi="宋体" w:cs="宋体" w:hint="eastAsia"/>
        </w:rPr>
        <w:t>1. 全面积 T=PIr(2h+r0),h为球冠高,r0为球冠底面半径</w:t>
      </w:r>
    </w:p>
    <w:p w:rsidR="005F1F37" w:rsidRPr="003F0B0C" w:rsidRDefault="005F1F37" w:rsidP="005F1F37">
      <w:pPr>
        <w:pStyle w:val="ad"/>
        <w:rPr>
          <w:rFonts w:hAnsi="宋体" w:cs="宋体"/>
        </w:rPr>
      </w:pPr>
      <w:r w:rsidRPr="003F0B0C">
        <w:rPr>
          <w:rFonts w:hAnsi="宋体" w:cs="宋体" w:hint="eastAsia"/>
        </w:rPr>
        <w:t>2. 体积 V=2PIr^2h/3</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1.3  多边形</w:t>
      </w:r>
    </w:p>
    <w:p w:rsidR="005F1F37" w:rsidRPr="003F0B0C" w:rsidRDefault="005F1F37" w:rsidP="005F1F37">
      <w:pPr>
        <w:pStyle w:val="ad"/>
        <w:rPr>
          <w:rFonts w:hAnsi="宋体" w:cs="宋体"/>
        </w:rPr>
      </w:pPr>
      <w:r w:rsidRPr="003F0B0C">
        <w:rPr>
          <w:rFonts w:hAnsi="宋体" w:cs="宋体" w:hint="eastAsia"/>
        </w:rPr>
        <w:t>#include &lt;stdlib.h&gt;</w:t>
      </w:r>
    </w:p>
    <w:p w:rsidR="005F1F37" w:rsidRPr="003F0B0C" w:rsidRDefault="005F1F37" w:rsidP="005F1F37">
      <w:pPr>
        <w:pStyle w:val="ad"/>
        <w:rPr>
          <w:rFonts w:hAnsi="宋体" w:cs="宋体"/>
        </w:rPr>
      </w:pPr>
      <w:r w:rsidRPr="003F0B0C">
        <w:rPr>
          <w:rFonts w:hAnsi="宋体" w:cs="宋体" w:hint="eastAsia"/>
        </w:rPr>
        <w:t>#include &lt;math.h&gt;</w:t>
      </w:r>
    </w:p>
    <w:p w:rsidR="005F1F37" w:rsidRPr="003F0B0C" w:rsidRDefault="005F1F37" w:rsidP="005F1F37">
      <w:pPr>
        <w:pStyle w:val="ad"/>
        <w:rPr>
          <w:rFonts w:hAnsi="宋体" w:cs="宋体"/>
        </w:rPr>
      </w:pPr>
      <w:r w:rsidRPr="003F0B0C">
        <w:rPr>
          <w:rFonts w:hAnsi="宋体" w:cs="宋体" w:hint="eastAsia"/>
        </w:rPr>
        <w:t>#define MAXN 1000</w:t>
      </w:r>
    </w:p>
    <w:p w:rsidR="005F1F37" w:rsidRPr="003F0B0C" w:rsidRDefault="005F1F37" w:rsidP="005F1F37">
      <w:pPr>
        <w:pStyle w:val="ad"/>
        <w:rPr>
          <w:rFonts w:hAnsi="宋体" w:cs="宋体"/>
        </w:rPr>
      </w:pPr>
      <w:r w:rsidRPr="003F0B0C">
        <w:rPr>
          <w:rFonts w:hAnsi="宋体" w:cs="宋体" w:hint="eastAsia"/>
        </w:rPr>
        <w:t>#define offset 10000</w:t>
      </w:r>
    </w:p>
    <w:p w:rsidR="005F1F37" w:rsidRPr="003F0B0C" w:rsidRDefault="005F1F37" w:rsidP="005F1F37">
      <w:pPr>
        <w:pStyle w:val="ad"/>
        <w:rPr>
          <w:rFonts w:hAnsi="宋体" w:cs="宋体"/>
        </w:rPr>
      </w:pPr>
      <w:r w:rsidRPr="003F0B0C">
        <w:rPr>
          <w:rFonts w:hAnsi="宋体" w:cs="宋体" w:hint="eastAsia"/>
        </w:rPr>
        <w:t>#define eps 1e-8</w:t>
      </w:r>
    </w:p>
    <w:p w:rsidR="005F1F37" w:rsidRPr="003F0B0C" w:rsidRDefault="005F1F37" w:rsidP="005F1F37">
      <w:pPr>
        <w:pStyle w:val="ad"/>
        <w:rPr>
          <w:rFonts w:hAnsi="宋体" w:cs="宋体"/>
          <w:lang w:val="pt-BR"/>
        </w:rPr>
      </w:pPr>
      <w:r w:rsidRPr="003F0B0C">
        <w:rPr>
          <w:rFonts w:hAnsi="宋体" w:cs="宋体" w:hint="eastAsia"/>
          <w:lang w:val="pt-BR"/>
        </w:rPr>
        <w:t>#define zero(x) (((x)&gt;0?(x):-(x))&lt;eps)</w:t>
      </w:r>
    </w:p>
    <w:p w:rsidR="005F1F37" w:rsidRPr="003F0B0C" w:rsidRDefault="005F1F37" w:rsidP="005F1F37">
      <w:pPr>
        <w:pStyle w:val="ad"/>
        <w:rPr>
          <w:rFonts w:hAnsi="宋体" w:cs="宋体"/>
        </w:rPr>
      </w:pPr>
      <w:r w:rsidRPr="003F0B0C">
        <w:rPr>
          <w:rFonts w:hAnsi="宋体" w:cs="宋体" w:hint="eastAsia"/>
        </w:rPr>
        <w:t>#define _sign(x) ((x)&gt;eps?1:((x)&lt;-eps?2:0))</w:t>
      </w:r>
    </w:p>
    <w:p w:rsidR="005F1F37" w:rsidRPr="003F0B0C" w:rsidRDefault="005F1F37" w:rsidP="005F1F37">
      <w:pPr>
        <w:pStyle w:val="ad"/>
        <w:rPr>
          <w:rFonts w:hAnsi="宋体" w:cs="宋体"/>
        </w:rPr>
      </w:pPr>
      <w:r w:rsidRPr="003F0B0C">
        <w:rPr>
          <w:rFonts w:hAnsi="宋体" w:cs="宋体" w:hint="eastAsia"/>
        </w:rPr>
        <w:t>struct point{double x,y;};</w:t>
      </w:r>
    </w:p>
    <w:p w:rsidR="005F1F37" w:rsidRPr="003F0B0C" w:rsidRDefault="005F1F37" w:rsidP="005F1F37">
      <w:pPr>
        <w:pStyle w:val="ad"/>
        <w:rPr>
          <w:rFonts w:hAnsi="宋体" w:cs="宋体"/>
        </w:rPr>
      </w:pPr>
      <w:r w:rsidRPr="003F0B0C">
        <w:rPr>
          <w:rFonts w:hAnsi="宋体" w:cs="宋体" w:hint="eastAsia"/>
        </w:rPr>
        <w:t>struct line{point a,b;};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xmult(point p1,point p2,point p0){</w:t>
      </w:r>
    </w:p>
    <w:p w:rsidR="005F1F37" w:rsidRPr="003F0B0C" w:rsidRDefault="005F1F37" w:rsidP="005F1F37">
      <w:pPr>
        <w:pStyle w:val="ad"/>
        <w:rPr>
          <w:rFonts w:hAnsi="宋体" w:cs="宋体"/>
        </w:rPr>
      </w:pPr>
      <w:r w:rsidRPr="003F0B0C">
        <w:rPr>
          <w:rFonts w:hAnsi="宋体" w:cs="宋体" w:hint="eastAsia"/>
        </w:rPr>
        <w:t xml:space="preserve">       return (p1.x-p0.x)*(p2.y-p0.y)-(p2.x-p0.x)*(p1.y-p0.y);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//判定凸多边形,顶点按顺时针或逆时针给出,允许相邻边共线</w:t>
      </w:r>
    </w:p>
    <w:p w:rsidR="005F1F37" w:rsidRPr="003F0B0C" w:rsidRDefault="005F1F37" w:rsidP="005F1F37">
      <w:pPr>
        <w:pStyle w:val="ad"/>
        <w:rPr>
          <w:rFonts w:hAnsi="宋体" w:cs="宋体"/>
        </w:rPr>
      </w:pPr>
      <w:r w:rsidRPr="003F0B0C">
        <w:rPr>
          <w:rFonts w:hAnsi="宋体" w:cs="宋体" w:hint="eastAsia"/>
        </w:rPr>
        <w:t>int is_convex(int n,point* p){</w:t>
      </w:r>
    </w:p>
    <w:p w:rsidR="005F1F37" w:rsidRPr="003F0B0C" w:rsidRDefault="005F1F37" w:rsidP="005F1F37">
      <w:pPr>
        <w:pStyle w:val="ad"/>
        <w:rPr>
          <w:rFonts w:hAnsi="宋体" w:cs="宋体"/>
        </w:rPr>
      </w:pPr>
      <w:r w:rsidRPr="003F0B0C">
        <w:rPr>
          <w:rFonts w:hAnsi="宋体" w:cs="宋体" w:hint="eastAsia"/>
        </w:rPr>
        <w:t xml:space="preserve">       int i,s[3]={1,1,1};</w:t>
      </w:r>
    </w:p>
    <w:p w:rsidR="005F1F37" w:rsidRPr="003F0B0C" w:rsidRDefault="005F1F37" w:rsidP="005F1F37">
      <w:pPr>
        <w:pStyle w:val="ad"/>
        <w:rPr>
          <w:rFonts w:hAnsi="宋体" w:cs="宋体"/>
        </w:rPr>
      </w:pPr>
      <w:r w:rsidRPr="003F0B0C">
        <w:rPr>
          <w:rFonts w:hAnsi="宋体" w:cs="宋体" w:hint="eastAsia"/>
        </w:rPr>
        <w:t xml:space="preserve">       for (i=0;i&lt;n&amp;&amp;s[1]|s[2];i++)</w:t>
      </w:r>
    </w:p>
    <w:p w:rsidR="005F1F37" w:rsidRPr="003F0B0C" w:rsidRDefault="005F1F37" w:rsidP="005F1F37">
      <w:pPr>
        <w:pStyle w:val="ad"/>
        <w:rPr>
          <w:rFonts w:hAnsi="宋体" w:cs="宋体"/>
        </w:rPr>
      </w:pPr>
      <w:r w:rsidRPr="003F0B0C">
        <w:rPr>
          <w:rFonts w:hAnsi="宋体" w:cs="宋体" w:hint="eastAsia"/>
        </w:rPr>
        <w:t xml:space="preserve">              s[_sign(xmult(p[(i+1)%n],p[(i+2)%n],p[i]))]=0;</w:t>
      </w:r>
    </w:p>
    <w:p w:rsidR="005F1F37" w:rsidRPr="003F0B0C" w:rsidRDefault="005F1F37" w:rsidP="005F1F37">
      <w:pPr>
        <w:pStyle w:val="ad"/>
        <w:rPr>
          <w:rFonts w:hAnsi="宋体" w:cs="宋体"/>
        </w:rPr>
      </w:pPr>
      <w:r w:rsidRPr="003F0B0C">
        <w:rPr>
          <w:rFonts w:hAnsi="宋体" w:cs="宋体" w:hint="eastAsia"/>
        </w:rPr>
        <w:t xml:space="preserve">       return s[1]|s[2];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//判定凸多边形,顶点按顺时针或逆时针给出,不允许相邻边共线</w:t>
      </w:r>
    </w:p>
    <w:p w:rsidR="005F1F37" w:rsidRPr="003F0B0C" w:rsidRDefault="005F1F37" w:rsidP="005F1F37">
      <w:pPr>
        <w:pStyle w:val="ad"/>
        <w:rPr>
          <w:rFonts w:hAnsi="宋体" w:cs="宋体"/>
        </w:rPr>
      </w:pPr>
      <w:r w:rsidRPr="003F0B0C">
        <w:rPr>
          <w:rFonts w:hAnsi="宋体" w:cs="宋体" w:hint="eastAsia"/>
        </w:rPr>
        <w:t>int is_convex_v2(int n,point* p){</w:t>
      </w:r>
    </w:p>
    <w:p w:rsidR="005F1F37" w:rsidRPr="003F0B0C" w:rsidRDefault="005F1F37" w:rsidP="005F1F37">
      <w:pPr>
        <w:pStyle w:val="ad"/>
        <w:rPr>
          <w:rFonts w:hAnsi="宋体" w:cs="宋体"/>
        </w:rPr>
      </w:pPr>
      <w:r w:rsidRPr="003F0B0C">
        <w:rPr>
          <w:rFonts w:hAnsi="宋体" w:cs="宋体" w:hint="eastAsia"/>
        </w:rPr>
        <w:t xml:space="preserve">       int i,s[3]={1,1,1};</w:t>
      </w:r>
    </w:p>
    <w:p w:rsidR="005F1F37" w:rsidRPr="003F0B0C" w:rsidRDefault="005F1F37" w:rsidP="005F1F37">
      <w:pPr>
        <w:pStyle w:val="ad"/>
        <w:rPr>
          <w:rFonts w:hAnsi="宋体" w:cs="宋体"/>
        </w:rPr>
      </w:pPr>
      <w:r w:rsidRPr="003F0B0C">
        <w:rPr>
          <w:rFonts w:hAnsi="宋体" w:cs="宋体" w:hint="eastAsia"/>
        </w:rPr>
        <w:t xml:space="preserve">       for (i=0;i&lt;n&amp;&amp;s[0]&amp;&amp;s[1]|s[2];i++)</w:t>
      </w:r>
    </w:p>
    <w:p w:rsidR="005F1F37" w:rsidRPr="003F0B0C" w:rsidRDefault="005F1F37" w:rsidP="005F1F37">
      <w:pPr>
        <w:pStyle w:val="ad"/>
        <w:rPr>
          <w:rFonts w:hAnsi="宋体" w:cs="宋体"/>
        </w:rPr>
      </w:pPr>
      <w:r w:rsidRPr="003F0B0C">
        <w:rPr>
          <w:rFonts w:hAnsi="宋体" w:cs="宋体" w:hint="eastAsia"/>
        </w:rPr>
        <w:t xml:space="preserve">              s[_sign(xmult(p[(i+1)%n],p[(i+2)%n],p[i]))]=0;</w:t>
      </w:r>
    </w:p>
    <w:p w:rsidR="005F1F37" w:rsidRPr="003F0B0C" w:rsidRDefault="005F1F37" w:rsidP="005F1F37">
      <w:pPr>
        <w:pStyle w:val="ad"/>
        <w:rPr>
          <w:rFonts w:hAnsi="宋体" w:cs="宋体"/>
        </w:rPr>
      </w:pPr>
      <w:r w:rsidRPr="003F0B0C">
        <w:rPr>
          <w:rFonts w:hAnsi="宋体" w:cs="宋体" w:hint="eastAsia"/>
        </w:rPr>
        <w:t xml:space="preserve">       return s[0]&amp;&amp;s[1]|s[2];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//判点在凸多边形内或多边形边上,顶点按顺时针或逆时针给出</w:t>
      </w:r>
    </w:p>
    <w:p w:rsidR="005F1F37" w:rsidRPr="003F0B0C" w:rsidRDefault="005F1F37" w:rsidP="005F1F37">
      <w:pPr>
        <w:pStyle w:val="ad"/>
        <w:rPr>
          <w:rFonts w:hAnsi="宋体" w:cs="宋体"/>
        </w:rPr>
      </w:pPr>
      <w:r w:rsidRPr="003F0B0C">
        <w:rPr>
          <w:rFonts w:hAnsi="宋体" w:cs="宋体" w:hint="eastAsia"/>
        </w:rPr>
        <w:t>int inside_convex(point q,int n,point* p){</w:t>
      </w:r>
    </w:p>
    <w:p w:rsidR="005F1F37" w:rsidRPr="003F0B0C" w:rsidRDefault="005F1F37" w:rsidP="005F1F37">
      <w:pPr>
        <w:pStyle w:val="ad"/>
        <w:rPr>
          <w:rFonts w:hAnsi="宋体" w:cs="宋体"/>
        </w:rPr>
      </w:pPr>
      <w:r w:rsidRPr="003F0B0C">
        <w:rPr>
          <w:rFonts w:hAnsi="宋体" w:cs="宋体" w:hint="eastAsia"/>
        </w:rPr>
        <w:t xml:space="preserve">       int i,s[3]={1,1,1};</w:t>
      </w:r>
    </w:p>
    <w:p w:rsidR="005F1F37" w:rsidRPr="003F0B0C" w:rsidRDefault="005F1F37" w:rsidP="005F1F37">
      <w:pPr>
        <w:pStyle w:val="ad"/>
        <w:rPr>
          <w:rFonts w:hAnsi="宋体" w:cs="宋体"/>
        </w:rPr>
      </w:pPr>
      <w:r w:rsidRPr="003F0B0C">
        <w:rPr>
          <w:rFonts w:hAnsi="宋体" w:cs="宋体" w:hint="eastAsia"/>
        </w:rPr>
        <w:t xml:space="preserve">       for (i=0;i&lt;n&amp;&amp;s[1]|s[2];i++)</w:t>
      </w:r>
    </w:p>
    <w:p w:rsidR="005F1F37" w:rsidRPr="003F0B0C" w:rsidRDefault="005F1F37" w:rsidP="005F1F37">
      <w:pPr>
        <w:pStyle w:val="ad"/>
        <w:rPr>
          <w:rFonts w:hAnsi="宋体" w:cs="宋体"/>
        </w:rPr>
      </w:pPr>
      <w:r w:rsidRPr="003F0B0C">
        <w:rPr>
          <w:rFonts w:hAnsi="宋体" w:cs="宋体" w:hint="eastAsia"/>
        </w:rPr>
        <w:t xml:space="preserve">              s[_sign(xmult(p[(i+1)%n],q,p[i]))]=0;</w:t>
      </w:r>
    </w:p>
    <w:p w:rsidR="005F1F37" w:rsidRPr="003F0B0C" w:rsidRDefault="005F1F37" w:rsidP="005F1F37">
      <w:pPr>
        <w:pStyle w:val="ad"/>
        <w:rPr>
          <w:rFonts w:hAnsi="宋体" w:cs="宋体"/>
        </w:rPr>
      </w:pPr>
      <w:r w:rsidRPr="003F0B0C">
        <w:rPr>
          <w:rFonts w:hAnsi="宋体" w:cs="宋体" w:hint="eastAsia"/>
        </w:rPr>
        <w:t xml:space="preserve">       return s[1]|s[2];</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//判点在凸多边形内,顶点按顺时针或逆时针给出,在多边形边上返回0</w:t>
      </w:r>
    </w:p>
    <w:p w:rsidR="005F1F37" w:rsidRPr="003F0B0C" w:rsidRDefault="005F1F37" w:rsidP="005F1F37">
      <w:pPr>
        <w:pStyle w:val="ad"/>
        <w:rPr>
          <w:rFonts w:hAnsi="宋体" w:cs="宋体"/>
        </w:rPr>
      </w:pPr>
      <w:r w:rsidRPr="003F0B0C">
        <w:rPr>
          <w:rFonts w:hAnsi="宋体" w:cs="宋体" w:hint="eastAsia"/>
        </w:rPr>
        <w:t>int inside_convex_v2(point q,int n,point* p){</w:t>
      </w:r>
    </w:p>
    <w:p w:rsidR="005F1F37" w:rsidRPr="003F0B0C" w:rsidRDefault="005F1F37" w:rsidP="005F1F37">
      <w:pPr>
        <w:pStyle w:val="ad"/>
        <w:rPr>
          <w:rFonts w:hAnsi="宋体" w:cs="宋体"/>
        </w:rPr>
      </w:pPr>
      <w:r w:rsidRPr="003F0B0C">
        <w:rPr>
          <w:rFonts w:hAnsi="宋体" w:cs="宋体" w:hint="eastAsia"/>
        </w:rPr>
        <w:t xml:space="preserve">       int i,s[3]={1,1,1};</w:t>
      </w:r>
    </w:p>
    <w:p w:rsidR="005F1F37" w:rsidRPr="003F0B0C" w:rsidRDefault="005F1F37" w:rsidP="005F1F37">
      <w:pPr>
        <w:pStyle w:val="ad"/>
        <w:rPr>
          <w:rFonts w:hAnsi="宋体" w:cs="宋体"/>
        </w:rPr>
      </w:pPr>
      <w:r w:rsidRPr="003F0B0C">
        <w:rPr>
          <w:rFonts w:hAnsi="宋体" w:cs="宋体" w:hint="eastAsia"/>
        </w:rPr>
        <w:t xml:space="preserve">       for (i=0;i&lt;n&amp;&amp;s[0]&amp;&amp;s[1]|s[2];i++)</w:t>
      </w:r>
    </w:p>
    <w:p w:rsidR="005F1F37" w:rsidRPr="003F0B0C" w:rsidRDefault="005F1F37" w:rsidP="005F1F37">
      <w:pPr>
        <w:pStyle w:val="ad"/>
        <w:rPr>
          <w:rFonts w:hAnsi="宋体" w:cs="宋体"/>
        </w:rPr>
      </w:pPr>
      <w:r w:rsidRPr="003F0B0C">
        <w:rPr>
          <w:rFonts w:hAnsi="宋体" w:cs="宋体" w:hint="eastAsia"/>
        </w:rPr>
        <w:t xml:space="preserve">              s[_sign(xmult(p[(i+1)%n],q,p[i]))]=0;</w:t>
      </w:r>
    </w:p>
    <w:p w:rsidR="005F1F37" w:rsidRPr="003F0B0C" w:rsidRDefault="005F1F37" w:rsidP="005F1F37">
      <w:pPr>
        <w:pStyle w:val="ad"/>
        <w:rPr>
          <w:rFonts w:hAnsi="宋体" w:cs="宋体"/>
        </w:rPr>
      </w:pPr>
      <w:r w:rsidRPr="003F0B0C">
        <w:rPr>
          <w:rFonts w:hAnsi="宋体" w:cs="宋体" w:hint="eastAsia"/>
        </w:rPr>
        <w:t xml:space="preserve">       return s[0]&amp;&amp;s[1]|s[2];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//判点在任意多边形内,顶点按顺时针或逆时针给出</w:t>
      </w:r>
    </w:p>
    <w:p w:rsidR="005F1F37" w:rsidRPr="003F0B0C" w:rsidRDefault="005F1F37" w:rsidP="005F1F37">
      <w:pPr>
        <w:pStyle w:val="ad"/>
        <w:rPr>
          <w:rFonts w:hAnsi="宋体" w:cs="宋体"/>
        </w:rPr>
      </w:pPr>
      <w:r w:rsidRPr="003F0B0C">
        <w:rPr>
          <w:rFonts w:hAnsi="宋体" w:cs="宋体" w:hint="eastAsia"/>
        </w:rPr>
        <w:t>//on_edge表示点在多边形边上时的返回值,offset为多边形坐标上限</w:t>
      </w:r>
    </w:p>
    <w:p w:rsidR="005F1F37" w:rsidRPr="003F0B0C" w:rsidRDefault="005F1F37" w:rsidP="005F1F37">
      <w:pPr>
        <w:pStyle w:val="ad"/>
        <w:rPr>
          <w:rFonts w:hAnsi="宋体" w:cs="宋体"/>
        </w:rPr>
      </w:pPr>
      <w:r w:rsidRPr="003F0B0C">
        <w:rPr>
          <w:rFonts w:hAnsi="宋体" w:cs="宋体" w:hint="eastAsia"/>
        </w:rPr>
        <w:t>int inside_polygon(point q,int n,point* p,int on_edge=1){</w:t>
      </w:r>
    </w:p>
    <w:p w:rsidR="005F1F37" w:rsidRPr="003F0B0C" w:rsidRDefault="005F1F37" w:rsidP="005F1F37">
      <w:pPr>
        <w:pStyle w:val="ad"/>
        <w:rPr>
          <w:rFonts w:hAnsi="宋体" w:cs="宋体"/>
        </w:rPr>
      </w:pPr>
      <w:r w:rsidRPr="003F0B0C">
        <w:rPr>
          <w:rFonts w:hAnsi="宋体" w:cs="宋体" w:hint="eastAsia"/>
        </w:rPr>
        <w:t xml:space="preserve">       point q2;</w:t>
      </w:r>
    </w:p>
    <w:p w:rsidR="005F1F37" w:rsidRPr="003F0B0C" w:rsidRDefault="005F1F37" w:rsidP="005F1F37">
      <w:pPr>
        <w:pStyle w:val="ad"/>
        <w:rPr>
          <w:rFonts w:hAnsi="宋体" w:cs="宋体"/>
        </w:rPr>
      </w:pPr>
      <w:r w:rsidRPr="003F0B0C">
        <w:rPr>
          <w:rFonts w:hAnsi="宋体" w:cs="宋体" w:hint="eastAsia"/>
        </w:rPr>
        <w:t xml:space="preserve">       int i=0,count;</w:t>
      </w:r>
    </w:p>
    <w:p w:rsidR="005F1F37" w:rsidRPr="003F0B0C" w:rsidRDefault="005F1F37" w:rsidP="005F1F37">
      <w:pPr>
        <w:pStyle w:val="ad"/>
        <w:rPr>
          <w:rFonts w:hAnsi="宋体" w:cs="宋体"/>
        </w:rPr>
      </w:pPr>
      <w:r w:rsidRPr="003F0B0C">
        <w:rPr>
          <w:rFonts w:hAnsi="宋体" w:cs="宋体" w:hint="eastAsia"/>
        </w:rPr>
        <w:t xml:space="preserve">       while (i&lt;n)</w:t>
      </w:r>
    </w:p>
    <w:p w:rsidR="005F1F37" w:rsidRPr="003F0B0C" w:rsidRDefault="005F1F37" w:rsidP="005F1F37">
      <w:pPr>
        <w:pStyle w:val="ad"/>
        <w:rPr>
          <w:rFonts w:hAnsi="宋体" w:cs="宋体"/>
        </w:rPr>
      </w:pPr>
      <w:r w:rsidRPr="003F0B0C">
        <w:rPr>
          <w:rFonts w:hAnsi="宋体" w:cs="宋体" w:hint="eastAsia"/>
        </w:rPr>
        <w:t xml:space="preserve">              for (count=i=0,q2.x=rand()+offset,q2.y=rand()+offset;i&lt;n;i++)</w:t>
      </w:r>
    </w:p>
    <w:p w:rsidR="005F1F37" w:rsidRPr="003F0B0C" w:rsidRDefault="005F1F37" w:rsidP="005F1F37">
      <w:pPr>
        <w:pStyle w:val="ad"/>
        <w:rPr>
          <w:rFonts w:hAnsi="宋体" w:cs="宋体"/>
        </w:rPr>
      </w:pPr>
      <w:r w:rsidRPr="003F0B0C">
        <w:rPr>
          <w:rFonts w:hAnsi="宋体" w:cs="宋体" w:hint="eastAsia"/>
        </w:rPr>
        <w:t xml:space="preserve">                     if (zero(xmult(q,p[i],p[(i+1)%n]))&amp;&amp;(p[i].x-q.x)*(p[(i+1)%n].x-q.x)&lt;eps&amp;&amp;(p[i].y-q.y)*(p[(i+1)%n].y-q.y)&lt;eps)</w:t>
      </w:r>
    </w:p>
    <w:p w:rsidR="005F1F37" w:rsidRPr="003F0B0C" w:rsidRDefault="005F1F37" w:rsidP="005F1F37">
      <w:pPr>
        <w:pStyle w:val="ad"/>
        <w:rPr>
          <w:rFonts w:hAnsi="宋体" w:cs="宋体"/>
        </w:rPr>
      </w:pPr>
      <w:r w:rsidRPr="003F0B0C">
        <w:rPr>
          <w:rFonts w:hAnsi="宋体" w:cs="宋体" w:hint="eastAsia"/>
        </w:rPr>
        <w:t xml:space="preserve">                            return on_edge;</w:t>
      </w:r>
    </w:p>
    <w:p w:rsidR="005F1F37" w:rsidRPr="003F0B0C" w:rsidRDefault="005F1F37" w:rsidP="005F1F37">
      <w:pPr>
        <w:pStyle w:val="ad"/>
        <w:rPr>
          <w:rFonts w:hAnsi="宋体" w:cs="宋体"/>
        </w:rPr>
      </w:pPr>
      <w:r w:rsidRPr="003F0B0C">
        <w:rPr>
          <w:rFonts w:hAnsi="宋体" w:cs="宋体" w:hint="eastAsia"/>
        </w:rPr>
        <w:t xml:space="preserve">                     else if (zero(xmult(q,q2,p[i])))</w:t>
      </w:r>
    </w:p>
    <w:p w:rsidR="005F1F37" w:rsidRPr="003F0B0C" w:rsidRDefault="005F1F37" w:rsidP="005F1F37">
      <w:pPr>
        <w:pStyle w:val="ad"/>
        <w:rPr>
          <w:rFonts w:hAnsi="宋体" w:cs="宋体"/>
        </w:rPr>
      </w:pPr>
      <w:r w:rsidRPr="003F0B0C">
        <w:rPr>
          <w:rFonts w:hAnsi="宋体" w:cs="宋体" w:hint="eastAsia"/>
        </w:rPr>
        <w:t xml:space="preserve">                            break;</w:t>
      </w:r>
    </w:p>
    <w:p w:rsidR="005F1F37" w:rsidRPr="003F0B0C" w:rsidRDefault="005F1F37" w:rsidP="005F1F37">
      <w:pPr>
        <w:pStyle w:val="ad"/>
        <w:rPr>
          <w:rFonts w:hAnsi="宋体" w:cs="宋体"/>
        </w:rPr>
      </w:pPr>
      <w:r w:rsidRPr="003F0B0C">
        <w:rPr>
          <w:rFonts w:hAnsi="宋体" w:cs="宋体" w:hint="eastAsia"/>
        </w:rPr>
        <w:t xml:space="preserve">                     else </w:t>
      </w:r>
    </w:p>
    <w:p w:rsidR="005F1F37" w:rsidRPr="003F0B0C" w:rsidRDefault="005F1F37" w:rsidP="005F1F37">
      <w:pPr>
        <w:pStyle w:val="ad"/>
        <w:rPr>
          <w:rFonts w:hAnsi="宋体" w:cs="宋体"/>
        </w:rPr>
      </w:pPr>
      <w:r w:rsidRPr="003F0B0C">
        <w:rPr>
          <w:rFonts w:hAnsi="宋体" w:cs="宋体" w:hint="eastAsia"/>
        </w:rPr>
        <w:t>if(xmult(q,p[i],q2)*xmult(q,p[(i+1)%n],q2)&lt;-eps&amp;&amp;xmult(p[i],q,p[(i+1)%n])*xmult(p[i],q2,p[(i+1)%n])&lt;-eps)</w:t>
      </w:r>
    </w:p>
    <w:p w:rsidR="005F1F37" w:rsidRPr="003F0B0C" w:rsidRDefault="005F1F37" w:rsidP="005F1F37">
      <w:pPr>
        <w:pStyle w:val="ad"/>
        <w:rPr>
          <w:rFonts w:hAnsi="宋体" w:cs="宋体"/>
        </w:rPr>
      </w:pPr>
      <w:r w:rsidRPr="003F0B0C">
        <w:rPr>
          <w:rFonts w:hAnsi="宋体" w:cs="宋体" w:hint="eastAsia"/>
        </w:rPr>
        <w:t xml:space="preserve">                            count++;</w:t>
      </w:r>
    </w:p>
    <w:p w:rsidR="005F1F37" w:rsidRPr="003F0B0C" w:rsidRDefault="005F1F37" w:rsidP="005F1F37">
      <w:pPr>
        <w:pStyle w:val="ad"/>
        <w:rPr>
          <w:rFonts w:hAnsi="宋体" w:cs="宋体"/>
        </w:rPr>
      </w:pPr>
      <w:r w:rsidRPr="003F0B0C">
        <w:rPr>
          <w:rFonts w:hAnsi="宋体" w:cs="宋体" w:hint="eastAsia"/>
        </w:rPr>
        <w:t xml:space="preserve">       return count&amp;1;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inline int opposite_side(point p1,point p2,point l1,point l2){</w:t>
      </w:r>
    </w:p>
    <w:p w:rsidR="005F1F37" w:rsidRPr="003F0B0C" w:rsidRDefault="005F1F37" w:rsidP="005F1F37">
      <w:pPr>
        <w:pStyle w:val="ad"/>
        <w:rPr>
          <w:rFonts w:hAnsi="宋体" w:cs="宋体"/>
        </w:rPr>
      </w:pPr>
      <w:r w:rsidRPr="003F0B0C">
        <w:rPr>
          <w:rFonts w:hAnsi="宋体" w:cs="宋体" w:hint="eastAsia"/>
        </w:rPr>
        <w:t xml:space="preserve">       return xmult(l1,p1,l2)*xmult(l1,p2,l2)&lt;-eps;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inline int dot_online_in(point p,point l1,point l2){</w:t>
      </w:r>
    </w:p>
    <w:p w:rsidR="005F1F37" w:rsidRPr="003F0B0C" w:rsidRDefault="005F1F37" w:rsidP="005F1F37">
      <w:pPr>
        <w:pStyle w:val="ad"/>
        <w:rPr>
          <w:rFonts w:hAnsi="宋体" w:cs="宋体"/>
        </w:rPr>
      </w:pPr>
      <w:r w:rsidRPr="003F0B0C">
        <w:rPr>
          <w:rFonts w:hAnsi="宋体" w:cs="宋体" w:hint="eastAsia"/>
        </w:rPr>
        <w:t xml:space="preserve">       return zero(xmult(p,l1,l2))&amp;&amp;(l1.x-p.x)*(l2.x-p.x)&lt;eps&amp;&amp;(l1.y-p.y)*(l2.y-p.y)&lt;eps;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//判线段在任意多边形内,顶点按顺时针或逆时针给出,与边界相交返回1</w:t>
      </w:r>
    </w:p>
    <w:p w:rsidR="005F1F37" w:rsidRPr="003F0B0C" w:rsidRDefault="005F1F37" w:rsidP="005F1F37">
      <w:pPr>
        <w:pStyle w:val="ad"/>
        <w:rPr>
          <w:rFonts w:hAnsi="宋体" w:cs="宋体"/>
        </w:rPr>
      </w:pPr>
      <w:r w:rsidRPr="003F0B0C">
        <w:rPr>
          <w:rFonts w:hAnsi="宋体" w:cs="宋体" w:hint="eastAsia"/>
        </w:rPr>
        <w:t>int inside_polygon(point l1,point l2,int n,point* p){</w:t>
      </w:r>
    </w:p>
    <w:p w:rsidR="005F1F37" w:rsidRPr="003F0B0C" w:rsidRDefault="005F1F37" w:rsidP="005F1F37">
      <w:pPr>
        <w:pStyle w:val="ad"/>
        <w:rPr>
          <w:rFonts w:hAnsi="宋体" w:cs="宋体"/>
        </w:rPr>
      </w:pPr>
      <w:r w:rsidRPr="003F0B0C">
        <w:rPr>
          <w:rFonts w:hAnsi="宋体" w:cs="宋体" w:hint="eastAsia"/>
        </w:rPr>
        <w:t xml:space="preserve">       point t[MAXN],tt;</w:t>
      </w:r>
    </w:p>
    <w:p w:rsidR="005F1F37" w:rsidRPr="003F0B0C" w:rsidRDefault="005F1F37" w:rsidP="005F1F37">
      <w:pPr>
        <w:pStyle w:val="ad"/>
        <w:rPr>
          <w:rFonts w:hAnsi="宋体" w:cs="宋体"/>
        </w:rPr>
      </w:pPr>
      <w:r w:rsidRPr="003F0B0C">
        <w:rPr>
          <w:rFonts w:hAnsi="宋体" w:cs="宋体" w:hint="eastAsia"/>
        </w:rPr>
        <w:t xml:space="preserve">       int i,j,k=0;</w:t>
      </w:r>
    </w:p>
    <w:p w:rsidR="005F1F37" w:rsidRPr="003F0B0C" w:rsidRDefault="005F1F37" w:rsidP="005F1F37">
      <w:pPr>
        <w:pStyle w:val="ad"/>
        <w:rPr>
          <w:rFonts w:hAnsi="宋体" w:cs="宋体"/>
        </w:rPr>
      </w:pPr>
      <w:r w:rsidRPr="003F0B0C">
        <w:rPr>
          <w:rFonts w:hAnsi="宋体" w:cs="宋体" w:hint="eastAsia"/>
        </w:rPr>
        <w:t xml:space="preserve">       if (!inside_polygon(l1,n,p)||!inside_polygon(l2,n,p))</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lastRenderedPageBreak/>
        <w:t xml:space="preserve">       for (i=0;i&lt;n;i++)</w:t>
      </w:r>
    </w:p>
    <w:p w:rsidR="005F1F37" w:rsidRPr="003F0B0C" w:rsidRDefault="005F1F37" w:rsidP="005F1F37">
      <w:pPr>
        <w:pStyle w:val="ad"/>
        <w:rPr>
          <w:rFonts w:hAnsi="宋体" w:cs="宋体"/>
        </w:rPr>
      </w:pPr>
      <w:r w:rsidRPr="003F0B0C">
        <w:rPr>
          <w:rFonts w:hAnsi="宋体" w:cs="宋体" w:hint="eastAsia"/>
        </w:rPr>
        <w:t xml:space="preserve">              if (opposite_side(l1,l2,p[i],p[(i+1)%n])&amp;&amp;opposite_side(p[i],p[(i+1)%n],l1,l2))</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else if (dot_online_in(l1,p[i],p[(i+1)%n]))</w:t>
      </w:r>
    </w:p>
    <w:p w:rsidR="005F1F37" w:rsidRPr="003F0B0C" w:rsidRDefault="005F1F37" w:rsidP="005F1F37">
      <w:pPr>
        <w:pStyle w:val="ad"/>
        <w:rPr>
          <w:rFonts w:hAnsi="宋体" w:cs="宋体"/>
        </w:rPr>
      </w:pPr>
      <w:r w:rsidRPr="003F0B0C">
        <w:rPr>
          <w:rFonts w:hAnsi="宋体" w:cs="宋体" w:hint="eastAsia"/>
        </w:rPr>
        <w:t xml:space="preserve">                     t[k++]=l1;</w:t>
      </w:r>
    </w:p>
    <w:p w:rsidR="005F1F37" w:rsidRPr="003F0B0C" w:rsidRDefault="005F1F37" w:rsidP="005F1F37">
      <w:pPr>
        <w:pStyle w:val="ad"/>
        <w:rPr>
          <w:rFonts w:hAnsi="宋体" w:cs="宋体"/>
        </w:rPr>
      </w:pPr>
      <w:r w:rsidRPr="003F0B0C">
        <w:rPr>
          <w:rFonts w:hAnsi="宋体" w:cs="宋体" w:hint="eastAsia"/>
        </w:rPr>
        <w:t xml:space="preserve">              else if (dot_online_in(l2,p[i],p[(i+1)%n]))</w:t>
      </w:r>
    </w:p>
    <w:p w:rsidR="005F1F37" w:rsidRPr="003F0B0C" w:rsidRDefault="005F1F37" w:rsidP="005F1F37">
      <w:pPr>
        <w:pStyle w:val="ad"/>
        <w:rPr>
          <w:rFonts w:hAnsi="宋体" w:cs="宋体"/>
        </w:rPr>
      </w:pPr>
      <w:r w:rsidRPr="003F0B0C">
        <w:rPr>
          <w:rFonts w:hAnsi="宋体" w:cs="宋体" w:hint="eastAsia"/>
        </w:rPr>
        <w:t xml:space="preserve">                     t[k++]=l2;</w:t>
      </w:r>
    </w:p>
    <w:p w:rsidR="005F1F37" w:rsidRPr="003F0B0C" w:rsidRDefault="005F1F37" w:rsidP="005F1F37">
      <w:pPr>
        <w:pStyle w:val="ad"/>
        <w:rPr>
          <w:rFonts w:hAnsi="宋体" w:cs="宋体"/>
        </w:rPr>
      </w:pPr>
      <w:r w:rsidRPr="003F0B0C">
        <w:rPr>
          <w:rFonts w:hAnsi="宋体" w:cs="宋体" w:hint="eastAsia"/>
        </w:rPr>
        <w:t xml:space="preserve">              else if (dot_online_in(p[i],l1,l2))</w:t>
      </w:r>
    </w:p>
    <w:p w:rsidR="005F1F37" w:rsidRPr="003F0B0C" w:rsidRDefault="005F1F37" w:rsidP="005F1F37">
      <w:pPr>
        <w:pStyle w:val="ad"/>
        <w:rPr>
          <w:rFonts w:hAnsi="宋体" w:cs="宋体"/>
        </w:rPr>
      </w:pPr>
      <w:r w:rsidRPr="003F0B0C">
        <w:rPr>
          <w:rFonts w:hAnsi="宋体" w:cs="宋体" w:hint="eastAsia"/>
        </w:rPr>
        <w:t xml:space="preserve">                     t[k++]=p[i];</w:t>
      </w:r>
    </w:p>
    <w:p w:rsidR="005F1F37" w:rsidRPr="003F0B0C" w:rsidRDefault="005F1F37" w:rsidP="005F1F37">
      <w:pPr>
        <w:pStyle w:val="ad"/>
        <w:rPr>
          <w:rFonts w:hAnsi="宋体" w:cs="宋体"/>
        </w:rPr>
      </w:pPr>
      <w:r w:rsidRPr="003F0B0C">
        <w:rPr>
          <w:rFonts w:hAnsi="宋体" w:cs="宋体" w:hint="eastAsia"/>
        </w:rPr>
        <w:t xml:space="preserve">       for (i=0;i&lt;k;i++)</w:t>
      </w:r>
    </w:p>
    <w:p w:rsidR="005F1F37" w:rsidRPr="003F0B0C" w:rsidRDefault="005F1F37" w:rsidP="005F1F37">
      <w:pPr>
        <w:pStyle w:val="ad"/>
        <w:rPr>
          <w:rFonts w:hAnsi="宋体" w:cs="宋体"/>
        </w:rPr>
      </w:pPr>
      <w:r w:rsidRPr="003F0B0C">
        <w:rPr>
          <w:rFonts w:hAnsi="宋体" w:cs="宋体" w:hint="eastAsia"/>
        </w:rPr>
        <w:t xml:space="preserve">              for (j=i+1;j&lt;k;j++){</w:t>
      </w:r>
    </w:p>
    <w:p w:rsidR="005F1F37" w:rsidRPr="003F0B0C" w:rsidRDefault="005F1F37" w:rsidP="005F1F37">
      <w:pPr>
        <w:pStyle w:val="ad"/>
        <w:rPr>
          <w:rFonts w:hAnsi="宋体" w:cs="宋体"/>
        </w:rPr>
      </w:pPr>
      <w:r w:rsidRPr="003F0B0C">
        <w:rPr>
          <w:rFonts w:hAnsi="宋体" w:cs="宋体" w:hint="eastAsia"/>
        </w:rPr>
        <w:t xml:space="preserve">                     tt.x=(t[i].x+t[j].x)/2;</w:t>
      </w:r>
    </w:p>
    <w:p w:rsidR="005F1F37" w:rsidRPr="003F0B0C" w:rsidRDefault="005F1F37" w:rsidP="005F1F37">
      <w:pPr>
        <w:pStyle w:val="ad"/>
        <w:rPr>
          <w:rFonts w:hAnsi="宋体" w:cs="宋体"/>
        </w:rPr>
      </w:pPr>
      <w:r w:rsidRPr="003F0B0C">
        <w:rPr>
          <w:rFonts w:hAnsi="宋体" w:cs="宋体" w:hint="eastAsia"/>
        </w:rPr>
        <w:t xml:space="preserve">                     tt.y=(t[i].y+t[j].y)/2;</w:t>
      </w:r>
    </w:p>
    <w:p w:rsidR="005F1F37" w:rsidRPr="003F0B0C" w:rsidRDefault="005F1F37" w:rsidP="005F1F37">
      <w:pPr>
        <w:pStyle w:val="ad"/>
        <w:rPr>
          <w:rFonts w:hAnsi="宋体" w:cs="宋体"/>
        </w:rPr>
      </w:pPr>
      <w:r w:rsidRPr="003F0B0C">
        <w:rPr>
          <w:rFonts w:hAnsi="宋体" w:cs="宋体" w:hint="eastAsia"/>
        </w:rPr>
        <w:t xml:space="preserve">                     if (!inside_polygon(tt,n,p))</w:t>
      </w:r>
    </w:p>
    <w:p w:rsidR="005F1F37" w:rsidRPr="003F0B0C" w:rsidRDefault="005F1F37" w:rsidP="005F1F37">
      <w:pPr>
        <w:pStyle w:val="ad"/>
        <w:rPr>
          <w:rFonts w:hAnsi="宋体" w:cs="宋体"/>
        </w:rPr>
      </w:pPr>
      <w:r w:rsidRPr="003F0B0C">
        <w:rPr>
          <w:rFonts w:hAnsi="宋体" w:cs="宋体" w:hint="eastAsia"/>
        </w:rPr>
        <w:t xml:space="preserve">                            return 0;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point intersection(line u,line v){</w:t>
      </w:r>
    </w:p>
    <w:p w:rsidR="005F1F37" w:rsidRPr="003F0B0C" w:rsidRDefault="005F1F37" w:rsidP="005F1F37">
      <w:pPr>
        <w:pStyle w:val="ad"/>
        <w:rPr>
          <w:rFonts w:hAnsi="宋体" w:cs="宋体"/>
        </w:rPr>
      </w:pPr>
      <w:r w:rsidRPr="003F0B0C">
        <w:rPr>
          <w:rFonts w:hAnsi="宋体" w:cs="宋体" w:hint="eastAsia"/>
        </w:rPr>
        <w:t xml:space="preserve">       point ret=u.a;</w:t>
      </w:r>
    </w:p>
    <w:p w:rsidR="005F1F37" w:rsidRPr="003F0B0C" w:rsidRDefault="005F1F37" w:rsidP="005F1F37">
      <w:pPr>
        <w:pStyle w:val="ad"/>
        <w:rPr>
          <w:rFonts w:hAnsi="宋体" w:cs="宋体"/>
        </w:rPr>
      </w:pPr>
      <w:r w:rsidRPr="003F0B0C">
        <w:rPr>
          <w:rFonts w:hAnsi="宋体" w:cs="宋体" w:hint="eastAsia"/>
        </w:rPr>
        <w:t xml:space="preserve">       double t=((u.a.x-v.a.x)*(v.a.y-v.b.y)-(u.a.y-v.a.y)*(v.a.x-v.b.x))</w:t>
      </w:r>
    </w:p>
    <w:p w:rsidR="005F1F37" w:rsidRPr="003F0B0C" w:rsidRDefault="005F1F37" w:rsidP="005F1F37">
      <w:pPr>
        <w:pStyle w:val="ad"/>
        <w:rPr>
          <w:rFonts w:hAnsi="宋体" w:cs="宋体"/>
        </w:rPr>
      </w:pPr>
      <w:r w:rsidRPr="003F0B0C">
        <w:rPr>
          <w:rFonts w:hAnsi="宋体" w:cs="宋体" w:hint="eastAsia"/>
        </w:rPr>
        <w:t xml:space="preserve">                     /((u.a.x-u.b.x)*(v.a.y-v.b.y)-(u.a.y-u.b.y)*(v.a.x-v.b.x));</w:t>
      </w:r>
    </w:p>
    <w:p w:rsidR="005F1F37" w:rsidRPr="003F0B0C" w:rsidRDefault="005F1F37" w:rsidP="005F1F37">
      <w:pPr>
        <w:pStyle w:val="ad"/>
        <w:rPr>
          <w:rFonts w:hAnsi="宋体" w:cs="宋体"/>
        </w:rPr>
      </w:pPr>
      <w:r w:rsidRPr="003F0B0C">
        <w:rPr>
          <w:rFonts w:hAnsi="宋体" w:cs="宋体" w:hint="eastAsia"/>
        </w:rPr>
        <w:t xml:space="preserve">       ret.x+=(u.b.x-u.a.x)*t;</w:t>
      </w:r>
    </w:p>
    <w:p w:rsidR="005F1F37" w:rsidRPr="003F0B0C" w:rsidRDefault="005F1F37" w:rsidP="005F1F37">
      <w:pPr>
        <w:pStyle w:val="ad"/>
        <w:rPr>
          <w:rFonts w:hAnsi="宋体" w:cs="宋体"/>
        </w:rPr>
      </w:pPr>
      <w:r w:rsidRPr="003F0B0C">
        <w:rPr>
          <w:rFonts w:hAnsi="宋体" w:cs="宋体" w:hint="eastAsia"/>
        </w:rPr>
        <w:t xml:space="preserve">       ret.y+=(u.b.y-u.a.y)*t;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point barycenter(point a,point b,point c){</w:t>
      </w:r>
    </w:p>
    <w:p w:rsidR="005F1F37" w:rsidRPr="003F0B0C" w:rsidRDefault="005F1F37" w:rsidP="005F1F37">
      <w:pPr>
        <w:pStyle w:val="ad"/>
        <w:rPr>
          <w:rFonts w:hAnsi="宋体" w:cs="宋体"/>
        </w:rPr>
      </w:pPr>
      <w:r w:rsidRPr="003F0B0C">
        <w:rPr>
          <w:rFonts w:hAnsi="宋体" w:cs="宋体" w:hint="eastAsia"/>
        </w:rPr>
        <w:t xml:space="preserve">       line u,v;</w:t>
      </w:r>
    </w:p>
    <w:p w:rsidR="005F1F37" w:rsidRPr="003F0B0C" w:rsidRDefault="005F1F37" w:rsidP="005F1F37">
      <w:pPr>
        <w:pStyle w:val="ad"/>
        <w:rPr>
          <w:rFonts w:hAnsi="宋体" w:cs="宋体"/>
        </w:rPr>
      </w:pPr>
      <w:r w:rsidRPr="003F0B0C">
        <w:rPr>
          <w:rFonts w:hAnsi="宋体" w:cs="宋体" w:hint="eastAsia"/>
        </w:rPr>
        <w:t xml:space="preserve">       u.a.x=(a.x+b.x)/2;</w:t>
      </w:r>
    </w:p>
    <w:p w:rsidR="005F1F37" w:rsidRPr="003F0B0C" w:rsidRDefault="005F1F37" w:rsidP="005F1F37">
      <w:pPr>
        <w:pStyle w:val="ad"/>
        <w:rPr>
          <w:rFonts w:hAnsi="宋体" w:cs="宋体"/>
        </w:rPr>
      </w:pPr>
      <w:r w:rsidRPr="003F0B0C">
        <w:rPr>
          <w:rFonts w:hAnsi="宋体" w:cs="宋体" w:hint="eastAsia"/>
        </w:rPr>
        <w:t xml:space="preserve">       u.a.y=(a.y+b.y)/2;</w:t>
      </w:r>
    </w:p>
    <w:p w:rsidR="005F1F37" w:rsidRPr="003F0B0C" w:rsidRDefault="005F1F37" w:rsidP="005F1F37">
      <w:pPr>
        <w:pStyle w:val="ad"/>
        <w:rPr>
          <w:rFonts w:hAnsi="宋体" w:cs="宋体"/>
        </w:rPr>
      </w:pPr>
      <w:r w:rsidRPr="003F0B0C">
        <w:rPr>
          <w:rFonts w:hAnsi="宋体" w:cs="宋体" w:hint="eastAsia"/>
        </w:rPr>
        <w:t xml:space="preserve">       u.b=c;</w:t>
      </w:r>
    </w:p>
    <w:p w:rsidR="005F1F37" w:rsidRPr="003F0B0C" w:rsidRDefault="005F1F37" w:rsidP="005F1F37">
      <w:pPr>
        <w:pStyle w:val="ad"/>
        <w:rPr>
          <w:rFonts w:hAnsi="宋体" w:cs="宋体"/>
        </w:rPr>
      </w:pPr>
      <w:r w:rsidRPr="003F0B0C">
        <w:rPr>
          <w:rFonts w:hAnsi="宋体" w:cs="宋体" w:hint="eastAsia"/>
        </w:rPr>
        <w:t xml:space="preserve">       v.a.x=(a.x+c.x)/2;</w:t>
      </w:r>
    </w:p>
    <w:p w:rsidR="005F1F37" w:rsidRPr="003F0B0C" w:rsidRDefault="005F1F37" w:rsidP="005F1F37">
      <w:pPr>
        <w:pStyle w:val="ad"/>
        <w:rPr>
          <w:rFonts w:hAnsi="宋体" w:cs="宋体"/>
        </w:rPr>
      </w:pPr>
      <w:r w:rsidRPr="003F0B0C">
        <w:rPr>
          <w:rFonts w:hAnsi="宋体" w:cs="宋体" w:hint="eastAsia"/>
        </w:rPr>
        <w:t xml:space="preserve">       v.a.y=(a.y+c.y)/2;</w:t>
      </w:r>
    </w:p>
    <w:p w:rsidR="005F1F37" w:rsidRPr="003F0B0C" w:rsidRDefault="005F1F37" w:rsidP="005F1F37">
      <w:pPr>
        <w:pStyle w:val="ad"/>
        <w:rPr>
          <w:rFonts w:hAnsi="宋体" w:cs="宋体"/>
        </w:rPr>
      </w:pPr>
      <w:r w:rsidRPr="003F0B0C">
        <w:rPr>
          <w:rFonts w:hAnsi="宋体" w:cs="宋体" w:hint="eastAsia"/>
        </w:rPr>
        <w:t xml:space="preserve">       v.b=b;</w:t>
      </w:r>
    </w:p>
    <w:p w:rsidR="005F1F37" w:rsidRPr="003F0B0C" w:rsidRDefault="005F1F37" w:rsidP="005F1F37">
      <w:pPr>
        <w:pStyle w:val="ad"/>
        <w:rPr>
          <w:rFonts w:hAnsi="宋体" w:cs="宋体"/>
        </w:rPr>
      </w:pPr>
      <w:r w:rsidRPr="003F0B0C">
        <w:rPr>
          <w:rFonts w:hAnsi="宋体" w:cs="宋体" w:hint="eastAsia"/>
        </w:rPr>
        <w:t xml:space="preserve">       return intersection(u,v);</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//多边形重心</w:t>
      </w:r>
    </w:p>
    <w:p w:rsidR="005F1F37" w:rsidRPr="003F0B0C" w:rsidRDefault="005F1F37" w:rsidP="005F1F37">
      <w:pPr>
        <w:pStyle w:val="ad"/>
        <w:rPr>
          <w:rFonts w:hAnsi="宋体" w:cs="宋体"/>
        </w:rPr>
      </w:pPr>
      <w:r w:rsidRPr="003F0B0C">
        <w:rPr>
          <w:rFonts w:hAnsi="宋体" w:cs="宋体" w:hint="eastAsia"/>
        </w:rPr>
        <w:t>point barycenter(int n,point* p){</w:t>
      </w:r>
    </w:p>
    <w:p w:rsidR="005F1F37" w:rsidRPr="003F0B0C" w:rsidRDefault="005F1F37" w:rsidP="005F1F37">
      <w:pPr>
        <w:pStyle w:val="ad"/>
        <w:rPr>
          <w:rFonts w:hAnsi="宋体" w:cs="宋体"/>
        </w:rPr>
      </w:pPr>
      <w:r w:rsidRPr="003F0B0C">
        <w:rPr>
          <w:rFonts w:hAnsi="宋体" w:cs="宋体" w:hint="eastAsia"/>
        </w:rPr>
        <w:t xml:space="preserve">       point ret,t;</w:t>
      </w:r>
    </w:p>
    <w:p w:rsidR="005F1F37" w:rsidRPr="003F0B0C" w:rsidRDefault="005F1F37" w:rsidP="005F1F37">
      <w:pPr>
        <w:pStyle w:val="ad"/>
        <w:rPr>
          <w:rFonts w:hAnsi="宋体" w:cs="宋体"/>
        </w:rPr>
      </w:pPr>
      <w:r w:rsidRPr="003F0B0C">
        <w:rPr>
          <w:rFonts w:hAnsi="宋体" w:cs="宋体" w:hint="eastAsia"/>
        </w:rPr>
        <w:t xml:space="preserve">       double t1=0,t2;</w:t>
      </w:r>
    </w:p>
    <w:p w:rsidR="005F1F37" w:rsidRPr="003F0B0C" w:rsidRDefault="005F1F37" w:rsidP="005F1F37">
      <w:pPr>
        <w:pStyle w:val="ad"/>
        <w:rPr>
          <w:rFonts w:hAnsi="宋体" w:cs="宋体"/>
        </w:rPr>
      </w:pPr>
      <w:r w:rsidRPr="003F0B0C">
        <w:rPr>
          <w:rFonts w:hAnsi="宋体" w:cs="宋体" w:hint="eastAsia"/>
        </w:rPr>
        <w:lastRenderedPageBreak/>
        <w:t xml:space="preserve">       int i;</w:t>
      </w:r>
    </w:p>
    <w:p w:rsidR="005F1F37" w:rsidRPr="003F0B0C" w:rsidRDefault="005F1F37" w:rsidP="005F1F37">
      <w:pPr>
        <w:pStyle w:val="ad"/>
        <w:rPr>
          <w:rFonts w:hAnsi="宋体" w:cs="宋体"/>
        </w:rPr>
      </w:pPr>
      <w:r w:rsidRPr="003F0B0C">
        <w:rPr>
          <w:rFonts w:hAnsi="宋体" w:cs="宋体" w:hint="eastAsia"/>
        </w:rPr>
        <w:t xml:space="preserve">       ret.x=ret.y=0;</w:t>
      </w:r>
    </w:p>
    <w:p w:rsidR="005F1F37" w:rsidRPr="003F0B0C" w:rsidRDefault="005F1F37" w:rsidP="005F1F37">
      <w:pPr>
        <w:pStyle w:val="ad"/>
        <w:rPr>
          <w:rFonts w:hAnsi="宋体" w:cs="宋体"/>
        </w:rPr>
      </w:pPr>
      <w:r w:rsidRPr="003F0B0C">
        <w:rPr>
          <w:rFonts w:hAnsi="宋体" w:cs="宋体" w:hint="eastAsia"/>
        </w:rPr>
        <w:t xml:space="preserve">       for (i=1;i&lt;n-1;i++)</w:t>
      </w:r>
    </w:p>
    <w:p w:rsidR="005F1F37" w:rsidRPr="003F0B0C" w:rsidRDefault="005F1F37" w:rsidP="005F1F37">
      <w:pPr>
        <w:pStyle w:val="ad"/>
        <w:rPr>
          <w:rFonts w:hAnsi="宋体" w:cs="宋体"/>
        </w:rPr>
      </w:pPr>
      <w:r w:rsidRPr="003F0B0C">
        <w:rPr>
          <w:rFonts w:hAnsi="宋体" w:cs="宋体" w:hint="eastAsia"/>
        </w:rPr>
        <w:t xml:space="preserve">              if (fabs(t2=xmult(p[0],p[i],p[i+1]))&gt;eps){</w:t>
      </w:r>
    </w:p>
    <w:p w:rsidR="005F1F37" w:rsidRPr="003F0B0C" w:rsidRDefault="005F1F37" w:rsidP="005F1F37">
      <w:pPr>
        <w:pStyle w:val="ad"/>
        <w:rPr>
          <w:rFonts w:hAnsi="宋体" w:cs="宋体"/>
        </w:rPr>
      </w:pPr>
      <w:r w:rsidRPr="003F0B0C">
        <w:rPr>
          <w:rFonts w:hAnsi="宋体" w:cs="宋体" w:hint="eastAsia"/>
        </w:rPr>
        <w:t xml:space="preserve">                     t=barycenter(p[0],p[i],p[i+1]);</w:t>
      </w:r>
    </w:p>
    <w:p w:rsidR="005F1F37" w:rsidRPr="003F0B0C" w:rsidRDefault="005F1F37" w:rsidP="005F1F37">
      <w:pPr>
        <w:pStyle w:val="ad"/>
        <w:rPr>
          <w:rFonts w:hAnsi="宋体" w:cs="宋体"/>
        </w:rPr>
      </w:pPr>
      <w:r w:rsidRPr="003F0B0C">
        <w:rPr>
          <w:rFonts w:hAnsi="宋体" w:cs="宋体" w:hint="eastAsia"/>
        </w:rPr>
        <w:t xml:space="preserve">                     ret.x+=t.x*t2;</w:t>
      </w:r>
    </w:p>
    <w:p w:rsidR="005F1F37" w:rsidRPr="003F0B0C" w:rsidRDefault="005F1F37" w:rsidP="005F1F37">
      <w:pPr>
        <w:pStyle w:val="ad"/>
        <w:rPr>
          <w:rFonts w:hAnsi="宋体" w:cs="宋体"/>
        </w:rPr>
      </w:pPr>
      <w:r w:rsidRPr="003F0B0C">
        <w:rPr>
          <w:rFonts w:hAnsi="宋体" w:cs="宋体" w:hint="eastAsia"/>
        </w:rPr>
        <w:t xml:space="preserve">                     ret.y+=t.y*t2;</w:t>
      </w:r>
    </w:p>
    <w:p w:rsidR="005F1F37" w:rsidRPr="003F0B0C" w:rsidRDefault="005F1F37" w:rsidP="005F1F37">
      <w:pPr>
        <w:pStyle w:val="ad"/>
        <w:rPr>
          <w:rFonts w:hAnsi="宋体" w:cs="宋体"/>
        </w:rPr>
      </w:pPr>
      <w:r w:rsidRPr="003F0B0C">
        <w:rPr>
          <w:rFonts w:hAnsi="宋体" w:cs="宋体" w:hint="eastAsia"/>
        </w:rPr>
        <w:t xml:space="preserve">                     t1+=t2;</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(fabs(t1)&gt;eps)</w:t>
      </w:r>
    </w:p>
    <w:p w:rsidR="005F1F37" w:rsidRPr="003F0B0C" w:rsidRDefault="005F1F37" w:rsidP="005F1F37">
      <w:pPr>
        <w:pStyle w:val="ad"/>
        <w:rPr>
          <w:rFonts w:hAnsi="宋体" w:cs="宋体"/>
        </w:rPr>
      </w:pPr>
      <w:r w:rsidRPr="003F0B0C">
        <w:rPr>
          <w:rFonts w:hAnsi="宋体" w:cs="宋体" w:hint="eastAsia"/>
        </w:rPr>
        <w:t xml:space="preserve">              ret.x/=t1,ret.y/=t1;</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1.4  多边形切割</w:t>
      </w:r>
    </w:p>
    <w:p w:rsidR="005F1F37" w:rsidRPr="003F0B0C" w:rsidRDefault="005F1F37" w:rsidP="005F1F37">
      <w:pPr>
        <w:pStyle w:val="ad"/>
        <w:rPr>
          <w:rFonts w:hAnsi="宋体" w:cs="宋体"/>
        </w:rPr>
      </w:pPr>
      <w:r w:rsidRPr="003F0B0C">
        <w:rPr>
          <w:rFonts w:hAnsi="宋体" w:cs="宋体" w:hint="eastAsia"/>
        </w:rPr>
        <w:t>//多边形切割</w:t>
      </w:r>
    </w:p>
    <w:p w:rsidR="005F1F37" w:rsidRPr="003F0B0C" w:rsidRDefault="005F1F37" w:rsidP="005F1F37">
      <w:pPr>
        <w:pStyle w:val="ad"/>
        <w:rPr>
          <w:rFonts w:hAnsi="宋体" w:cs="宋体"/>
        </w:rPr>
      </w:pPr>
      <w:r w:rsidRPr="003F0B0C">
        <w:rPr>
          <w:rFonts w:hAnsi="宋体" w:cs="宋体" w:hint="eastAsia"/>
        </w:rPr>
        <w:t>//可用于半平面交</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eps 1e-8</w:t>
      </w:r>
    </w:p>
    <w:p w:rsidR="005F1F37" w:rsidRPr="003F0B0C" w:rsidRDefault="005F1F37" w:rsidP="005F1F37">
      <w:pPr>
        <w:pStyle w:val="ad"/>
        <w:rPr>
          <w:rFonts w:hAnsi="宋体" w:cs="宋体"/>
        </w:rPr>
      </w:pPr>
      <w:r w:rsidRPr="003F0B0C">
        <w:rPr>
          <w:rFonts w:hAnsi="宋体" w:cs="宋体" w:hint="eastAsia"/>
        </w:rPr>
        <w:t>#define zero(x) (((x)&gt;0?(x):-(x))&lt;eps)</w:t>
      </w:r>
    </w:p>
    <w:p w:rsidR="005F1F37" w:rsidRPr="003F0B0C" w:rsidRDefault="005F1F37" w:rsidP="005F1F37">
      <w:pPr>
        <w:pStyle w:val="ad"/>
        <w:rPr>
          <w:rFonts w:hAnsi="宋体" w:cs="宋体"/>
        </w:rPr>
      </w:pPr>
      <w:r w:rsidRPr="003F0B0C">
        <w:rPr>
          <w:rFonts w:hAnsi="宋体" w:cs="宋体" w:hint="eastAsia"/>
        </w:rPr>
        <w:t>struct point{double x,y;};</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double xmult(point p1,point p2,point p0){</w:t>
      </w:r>
    </w:p>
    <w:p w:rsidR="005F1F37" w:rsidRPr="003F0B0C" w:rsidRDefault="005F1F37" w:rsidP="005F1F37">
      <w:pPr>
        <w:pStyle w:val="ad"/>
        <w:rPr>
          <w:rFonts w:hAnsi="宋体" w:cs="宋体"/>
        </w:rPr>
      </w:pPr>
      <w:r w:rsidRPr="003F0B0C">
        <w:rPr>
          <w:rFonts w:hAnsi="宋体" w:cs="宋体" w:hint="eastAsia"/>
        </w:rPr>
        <w:t xml:space="preserve">       return (p1.x-p0.x)*(p2.y-p0.y)-(p2.x-p0.x)*(p1.y-p0.y);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same_side(point p1,point p2,point l1,point l2){</w:t>
      </w:r>
    </w:p>
    <w:p w:rsidR="005F1F37" w:rsidRPr="003F0B0C" w:rsidRDefault="005F1F37" w:rsidP="005F1F37">
      <w:pPr>
        <w:pStyle w:val="ad"/>
        <w:rPr>
          <w:rFonts w:hAnsi="宋体" w:cs="宋体"/>
        </w:rPr>
      </w:pPr>
      <w:r w:rsidRPr="003F0B0C">
        <w:rPr>
          <w:rFonts w:hAnsi="宋体" w:cs="宋体" w:hint="eastAsia"/>
        </w:rPr>
        <w:t xml:space="preserve">       return xmult(l1,p1,l2)*xmult(l1,p2,l2)&gt;eps;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point intersection(point u1,point u2,point v1,point v2){</w:t>
      </w:r>
    </w:p>
    <w:p w:rsidR="005F1F37" w:rsidRPr="003F0B0C" w:rsidRDefault="005F1F37" w:rsidP="005F1F37">
      <w:pPr>
        <w:pStyle w:val="ad"/>
        <w:rPr>
          <w:rFonts w:hAnsi="宋体" w:cs="宋体"/>
        </w:rPr>
      </w:pPr>
      <w:r w:rsidRPr="003F0B0C">
        <w:rPr>
          <w:rFonts w:hAnsi="宋体" w:cs="宋体" w:hint="eastAsia"/>
        </w:rPr>
        <w:t xml:space="preserve">       point ret=u1;</w:t>
      </w:r>
    </w:p>
    <w:p w:rsidR="005F1F37" w:rsidRPr="003F0B0C" w:rsidRDefault="005F1F37" w:rsidP="005F1F37">
      <w:pPr>
        <w:pStyle w:val="ad"/>
        <w:rPr>
          <w:rFonts w:hAnsi="宋体" w:cs="宋体"/>
        </w:rPr>
      </w:pPr>
      <w:r w:rsidRPr="003F0B0C">
        <w:rPr>
          <w:rFonts w:hAnsi="宋体" w:cs="宋体" w:hint="eastAsia"/>
        </w:rPr>
        <w:t xml:space="preserve">       double t=((u1.x-v1.x)*(v1.y-v2.y)-(u1.y-v1.y)*(v1.x-v2.x))</w:t>
      </w:r>
    </w:p>
    <w:p w:rsidR="005F1F37" w:rsidRPr="003F0B0C" w:rsidRDefault="005F1F37" w:rsidP="005F1F37">
      <w:pPr>
        <w:pStyle w:val="ad"/>
        <w:rPr>
          <w:rFonts w:hAnsi="宋体" w:cs="宋体"/>
        </w:rPr>
      </w:pPr>
      <w:r w:rsidRPr="003F0B0C">
        <w:rPr>
          <w:rFonts w:hAnsi="宋体" w:cs="宋体" w:hint="eastAsia"/>
        </w:rPr>
        <w:t xml:space="preserve">                     /((u1.x-u2.x)*(v1.y-v2.y)-(u1.y-u2.y)*(v1.x-v2.x));</w:t>
      </w:r>
    </w:p>
    <w:p w:rsidR="005F1F37" w:rsidRPr="003F0B0C" w:rsidRDefault="005F1F37" w:rsidP="005F1F37">
      <w:pPr>
        <w:pStyle w:val="ad"/>
        <w:rPr>
          <w:rFonts w:hAnsi="宋体" w:cs="宋体"/>
        </w:rPr>
      </w:pPr>
      <w:r w:rsidRPr="003F0B0C">
        <w:rPr>
          <w:rFonts w:hAnsi="宋体" w:cs="宋体" w:hint="eastAsia"/>
        </w:rPr>
        <w:t xml:space="preserve">       ret.x+=(u2.x-u1.x)*t;</w:t>
      </w:r>
    </w:p>
    <w:p w:rsidR="005F1F37" w:rsidRPr="003F0B0C" w:rsidRDefault="005F1F37" w:rsidP="005F1F37">
      <w:pPr>
        <w:pStyle w:val="ad"/>
        <w:rPr>
          <w:rFonts w:hAnsi="宋体" w:cs="宋体"/>
        </w:rPr>
      </w:pPr>
      <w:r w:rsidRPr="003F0B0C">
        <w:rPr>
          <w:rFonts w:hAnsi="宋体" w:cs="宋体" w:hint="eastAsia"/>
        </w:rPr>
        <w:t xml:space="preserve">       ret.y+=(u2.y-u1.y)*t;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//将多边形沿l1,l2确定的直线切割在side侧切割,保证l1,l2,side不共线</w:t>
      </w:r>
    </w:p>
    <w:p w:rsidR="005F1F37" w:rsidRPr="003F0B0C" w:rsidRDefault="005F1F37" w:rsidP="005F1F37">
      <w:pPr>
        <w:pStyle w:val="ad"/>
        <w:rPr>
          <w:rFonts w:hAnsi="宋体" w:cs="宋体"/>
        </w:rPr>
      </w:pPr>
      <w:r w:rsidRPr="003F0B0C">
        <w:rPr>
          <w:rFonts w:hAnsi="宋体" w:cs="宋体" w:hint="eastAsia"/>
        </w:rPr>
        <w:t>void polygon_cut(int&amp; n,point* p,point l1,point l2,point side){</w:t>
      </w:r>
    </w:p>
    <w:p w:rsidR="005F1F37" w:rsidRPr="003F0B0C" w:rsidRDefault="005F1F37" w:rsidP="005F1F37">
      <w:pPr>
        <w:pStyle w:val="ad"/>
        <w:rPr>
          <w:rFonts w:hAnsi="宋体" w:cs="宋体"/>
        </w:rPr>
      </w:pPr>
      <w:r w:rsidRPr="003F0B0C">
        <w:rPr>
          <w:rFonts w:hAnsi="宋体" w:cs="宋体" w:hint="eastAsia"/>
        </w:rPr>
        <w:t xml:space="preserve">       point pp[100];</w:t>
      </w:r>
    </w:p>
    <w:p w:rsidR="005F1F37" w:rsidRPr="003F0B0C" w:rsidRDefault="005F1F37" w:rsidP="005F1F37">
      <w:pPr>
        <w:pStyle w:val="ad"/>
        <w:rPr>
          <w:rFonts w:hAnsi="宋体" w:cs="宋体"/>
        </w:rPr>
      </w:pPr>
      <w:r w:rsidRPr="003F0B0C">
        <w:rPr>
          <w:rFonts w:hAnsi="宋体" w:cs="宋体" w:hint="eastAsia"/>
        </w:rPr>
        <w:t xml:space="preserve">       int m=0,i;</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lastRenderedPageBreak/>
        <w:t xml:space="preserve">              if (same_side(p[i],side,l1,l2))</w:t>
      </w:r>
    </w:p>
    <w:p w:rsidR="005F1F37" w:rsidRPr="003F0B0C" w:rsidRDefault="005F1F37" w:rsidP="005F1F37">
      <w:pPr>
        <w:pStyle w:val="ad"/>
        <w:rPr>
          <w:rFonts w:hAnsi="宋体" w:cs="宋体"/>
        </w:rPr>
      </w:pPr>
      <w:r w:rsidRPr="003F0B0C">
        <w:rPr>
          <w:rFonts w:hAnsi="宋体" w:cs="宋体" w:hint="eastAsia"/>
        </w:rPr>
        <w:t xml:space="preserve">                     pp[m++]=p[i];</w:t>
      </w:r>
    </w:p>
    <w:p w:rsidR="005F1F37" w:rsidRPr="003F0B0C" w:rsidRDefault="005F1F37" w:rsidP="005F1F37">
      <w:pPr>
        <w:pStyle w:val="ad"/>
        <w:rPr>
          <w:rFonts w:hAnsi="宋体" w:cs="宋体"/>
        </w:rPr>
      </w:pPr>
      <w:r w:rsidRPr="003F0B0C">
        <w:rPr>
          <w:rFonts w:hAnsi="宋体" w:cs="宋体" w:hint="eastAsia"/>
        </w:rPr>
        <w:t xml:space="preserve">              if (!same_side(p[i],p[(i+1)%n],l1,l2)&amp;&amp;!(zero(xmult(p[i],l1,l2))&amp;&amp;zero(xmult(p[(i+1)%n],l1,l2))))</w:t>
      </w:r>
    </w:p>
    <w:p w:rsidR="005F1F37" w:rsidRPr="003F0B0C" w:rsidRDefault="005F1F37" w:rsidP="005F1F37">
      <w:pPr>
        <w:pStyle w:val="ad"/>
        <w:rPr>
          <w:rFonts w:hAnsi="宋体" w:cs="宋体"/>
        </w:rPr>
      </w:pPr>
      <w:r w:rsidRPr="003F0B0C">
        <w:rPr>
          <w:rFonts w:hAnsi="宋体" w:cs="宋体" w:hint="eastAsia"/>
        </w:rPr>
        <w:t xml:space="preserve">                     pp[m++]=intersection(p[i],p[(i+1)%n],l1,l2);</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(n=i=0;i&lt;m;i++)</w:t>
      </w:r>
    </w:p>
    <w:p w:rsidR="005F1F37" w:rsidRPr="003F0B0C" w:rsidRDefault="005F1F37" w:rsidP="005F1F37">
      <w:pPr>
        <w:pStyle w:val="ad"/>
        <w:rPr>
          <w:rFonts w:hAnsi="宋体" w:cs="宋体"/>
        </w:rPr>
      </w:pPr>
      <w:r w:rsidRPr="003F0B0C">
        <w:rPr>
          <w:rFonts w:hAnsi="宋体" w:cs="宋体" w:hint="eastAsia"/>
        </w:rPr>
        <w:t xml:space="preserve">              if (!i||!zero(pp[i].x-pp[i-1].x)||!zero(pp[i].y-pp[i-1].y))</w:t>
      </w:r>
    </w:p>
    <w:p w:rsidR="005F1F37" w:rsidRPr="003F0B0C" w:rsidRDefault="005F1F37" w:rsidP="005F1F37">
      <w:pPr>
        <w:pStyle w:val="ad"/>
        <w:rPr>
          <w:rFonts w:hAnsi="宋体" w:cs="宋体"/>
          <w:lang w:val="pt-BR"/>
        </w:rPr>
      </w:pPr>
      <w:r w:rsidRPr="003F0B0C">
        <w:rPr>
          <w:rFonts w:hAnsi="宋体" w:cs="宋体" w:hint="eastAsia"/>
          <w:lang w:val="pt-BR"/>
        </w:rPr>
        <w:t xml:space="preserve">                     p[n++]=pp[i];</w:t>
      </w:r>
    </w:p>
    <w:p w:rsidR="005F1F37" w:rsidRPr="003F0B0C" w:rsidRDefault="005F1F37" w:rsidP="005F1F37">
      <w:pPr>
        <w:pStyle w:val="ad"/>
        <w:rPr>
          <w:rFonts w:hAnsi="宋体" w:cs="宋体"/>
          <w:lang w:val="pt-BR"/>
        </w:rPr>
      </w:pPr>
      <w:r w:rsidRPr="003F0B0C">
        <w:rPr>
          <w:rFonts w:hAnsi="宋体" w:cs="宋体" w:hint="eastAsia"/>
          <w:lang w:val="pt-BR"/>
        </w:rPr>
        <w:t xml:space="preserve">       if (zero(p[n-1].x-p[0].x)&amp;&amp;zero(p[n-1].y-p[0].y))</w:t>
      </w:r>
    </w:p>
    <w:p w:rsidR="005F1F37" w:rsidRPr="003F0B0C" w:rsidRDefault="005F1F37" w:rsidP="005F1F37">
      <w:pPr>
        <w:pStyle w:val="ad"/>
        <w:rPr>
          <w:rFonts w:hAnsi="宋体" w:cs="宋体"/>
          <w:lang w:val="pt-BR"/>
        </w:rPr>
      </w:pPr>
      <w:r w:rsidRPr="003F0B0C">
        <w:rPr>
          <w:rFonts w:hAnsi="宋体" w:cs="宋体" w:hint="eastAsia"/>
          <w:lang w:val="pt-BR"/>
        </w:rPr>
        <w:t xml:space="preserve">              n--;</w:t>
      </w:r>
    </w:p>
    <w:p w:rsidR="005F1F37" w:rsidRPr="003F0B0C" w:rsidRDefault="005F1F37" w:rsidP="005F1F37">
      <w:pPr>
        <w:pStyle w:val="ad"/>
        <w:rPr>
          <w:rFonts w:hAnsi="宋体" w:cs="宋体"/>
          <w:lang w:val="pt-BR"/>
        </w:rPr>
      </w:pPr>
      <w:r w:rsidRPr="003F0B0C">
        <w:rPr>
          <w:rFonts w:hAnsi="宋体" w:cs="宋体" w:hint="eastAsia"/>
          <w:lang w:val="pt-BR"/>
        </w:rPr>
        <w:t xml:space="preserve">       if (n&lt;3)</w:t>
      </w:r>
    </w:p>
    <w:p w:rsidR="005F1F37" w:rsidRPr="003F0B0C" w:rsidRDefault="005F1F37" w:rsidP="005F1F37">
      <w:pPr>
        <w:pStyle w:val="ad"/>
        <w:rPr>
          <w:rFonts w:hAnsi="宋体" w:cs="宋体"/>
          <w:lang w:val="pt-BR"/>
        </w:rPr>
      </w:pPr>
      <w:r w:rsidRPr="003F0B0C">
        <w:rPr>
          <w:rFonts w:hAnsi="宋体" w:cs="宋体" w:hint="eastAsia"/>
          <w:lang w:val="pt-BR"/>
        </w:rPr>
        <w:t xml:space="preserve">              n=0;</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p>
    <w:p w:rsidR="005F1F37" w:rsidRPr="003F0B0C" w:rsidRDefault="005F1F37" w:rsidP="007435DC">
      <w:pPr>
        <w:pStyle w:val="ad"/>
        <w:outlineLvl w:val="2"/>
        <w:rPr>
          <w:rFonts w:hAnsi="宋体" w:cs="宋体"/>
          <w:b/>
          <w:lang w:val="pt-BR"/>
        </w:rPr>
      </w:pPr>
      <w:bookmarkStart w:id="322" w:name="_Toc521432014"/>
      <w:r w:rsidRPr="003F0B0C">
        <w:rPr>
          <w:rFonts w:hAnsi="宋体" w:cs="宋体" w:hint="eastAsia"/>
          <w:b/>
          <w:lang w:val="pt-BR"/>
        </w:rPr>
        <w:t xml:space="preserve">1.5   </w:t>
      </w:r>
      <w:r w:rsidRPr="003F0B0C">
        <w:rPr>
          <w:rFonts w:hAnsi="宋体" w:cs="宋体" w:hint="eastAsia"/>
          <w:b/>
        </w:rPr>
        <w:t>浮点函数</w:t>
      </w:r>
      <w:bookmarkEnd w:id="322"/>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浮点几何函数库</w:t>
      </w:r>
    </w:p>
    <w:p w:rsidR="005F1F37" w:rsidRPr="003F0B0C" w:rsidRDefault="005F1F37" w:rsidP="005F1F37">
      <w:pPr>
        <w:pStyle w:val="ad"/>
        <w:rPr>
          <w:rFonts w:hAnsi="宋体" w:cs="宋体"/>
          <w:lang w:val="pt-BR"/>
        </w:rPr>
      </w:pPr>
      <w:r w:rsidRPr="003F0B0C">
        <w:rPr>
          <w:rFonts w:hAnsi="宋体" w:cs="宋体" w:hint="eastAsia"/>
          <w:lang w:val="pt-BR"/>
        </w:rPr>
        <w:t>#include &lt;math.h&gt;</w:t>
      </w:r>
    </w:p>
    <w:p w:rsidR="005F1F37" w:rsidRPr="003F0B0C" w:rsidRDefault="005F1F37" w:rsidP="005F1F37">
      <w:pPr>
        <w:pStyle w:val="ad"/>
        <w:rPr>
          <w:rFonts w:hAnsi="宋体" w:cs="宋体"/>
          <w:lang w:val="pt-BR"/>
        </w:rPr>
      </w:pPr>
      <w:r w:rsidRPr="003F0B0C">
        <w:rPr>
          <w:rFonts w:hAnsi="宋体" w:cs="宋体" w:hint="eastAsia"/>
          <w:lang w:val="pt-BR"/>
        </w:rPr>
        <w:t>#define eps 1e-8</w:t>
      </w:r>
    </w:p>
    <w:p w:rsidR="005F1F37" w:rsidRPr="003F0B0C" w:rsidRDefault="005F1F37" w:rsidP="005F1F37">
      <w:pPr>
        <w:pStyle w:val="ad"/>
        <w:rPr>
          <w:rFonts w:hAnsi="宋体" w:cs="宋体"/>
          <w:lang w:val="pt-BR"/>
        </w:rPr>
      </w:pPr>
      <w:r w:rsidRPr="003F0B0C">
        <w:rPr>
          <w:rFonts w:hAnsi="宋体" w:cs="宋体" w:hint="eastAsia"/>
          <w:lang w:val="pt-BR"/>
        </w:rPr>
        <w:t>#define zero(x) (((x)&gt;0?(x):-(x))&lt;eps)</w:t>
      </w:r>
    </w:p>
    <w:p w:rsidR="005F1F37" w:rsidRPr="003F0B0C" w:rsidRDefault="005F1F37" w:rsidP="005F1F37">
      <w:pPr>
        <w:pStyle w:val="ad"/>
        <w:rPr>
          <w:rFonts w:hAnsi="宋体" w:cs="宋体"/>
        </w:rPr>
      </w:pPr>
      <w:r w:rsidRPr="003F0B0C">
        <w:rPr>
          <w:rFonts w:hAnsi="宋体" w:cs="宋体" w:hint="eastAsia"/>
        </w:rPr>
        <w:t>struct point{double x,y;};</w:t>
      </w:r>
    </w:p>
    <w:p w:rsidR="005F1F37" w:rsidRPr="003F0B0C" w:rsidRDefault="005F1F37" w:rsidP="005F1F37">
      <w:pPr>
        <w:pStyle w:val="ad"/>
        <w:rPr>
          <w:rFonts w:hAnsi="宋体" w:cs="宋体"/>
        </w:rPr>
      </w:pPr>
      <w:r w:rsidRPr="003F0B0C">
        <w:rPr>
          <w:rFonts w:hAnsi="宋体" w:cs="宋体" w:hint="eastAsia"/>
        </w:rPr>
        <w:t>struct line{point a,b;};</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//计算cross product (P1-P0)x(P2-P0)</w:t>
      </w:r>
    </w:p>
    <w:p w:rsidR="005F1F37" w:rsidRPr="003F0B0C" w:rsidRDefault="005F1F37" w:rsidP="005F1F37">
      <w:pPr>
        <w:pStyle w:val="ad"/>
        <w:rPr>
          <w:rFonts w:hAnsi="宋体" w:cs="宋体"/>
        </w:rPr>
      </w:pPr>
      <w:r w:rsidRPr="003F0B0C">
        <w:rPr>
          <w:rFonts w:hAnsi="宋体" w:cs="宋体" w:hint="eastAsia"/>
        </w:rPr>
        <w:t>double xmult(point p1,point p2,point p0){</w:t>
      </w:r>
    </w:p>
    <w:p w:rsidR="005F1F37" w:rsidRPr="003F0B0C" w:rsidRDefault="005F1F37" w:rsidP="005F1F37">
      <w:pPr>
        <w:pStyle w:val="ad"/>
        <w:rPr>
          <w:rFonts w:hAnsi="宋体" w:cs="宋体"/>
        </w:rPr>
      </w:pPr>
      <w:r w:rsidRPr="003F0B0C">
        <w:rPr>
          <w:rFonts w:hAnsi="宋体" w:cs="宋体" w:hint="eastAsia"/>
        </w:rPr>
        <w:t xml:space="preserve">       return (p1.x-p0.x)*(p2.y-p0.y)-(p2.x-p0.x)*(p1.y-p0.y);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xmult(double x1,double y1,double x2,double y2,double x0,double y0){</w:t>
      </w:r>
    </w:p>
    <w:p w:rsidR="005F1F37" w:rsidRPr="003F0B0C" w:rsidRDefault="005F1F37" w:rsidP="005F1F37">
      <w:pPr>
        <w:pStyle w:val="ad"/>
        <w:rPr>
          <w:rFonts w:hAnsi="宋体" w:cs="宋体"/>
        </w:rPr>
      </w:pPr>
      <w:r w:rsidRPr="003F0B0C">
        <w:rPr>
          <w:rFonts w:hAnsi="宋体" w:cs="宋体" w:hint="eastAsia"/>
        </w:rPr>
        <w:t xml:space="preserve">       return (x1-x0)*(y2-y0)-(x2-x0)*(y1-y0);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//计算dot product (P1-P0).(P2-P0)</w:t>
      </w:r>
    </w:p>
    <w:p w:rsidR="005F1F37" w:rsidRPr="003F0B0C" w:rsidRDefault="005F1F37" w:rsidP="005F1F37">
      <w:pPr>
        <w:pStyle w:val="ad"/>
        <w:rPr>
          <w:rFonts w:hAnsi="宋体" w:cs="宋体"/>
        </w:rPr>
      </w:pPr>
      <w:r w:rsidRPr="003F0B0C">
        <w:rPr>
          <w:rFonts w:hAnsi="宋体" w:cs="宋体" w:hint="eastAsia"/>
        </w:rPr>
        <w:t>double dmult(point p1,point p2,point p0){</w:t>
      </w:r>
    </w:p>
    <w:p w:rsidR="005F1F37" w:rsidRPr="003F0B0C" w:rsidRDefault="005F1F37" w:rsidP="005F1F37">
      <w:pPr>
        <w:pStyle w:val="ad"/>
        <w:rPr>
          <w:rFonts w:hAnsi="宋体" w:cs="宋体"/>
        </w:rPr>
      </w:pPr>
      <w:r w:rsidRPr="003F0B0C">
        <w:rPr>
          <w:rFonts w:hAnsi="宋体" w:cs="宋体" w:hint="eastAsia"/>
        </w:rPr>
        <w:t xml:space="preserve">       return (p1.x-p0.x)*(p2.x-p0.x)+(p1.y-p0.y)*(p2.y-p0.y);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dmult(double x1,double y1,double x2,double y2,double x0,double y0){</w:t>
      </w:r>
    </w:p>
    <w:p w:rsidR="005F1F37" w:rsidRPr="003F0B0C" w:rsidRDefault="005F1F37" w:rsidP="005F1F37">
      <w:pPr>
        <w:pStyle w:val="ad"/>
        <w:rPr>
          <w:rFonts w:hAnsi="宋体" w:cs="宋体"/>
        </w:rPr>
      </w:pPr>
      <w:r w:rsidRPr="003F0B0C">
        <w:rPr>
          <w:rFonts w:hAnsi="宋体" w:cs="宋体" w:hint="eastAsia"/>
        </w:rPr>
        <w:t xml:space="preserve">       return (x1-x0)*(x2-x0)+(y1-y0)*(y2-y0);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//两点距离</w:t>
      </w:r>
    </w:p>
    <w:p w:rsidR="005F1F37" w:rsidRPr="003F0B0C" w:rsidRDefault="005F1F37" w:rsidP="005F1F37">
      <w:pPr>
        <w:pStyle w:val="ad"/>
        <w:rPr>
          <w:rFonts w:hAnsi="宋体" w:cs="宋体"/>
        </w:rPr>
      </w:pPr>
      <w:r w:rsidRPr="003F0B0C">
        <w:rPr>
          <w:rFonts w:hAnsi="宋体" w:cs="宋体" w:hint="eastAsia"/>
        </w:rPr>
        <w:t>double distance(point p1,point p2){</w:t>
      </w:r>
    </w:p>
    <w:p w:rsidR="005F1F37" w:rsidRPr="003F0B0C" w:rsidRDefault="005F1F37" w:rsidP="005F1F37">
      <w:pPr>
        <w:pStyle w:val="ad"/>
        <w:rPr>
          <w:rFonts w:hAnsi="宋体" w:cs="宋体"/>
        </w:rPr>
      </w:pPr>
      <w:r w:rsidRPr="003F0B0C">
        <w:rPr>
          <w:rFonts w:hAnsi="宋体" w:cs="宋体" w:hint="eastAsia"/>
        </w:rPr>
        <w:t xml:space="preserve">       return sqrt((p1.x-p2.x)*(p1.x-p2.x)+(p1.y-p2.y)*(p1.y-p2.y));</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double distance(double x1,double y1,double x2,double y2){</w:t>
      </w:r>
    </w:p>
    <w:p w:rsidR="005F1F37" w:rsidRPr="003F0B0C" w:rsidRDefault="005F1F37" w:rsidP="005F1F37">
      <w:pPr>
        <w:pStyle w:val="ad"/>
        <w:rPr>
          <w:rFonts w:hAnsi="宋体" w:cs="宋体"/>
        </w:rPr>
      </w:pPr>
      <w:r w:rsidRPr="003F0B0C">
        <w:rPr>
          <w:rFonts w:hAnsi="宋体" w:cs="宋体" w:hint="eastAsia"/>
        </w:rPr>
        <w:t xml:space="preserve">       return sqrt((x1-x2)*(x1-x2)+(y1-y2)*(y1-y2));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//判三点共线</w:t>
      </w:r>
    </w:p>
    <w:p w:rsidR="005F1F37" w:rsidRPr="003F0B0C" w:rsidRDefault="005F1F37" w:rsidP="005F1F37">
      <w:pPr>
        <w:pStyle w:val="ad"/>
        <w:rPr>
          <w:rFonts w:hAnsi="宋体" w:cs="宋体"/>
        </w:rPr>
      </w:pPr>
      <w:r w:rsidRPr="003F0B0C">
        <w:rPr>
          <w:rFonts w:hAnsi="宋体" w:cs="宋体" w:hint="eastAsia"/>
        </w:rPr>
        <w:t>int dots_inline(point p1,point p2,point p3){</w:t>
      </w:r>
    </w:p>
    <w:p w:rsidR="005F1F37" w:rsidRPr="003F0B0C" w:rsidRDefault="005F1F37" w:rsidP="005F1F37">
      <w:pPr>
        <w:pStyle w:val="ad"/>
        <w:rPr>
          <w:rFonts w:hAnsi="宋体" w:cs="宋体"/>
        </w:rPr>
      </w:pPr>
      <w:r w:rsidRPr="003F0B0C">
        <w:rPr>
          <w:rFonts w:hAnsi="宋体" w:cs="宋体" w:hint="eastAsia"/>
        </w:rPr>
        <w:t xml:space="preserve">       return zero(xmult(p1,p2,p3));</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dots_inline(double x1,double y1,double x2,double y2,double x3,double y3){</w:t>
      </w:r>
    </w:p>
    <w:p w:rsidR="005F1F37" w:rsidRPr="003F0B0C" w:rsidRDefault="005F1F37" w:rsidP="005F1F37">
      <w:pPr>
        <w:pStyle w:val="ad"/>
        <w:rPr>
          <w:rFonts w:hAnsi="宋体" w:cs="宋体"/>
        </w:rPr>
      </w:pPr>
      <w:r w:rsidRPr="003F0B0C">
        <w:rPr>
          <w:rFonts w:hAnsi="宋体" w:cs="宋体" w:hint="eastAsia"/>
        </w:rPr>
        <w:t xml:space="preserve">       return zero(xmult(x1,y1,x2,y2,x3,y3));</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//判点是否在线段上,包括端点</w:t>
      </w:r>
    </w:p>
    <w:p w:rsidR="005F1F37" w:rsidRPr="003F0B0C" w:rsidRDefault="005F1F37" w:rsidP="005F1F37">
      <w:pPr>
        <w:pStyle w:val="ad"/>
        <w:rPr>
          <w:rFonts w:hAnsi="宋体" w:cs="宋体"/>
        </w:rPr>
      </w:pPr>
      <w:r w:rsidRPr="003F0B0C">
        <w:rPr>
          <w:rFonts w:hAnsi="宋体" w:cs="宋体" w:hint="eastAsia"/>
        </w:rPr>
        <w:t>int dot_online_in(point p,line l){</w:t>
      </w:r>
    </w:p>
    <w:p w:rsidR="005F1F37" w:rsidRPr="003F0B0C" w:rsidRDefault="005F1F37" w:rsidP="005F1F37">
      <w:pPr>
        <w:pStyle w:val="ad"/>
        <w:rPr>
          <w:rFonts w:hAnsi="宋体" w:cs="宋体"/>
        </w:rPr>
      </w:pPr>
      <w:r w:rsidRPr="003F0B0C">
        <w:rPr>
          <w:rFonts w:hAnsi="宋体" w:cs="宋体" w:hint="eastAsia"/>
        </w:rPr>
        <w:t xml:space="preserve">       return zero(xmult(p,l.a,l.b))&amp;&amp;(l.a.x-p.x)*(l.b.x-p.x)&lt;eps&amp;&amp;(l.a.y-p.y)*(l.b.y-p.y)&lt;eps;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dot_online_in(point p,point l1,point l2){</w:t>
      </w:r>
    </w:p>
    <w:p w:rsidR="005F1F37" w:rsidRPr="003F0B0C" w:rsidRDefault="005F1F37" w:rsidP="005F1F37">
      <w:pPr>
        <w:pStyle w:val="ad"/>
        <w:rPr>
          <w:rFonts w:hAnsi="宋体" w:cs="宋体"/>
        </w:rPr>
      </w:pPr>
      <w:r w:rsidRPr="003F0B0C">
        <w:rPr>
          <w:rFonts w:hAnsi="宋体" w:cs="宋体" w:hint="eastAsia"/>
        </w:rPr>
        <w:t xml:space="preserve">       return zero(xmult(p,l1,l2))&amp;&amp;(l1.x-p.x)*(l2.x-p.x)&lt;eps&amp;&amp;(l1.y-p.y)*(l2.y-p.y)&lt;eps;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dot_online_in(double x,double y,double x1,double y1,double x2,double y2){</w:t>
      </w:r>
    </w:p>
    <w:p w:rsidR="005F1F37" w:rsidRPr="003F0B0C" w:rsidRDefault="005F1F37" w:rsidP="005F1F37">
      <w:pPr>
        <w:pStyle w:val="ad"/>
        <w:rPr>
          <w:rFonts w:hAnsi="宋体" w:cs="宋体"/>
        </w:rPr>
      </w:pPr>
      <w:r w:rsidRPr="003F0B0C">
        <w:rPr>
          <w:rFonts w:hAnsi="宋体" w:cs="宋体" w:hint="eastAsia"/>
        </w:rPr>
        <w:t xml:space="preserve">       return zero(xmult(x,y,x1,y1,x2,y2))&amp;&amp;(x1-x)*(x2-x)&lt;eps&amp;&amp;(y1-y)*(y2-y)&lt;eps;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//判点是否在线段上,不包括端点</w:t>
      </w:r>
    </w:p>
    <w:p w:rsidR="005F1F37" w:rsidRPr="003F0B0C" w:rsidRDefault="005F1F37" w:rsidP="005F1F37">
      <w:pPr>
        <w:pStyle w:val="ad"/>
        <w:rPr>
          <w:rFonts w:hAnsi="宋体" w:cs="宋体"/>
        </w:rPr>
      </w:pPr>
      <w:r w:rsidRPr="003F0B0C">
        <w:rPr>
          <w:rFonts w:hAnsi="宋体" w:cs="宋体" w:hint="eastAsia"/>
        </w:rPr>
        <w:t>int dot_online_ex(point p,line l){</w:t>
      </w:r>
    </w:p>
    <w:p w:rsidR="005F1F37" w:rsidRPr="003F0B0C" w:rsidRDefault="005F1F37" w:rsidP="005F1F37">
      <w:pPr>
        <w:pStyle w:val="ad"/>
        <w:rPr>
          <w:rFonts w:hAnsi="宋体" w:cs="宋体"/>
        </w:rPr>
      </w:pPr>
      <w:r w:rsidRPr="003F0B0C">
        <w:rPr>
          <w:rFonts w:hAnsi="宋体" w:cs="宋体" w:hint="eastAsia"/>
        </w:rPr>
        <w:t xml:space="preserve">       return dot_online_in(p,l)&amp;&amp;(!zero(p.x-l.a.x)||!zero(p.y-l.a.y))&amp;&amp;(!zero(p.x-l.b.x)||!zero(p.y-l.b.y));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dot_online_ex(point p,point l1,point l2){</w:t>
      </w:r>
    </w:p>
    <w:p w:rsidR="005F1F37" w:rsidRPr="003F0B0C" w:rsidRDefault="005F1F37" w:rsidP="005F1F37">
      <w:pPr>
        <w:pStyle w:val="ad"/>
        <w:rPr>
          <w:rFonts w:hAnsi="宋体" w:cs="宋体"/>
        </w:rPr>
      </w:pPr>
      <w:r w:rsidRPr="003F0B0C">
        <w:rPr>
          <w:rFonts w:hAnsi="宋体" w:cs="宋体" w:hint="eastAsia"/>
        </w:rPr>
        <w:t xml:space="preserve">       return dot_online_in(p,l1,l2)&amp;&amp;(!zero(p.x-l1.x)||!zero(p.y-l1.y))&amp;&amp;(!zero(p.x-l2.x)||!zero(p.y-l2.y));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dot_online_ex(double x,double y,double x1,double y1,double x2,double y2){</w:t>
      </w:r>
    </w:p>
    <w:p w:rsidR="005F1F37" w:rsidRPr="003F0B0C" w:rsidRDefault="005F1F37" w:rsidP="005F1F37">
      <w:pPr>
        <w:pStyle w:val="ad"/>
        <w:rPr>
          <w:rFonts w:hAnsi="宋体" w:cs="宋体"/>
        </w:rPr>
      </w:pPr>
      <w:r w:rsidRPr="003F0B0C">
        <w:rPr>
          <w:rFonts w:hAnsi="宋体" w:cs="宋体" w:hint="eastAsia"/>
        </w:rPr>
        <w:t xml:space="preserve">       return dot_online_in(x,y,x1,y1,x2,y2)&amp;&amp;(!zero(x-x1)||!zero(y-y1))&amp;&amp;(!zero(x-x2)||!zero(y-y2));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//判两点在线段同侧,点在线段上返回0</w:t>
      </w:r>
    </w:p>
    <w:p w:rsidR="005F1F37" w:rsidRPr="003F0B0C" w:rsidRDefault="005F1F37" w:rsidP="005F1F37">
      <w:pPr>
        <w:pStyle w:val="ad"/>
        <w:rPr>
          <w:rFonts w:hAnsi="宋体" w:cs="宋体"/>
        </w:rPr>
      </w:pPr>
      <w:r w:rsidRPr="003F0B0C">
        <w:rPr>
          <w:rFonts w:hAnsi="宋体" w:cs="宋体" w:hint="eastAsia"/>
        </w:rPr>
        <w:t>int same_side(point p1,point p2,line l){</w:t>
      </w:r>
    </w:p>
    <w:p w:rsidR="005F1F37" w:rsidRPr="003F0B0C" w:rsidRDefault="005F1F37" w:rsidP="005F1F37">
      <w:pPr>
        <w:pStyle w:val="ad"/>
        <w:rPr>
          <w:rFonts w:hAnsi="宋体" w:cs="宋体"/>
        </w:rPr>
      </w:pPr>
      <w:r w:rsidRPr="003F0B0C">
        <w:rPr>
          <w:rFonts w:hAnsi="宋体" w:cs="宋体" w:hint="eastAsia"/>
        </w:rPr>
        <w:t xml:space="preserve">       return xmult(l.a,p1,l.b)*xmult(l.a,p2,l.b)&gt;eps;</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int same_side(point p1,point p2,point l1,point l2){</w:t>
      </w:r>
    </w:p>
    <w:p w:rsidR="005F1F37" w:rsidRPr="003F0B0C" w:rsidRDefault="005F1F37" w:rsidP="005F1F37">
      <w:pPr>
        <w:pStyle w:val="ad"/>
        <w:rPr>
          <w:rFonts w:hAnsi="宋体" w:cs="宋体"/>
        </w:rPr>
      </w:pPr>
      <w:r w:rsidRPr="003F0B0C">
        <w:rPr>
          <w:rFonts w:hAnsi="宋体" w:cs="宋体" w:hint="eastAsia"/>
        </w:rPr>
        <w:t xml:space="preserve">       return xmult(l1,p1,l2)*xmult(l1,p2,l2)&gt;eps;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//判两点在线段异侧,点在线段上返回0</w:t>
      </w:r>
    </w:p>
    <w:p w:rsidR="005F1F37" w:rsidRPr="003F0B0C" w:rsidRDefault="005F1F37" w:rsidP="005F1F37">
      <w:pPr>
        <w:pStyle w:val="ad"/>
        <w:rPr>
          <w:rFonts w:hAnsi="宋体" w:cs="宋体"/>
        </w:rPr>
      </w:pPr>
      <w:r w:rsidRPr="003F0B0C">
        <w:rPr>
          <w:rFonts w:hAnsi="宋体" w:cs="宋体" w:hint="eastAsia"/>
        </w:rPr>
        <w:t>int opposite_side(point p1,point p2,line l){</w:t>
      </w:r>
    </w:p>
    <w:p w:rsidR="005F1F37" w:rsidRPr="003F0B0C" w:rsidRDefault="005F1F37" w:rsidP="005F1F37">
      <w:pPr>
        <w:pStyle w:val="ad"/>
        <w:rPr>
          <w:rFonts w:hAnsi="宋体" w:cs="宋体"/>
        </w:rPr>
      </w:pPr>
      <w:r w:rsidRPr="003F0B0C">
        <w:rPr>
          <w:rFonts w:hAnsi="宋体" w:cs="宋体" w:hint="eastAsia"/>
        </w:rPr>
        <w:t xml:space="preserve">       return xmult(l.a,p1,l.b)*xmult(l.a,p2,l.b)&lt;-eps;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opposite_side(point p1,point p2,point l1,point l2){</w:t>
      </w:r>
    </w:p>
    <w:p w:rsidR="005F1F37" w:rsidRPr="003F0B0C" w:rsidRDefault="005F1F37" w:rsidP="005F1F37">
      <w:pPr>
        <w:pStyle w:val="ad"/>
        <w:rPr>
          <w:rFonts w:hAnsi="宋体" w:cs="宋体"/>
        </w:rPr>
      </w:pPr>
      <w:r w:rsidRPr="003F0B0C">
        <w:rPr>
          <w:rFonts w:hAnsi="宋体" w:cs="宋体" w:hint="eastAsia"/>
        </w:rPr>
        <w:t xml:space="preserve">       return xmult(l1,p1,l2)*xmult(l1,p2,l2)&lt;-eps;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//判两直线平行</w:t>
      </w:r>
    </w:p>
    <w:p w:rsidR="005F1F37" w:rsidRPr="003F0B0C" w:rsidRDefault="005F1F37" w:rsidP="005F1F37">
      <w:pPr>
        <w:pStyle w:val="ad"/>
        <w:rPr>
          <w:rFonts w:hAnsi="宋体" w:cs="宋体"/>
        </w:rPr>
      </w:pPr>
      <w:r w:rsidRPr="003F0B0C">
        <w:rPr>
          <w:rFonts w:hAnsi="宋体" w:cs="宋体" w:hint="eastAsia"/>
        </w:rPr>
        <w:t>int parallel(line u,line v){</w:t>
      </w:r>
    </w:p>
    <w:p w:rsidR="005F1F37" w:rsidRPr="003F0B0C" w:rsidRDefault="005F1F37" w:rsidP="005F1F37">
      <w:pPr>
        <w:pStyle w:val="ad"/>
        <w:rPr>
          <w:rFonts w:hAnsi="宋体" w:cs="宋体"/>
        </w:rPr>
      </w:pPr>
      <w:r w:rsidRPr="003F0B0C">
        <w:rPr>
          <w:rFonts w:hAnsi="宋体" w:cs="宋体" w:hint="eastAsia"/>
        </w:rPr>
        <w:t xml:space="preserve">       return zero((u.a.x-u.b.x)*(v.a.y-v.b.y)-(v.a.x-v.b.x)*(u.a.y-u.b.y));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parallel(point u1,point u2,point v1,point v2){</w:t>
      </w:r>
    </w:p>
    <w:p w:rsidR="005F1F37" w:rsidRPr="003F0B0C" w:rsidRDefault="005F1F37" w:rsidP="005F1F37">
      <w:pPr>
        <w:pStyle w:val="ad"/>
        <w:rPr>
          <w:rFonts w:hAnsi="宋体" w:cs="宋体"/>
        </w:rPr>
      </w:pPr>
      <w:r w:rsidRPr="003F0B0C">
        <w:rPr>
          <w:rFonts w:hAnsi="宋体" w:cs="宋体" w:hint="eastAsia"/>
        </w:rPr>
        <w:t xml:space="preserve">       return zero((u1.x-u2.x)*(v1.y-v2.y)-(v1.x-v2.x)*(u1.y-u2.y));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//判两直线垂直</w:t>
      </w:r>
    </w:p>
    <w:p w:rsidR="005F1F37" w:rsidRPr="003F0B0C" w:rsidRDefault="005F1F37" w:rsidP="005F1F37">
      <w:pPr>
        <w:pStyle w:val="ad"/>
        <w:rPr>
          <w:rFonts w:hAnsi="宋体" w:cs="宋体"/>
        </w:rPr>
      </w:pPr>
      <w:r w:rsidRPr="003F0B0C">
        <w:rPr>
          <w:rFonts w:hAnsi="宋体" w:cs="宋体" w:hint="eastAsia"/>
        </w:rPr>
        <w:t>int perpendicular(line u,line v){</w:t>
      </w:r>
    </w:p>
    <w:p w:rsidR="005F1F37" w:rsidRPr="003F0B0C" w:rsidRDefault="005F1F37" w:rsidP="005F1F37">
      <w:pPr>
        <w:pStyle w:val="ad"/>
        <w:rPr>
          <w:rFonts w:hAnsi="宋体" w:cs="宋体"/>
        </w:rPr>
      </w:pPr>
      <w:r w:rsidRPr="003F0B0C">
        <w:rPr>
          <w:rFonts w:hAnsi="宋体" w:cs="宋体" w:hint="eastAsia"/>
        </w:rPr>
        <w:t xml:space="preserve">       return zero((u.a.x-u.b.x)*(v.a.x-v.b.x)+(u.a.y-u.b.y)*(v.a.y-v.b.y));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perpendicular(point u1,point u2,point v1,point v2){</w:t>
      </w:r>
    </w:p>
    <w:p w:rsidR="005F1F37" w:rsidRPr="003F0B0C" w:rsidRDefault="005F1F37" w:rsidP="005F1F37">
      <w:pPr>
        <w:pStyle w:val="ad"/>
        <w:rPr>
          <w:rFonts w:hAnsi="宋体" w:cs="宋体"/>
          <w:lang w:val="pt-BR"/>
        </w:rPr>
      </w:pPr>
      <w:r w:rsidRPr="003F0B0C">
        <w:rPr>
          <w:rFonts w:hAnsi="宋体" w:cs="宋体" w:hint="eastAsia"/>
          <w:lang w:val="pt-BR"/>
        </w:rPr>
        <w:t xml:space="preserve">       return zero((u1.x-u2.x)*(v1.x-v2.x)+(u1.y-u2.y)*(v1.y-v2.y));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//判两线段相交,包括端点和部分重合</w:t>
      </w:r>
    </w:p>
    <w:p w:rsidR="005F1F37" w:rsidRPr="003F0B0C" w:rsidRDefault="005F1F37" w:rsidP="005F1F37">
      <w:pPr>
        <w:pStyle w:val="ad"/>
        <w:rPr>
          <w:rFonts w:hAnsi="宋体" w:cs="宋体"/>
        </w:rPr>
      </w:pPr>
      <w:r w:rsidRPr="003F0B0C">
        <w:rPr>
          <w:rFonts w:hAnsi="宋体" w:cs="宋体" w:hint="eastAsia"/>
        </w:rPr>
        <w:t>int intersect_in(line u,line v){</w:t>
      </w:r>
    </w:p>
    <w:p w:rsidR="005F1F37" w:rsidRPr="003F0B0C" w:rsidRDefault="005F1F37" w:rsidP="005F1F37">
      <w:pPr>
        <w:pStyle w:val="ad"/>
        <w:rPr>
          <w:rFonts w:hAnsi="宋体" w:cs="宋体"/>
        </w:rPr>
      </w:pPr>
      <w:r w:rsidRPr="003F0B0C">
        <w:rPr>
          <w:rFonts w:hAnsi="宋体" w:cs="宋体" w:hint="eastAsia"/>
        </w:rPr>
        <w:t xml:space="preserve">       if (!dots_inline(u.a,u.b,v.a)||!dots_inline(u.a,u.b,v.b))</w:t>
      </w:r>
    </w:p>
    <w:p w:rsidR="005F1F37" w:rsidRPr="003F0B0C" w:rsidRDefault="005F1F37" w:rsidP="005F1F37">
      <w:pPr>
        <w:pStyle w:val="ad"/>
        <w:rPr>
          <w:rFonts w:hAnsi="宋体" w:cs="宋体"/>
        </w:rPr>
      </w:pPr>
      <w:r w:rsidRPr="003F0B0C">
        <w:rPr>
          <w:rFonts w:hAnsi="宋体" w:cs="宋体" w:hint="eastAsia"/>
        </w:rPr>
        <w:t xml:space="preserve">              return !same_side(u.a,u.b,v)&amp;&amp;!same_side(v.a,v.b,u);</w:t>
      </w:r>
    </w:p>
    <w:p w:rsidR="005F1F37" w:rsidRPr="003F0B0C" w:rsidRDefault="005F1F37" w:rsidP="005F1F37">
      <w:pPr>
        <w:pStyle w:val="ad"/>
        <w:rPr>
          <w:rFonts w:hAnsi="宋体" w:cs="宋体"/>
        </w:rPr>
      </w:pPr>
      <w:r w:rsidRPr="003F0B0C">
        <w:rPr>
          <w:rFonts w:hAnsi="宋体" w:cs="宋体" w:hint="eastAsia"/>
        </w:rPr>
        <w:t xml:space="preserve">       return dot_online_in(u.a,v)||dot_online_in(u.b,v)||dot_online_in(v.a,u)||dot_online_in(v.b,u);</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intersect_in(point u1,point u2,point v1,point v2){</w:t>
      </w:r>
    </w:p>
    <w:p w:rsidR="005F1F37" w:rsidRPr="003F0B0C" w:rsidRDefault="005F1F37" w:rsidP="005F1F37">
      <w:pPr>
        <w:pStyle w:val="ad"/>
        <w:rPr>
          <w:rFonts w:hAnsi="宋体" w:cs="宋体"/>
        </w:rPr>
      </w:pPr>
      <w:r w:rsidRPr="003F0B0C">
        <w:rPr>
          <w:rFonts w:hAnsi="宋体" w:cs="宋体" w:hint="eastAsia"/>
        </w:rPr>
        <w:t xml:space="preserve">       if (!dots_inline(u1,u2,v1)||!dots_inline(u1,u2,v2))</w:t>
      </w:r>
    </w:p>
    <w:p w:rsidR="005F1F37" w:rsidRPr="003F0B0C" w:rsidRDefault="005F1F37" w:rsidP="005F1F37">
      <w:pPr>
        <w:pStyle w:val="ad"/>
        <w:rPr>
          <w:rFonts w:hAnsi="宋体" w:cs="宋体"/>
        </w:rPr>
      </w:pPr>
      <w:r w:rsidRPr="003F0B0C">
        <w:rPr>
          <w:rFonts w:hAnsi="宋体" w:cs="宋体" w:hint="eastAsia"/>
        </w:rPr>
        <w:t xml:space="preserve">              return !same_side(u1,u2,v1,v2)&amp;&amp;!same_side(v1,v2,u1,u2);</w:t>
      </w:r>
    </w:p>
    <w:p w:rsidR="005F1F37" w:rsidRPr="003F0B0C" w:rsidRDefault="005F1F37" w:rsidP="005F1F37">
      <w:pPr>
        <w:pStyle w:val="ad"/>
        <w:rPr>
          <w:rFonts w:hAnsi="宋体" w:cs="宋体"/>
        </w:rPr>
      </w:pPr>
      <w:r w:rsidRPr="003F0B0C">
        <w:rPr>
          <w:rFonts w:hAnsi="宋体" w:cs="宋体" w:hint="eastAsia"/>
        </w:rPr>
        <w:t xml:space="preserve">       return dot_online_in(u1,v1,v2)||dot_online_in(u2,v1,v2)||dot_online_in(v1,u1,u2)||dot_online_in(v2,u1,u2);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//判两线段相交,不包括端点和部分重合</w:t>
      </w:r>
    </w:p>
    <w:p w:rsidR="005F1F37" w:rsidRPr="003F0B0C" w:rsidRDefault="005F1F37" w:rsidP="005F1F37">
      <w:pPr>
        <w:pStyle w:val="ad"/>
        <w:rPr>
          <w:rFonts w:hAnsi="宋体" w:cs="宋体"/>
        </w:rPr>
      </w:pPr>
      <w:r w:rsidRPr="003F0B0C">
        <w:rPr>
          <w:rFonts w:hAnsi="宋体" w:cs="宋体" w:hint="eastAsia"/>
        </w:rPr>
        <w:t>int intersect_ex(line u,line v){</w:t>
      </w:r>
    </w:p>
    <w:p w:rsidR="005F1F37" w:rsidRPr="003F0B0C" w:rsidRDefault="005F1F37" w:rsidP="005F1F37">
      <w:pPr>
        <w:pStyle w:val="ad"/>
        <w:rPr>
          <w:rFonts w:hAnsi="宋体" w:cs="宋体"/>
        </w:rPr>
      </w:pPr>
      <w:r w:rsidRPr="003F0B0C">
        <w:rPr>
          <w:rFonts w:hAnsi="宋体" w:cs="宋体" w:hint="eastAsia"/>
        </w:rPr>
        <w:t xml:space="preserve">       return opposite_side(u.a,u.b,v)&amp;&amp;opposite_side(v.a,v.b,u);</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intersect_ex(point u1,point u2,point v1,point v2){</w:t>
      </w:r>
    </w:p>
    <w:p w:rsidR="005F1F37" w:rsidRPr="003F0B0C" w:rsidRDefault="005F1F37" w:rsidP="005F1F37">
      <w:pPr>
        <w:pStyle w:val="ad"/>
        <w:rPr>
          <w:rFonts w:hAnsi="宋体" w:cs="宋体"/>
        </w:rPr>
      </w:pPr>
      <w:r w:rsidRPr="003F0B0C">
        <w:rPr>
          <w:rFonts w:hAnsi="宋体" w:cs="宋体" w:hint="eastAsia"/>
        </w:rPr>
        <w:t xml:space="preserve">       return opposite_side(u1,u2,v1,v2)&amp;&amp;opposite_side(v1,v2,u1,u2);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//计算两直线交点,注意事先判断直线是否平行!</w:t>
      </w:r>
    </w:p>
    <w:p w:rsidR="005F1F37" w:rsidRPr="003F0B0C" w:rsidRDefault="005F1F37" w:rsidP="005F1F37">
      <w:pPr>
        <w:pStyle w:val="ad"/>
        <w:rPr>
          <w:rFonts w:hAnsi="宋体" w:cs="宋体"/>
        </w:rPr>
      </w:pPr>
      <w:r w:rsidRPr="003F0B0C">
        <w:rPr>
          <w:rFonts w:hAnsi="宋体" w:cs="宋体" w:hint="eastAsia"/>
        </w:rPr>
        <w:t>//线段交点请另外判线段相交(同时还是要判断是否平行!)</w:t>
      </w:r>
    </w:p>
    <w:p w:rsidR="005F1F37" w:rsidRPr="003F0B0C" w:rsidRDefault="005F1F37" w:rsidP="005F1F37">
      <w:pPr>
        <w:pStyle w:val="ad"/>
        <w:rPr>
          <w:rFonts w:hAnsi="宋体" w:cs="宋体"/>
        </w:rPr>
      </w:pPr>
      <w:r w:rsidRPr="003F0B0C">
        <w:rPr>
          <w:rFonts w:hAnsi="宋体" w:cs="宋体" w:hint="eastAsia"/>
        </w:rPr>
        <w:t>point intersection(line u,line v){</w:t>
      </w:r>
    </w:p>
    <w:p w:rsidR="005F1F37" w:rsidRPr="003F0B0C" w:rsidRDefault="005F1F37" w:rsidP="005F1F37">
      <w:pPr>
        <w:pStyle w:val="ad"/>
        <w:rPr>
          <w:rFonts w:hAnsi="宋体" w:cs="宋体"/>
        </w:rPr>
      </w:pPr>
      <w:r w:rsidRPr="003F0B0C">
        <w:rPr>
          <w:rFonts w:hAnsi="宋体" w:cs="宋体" w:hint="eastAsia"/>
        </w:rPr>
        <w:t xml:space="preserve">       point ret=u.a;</w:t>
      </w:r>
    </w:p>
    <w:p w:rsidR="005F1F37" w:rsidRPr="003F0B0C" w:rsidRDefault="005F1F37" w:rsidP="005F1F37">
      <w:pPr>
        <w:pStyle w:val="ad"/>
        <w:rPr>
          <w:rFonts w:hAnsi="宋体" w:cs="宋体"/>
        </w:rPr>
      </w:pPr>
      <w:r w:rsidRPr="003F0B0C">
        <w:rPr>
          <w:rFonts w:hAnsi="宋体" w:cs="宋体" w:hint="eastAsia"/>
        </w:rPr>
        <w:t xml:space="preserve">       double t=((u.a.x-v.a.x)*(v.a.y-v.b.y)-(u.a.y-v.a.y)*(v.a.x-v.b.x))</w:t>
      </w:r>
    </w:p>
    <w:p w:rsidR="005F1F37" w:rsidRPr="003F0B0C" w:rsidRDefault="005F1F37" w:rsidP="005F1F37">
      <w:pPr>
        <w:pStyle w:val="ad"/>
        <w:rPr>
          <w:rFonts w:hAnsi="宋体" w:cs="宋体"/>
        </w:rPr>
      </w:pPr>
      <w:r w:rsidRPr="003F0B0C">
        <w:rPr>
          <w:rFonts w:hAnsi="宋体" w:cs="宋体" w:hint="eastAsia"/>
        </w:rPr>
        <w:t xml:space="preserve">                     /((u.a.x-u.b.x)*(v.a.y-v.b.y)-(u.a.y-u.b.y)*(v.a.x-v.b.x));</w:t>
      </w:r>
    </w:p>
    <w:p w:rsidR="005F1F37" w:rsidRPr="003F0B0C" w:rsidRDefault="005F1F37" w:rsidP="005F1F37">
      <w:pPr>
        <w:pStyle w:val="ad"/>
        <w:rPr>
          <w:rFonts w:hAnsi="宋体" w:cs="宋体"/>
        </w:rPr>
      </w:pPr>
      <w:r w:rsidRPr="003F0B0C">
        <w:rPr>
          <w:rFonts w:hAnsi="宋体" w:cs="宋体" w:hint="eastAsia"/>
        </w:rPr>
        <w:t xml:space="preserve">       ret.x+=(u.b.x-u.a.x)*t;</w:t>
      </w:r>
    </w:p>
    <w:p w:rsidR="005F1F37" w:rsidRPr="003F0B0C" w:rsidRDefault="005F1F37" w:rsidP="005F1F37">
      <w:pPr>
        <w:pStyle w:val="ad"/>
        <w:rPr>
          <w:rFonts w:hAnsi="宋体" w:cs="宋体"/>
        </w:rPr>
      </w:pPr>
      <w:r w:rsidRPr="003F0B0C">
        <w:rPr>
          <w:rFonts w:hAnsi="宋体" w:cs="宋体" w:hint="eastAsia"/>
        </w:rPr>
        <w:t xml:space="preserve">       ret.y+=(u.b.y-u.a.y)*t;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point intersection(point u1,point u2,point v1,point v2){</w:t>
      </w:r>
    </w:p>
    <w:p w:rsidR="005F1F37" w:rsidRPr="003F0B0C" w:rsidRDefault="005F1F37" w:rsidP="005F1F37">
      <w:pPr>
        <w:pStyle w:val="ad"/>
        <w:rPr>
          <w:rFonts w:hAnsi="宋体" w:cs="宋体"/>
        </w:rPr>
      </w:pPr>
      <w:r w:rsidRPr="003F0B0C">
        <w:rPr>
          <w:rFonts w:hAnsi="宋体" w:cs="宋体" w:hint="eastAsia"/>
        </w:rPr>
        <w:t xml:space="preserve">       point ret=u1;</w:t>
      </w:r>
    </w:p>
    <w:p w:rsidR="005F1F37" w:rsidRPr="003F0B0C" w:rsidRDefault="005F1F37" w:rsidP="005F1F37">
      <w:pPr>
        <w:pStyle w:val="ad"/>
        <w:rPr>
          <w:rFonts w:hAnsi="宋体" w:cs="宋体"/>
        </w:rPr>
      </w:pPr>
      <w:r w:rsidRPr="003F0B0C">
        <w:rPr>
          <w:rFonts w:hAnsi="宋体" w:cs="宋体" w:hint="eastAsia"/>
        </w:rPr>
        <w:t xml:space="preserve">       double t=((u1.x-v1.x)*(v1.y-v2.y)-(u1.y-v1.y)*(v1.x-v2.x))</w:t>
      </w:r>
    </w:p>
    <w:p w:rsidR="005F1F37" w:rsidRPr="003F0B0C" w:rsidRDefault="005F1F37" w:rsidP="005F1F37">
      <w:pPr>
        <w:pStyle w:val="ad"/>
        <w:rPr>
          <w:rFonts w:hAnsi="宋体" w:cs="宋体"/>
        </w:rPr>
      </w:pPr>
      <w:r w:rsidRPr="003F0B0C">
        <w:rPr>
          <w:rFonts w:hAnsi="宋体" w:cs="宋体" w:hint="eastAsia"/>
        </w:rPr>
        <w:t xml:space="preserve">                     /((u1.x-u2.x)*(v1.y-v2.y)-(u1.y-u2.y)*(v1.x-v2.x));</w:t>
      </w:r>
    </w:p>
    <w:p w:rsidR="005F1F37" w:rsidRPr="003F0B0C" w:rsidRDefault="005F1F37" w:rsidP="005F1F37">
      <w:pPr>
        <w:pStyle w:val="ad"/>
        <w:rPr>
          <w:rFonts w:hAnsi="宋体" w:cs="宋体"/>
        </w:rPr>
      </w:pPr>
      <w:r w:rsidRPr="003F0B0C">
        <w:rPr>
          <w:rFonts w:hAnsi="宋体" w:cs="宋体" w:hint="eastAsia"/>
        </w:rPr>
        <w:t xml:space="preserve">       ret.x+=(u2.x-u1.x)*t;</w:t>
      </w:r>
    </w:p>
    <w:p w:rsidR="005F1F37" w:rsidRPr="003F0B0C" w:rsidRDefault="005F1F37" w:rsidP="005F1F37">
      <w:pPr>
        <w:pStyle w:val="ad"/>
        <w:rPr>
          <w:rFonts w:hAnsi="宋体" w:cs="宋体"/>
        </w:rPr>
      </w:pPr>
      <w:r w:rsidRPr="003F0B0C">
        <w:rPr>
          <w:rFonts w:hAnsi="宋体" w:cs="宋体" w:hint="eastAsia"/>
        </w:rPr>
        <w:t xml:space="preserve">       ret.y+=(u2.y-u1.y)*t;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//点到直线上的最近点</w:t>
      </w:r>
    </w:p>
    <w:p w:rsidR="005F1F37" w:rsidRPr="003F0B0C" w:rsidRDefault="005F1F37" w:rsidP="005F1F37">
      <w:pPr>
        <w:pStyle w:val="ad"/>
        <w:rPr>
          <w:rFonts w:hAnsi="宋体" w:cs="宋体"/>
        </w:rPr>
      </w:pPr>
      <w:r w:rsidRPr="003F0B0C">
        <w:rPr>
          <w:rFonts w:hAnsi="宋体" w:cs="宋体" w:hint="eastAsia"/>
        </w:rPr>
        <w:t>point ptoline(point p,line l){</w:t>
      </w:r>
    </w:p>
    <w:p w:rsidR="005F1F37" w:rsidRPr="003F0B0C" w:rsidRDefault="005F1F37" w:rsidP="005F1F37">
      <w:pPr>
        <w:pStyle w:val="ad"/>
        <w:rPr>
          <w:rFonts w:hAnsi="宋体" w:cs="宋体"/>
        </w:rPr>
      </w:pPr>
      <w:r w:rsidRPr="003F0B0C">
        <w:rPr>
          <w:rFonts w:hAnsi="宋体" w:cs="宋体" w:hint="eastAsia"/>
        </w:rPr>
        <w:t xml:space="preserve">       point t=p;</w:t>
      </w:r>
    </w:p>
    <w:p w:rsidR="005F1F37" w:rsidRPr="003F0B0C" w:rsidRDefault="005F1F37" w:rsidP="005F1F37">
      <w:pPr>
        <w:pStyle w:val="ad"/>
        <w:rPr>
          <w:rFonts w:hAnsi="宋体" w:cs="宋体"/>
        </w:rPr>
      </w:pPr>
      <w:r w:rsidRPr="003F0B0C">
        <w:rPr>
          <w:rFonts w:hAnsi="宋体" w:cs="宋体" w:hint="eastAsia"/>
        </w:rPr>
        <w:t xml:space="preserve">       t.x+=l.a.y-l.b.y,t.y+=l.b.x-l.a.x;</w:t>
      </w:r>
    </w:p>
    <w:p w:rsidR="005F1F37" w:rsidRPr="003F0B0C" w:rsidRDefault="005F1F37" w:rsidP="005F1F37">
      <w:pPr>
        <w:pStyle w:val="ad"/>
        <w:rPr>
          <w:rFonts w:hAnsi="宋体" w:cs="宋体"/>
        </w:rPr>
      </w:pPr>
      <w:r w:rsidRPr="003F0B0C">
        <w:rPr>
          <w:rFonts w:hAnsi="宋体" w:cs="宋体" w:hint="eastAsia"/>
        </w:rPr>
        <w:t xml:space="preserve">       return intersection(p,t,l.a,l.b);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point ptoline(point p,point l1,point l2){</w:t>
      </w:r>
    </w:p>
    <w:p w:rsidR="005F1F37" w:rsidRPr="003F0B0C" w:rsidRDefault="005F1F37" w:rsidP="005F1F37">
      <w:pPr>
        <w:pStyle w:val="ad"/>
        <w:rPr>
          <w:rFonts w:hAnsi="宋体" w:cs="宋体"/>
        </w:rPr>
      </w:pPr>
      <w:r w:rsidRPr="003F0B0C">
        <w:rPr>
          <w:rFonts w:hAnsi="宋体" w:cs="宋体" w:hint="eastAsia"/>
        </w:rPr>
        <w:t xml:space="preserve">       point t=p;</w:t>
      </w:r>
    </w:p>
    <w:p w:rsidR="005F1F37" w:rsidRPr="003F0B0C" w:rsidRDefault="005F1F37" w:rsidP="005F1F37">
      <w:pPr>
        <w:pStyle w:val="ad"/>
        <w:rPr>
          <w:rFonts w:hAnsi="宋体" w:cs="宋体"/>
        </w:rPr>
      </w:pPr>
      <w:r w:rsidRPr="003F0B0C">
        <w:rPr>
          <w:rFonts w:hAnsi="宋体" w:cs="宋体" w:hint="eastAsia"/>
        </w:rPr>
        <w:t xml:space="preserve">       t.x+=l1.y-l2.y,t.y+=l2.x-l1.x;</w:t>
      </w:r>
    </w:p>
    <w:p w:rsidR="005F1F37" w:rsidRPr="003F0B0C" w:rsidRDefault="005F1F37" w:rsidP="005F1F37">
      <w:pPr>
        <w:pStyle w:val="ad"/>
        <w:rPr>
          <w:rFonts w:hAnsi="宋体" w:cs="宋体"/>
        </w:rPr>
      </w:pPr>
      <w:r w:rsidRPr="003F0B0C">
        <w:rPr>
          <w:rFonts w:hAnsi="宋体" w:cs="宋体" w:hint="eastAsia"/>
        </w:rPr>
        <w:t xml:space="preserve">       return intersection(p,t,l1,l2);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//点到直线距离</w:t>
      </w:r>
    </w:p>
    <w:p w:rsidR="005F1F37" w:rsidRPr="003F0B0C" w:rsidRDefault="005F1F37" w:rsidP="005F1F37">
      <w:pPr>
        <w:pStyle w:val="ad"/>
        <w:rPr>
          <w:rFonts w:hAnsi="宋体" w:cs="宋体"/>
        </w:rPr>
      </w:pPr>
      <w:r w:rsidRPr="003F0B0C">
        <w:rPr>
          <w:rFonts w:hAnsi="宋体" w:cs="宋体" w:hint="eastAsia"/>
        </w:rPr>
        <w:t>double disptoline(point p,line l){</w:t>
      </w:r>
    </w:p>
    <w:p w:rsidR="005F1F37" w:rsidRPr="003F0B0C" w:rsidRDefault="005F1F37" w:rsidP="005F1F37">
      <w:pPr>
        <w:pStyle w:val="ad"/>
        <w:rPr>
          <w:rFonts w:hAnsi="宋体" w:cs="宋体"/>
        </w:rPr>
      </w:pPr>
      <w:r w:rsidRPr="003F0B0C">
        <w:rPr>
          <w:rFonts w:hAnsi="宋体" w:cs="宋体" w:hint="eastAsia"/>
        </w:rPr>
        <w:t xml:space="preserve">       return fabs(xmult(p,l.a,l.b))/distance(l.a,l.b);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lastRenderedPageBreak/>
        <w:t>double disptoline(point p,point l1,point l2){</w:t>
      </w:r>
    </w:p>
    <w:p w:rsidR="005F1F37" w:rsidRPr="003F0B0C" w:rsidRDefault="005F1F37" w:rsidP="005F1F37">
      <w:pPr>
        <w:pStyle w:val="ad"/>
        <w:rPr>
          <w:rFonts w:hAnsi="宋体" w:cs="宋体"/>
        </w:rPr>
      </w:pPr>
      <w:r w:rsidRPr="003F0B0C">
        <w:rPr>
          <w:rFonts w:hAnsi="宋体" w:cs="宋体" w:hint="eastAsia"/>
        </w:rPr>
        <w:t xml:space="preserve">       return fabs(xmult(p,l1,l2))/distance(l1,l2);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disptoline(double x,double y,double x1,double y1,double x2,double y2){</w:t>
      </w:r>
    </w:p>
    <w:p w:rsidR="005F1F37" w:rsidRPr="003F0B0C" w:rsidRDefault="005F1F37" w:rsidP="005F1F37">
      <w:pPr>
        <w:pStyle w:val="ad"/>
        <w:rPr>
          <w:rFonts w:hAnsi="宋体" w:cs="宋体"/>
        </w:rPr>
      </w:pPr>
      <w:r w:rsidRPr="003F0B0C">
        <w:rPr>
          <w:rFonts w:hAnsi="宋体" w:cs="宋体" w:hint="eastAsia"/>
        </w:rPr>
        <w:t xml:space="preserve">       return fabs(xmult(x,y,x1,y1,x2,y2))/distance(x1,y1,x2,y2);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//点到线段上的最近点</w:t>
      </w:r>
    </w:p>
    <w:p w:rsidR="005F1F37" w:rsidRPr="003F0B0C" w:rsidRDefault="005F1F37" w:rsidP="005F1F37">
      <w:pPr>
        <w:pStyle w:val="ad"/>
        <w:rPr>
          <w:rFonts w:hAnsi="宋体" w:cs="宋体"/>
        </w:rPr>
      </w:pPr>
      <w:r w:rsidRPr="003F0B0C">
        <w:rPr>
          <w:rFonts w:hAnsi="宋体" w:cs="宋体" w:hint="eastAsia"/>
        </w:rPr>
        <w:t>point ptoseg(point p,line l){</w:t>
      </w:r>
    </w:p>
    <w:p w:rsidR="005F1F37" w:rsidRPr="003F0B0C" w:rsidRDefault="005F1F37" w:rsidP="005F1F37">
      <w:pPr>
        <w:pStyle w:val="ad"/>
        <w:rPr>
          <w:rFonts w:hAnsi="宋体" w:cs="宋体"/>
        </w:rPr>
      </w:pPr>
      <w:r w:rsidRPr="003F0B0C">
        <w:rPr>
          <w:rFonts w:hAnsi="宋体" w:cs="宋体" w:hint="eastAsia"/>
        </w:rPr>
        <w:t xml:space="preserve">       point t=p;</w:t>
      </w:r>
    </w:p>
    <w:p w:rsidR="005F1F37" w:rsidRPr="003F0B0C" w:rsidRDefault="005F1F37" w:rsidP="005F1F37">
      <w:pPr>
        <w:pStyle w:val="ad"/>
        <w:rPr>
          <w:rFonts w:hAnsi="宋体" w:cs="宋体"/>
        </w:rPr>
      </w:pPr>
      <w:r w:rsidRPr="003F0B0C">
        <w:rPr>
          <w:rFonts w:hAnsi="宋体" w:cs="宋体" w:hint="eastAsia"/>
        </w:rPr>
        <w:t xml:space="preserve">       t.x+=l.a.y-l.b.y,t.y+=l.b.x-l.a.x;</w:t>
      </w:r>
    </w:p>
    <w:p w:rsidR="005F1F37" w:rsidRPr="003F0B0C" w:rsidRDefault="005F1F37" w:rsidP="005F1F37">
      <w:pPr>
        <w:pStyle w:val="ad"/>
        <w:rPr>
          <w:rFonts w:hAnsi="宋体" w:cs="宋体"/>
        </w:rPr>
      </w:pPr>
      <w:r w:rsidRPr="003F0B0C">
        <w:rPr>
          <w:rFonts w:hAnsi="宋体" w:cs="宋体" w:hint="eastAsia"/>
        </w:rPr>
        <w:t xml:space="preserve">       if (xmult(l.a,t,p)*xmult(l.b,t,p)&gt;eps)</w:t>
      </w:r>
    </w:p>
    <w:p w:rsidR="005F1F37" w:rsidRPr="003F0B0C" w:rsidRDefault="005F1F37" w:rsidP="005F1F37">
      <w:pPr>
        <w:pStyle w:val="ad"/>
        <w:rPr>
          <w:rFonts w:hAnsi="宋体" w:cs="宋体"/>
        </w:rPr>
      </w:pPr>
      <w:r w:rsidRPr="003F0B0C">
        <w:rPr>
          <w:rFonts w:hAnsi="宋体" w:cs="宋体" w:hint="eastAsia"/>
        </w:rPr>
        <w:t xml:space="preserve">              return distance(p,l.a)&lt;distance(p,l.b)?l.a:l.b;</w:t>
      </w:r>
    </w:p>
    <w:p w:rsidR="005F1F37" w:rsidRPr="003F0B0C" w:rsidRDefault="005F1F37" w:rsidP="005F1F37">
      <w:pPr>
        <w:pStyle w:val="ad"/>
        <w:rPr>
          <w:rFonts w:hAnsi="宋体" w:cs="宋体"/>
        </w:rPr>
      </w:pPr>
      <w:r w:rsidRPr="003F0B0C">
        <w:rPr>
          <w:rFonts w:hAnsi="宋体" w:cs="宋体" w:hint="eastAsia"/>
        </w:rPr>
        <w:t xml:space="preserve">       return intersection(p,t,l.a,l.b);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point ptoseg(point p,point l1,point l2){</w:t>
      </w:r>
    </w:p>
    <w:p w:rsidR="005F1F37" w:rsidRPr="003F0B0C" w:rsidRDefault="005F1F37" w:rsidP="005F1F37">
      <w:pPr>
        <w:pStyle w:val="ad"/>
        <w:rPr>
          <w:rFonts w:hAnsi="宋体" w:cs="宋体"/>
        </w:rPr>
      </w:pPr>
      <w:r w:rsidRPr="003F0B0C">
        <w:rPr>
          <w:rFonts w:hAnsi="宋体" w:cs="宋体" w:hint="eastAsia"/>
        </w:rPr>
        <w:t xml:space="preserve">       point t=p;</w:t>
      </w:r>
    </w:p>
    <w:p w:rsidR="005F1F37" w:rsidRPr="003F0B0C" w:rsidRDefault="005F1F37" w:rsidP="005F1F37">
      <w:pPr>
        <w:pStyle w:val="ad"/>
        <w:rPr>
          <w:rFonts w:hAnsi="宋体" w:cs="宋体"/>
        </w:rPr>
      </w:pPr>
      <w:r w:rsidRPr="003F0B0C">
        <w:rPr>
          <w:rFonts w:hAnsi="宋体" w:cs="宋体" w:hint="eastAsia"/>
        </w:rPr>
        <w:t xml:space="preserve">       t.x+=l1.y-l2.y,t.y+=l2.x-l1.x;</w:t>
      </w:r>
    </w:p>
    <w:p w:rsidR="005F1F37" w:rsidRPr="003F0B0C" w:rsidRDefault="005F1F37" w:rsidP="005F1F37">
      <w:pPr>
        <w:pStyle w:val="ad"/>
        <w:rPr>
          <w:rFonts w:hAnsi="宋体" w:cs="宋体"/>
        </w:rPr>
      </w:pPr>
      <w:r w:rsidRPr="003F0B0C">
        <w:rPr>
          <w:rFonts w:hAnsi="宋体" w:cs="宋体" w:hint="eastAsia"/>
        </w:rPr>
        <w:t xml:space="preserve">       if (xmult(l1,t,p)*xmult(l2,t,p)&gt;eps)</w:t>
      </w:r>
    </w:p>
    <w:p w:rsidR="005F1F37" w:rsidRPr="003F0B0C" w:rsidRDefault="005F1F37" w:rsidP="005F1F37">
      <w:pPr>
        <w:pStyle w:val="ad"/>
        <w:rPr>
          <w:rFonts w:hAnsi="宋体" w:cs="宋体"/>
        </w:rPr>
      </w:pPr>
      <w:r w:rsidRPr="003F0B0C">
        <w:rPr>
          <w:rFonts w:hAnsi="宋体" w:cs="宋体" w:hint="eastAsia"/>
        </w:rPr>
        <w:t xml:space="preserve">              return distance(p,l1)&lt;distance(p,l2)?l1:l2;</w:t>
      </w:r>
    </w:p>
    <w:p w:rsidR="005F1F37" w:rsidRPr="003F0B0C" w:rsidRDefault="005F1F37" w:rsidP="005F1F37">
      <w:pPr>
        <w:pStyle w:val="ad"/>
        <w:rPr>
          <w:rFonts w:hAnsi="宋体" w:cs="宋体"/>
        </w:rPr>
      </w:pPr>
      <w:r w:rsidRPr="003F0B0C">
        <w:rPr>
          <w:rFonts w:hAnsi="宋体" w:cs="宋体" w:hint="eastAsia"/>
        </w:rPr>
        <w:t xml:space="preserve">       return intersection(p,t,l1,l2);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//点到线段距离</w:t>
      </w:r>
    </w:p>
    <w:p w:rsidR="005F1F37" w:rsidRPr="003F0B0C" w:rsidRDefault="005F1F37" w:rsidP="005F1F37">
      <w:pPr>
        <w:pStyle w:val="ad"/>
        <w:rPr>
          <w:rFonts w:hAnsi="宋体" w:cs="宋体"/>
        </w:rPr>
      </w:pPr>
      <w:r w:rsidRPr="003F0B0C">
        <w:rPr>
          <w:rFonts w:hAnsi="宋体" w:cs="宋体" w:hint="eastAsia"/>
        </w:rPr>
        <w:t>double disptoseg(point p,line l){</w:t>
      </w:r>
    </w:p>
    <w:p w:rsidR="005F1F37" w:rsidRPr="003F0B0C" w:rsidRDefault="005F1F37" w:rsidP="005F1F37">
      <w:pPr>
        <w:pStyle w:val="ad"/>
        <w:rPr>
          <w:rFonts w:hAnsi="宋体" w:cs="宋体"/>
        </w:rPr>
      </w:pPr>
      <w:r w:rsidRPr="003F0B0C">
        <w:rPr>
          <w:rFonts w:hAnsi="宋体" w:cs="宋体" w:hint="eastAsia"/>
        </w:rPr>
        <w:t xml:space="preserve">       point t=p;</w:t>
      </w:r>
    </w:p>
    <w:p w:rsidR="005F1F37" w:rsidRPr="003F0B0C" w:rsidRDefault="005F1F37" w:rsidP="005F1F37">
      <w:pPr>
        <w:pStyle w:val="ad"/>
        <w:rPr>
          <w:rFonts w:hAnsi="宋体" w:cs="宋体"/>
        </w:rPr>
      </w:pPr>
      <w:r w:rsidRPr="003F0B0C">
        <w:rPr>
          <w:rFonts w:hAnsi="宋体" w:cs="宋体" w:hint="eastAsia"/>
        </w:rPr>
        <w:t xml:space="preserve">       t.x+=l.a.y-l.b.y,t.y+=l.b.x-l.a.x;</w:t>
      </w:r>
    </w:p>
    <w:p w:rsidR="005F1F37" w:rsidRPr="003F0B0C" w:rsidRDefault="005F1F37" w:rsidP="005F1F37">
      <w:pPr>
        <w:pStyle w:val="ad"/>
        <w:rPr>
          <w:rFonts w:hAnsi="宋体" w:cs="宋体"/>
        </w:rPr>
      </w:pPr>
      <w:r w:rsidRPr="003F0B0C">
        <w:rPr>
          <w:rFonts w:hAnsi="宋体" w:cs="宋体" w:hint="eastAsia"/>
        </w:rPr>
        <w:t xml:space="preserve">       if (xmult(l.a,t,p)*xmult(l.b,t,p)&gt;eps)</w:t>
      </w:r>
    </w:p>
    <w:p w:rsidR="005F1F37" w:rsidRPr="003F0B0C" w:rsidRDefault="005F1F37" w:rsidP="005F1F37">
      <w:pPr>
        <w:pStyle w:val="ad"/>
        <w:rPr>
          <w:rFonts w:hAnsi="宋体" w:cs="宋体"/>
        </w:rPr>
      </w:pPr>
      <w:r w:rsidRPr="003F0B0C">
        <w:rPr>
          <w:rFonts w:hAnsi="宋体" w:cs="宋体" w:hint="eastAsia"/>
        </w:rPr>
        <w:t xml:space="preserve">              return distance(p,l.a)&lt;distance(p,l.b)?distance(p,l.a):distance(p,l.b);</w:t>
      </w:r>
    </w:p>
    <w:p w:rsidR="005F1F37" w:rsidRPr="003F0B0C" w:rsidRDefault="005F1F37" w:rsidP="005F1F37">
      <w:pPr>
        <w:pStyle w:val="ad"/>
        <w:rPr>
          <w:rFonts w:hAnsi="宋体" w:cs="宋体"/>
        </w:rPr>
      </w:pPr>
      <w:r w:rsidRPr="003F0B0C">
        <w:rPr>
          <w:rFonts w:hAnsi="宋体" w:cs="宋体" w:hint="eastAsia"/>
        </w:rPr>
        <w:t xml:space="preserve">       return fabs(xmult(p,l.a,l.b))/distance(l.a,l.b);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disptoseg(point p,point l1,point l2){</w:t>
      </w:r>
    </w:p>
    <w:p w:rsidR="005F1F37" w:rsidRPr="003F0B0C" w:rsidRDefault="005F1F37" w:rsidP="005F1F37">
      <w:pPr>
        <w:pStyle w:val="ad"/>
        <w:rPr>
          <w:rFonts w:hAnsi="宋体" w:cs="宋体"/>
        </w:rPr>
      </w:pPr>
      <w:r w:rsidRPr="003F0B0C">
        <w:rPr>
          <w:rFonts w:hAnsi="宋体" w:cs="宋体" w:hint="eastAsia"/>
        </w:rPr>
        <w:t xml:space="preserve">       point t=p;</w:t>
      </w:r>
    </w:p>
    <w:p w:rsidR="005F1F37" w:rsidRPr="003F0B0C" w:rsidRDefault="005F1F37" w:rsidP="005F1F37">
      <w:pPr>
        <w:pStyle w:val="ad"/>
        <w:rPr>
          <w:rFonts w:hAnsi="宋体" w:cs="宋体"/>
        </w:rPr>
      </w:pPr>
      <w:r w:rsidRPr="003F0B0C">
        <w:rPr>
          <w:rFonts w:hAnsi="宋体" w:cs="宋体" w:hint="eastAsia"/>
        </w:rPr>
        <w:t xml:space="preserve">       t.x+=l1.y-l2.y,t.y+=l2.x-l1.x;</w:t>
      </w:r>
    </w:p>
    <w:p w:rsidR="005F1F37" w:rsidRPr="003F0B0C" w:rsidRDefault="005F1F37" w:rsidP="005F1F37">
      <w:pPr>
        <w:pStyle w:val="ad"/>
        <w:rPr>
          <w:rFonts w:hAnsi="宋体" w:cs="宋体"/>
        </w:rPr>
      </w:pPr>
      <w:r w:rsidRPr="003F0B0C">
        <w:rPr>
          <w:rFonts w:hAnsi="宋体" w:cs="宋体" w:hint="eastAsia"/>
        </w:rPr>
        <w:t xml:space="preserve">       if (xmult(l1,t,p)*xmult(l2,t,p)&gt;eps)</w:t>
      </w:r>
    </w:p>
    <w:p w:rsidR="005F1F37" w:rsidRPr="003F0B0C" w:rsidRDefault="005F1F37" w:rsidP="005F1F37">
      <w:pPr>
        <w:pStyle w:val="ad"/>
        <w:rPr>
          <w:rFonts w:hAnsi="宋体" w:cs="宋体"/>
        </w:rPr>
      </w:pPr>
      <w:r w:rsidRPr="003F0B0C">
        <w:rPr>
          <w:rFonts w:hAnsi="宋体" w:cs="宋体" w:hint="eastAsia"/>
        </w:rPr>
        <w:t xml:space="preserve">              return distance(p,l1)&lt;distance(p,l2)?distance(p,l1):distance(p,l2);</w:t>
      </w:r>
    </w:p>
    <w:p w:rsidR="005F1F37" w:rsidRPr="003F0B0C" w:rsidRDefault="005F1F37" w:rsidP="005F1F37">
      <w:pPr>
        <w:pStyle w:val="ad"/>
        <w:rPr>
          <w:rFonts w:hAnsi="宋体" w:cs="宋体"/>
        </w:rPr>
      </w:pPr>
      <w:r w:rsidRPr="003F0B0C">
        <w:rPr>
          <w:rFonts w:hAnsi="宋体" w:cs="宋体" w:hint="eastAsia"/>
        </w:rPr>
        <w:t xml:space="preserve">       return fabs(xmult(p,l1,l2))/distance(l1,l2);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//矢量V以P为顶点逆时针旋转angle并放大scale倍</w:t>
      </w:r>
    </w:p>
    <w:p w:rsidR="005F1F37" w:rsidRPr="003F0B0C" w:rsidRDefault="005F1F37" w:rsidP="005F1F37">
      <w:pPr>
        <w:pStyle w:val="ad"/>
        <w:rPr>
          <w:rFonts w:hAnsi="宋体" w:cs="宋体"/>
        </w:rPr>
      </w:pPr>
      <w:r w:rsidRPr="003F0B0C">
        <w:rPr>
          <w:rFonts w:hAnsi="宋体" w:cs="宋体" w:hint="eastAsia"/>
        </w:rPr>
        <w:t>point rotate(point v,point p,double angle,double scale){</w:t>
      </w:r>
    </w:p>
    <w:p w:rsidR="005F1F37" w:rsidRPr="003F0B0C" w:rsidRDefault="005F1F37" w:rsidP="005F1F37">
      <w:pPr>
        <w:pStyle w:val="ad"/>
        <w:rPr>
          <w:rFonts w:hAnsi="宋体" w:cs="宋体"/>
        </w:rPr>
      </w:pPr>
      <w:r w:rsidRPr="003F0B0C">
        <w:rPr>
          <w:rFonts w:hAnsi="宋体" w:cs="宋体" w:hint="eastAsia"/>
        </w:rPr>
        <w:t xml:space="preserve">       point ret=p;</w:t>
      </w:r>
    </w:p>
    <w:p w:rsidR="005F1F37" w:rsidRPr="003F0B0C" w:rsidRDefault="005F1F37" w:rsidP="005F1F37">
      <w:pPr>
        <w:pStyle w:val="ad"/>
        <w:rPr>
          <w:rFonts w:hAnsi="宋体" w:cs="宋体"/>
        </w:rPr>
      </w:pPr>
      <w:r w:rsidRPr="003F0B0C">
        <w:rPr>
          <w:rFonts w:hAnsi="宋体" w:cs="宋体" w:hint="eastAsia"/>
        </w:rPr>
        <w:lastRenderedPageBreak/>
        <w:t xml:space="preserve">      v.x-=p.x,v.y-=p.y;</w:t>
      </w:r>
    </w:p>
    <w:p w:rsidR="005F1F37" w:rsidRPr="003F0B0C" w:rsidRDefault="005F1F37" w:rsidP="005F1F37">
      <w:pPr>
        <w:pStyle w:val="ad"/>
        <w:rPr>
          <w:rFonts w:hAnsi="宋体" w:cs="宋体"/>
        </w:rPr>
      </w:pPr>
      <w:r w:rsidRPr="003F0B0C">
        <w:rPr>
          <w:rFonts w:hAnsi="宋体" w:cs="宋体" w:hint="eastAsia"/>
        </w:rPr>
        <w:t xml:space="preserve">       p.x=scale*cos(angle);</w:t>
      </w:r>
    </w:p>
    <w:p w:rsidR="005F1F37" w:rsidRPr="003F0B0C" w:rsidRDefault="005F1F37" w:rsidP="005F1F37">
      <w:pPr>
        <w:pStyle w:val="ad"/>
        <w:rPr>
          <w:rFonts w:hAnsi="宋体" w:cs="宋体"/>
        </w:rPr>
      </w:pPr>
      <w:r w:rsidRPr="003F0B0C">
        <w:rPr>
          <w:rFonts w:hAnsi="宋体" w:cs="宋体" w:hint="eastAsia"/>
        </w:rPr>
        <w:t xml:space="preserve">       p.y=scale*sin(angle);</w:t>
      </w:r>
    </w:p>
    <w:p w:rsidR="005F1F37" w:rsidRPr="003F0B0C" w:rsidRDefault="005F1F37" w:rsidP="005F1F37">
      <w:pPr>
        <w:pStyle w:val="ad"/>
        <w:rPr>
          <w:rFonts w:hAnsi="宋体" w:cs="宋体"/>
        </w:rPr>
      </w:pPr>
      <w:r w:rsidRPr="003F0B0C">
        <w:rPr>
          <w:rFonts w:hAnsi="宋体" w:cs="宋体" w:hint="eastAsia"/>
        </w:rPr>
        <w:t xml:space="preserve">       ret.x+=v.x*p.x-v.y*p.y;</w:t>
      </w:r>
    </w:p>
    <w:p w:rsidR="005F1F37" w:rsidRPr="003F0B0C" w:rsidRDefault="005F1F37" w:rsidP="005F1F37">
      <w:pPr>
        <w:pStyle w:val="ad"/>
        <w:rPr>
          <w:rFonts w:hAnsi="宋体" w:cs="宋体"/>
        </w:rPr>
      </w:pPr>
      <w:r w:rsidRPr="003F0B0C">
        <w:rPr>
          <w:rFonts w:hAnsi="宋体" w:cs="宋体" w:hint="eastAsia"/>
        </w:rPr>
        <w:t xml:space="preserve">       ret.y+=v.x*p.y+v.y*p.x;</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r w:rsidRPr="003F0B0C">
        <w:rPr>
          <w:rFonts w:hAnsi="宋体" w:cs="宋体" w:hint="eastAsia"/>
          <w:b/>
        </w:rPr>
        <w:t>1.6   面积</w:t>
      </w:r>
    </w:p>
    <w:p w:rsidR="005F1F37" w:rsidRPr="003F0B0C" w:rsidRDefault="005F1F37" w:rsidP="005F1F37">
      <w:pPr>
        <w:pStyle w:val="ad"/>
        <w:rPr>
          <w:rFonts w:hAnsi="宋体" w:cs="宋体"/>
        </w:rPr>
      </w:pPr>
      <w:r w:rsidRPr="003F0B0C">
        <w:rPr>
          <w:rFonts w:hAnsi="宋体" w:cs="宋体" w:hint="eastAsia"/>
        </w:rPr>
        <w:t>#include &lt;math.h&gt;</w:t>
      </w:r>
    </w:p>
    <w:p w:rsidR="005F1F37" w:rsidRPr="003F0B0C" w:rsidRDefault="005F1F37" w:rsidP="005F1F37">
      <w:pPr>
        <w:pStyle w:val="ad"/>
        <w:rPr>
          <w:rFonts w:hAnsi="宋体" w:cs="宋体"/>
        </w:rPr>
      </w:pPr>
      <w:r w:rsidRPr="003F0B0C">
        <w:rPr>
          <w:rFonts w:hAnsi="宋体" w:cs="宋体" w:hint="eastAsia"/>
        </w:rPr>
        <w:t>struct point{double x,y;};</w:t>
      </w:r>
    </w:p>
    <w:p w:rsidR="005F1F37" w:rsidRPr="003F0B0C" w:rsidRDefault="005F1F37" w:rsidP="005F1F37">
      <w:pPr>
        <w:pStyle w:val="ad"/>
        <w:rPr>
          <w:rFonts w:hAnsi="宋体" w:cs="宋体"/>
        </w:rPr>
      </w:pPr>
      <w:r w:rsidRPr="003F0B0C">
        <w:rPr>
          <w:rFonts w:hAnsi="宋体" w:cs="宋体" w:hint="eastAsia"/>
        </w:rPr>
        <w:t>//计算cross product (P1-P0)x(P2-P0)</w:t>
      </w:r>
    </w:p>
    <w:p w:rsidR="005F1F37" w:rsidRPr="003F0B0C" w:rsidRDefault="005F1F37" w:rsidP="005F1F37">
      <w:pPr>
        <w:pStyle w:val="ad"/>
        <w:rPr>
          <w:rFonts w:hAnsi="宋体" w:cs="宋体"/>
        </w:rPr>
      </w:pPr>
      <w:r w:rsidRPr="003F0B0C">
        <w:rPr>
          <w:rFonts w:hAnsi="宋体" w:cs="宋体" w:hint="eastAsia"/>
        </w:rPr>
        <w:t>double xmult(point p1,point p2,point p0){</w:t>
      </w:r>
    </w:p>
    <w:p w:rsidR="005F1F37" w:rsidRPr="003F0B0C" w:rsidRDefault="005F1F37" w:rsidP="005F1F37">
      <w:pPr>
        <w:pStyle w:val="ad"/>
        <w:rPr>
          <w:rFonts w:hAnsi="宋体" w:cs="宋体"/>
        </w:rPr>
      </w:pPr>
      <w:r w:rsidRPr="003F0B0C">
        <w:rPr>
          <w:rFonts w:hAnsi="宋体" w:cs="宋体" w:hint="eastAsia"/>
        </w:rPr>
        <w:t xml:space="preserve">       return (p1.x-p0.x)*(p2.y-p0.y)-(p2.x-p0.x)*(p1.y-p0.y);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xmult(double x1,double y1,double x2,double y2,double x0,double y0){</w:t>
      </w:r>
    </w:p>
    <w:p w:rsidR="005F1F37" w:rsidRPr="003F0B0C" w:rsidRDefault="005F1F37" w:rsidP="005F1F37">
      <w:pPr>
        <w:pStyle w:val="ad"/>
        <w:rPr>
          <w:rFonts w:hAnsi="宋体" w:cs="宋体"/>
        </w:rPr>
      </w:pPr>
      <w:r w:rsidRPr="003F0B0C">
        <w:rPr>
          <w:rFonts w:hAnsi="宋体" w:cs="宋体" w:hint="eastAsia"/>
        </w:rPr>
        <w:t xml:space="preserve">       return (x1-x0)*(y2-y0)-(x2-x0)*(y1-y0);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//计算三角形面积,输入三顶点</w:t>
      </w:r>
    </w:p>
    <w:p w:rsidR="005F1F37" w:rsidRPr="003F0B0C" w:rsidRDefault="005F1F37" w:rsidP="005F1F37">
      <w:pPr>
        <w:pStyle w:val="ad"/>
        <w:rPr>
          <w:rFonts w:hAnsi="宋体" w:cs="宋体"/>
        </w:rPr>
      </w:pPr>
      <w:r w:rsidRPr="003F0B0C">
        <w:rPr>
          <w:rFonts w:hAnsi="宋体" w:cs="宋体" w:hint="eastAsia"/>
        </w:rPr>
        <w:t>double area_triangle(point p1,point p2,point p3){</w:t>
      </w:r>
    </w:p>
    <w:p w:rsidR="005F1F37" w:rsidRPr="003F0B0C" w:rsidRDefault="005F1F37" w:rsidP="005F1F37">
      <w:pPr>
        <w:pStyle w:val="ad"/>
        <w:rPr>
          <w:rFonts w:hAnsi="宋体" w:cs="宋体"/>
        </w:rPr>
      </w:pPr>
      <w:r w:rsidRPr="003F0B0C">
        <w:rPr>
          <w:rFonts w:hAnsi="宋体" w:cs="宋体" w:hint="eastAsia"/>
        </w:rPr>
        <w:t xml:space="preserve">       return fabs(xmult(p1,p2,p3))/2;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area_triangle(double x1,double y1,double x2,double y2,double x3,double y3){</w:t>
      </w:r>
    </w:p>
    <w:p w:rsidR="005F1F37" w:rsidRPr="003F0B0C" w:rsidRDefault="005F1F37" w:rsidP="005F1F37">
      <w:pPr>
        <w:pStyle w:val="ad"/>
        <w:rPr>
          <w:rFonts w:hAnsi="宋体" w:cs="宋体"/>
        </w:rPr>
      </w:pPr>
      <w:r w:rsidRPr="003F0B0C">
        <w:rPr>
          <w:rFonts w:hAnsi="宋体" w:cs="宋体" w:hint="eastAsia"/>
        </w:rPr>
        <w:t xml:space="preserve">       return fabs(xmult(x1,y1,x2,y2,x3,y3))/2;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//计算三角形面积,输入三边长</w:t>
      </w:r>
    </w:p>
    <w:p w:rsidR="005F1F37" w:rsidRPr="003F0B0C" w:rsidRDefault="005F1F37" w:rsidP="005F1F37">
      <w:pPr>
        <w:pStyle w:val="ad"/>
        <w:rPr>
          <w:rFonts w:hAnsi="宋体" w:cs="宋体"/>
        </w:rPr>
      </w:pPr>
      <w:r w:rsidRPr="003F0B0C">
        <w:rPr>
          <w:rFonts w:hAnsi="宋体" w:cs="宋体" w:hint="eastAsia"/>
        </w:rPr>
        <w:t>double area_triangle(double a,double b,double c){</w:t>
      </w:r>
    </w:p>
    <w:p w:rsidR="005F1F37" w:rsidRPr="003F0B0C" w:rsidRDefault="005F1F37" w:rsidP="005F1F37">
      <w:pPr>
        <w:pStyle w:val="ad"/>
        <w:rPr>
          <w:rFonts w:hAnsi="宋体" w:cs="宋体"/>
        </w:rPr>
      </w:pPr>
      <w:r w:rsidRPr="003F0B0C">
        <w:rPr>
          <w:rFonts w:hAnsi="宋体" w:cs="宋体" w:hint="eastAsia"/>
        </w:rPr>
        <w:t xml:space="preserve">       double s=(a+b+c)/2;</w:t>
      </w:r>
    </w:p>
    <w:p w:rsidR="005F1F37" w:rsidRPr="003F0B0C" w:rsidRDefault="005F1F37" w:rsidP="005F1F37">
      <w:pPr>
        <w:pStyle w:val="ad"/>
        <w:rPr>
          <w:rFonts w:hAnsi="宋体" w:cs="宋体"/>
        </w:rPr>
      </w:pPr>
      <w:r w:rsidRPr="003F0B0C">
        <w:rPr>
          <w:rFonts w:hAnsi="宋体" w:cs="宋体" w:hint="eastAsia"/>
        </w:rPr>
        <w:t xml:space="preserve">       return sqrt(s*(s-a)*(s-b)*(s-c));</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//计算多边形面积,顶点按顺时针或逆时针给出</w:t>
      </w:r>
    </w:p>
    <w:p w:rsidR="005F1F37" w:rsidRPr="003F0B0C" w:rsidRDefault="005F1F37" w:rsidP="005F1F37">
      <w:pPr>
        <w:pStyle w:val="ad"/>
        <w:rPr>
          <w:rFonts w:hAnsi="宋体" w:cs="宋体"/>
        </w:rPr>
      </w:pPr>
      <w:r w:rsidRPr="003F0B0C">
        <w:rPr>
          <w:rFonts w:hAnsi="宋体" w:cs="宋体" w:hint="eastAsia"/>
        </w:rPr>
        <w:t>double area_polygon(int n,point* p){</w:t>
      </w:r>
    </w:p>
    <w:p w:rsidR="005F1F37" w:rsidRPr="003F0B0C" w:rsidRDefault="005F1F37" w:rsidP="005F1F37">
      <w:pPr>
        <w:pStyle w:val="ad"/>
        <w:rPr>
          <w:rFonts w:hAnsi="宋体" w:cs="宋体"/>
        </w:rPr>
      </w:pPr>
      <w:r w:rsidRPr="003F0B0C">
        <w:rPr>
          <w:rFonts w:hAnsi="宋体" w:cs="宋体" w:hint="eastAsia"/>
        </w:rPr>
        <w:t xml:space="preserve">       double s1=0,s2=0;</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s1+=p[(i+1)%n].y*p[i].x,s2+=p[(i+1)%n].y*p[(i+2)%n].x;</w:t>
      </w:r>
    </w:p>
    <w:p w:rsidR="005F1F37" w:rsidRPr="003F0B0C" w:rsidRDefault="005F1F37" w:rsidP="005F1F37">
      <w:pPr>
        <w:pStyle w:val="ad"/>
        <w:rPr>
          <w:rFonts w:hAnsi="宋体" w:cs="宋体"/>
        </w:rPr>
      </w:pPr>
      <w:r w:rsidRPr="003F0B0C">
        <w:rPr>
          <w:rFonts w:hAnsi="宋体" w:cs="宋体" w:hint="eastAsia"/>
        </w:rPr>
        <w:t xml:space="preserve">       return fabs(s1-s2)/2;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r w:rsidRPr="003F0B0C">
        <w:rPr>
          <w:rFonts w:hAnsi="宋体" w:cs="宋体" w:hint="eastAsia"/>
          <w:b/>
        </w:rPr>
        <w:t>1.7   球面</w:t>
      </w:r>
    </w:p>
    <w:p w:rsidR="005F1F37" w:rsidRPr="003F0B0C" w:rsidRDefault="005F1F37" w:rsidP="005F1F37">
      <w:pPr>
        <w:pStyle w:val="ad"/>
        <w:rPr>
          <w:rFonts w:hAnsi="宋体" w:cs="宋体"/>
        </w:rPr>
      </w:pPr>
      <w:r w:rsidRPr="003F0B0C">
        <w:rPr>
          <w:rFonts w:hAnsi="宋体" w:cs="宋体" w:hint="eastAsia"/>
        </w:rPr>
        <w:t>#include &lt;math.h&gt;</w:t>
      </w:r>
    </w:p>
    <w:p w:rsidR="005F1F37" w:rsidRPr="003F0B0C" w:rsidRDefault="005F1F37" w:rsidP="005F1F37">
      <w:pPr>
        <w:pStyle w:val="ad"/>
        <w:rPr>
          <w:rFonts w:hAnsi="宋体" w:cs="宋体"/>
        </w:rPr>
      </w:pPr>
      <w:r w:rsidRPr="003F0B0C">
        <w:rPr>
          <w:rFonts w:hAnsi="宋体" w:cs="宋体" w:hint="eastAsia"/>
        </w:rPr>
        <w:t>const double pi=acos(-1);</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//计算圆心角lat表示纬度,-90&lt;=w&lt;=90,lng表示经度</w:t>
      </w:r>
    </w:p>
    <w:p w:rsidR="005F1F37" w:rsidRPr="003F0B0C" w:rsidRDefault="005F1F37" w:rsidP="005F1F37">
      <w:pPr>
        <w:pStyle w:val="ad"/>
        <w:rPr>
          <w:rFonts w:hAnsi="宋体" w:cs="宋体"/>
        </w:rPr>
      </w:pPr>
      <w:r w:rsidRPr="003F0B0C">
        <w:rPr>
          <w:rFonts w:hAnsi="宋体" w:cs="宋体" w:hint="eastAsia"/>
        </w:rPr>
        <w:t>//返回两点所在大圆劣弧对应圆心角,0&lt;=angle&lt;=pi</w:t>
      </w:r>
    </w:p>
    <w:p w:rsidR="005F1F37" w:rsidRPr="003F0B0C" w:rsidRDefault="005F1F37" w:rsidP="005F1F37">
      <w:pPr>
        <w:pStyle w:val="ad"/>
        <w:rPr>
          <w:rFonts w:hAnsi="宋体" w:cs="宋体"/>
        </w:rPr>
      </w:pPr>
      <w:r w:rsidRPr="003F0B0C">
        <w:rPr>
          <w:rFonts w:hAnsi="宋体" w:cs="宋体" w:hint="eastAsia"/>
        </w:rPr>
        <w:t>double angle(double lng1,double lat1,double lng2,double lat2){</w:t>
      </w:r>
    </w:p>
    <w:p w:rsidR="005F1F37" w:rsidRPr="003F0B0C" w:rsidRDefault="005F1F37" w:rsidP="005F1F37">
      <w:pPr>
        <w:pStyle w:val="ad"/>
        <w:rPr>
          <w:rFonts w:hAnsi="宋体" w:cs="宋体"/>
        </w:rPr>
      </w:pPr>
      <w:r w:rsidRPr="003F0B0C">
        <w:rPr>
          <w:rFonts w:hAnsi="宋体" w:cs="宋体" w:hint="eastAsia"/>
        </w:rPr>
        <w:t xml:space="preserve">       double dlng=fabs(lng1-lng2)*pi/180;</w:t>
      </w:r>
    </w:p>
    <w:p w:rsidR="005F1F37" w:rsidRPr="003F0B0C" w:rsidRDefault="005F1F37" w:rsidP="005F1F37">
      <w:pPr>
        <w:pStyle w:val="ad"/>
        <w:rPr>
          <w:rFonts w:hAnsi="宋体" w:cs="宋体"/>
        </w:rPr>
      </w:pPr>
      <w:r w:rsidRPr="003F0B0C">
        <w:rPr>
          <w:rFonts w:hAnsi="宋体" w:cs="宋体" w:hint="eastAsia"/>
        </w:rPr>
        <w:t xml:space="preserve">       while (dlng&gt;=pi+pi)</w:t>
      </w:r>
    </w:p>
    <w:p w:rsidR="005F1F37" w:rsidRPr="003F0B0C" w:rsidRDefault="005F1F37" w:rsidP="005F1F37">
      <w:pPr>
        <w:pStyle w:val="ad"/>
        <w:rPr>
          <w:rFonts w:hAnsi="宋体" w:cs="宋体"/>
        </w:rPr>
      </w:pPr>
      <w:r w:rsidRPr="003F0B0C">
        <w:rPr>
          <w:rFonts w:hAnsi="宋体" w:cs="宋体" w:hint="eastAsia"/>
        </w:rPr>
        <w:t xml:space="preserve">              dlng-=pi+pi;</w:t>
      </w:r>
    </w:p>
    <w:p w:rsidR="005F1F37" w:rsidRPr="003F0B0C" w:rsidRDefault="005F1F37" w:rsidP="005F1F37">
      <w:pPr>
        <w:pStyle w:val="ad"/>
        <w:rPr>
          <w:rFonts w:hAnsi="宋体" w:cs="宋体"/>
        </w:rPr>
      </w:pPr>
      <w:r w:rsidRPr="003F0B0C">
        <w:rPr>
          <w:rFonts w:hAnsi="宋体" w:cs="宋体" w:hint="eastAsia"/>
        </w:rPr>
        <w:t xml:space="preserve">       if (dlng&gt;pi)</w:t>
      </w:r>
    </w:p>
    <w:p w:rsidR="005F1F37" w:rsidRPr="003F0B0C" w:rsidRDefault="005F1F37" w:rsidP="005F1F37">
      <w:pPr>
        <w:pStyle w:val="ad"/>
        <w:rPr>
          <w:rFonts w:hAnsi="宋体" w:cs="宋体"/>
        </w:rPr>
      </w:pPr>
      <w:r w:rsidRPr="003F0B0C">
        <w:rPr>
          <w:rFonts w:hAnsi="宋体" w:cs="宋体" w:hint="eastAsia"/>
        </w:rPr>
        <w:t xml:space="preserve">              dlng=pi+pi-dlng;</w:t>
      </w:r>
    </w:p>
    <w:p w:rsidR="005F1F37" w:rsidRPr="003F0B0C" w:rsidRDefault="005F1F37" w:rsidP="005F1F37">
      <w:pPr>
        <w:pStyle w:val="ad"/>
        <w:rPr>
          <w:rFonts w:hAnsi="宋体" w:cs="宋体"/>
        </w:rPr>
      </w:pPr>
      <w:r w:rsidRPr="003F0B0C">
        <w:rPr>
          <w:rFonts w:hAnsi="宋体" w:cs="宋体" w:hint="eastAsia"/>
        </w:rPr>
        <w:t xml:space="preserve">       lat1*=pi/180,lat2*=pi/180;</w:t>
      </w:r>
    </w:p>
    <w:p w:rsidR="005F1F37" w:rsidRPr="003F0B0C" w:rsidRDefault="005F1F37" w:rsidP="005F1F37">
      <w:pPr>
        <w:pStyle w:val="ad"/>
        <w:rPr>
          <w:rFonts w:hAnsi="宋体" w:cs="宋体"/>
        </w:rPr>
      </w:pPr>
      <w:r w:rsidRPr="003F0B0C">
        <w:rPr>
          <w:rFonts w:hAnsi="宋体" w:cs="宋体" w:hint="eastAsia"/>
        </w:rPr>
        <w:t xml:space="preserve">       return acos(cos(lat1)*cos(lat2)*cos(dlng)+sin(lat1)*sin(lat2));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//计算距离,r为球半径</w:t>
      </w:r>
    </w:p>
    <w:p w:rsidR="005F1F37" w:rsidRPr="003F0B0C" w:rsidRDefault="005F1F37" w:rsidP="005F1F37">
      <w:pPr>
        <w:pStyle w:val="ad"/>
        <w:rPr>
          <w:rFonts w:hAnsi="宋体" w:cs="宋体"/>
        </w:rPr>
      </w:pPr>
      <w:r w:rsidRPr="003F0B0C">
        <w:rPr>
          <w:rFonts w:hAnsi="宋体" w:cs="宋体" w:hint="eastAsia"/>
        </w:rPr>
        <w:t>double line_dist(double r,double lng1,double lat1,double lng2,double lat2){</w:t>
      </w:r>
    </w:p>
    <w:p w:rsidR="005F1F37" w:rsidRPr="003F0B0C" w:rsidRDefault="005F1F37" w:rsidP="005F1F37">
      <w:pPr>
        <w:pStyle w:val="ad"/>
        <w:rPr>
          <w:rFonts w:hAnsi="宋体" w:cs="宋体"/>
        </w:rPr>
      </w:pPr>
      <w:r w:rsidRPr="003F0B0C">
        <w:rPr>
          <w:rFonts w:hAnsi="宋体" w:cs="宋体" w:hint="eastAsia"/>
        </w:rPr>
        <w:t xml:space="preserve">       double dlng=fabs(lng1-lng2)*pi/180;</w:t>
      </w:r>
    </w:p>
    <w:p w:rsidR="005F1F37" w:rsidRPr="003F0B0C" w:rsidRDefault="005F1F37" w:rsidP="005F1F37">
      <w:pPr>
        <w:pStyle w:val="ad"/>
        <w:rPr>
          <w:rFonts w:hAnsi="宋体" w:cs="宋体"/>
        </w:rPr>
      </w:pPr>
      <w:r w:rsidRPr="003F0B0C">
        <w:rPr>
          <w:rFonts w:hAnsi="宋体" w:cs="宋体" w:hint="eastAsia"/>
        </w:rPr>
        <w:t xml:space="preserve">       while (dlng&gt;=pi+pi)</w:t>
      </w:r>
    </w:p>
    <w:p w:rsidR="005F1F37" w:rsidRPr="003F0B0C" w:rsidRDefault="005F1F37" w:rsidP="005F1F37">
      <w:pPr>
        <w:pStyle w:val="ad"/>
        <w:rPr>
          <w:rFonts w:hAnsi="宋体" w:cs="宋体"/>
        </w:rPr>
      </w:pPr>
      <w:r w:rsidRPr="003F0B0C">
        <w:rPr>
          <w:rFonts w:hAnsi="宋体" w:cs="宋体" w:hint="eastAsia"/>
        </w:rPr>
        <w:t xml:space="preserve">              dlng-=pi+pi;</w:t>
      </w:r>
    </w:p>
    <w:p w:rsidR="005F1F37" w:rsidRPr="003F0B0C" w:rsidRDefault="005F1F37" w:rsidP="005F1F37">
      <w:pPr>
        <w:pStyle w:val="ad"/>
        <w:rPr>
          <w:rFonts w:hAnsi="宋体" w:cs="宋体"/>
        </w:rPr>
      </w:pPr>
      <w:r w:rsidRPr="003F0B0C">
        <w:rPr>
          <w:rFonts w:hAnsi="宋体" w:cs="宋体" w:hint="eastAsia"/>
        </w:rPr>
        <w:t xml:space="preserve">       if (dlng&gt;pi)</w:t>
      </w:r>
    </w:p>
    <w:p w:rsidR="005F1F37" w:rsidRPr="003F0B0C" w:rsidRDefault="005F1F37" w:rsidP="005F1F37">
      <w:pPr>
        <w:pStyle w:val="ad"/>
        <w:rPr>
          <w:rFonts w:hAnsi="宋体" w:cs="宋体"/>
        </w:rPr>
      </w:pPr>
      <w:r w:rsidRPr="003F0B0C">
        <w:rPr>
          <w:rFonts w:hAnsi="宋体" w:cs="宋体" w:hint="eastAsia"/>
        </w:rPr>
        <w:t xml:space="preserve">              dlng=pi+pi-dlng;</w:t>
      </w:r>
    </w:p>
    <w:p w:rsidR="005F1F37" w:rsidRPr="003F0B0C" w:rsidRDefault="005F1F37" w:rsidP="005F1F37">
      <w:pPr>
        <w:pStyle w:val="ad"/>
        <w:rPr>
          <w:rFonts w:hAnsi="宋体" w:cs="宋体"/>
        </w:rPr>
      </w:pPr>
      <w:r w:rsidRPr="003F0B0C">
        <w:rPr>
          <w:rFonts w:hAnsi="宋体" w:cs="宋体" w:hint="eastAsia"/>
        </w:rPr>
        <w:t xml:space="preserve">       lat1*=pi/180,lat2*=pi/180;</w:t>
      </w:r>
    </w:p>
    <w:p w:rsidR="005F1F37" w:rsidRPr="003F0B0C" w:rsidRDefault="005F1F37" w:rsidP="005F1F37">
      <w:pPr>
        <w:pStyle w:val="ad"/>
        <w:rPr>
          <w:rFonts w:hAnsi="宋体" w:cs="宋体"/>
        </w:rPr>
      </w:pPr>
      <w:r w:rsidRPr="003F0B0C">
        <w:rPr>
          <w:rFonts w:hAnsi="宋体" w:cs="宋体" w:hint="eastAsia"/>
        </w:rPr>
        <w:t xml:space="preserve">       return r*sqrt(2-2*(cos(lat1)*cos(lat2)*cos(dlng)+sin(lat1)*sin(lat2)));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//计算球面距离,r为球半径</w:t>
      </w:r>
    </w:p>
    <w:p w:rsidR="005F1F37" w:rsidRPr="003F0B0C" w:rsidRDefault="005F1F37" w:rsidP="005F1F37">
      <w:pPr>
        <w:pStyle w:val="ad"/>
        <w:rPr>
          <w:rFonts w:hAnsi="宋体" w:cs="宋体"/>
        </w:rPr>
      </w:pPr>
      <w:r w:rsidRPr="003F0B0C">
        <w:rPr>
          <w:rFonts w:hAnsi="宋体" w:cs="宋体" w:hint="eastAsia"/>
        </w:rPr>
        <w:t>inline double sphere_dist(double r,double lng1,double lat1,double lng2,double lat2){</w:t>
      </w:r>
    </w:p>
    <w:p w:rsidR="005F1F37" w:rsidRPr="003F0B0C" w:rsidRDefault="005F1F37" w:rsidP="005F1F37">
      <w:pPr>
        <w:pStyle w:val="ad"/>
        <w:rPr>
          <w:rFonts w:hAnsi="宋体" w:cs="宋体"/>
        </w:rPr>
      </w:pPr>
      <w:r w:rsidRPr="003F0B0C">
        <w:rPr>
          <w:rFonts w:hAnsi="宋体" w:cs="宋体" w:hint="eastAsia"/>
        </w:rPr>
        <w:t xml:space="preserve">       return r*angle(lng1,lat1,lng2,lat2);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1.8    三角形</w:t>
      </w:r>
    </w:p>
    <w:p w:rsidR="005F1F37" w:rsidRPr="003F0B0C" w:rsidRDefault="005F1F37" w:rsidP="005F1F37">
      <w:pPr>
        <w:pStyle w:val="ad"/>
        <w:rPr>
          <w:rFonts w:hAnsi="宋体" w:cs="宋体"/>
        </w:rPr>
      </w:pPr>
      <w:r w:rsidRPr="003F0B0C">
        <w:rPr>
          <w:rFonts w:hAnsi="宋体" w:cs="宋体" w:hint="eastAsia"/>
        </w:rPr>
        <w:t>#include &lt;math.h&gt;</w:t>
      </w:r>
    </w:p>
    <w:p w:rsidR="005F1F37" w:rsidRPr="003F0B0C" w:rsidRDefault="005F1F37" w:rsidP="005F1F37">
      <w:pPr>
        <w:pStyle w:val="ad"/>
        <w:rPr>
          <w:rFonts w:hAnsi="宋体" w:cs="宋体"/>
        </w:rPr>
      </w:pPr>
      <w:r w:rsidRPr="003F0B0C">
        <w:rPr>
          <w:rFonts w:hAnsi="宋体" w:cs="宋体" w:hint="eastAsia"/>
        </w:rPr>
        <w:t>struct point{double x,y;};</w:t>
      </w:r>
    </w:p>
    <w:p w:rsidR="005F1F37" w:rsidRPr="003F0B0C" w:rsidRDefault="005F1F37" w:rsidP="005F1F37">
      <w:pPr>
        <w:pStyle w:val="ad"/>
        <w:rPr>
          <w:rFonts w:hAnsi="宋体" w:cs="宋体"/>
        </w:rPr>
      </w:pPr>
      <w:r w:rsidRPr="003F0B0C">
        <w:rPr>
          <w:rFonts w:hAnsi="宋体" w:cs="宋体" w:hint="eastAsia"/>
        </w:rPr>
        <w:t>struct line{point a,b;};</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double distance(point p1,point p2){</w:t>
      </w:r>
    </w:p>
    <w:p w:rsidR="005F1F37" w:rsidRPr="003F0B0C" w:rsidRDefault="005F1F37" w:rsidP="005F1F37">
      <w:pPr>
        <w:pStyle w:val="ad"/>
        <w:rPr>
          <w:rFonts w:hAnsi="宋体" w:cs="宋体"/>
        </w:rPr>
      </w:pPr>
      <w:r w:rsidRPr="003F0B0C">
        <w:rPr>
          <w:rFonts w:hAnsi="宋体" w:cs="宋体" w:hint="eastAsia"/>
        </w:rPr>
        <w:t xml:space="preserve">       return sqrt((p1.x-p2.x)*(p1.x-p2.x)+(p1.y-p2.y)*(p1.y-p2.y));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point intersection(line u,line v){</w:t>
      </w:r>
    </w:p>
    <w:p w:rsidR="005F1F37" w:rsidRPr="003F0B0C" w:rsidRDefault="005F1F37" w:rsidP="005F1F37">
      <w:pPr>
        <w:pStyle w:val="ad"/>
        <w:rPr>
          <w:rFonts w:hAnsi="宋体" w:cs="宋体"/>
        </w:rPr>
      </w:pPr>
      <w:r w:rsidRPr="003F0B0C">
        <w:rPr>
          <w:rFonts w:hAnsi="宋体" w:cs="宋体" w:hint="eastAsia"/>
        </w:rPr>
        <w:t xml:space="preserve">       point ret=u.a;</w:t>
      </w:r>
    </w:p>
    <w:p w:rsidR="005F1F37" w:rsidRPr="003F0B0C" w:rsidRDefault="005F1F37" w:rsidP="005F1F37">
      <w:pPr>
        <w:pStyle w:val="ad"/>
        <w:rPr>
          <w:rFonts w:hAnsi="宋体" w:cs="宋体"/>
        </w:rPr>
      </w:pPr>
      <w:r w:rsidRPr="003F0B0C">
        <w:rPr>
          <w:rFonts w:hAnsi="宋体" w:cs="宋体" w:hint="eastAsia"/>
        </w:rPr>
        <w:t xml:space="preserve">       double t=((u.a.x-v.a.x)*(v.a.y-v.b.y)-(u.a.y-v.a.y)*(v.a.x-v.b.x))</w:t>
      </w:r>
    </w:p>
    <w:p w:rsidR="005F1F37" w:rsidRPr="003F0B0C" w:rsidRDefault="005F1F37" w:rsidP="005F1F37">
      <w:pPr>
        <w:pStyle w:val="ad"/>
        <w:rPr>
          <w:rFonts w:hAnsi="宋体" w:cs="宋体"/>
        </w:rPr>
      </w:pPr>
      <w:r w:rsidRPr="003F0B0C">
        <w:rPr>
          <w:rFonts w:hAnsi="宋体" w:cs="宋体" w:hint="eastAsia"/>
        </w:rPr>
        <w:t xml:space="preserve">                     /((u.a.x-u.b.x)*(v.a.y-v.b.y)-(u.a.y-u.b.y)*(v.a.x-v.b.x));</w:t>
      </w:r>
    </w:p>
    <w:p w:rsidR="005F1F37" w:rsidRPr="003F0B0C" w:rsidRDefault="005F1F37" w:rsidP="005F1F37">
      <w:pPr>
        <w:pStyle w:val="ad"/>
        <w:rPr>
          <w:rFonts w:hAnsi="宋体" w:cs="宋体"/>
        </w:rPr>
      </w:pPr>
      <w:r w:rsidRPr="003F0B0C">
        <w:rPr>
          <w:rFonts w:hAnsi="宋体" w:cs="宋体" w:hint="eastAsia"/>
        </w:rPr>
        <w:t xml:space="preserve">       ret.x+=(u.b.x-u.a.x)*t;</w:t>
      </w:r>
    </w:p>
    <w:p w:rsidR="005F1F37" w:rsidRPr="003F0B0C" w:rsidRDefault="005F1F37" w:rsidP="005F1F37">
      <w:pPr>
        <w:pStyle w:val="ad"/>
        <w:rPr>
          <w:rFonts w:hAnsi="宋体" w:cs="宋体"/>
        </w:rPr>
      </w:pPr>
      <w:r w:rsidRPr="003F0B0C">
        <w:rPr>
          <w:rFonts w:hAnsi="宋体" w:cs="宋体" w:hint="eastAsia"/>
        </w:rPr>
        <w:lastRenderedPageBreak/>
        <w:t xml:space="preserve">       ret.y+=(u.b.y-u.a.y)*t;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//外心</w:t>
      </w:r>
    </w:p>
    <w:p w:rsidR="005F1F37" w:rsidRPr="003F0B0C" w:rsidRDefault="005F1F37" w:rsidP="005F1F37">
      <w:pPr>
        <w:pStyle w:val="ad"/>
        <w:rPr>
          <w:rFonts w:hAnsi="宋体" w:cs="宋体"/>
        </w:rPr>
      </w:pPr>
      <w:r w:rsidRPr="003F0B0C">
        <w:rPr>
          <w:rFonts w:hAnsi="宋体" w:cs="宋体" w:hint="eastAsia"/>
        </w:rPr>
        <w:t>point circumcenter(point a,point b,point c){</w:t>
      </w:r>
    </w:p>
    <w:p w:rsidR="005F1F37" w:rsidRPr="003F0B0C" w:rsidRDefault="005F1F37" w:rsidP="005F1F37">
      <w:pPr>
        <w:pStyle w:val="ad"/>
        <w:rPr>
          <w:rFonts w:hAnsi="宋体" w:cs="宋体"/>
        </w:rPr>
      </w:pPr>
      <w:r w:rsidRPr="003F0B0C">
        <w:rPr>
          <w:rFonts w:hAnsi="宋体" w:cs="宋体" w:hint="eastAsia"/>
        </w:rPr>
        <w:t xml:space="preserve">       line u,v;</w:t>
      </w:r>
    </w:p>
    <w:p w:rsidR="005F1F37" w:rsidRPr="003F0B0C" w:rsidRDefault="005F1F37" w:rsidP="005F1F37">
      <w:pPr>
        <w:pStyle w:val="ad"/>
        <w:rPr>
          <w:rFonts w:hAnsi="宋体" w:cs="宋体"/>
        </w:rPr>
      </w:pPr>
      <w:r w:rsidRPr="003F0B0C">
        <w:rPr>
          <w:rFonts w:hAnsi="宋体" w:cs="宋体" w:hint="eastAsia"/>
        </w:rPr>
        <w:t xml:space="preserve">       u.a.x=(a.x+b.x)/2;</w:t>
      </w:r>
    </w:p>
    <w:p w:rsidR="005F1F37" w:rsidRPr="003F0B0C" w:rsidRDefault="005F1F37" w:rsidP="005F1F37">
      <w:pPr>
        <w:pStyle w:val="ad"/>
        <w:rPr>
          <w:rFonts w:hAnsi="宋体" w:cs="宋体"/>
        </w:rPr>
      </w:pPr>
      <w:r w:rsidRPr="003F0B0C">
        <w:rPr>
          <w:rFonts w:hAnsi="宋体" w:cs="宋体" w:hint="eastAsia"/>
        </w:rPr>
        <w:t xml:space="preserve">       u.a.y=(a.y+b.y)/2;</w:t>
      </w:r>
    </w:p>
    <w:p w:rsidR="005F1F37" w:rsidRPr="003F0B0C" w:rsidRDefault="005F1F37" w:rsidP="005F1F37">
      <w:pPr>
        <w:pStyle w:val="ad"/>
        <w:rPr>
          <w:rFonts w:hAnsi="宋体" w:cs="宋体"/>
        </w:rPr>
      </w:pPr>
      <w:r w:rsidRPr="003F0B0C">
        <w:rPr>
          <w:rFonts w:hAnsi="宋体" w:cs="宋体" w:hint="eastAsia"/>
        </w:rPr>
        <w:t xml:space="preserve">       u.b.x=u.a.x-a.y+b.y;</w:t>
      </w:r>
    </w:p>
    <w:p w:rsidR="005F1F37" w:rsidRPr="003F0B0C" w:rsidRDefault="005F1F37" w:rsidP="005F1F37">
      <w:pPr>
        <w:pStyle w:val="ad"/>
        <w:rPr>
          <w:rFonts w:hAnsi="宋体" w:cs="宋体"/>
        </w:rPr>
      </w:pPr>
      <w:r w:rsidRPr="003F0B0C">
        <w:rPr>
          <w:rFonts w:hAnsi="宋体" w:cs="宋体" w:hint="eastAsia"/>
        </w:rPr>
        <w:t xml:space="preserve">       u.b.y=u.a.y+a.x-b.x;</w:t>
      </w:r>
    </w:p>
    <w:p w:rsidR="005F1F37" w:rsidRPr="003F0B0C" w:rsidRDefault="005F1F37" w:rsidP="005F1F37">
      <w:pPr>
        <w:pStyle w:val="ad"/>
        <w:rPr>
          <w:rFonts w:hAnsi="宋体" w:cs="宋体"/>
        </w:rPr>
      </w:pPr>
      <w:r w:rsidRPr="003F0B0C">
        <w:rPr>
          <w:rFonts w:hAnsi="宋体" w:cs="宋体" w:hint="eastAsia"/>
        </w:rPr>
        <w:t xml:space="preserve">       v.a.x=(a.x+c.x)/2;</w:t>
      </w:r>
    </w:p>
    <w:p w:rsidR="005F1F37" w:rsidRPr="003F0B0C" w:rsidRDefault="005F1F37" w:rsidP="005F1F37">
      <w:pPr>
        <w:pStyle w:val="ad"/>
        <w:rPr>
          <w:rFonts w:hAnsi="宋体" w:cs="宋体"/>
        </w:rPr>
      </w:pPr>
      <w:r w:rsidRPr="003F0B0C">
        <w:rPr>
          <w:rFonts w:hAnsi="宋体" w:cs="宋体" w:hint="eastAsia"/>
        </w:rPr>
        <w:t xml:space="preserve">       v.a.y=(a.y+c.y)/2;</w:t>
      </w:r>
    </w:p>
    <w:p w:rsidR="005F1F37" w:rsidRPr="003F0B0C" w:rsidRDefault="005F1F37" w:rsidP="005F1F37">
      <w:pPr>
        <w:pStyle w:val="ad"/>
        <w:rPr>
          <w:rFonts w:hAnsi="宋体" w:cs="宋体"/>
        </w:rPr>
      </w:pPr>
      <w:r w:rsidRPr="003F0B0C">
        <w:rPr>
          <w:rFonts w:hAnsi="宋体" w:cs="宋体" w:hint="eastAsia"/>
        </w:rPr>
        <w:t xml:space="preserve">       v.b.x=v.a.x-a.y+c.y;</w:t>
      </w:r>
    </w:p>
    <w:p w:rsidR="005F1F37" w:rsidRPr="003F0B0C" w:rsidRDefault="005F1F37" w:rsidP="005F1F37">
      <w:pPr>
        <w:pStyle w:val="ad"/>
        <w:rPr>
          <w:rFonts w:hAnsi="宋体" w:cs="宋体"/>
        </w:rPr>
      </w:pPr>
      <w:r w:rsidRPr="003F0B0C">
        <w:rPr>
          <w:rFonts w:hAnsi="宋体" w:cs="宋体" w:hint="eastAsia"/>
        </w:rPr>
        <w:t xml:space="preserve">       v.b.y=v.a.y+a.x-c.x;</w:t>
      </w:r>
    </w:p>
    <w:p w:rsidR="005F1F37" w:rsidRPr="003F0B0C" w:rsidRDefault="005F1F37" w:rsidP="005F1F37">
      <w:pPr>
        <w:pStyle w:val="ad"/>
        <w:rPr>
          <w:rFonts w:hAnsi="宋体" w:cs="宋体"/>
        </w:rPr>
      </w:pPr>
      <w:r w:rsidRPr="003F0B0C">
        <w:rPr>
          <w:rFonts w:hAnsi="宋体" w:cs="宋体" w:hint="eastAsia"/>
        </w:rPr>
        <w:t xml:space="preserve">       return intersection(u,v);</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//内心</w:t>
      </w:r>
    </w:p>
    <w:p w:rsidR="005F1F37" w:rsidRPr="003F0B0C" w:rsidRDefault="005F1F37" w:rsidP="005F1F37">
      <w:pPr>
        <w:pStyle w:val="ad"/>
        <w:rPr>
          <w:rFonts w:hAnsi="宋体" w:cs="宋体"/>
        </w:rPr>
      </w:pPr>
      <w:r w:rsidRPr="003F0B0C">
        <w:rPr>
          <w:rFonts w:hAnsi="宋体" w:cs="宋体" w:hint="eastAsia"/>
        </w:rPr>
        <w:t>point incenter(point a,point b,point c){</w:t>
      </w:r>
    </w:p>
    <w:p w:rsidR="005F1F37" w:rsidRPr="003F0B0C" w:rsidRDefault="005F1F37" w:rsidP="005F1F37">
      <w:pPr>
        <w:pStyle w:val="ad"/>
        <w:rPr>
          <w:rFonts w:hAnsi="宋体" w:cs="宋体"/>
        </w:rPr>
      </w:pPr>
      <w:r w:rsidRPr="003F0B0C">
        <w:rPr>
          <w:rFonts w:hAnsi="宋体" w:cs="宋体" w:hint="eastAsia"/>
        </w:rPr>
        <w:t xml:space="preserve">       line u,v;</w:t>
      </w:r>
    </w:p>
    <w:p w:rsidR="005F1F37" w:rsidRPr="003F0B0C" w:rsidRDefault="005F1F37" w:rsidP="005F1F37">
      <w:pPr>
        <w:pStyle w:val="ad"/>
        <w:rPr>
          <w:rFonts w:hAnsi="宋体" w:cs="宋体"/>
        </w:rPr>
      </w:pPr>
      <w:r w:rsidRPr="003F0B0C">
        <w:rPr>
          <w:rFonts w:hAnsi="宋体" w:cs="宋体" w:hint="eastAsia"/>
        </w:rPr>
        <w:t xml:space="preserve">       double m,n;</w:t>
      </w:r>
    </w:p>
    <w:p w:rsidR="005F1F37" w:rsidRPr="003F0B0C" w:rsidRDefault="005F1F37" w:rsidP="005F1F37">
      <w:pPr>
        <w:pStyle w:val="ad"/>
        <w:rPr>
          <w:rFonts w:hAnsi="宋体" w:cs="宋体"/>
        </w:rPr>
      </w:pPr>
      <w:r w:rsidRPr="003F0B0C">
        <w:rPr>
          <w:rFonts w:hAnsi="宋体" w:cs="宋体" w:hint="eastAsia"/>
        </w:rPr>
        <w:t xml:space="preserve">       u.a=a;</w:t>
      </w:r>
    </w:p>
    <w:p w:rsidR="005F1F37" w:rsidRPr="003F0B0C" w:rsidRDefault="005F1F37" w:rsidP="005F1F37">
      <w:pPr>
        <w:pStyle w:val="ad"/>
        <w:rPr>
          <w:rFonts w:hAnsi="宋体" w:cs="宋体"/>
        </w:rPr>
      </w:pPr>
      <w:r w:rsidRPr="003F0B0C">
        <w:rPr>
          <w:rFonts w:hAnsi="宋体" w:cs="宋体" w:hint="eastAsia"/>
        </w:rPr>
        <w:t xml:space="preserve">       m=atan2(b.y-a.y,b.x-a.x);</w:t>
      </w:r>
    </w:p>
    <w:p w:rsidR="005F1F37" w:rsidRPr="003F0B0C" w:rsidRDefault="005F1F37" w:rsidP="005F1F37">
      <w:pPr>
        <w:pStyle w:val="ad"/>
        <w:rPr>
          <w:rFonts w:hAnsi="宋体" w:cs="宋体"/>
          <w:lang w:val="pt-BR"/>
        </w:rPr>
      </w:pPr>
      <w:r w:rsidRPr="003F0B0C">
        <w:rPr>
          <w:rFonts w:hAnsi="宋体" w:cs="宋体" w:hint="eastAsia"/>
          <w:lang w:val="pt-BR"/>
        </w:rPr>
        <w:t xml:space="preserve">       n=atan2(c.y-a.y,c.x-a.x);</w:t>
      </w:r>
    </w:p>
    <w:p w:rsidR="005F1F37" w:rsidRPr="003F0B0C" w:rsidRDefault="005F1F37" w:rsidP="005F1F37">
      <w:pPr>
        <w:pStyle w:val="ad"/>
        <w:rPr>
          <w:rFonts w:hAnsi="宋体" w:cs="宋体"/>
          <w:lang w:val="pt-BR"/>
        </w:rPr>
      </w:pPr>
      <w:r w:rsidRPr="003F0B0C">
        <w:rPr>
          <w:rFonts w:hAnsi="宋体" w:cs="宋体" w:hint="eastAsia"/>
          <w:lang w:val="pt-BR"/>
        </w:rPr>
        <w:t xml:space="preserve">       u.b.x=u.a.x+cos((m+n)/2);</w:t>
      </w:r>
    </w:p>
    <w:p w:rsidR="005F1F37" w:rsidRPr="003F0B0C" w:rsidRDefault="005F1F37" w:rsidP="005F1F37">
      <w:pPr>
        <w:pStyle w:val="ad"/>
        <w:rPr>
          <w:rFonts w:hAnsi="宋体" w:cs="宋体"/>
        </w:rPr>
      </w:pPr>
      <w:r w:rsidRPr="003F0B0C">
        <w:rPr>
          <w:rFonts w:hAnsi="宋体" w:cs="宋体" w:hint="eastAsia"/>
        </w:rPr>
        <w:t xml:space="preserve">       u.b.y=u.a.y+sin((m+n)/2);</w:t>
      </w:r>
    </w:p>
    <w:p w:rsidR="005F1F37" w:rsidRPr="003F0B0C" w:rsidRDefault="005F1F37" w:rsidP="005F1F37">
      <w:pPr>
        <w:pStyle w:val="ad"/>
        <w:rPr>
          <w:rFonts w:hAnsi="宋体" w:cs="宋体"/>
        </w:rPr>
      </w:pPr>
      <w:r w:rsidRPr="003F0B0C">
        <w:rPr>
          <w:rFonts w:hAnsi="宋体" w:cs="宋体" w:hint="eastAsia"/>
        </w:rPr>
        <w:t xml:space="preserve">       v.a=b;</w:t>
      </w:r>
    </w:p>
    <w:p w:rsidR="005F1F37" w:rsidRPr="003F0B0C" w:rsidRDefault="005F1F37" w:rsidP="005F1F37">
      <w:pPr>
        <w:pStyle w:val="ad"/>
        <w:rPr>
          <w:rFonts w:hAnsi="宋体" w:cs="宋体"/>
        </w:rPr>
      </w:pPr>
      <w:r w:rsidRPr="003F0B0C">
        <w:rPr>
          <w:rFonts w:hAnsi="宋体" w:cs="宋体" w:hint="eastAsia"/>
        </w:rPr>
        <w:t xml:space="preserve">       m=atan2(a.y-b.y,a.x-b.x);</w:t>
      </w:r>
    </w:p>
    <w:p w:rsidR="005F1F37" w:rsidRPr="003F0B0C" w:rsidRDefault="005F1F37" w:rsidP="005F1F37">
      <w:pPr>
        <w:pStyle w:val="ad"/>
        <w:rPr>
          <w:rFonts w:hAnsi="宋体" w:cs="宋体"/>
          <w:lang w:val="pt-BR"/>
        </w:rPr>
      </w:pPr>
      <w:r w:rsidRPr="003F0B0C">
        <w:rPr>
          <w:rFonts w:hAnsi="宋体" w:cs="宋体" w:hint="eastAsia"/>
          <w:lang w:val="pt-BR"/>
        </w:rPr>
        <w:t xml:space="preserve">       n=atan2(c.y-b.y,c.x-b.x);</w:t>
      </w:r>
    </w:p>
    <w:p w:rsidR="005F1F37" w:rsidRPr="003F0B0C" w:rsidRDefault="005F1F37" w:rsidP="005F1F37">
      <w:pPr>
        <w:pStyle w:val="ad"/>
        <w:rPr>
          <w:rFonts w:hAnsi="宋体" w:cs="宋体"/>
          <w:lang w:val="pt-BR"/>
        </w:rPr>
      </w:pPr>
      <w:r w:rsidRPr="003F0B0C">
        <w:rPr>
          <w:rFonts w:hAnsi="宋体" w:cs="宋体" w:hint="eastAsia"/>
          <w:lang w:val="pt-BR"/>
        </w:rPr>
        <w:t xml:space="preserve">       v.b.x=v.a.x+cos((m+n)/2);</w:t>
      </w:r>
    </w:p>
    <w:p w:rsidR="005F1F37" w:rsidRPr="003F0B0C" w:rsidRDefault="005F1F37" w:rsidP="005F1F37">
      <w:pPr>
        <w:pStyle w:val="ad"/>
        <w:rPr>
          <w:rFonts w:hAnsi="宋体" w:cs="宋体"/>
        </w:rPr>
      </w:pPr>
      <w:r w:rsidRPr="003F0B0C">
        <w:rPr>
          <w:rFonts w:hAnsi="宋体" w:cs="宋体" w:hint="eastAsia"/>
        </w:rPr>
        <w:t xml:space="preserve">       v.b.y=v.a.y+sin((m+n)/2);</w:t>
      </w:r>
    </w:p>
    <w:p w:rsidR="005F1F37" w:rsidRPr="003F0B0C" w:rsidRDefault="005F1F37" w:rsidP="005F1F37">
      <w:pPr>
        <w:pStyle w:val="ad"/>
        <w:rPr>
          <w:rFonts w:hAnsi="宋体" w:cs="宋体"/>
        </w:rPr>
      </w:pPr>
      <w:r w:rsidRPr="003F0B0C">
        <w:rPr>
          <w:rFonts w:hAnsi="宋体" w:cs="宋体" w:hint="eastAsia"/>
        </w:rPr>
        <w:t xml:space="preserve">       return intersection(u,v);</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//垂心</w:t>
      </w:r>
    </w:p>
    <w:p w:rsidR="005F1F37" w:rsidRPr="003F0B0C" w:rsidRDefault="005F1F37" w:rsidP="005F1F37">
      <w:pPr>
        <w:pStyle w:val="ad"/>
        <w:rPr>
          <w:rFonts w:hAnsi="宋体" w:cs="宋体"/>
        </w:rPr>
      </w:pPr>
      <w:r w:rsidRPr="003F0B0C">
        <w:rPr>
          <w:rFonts w:hAnsi="宋体" w:cs="宋体" w:hint="eastAsia"/>
        </w:rPr>
        <w:t>point perpencenter(point a,point b,point c){</w:t>
      </w:r>
    </w:p>
    <w:p w:rsidR="005F1F37" w:rsidRPr="003F0B0C" w:rsidRDefault="005F1F37" w:rsidP="005F1F37">
      <w:pPr>
        <w:pStyle w:val="ad"/>
        <w:rPr>
          <w:rFonts w:hAnsi="宋体" w:cs="宋体"/>
        </w:rPr>
      </w:pPr>
      <w:r w:rsidRPr="003F0B0C">
        <w:rPr>
          <w:rFonts w:hAnsi="宋体" w:cs="宋体" w:hint="eastAsia"/>
        </w:rPr>
        <w:t xml:space="preserve">       line u,v;</w:t>
      </w:r>
    </w:p>
    <w:p w:rsidR="005F1F37" w:rsidRPr="003F0B0C" w:rsidRDefault="005F1F37" w:rsidP="005F1F37">
      <w:pPr>
        <w:pStyle w:val="ad"/>
        <w:rPr>
          <w:rFonts w:hAnsi="宋体" w:cs="宋体"/>
        </w:rPr>
      </w:pPr>
      <w:r w:rsidRPr="003F0B0C">
        <w:rPr>
          <w:rFonts w:hAnsi="宋体" w:cs="宋体" w:hint="eastAsia"/>
        </w:rPr>
        <w:t xml:space="preserve">       u.a=c;</w:t>
      </w:r>
    </w:p>
    <w:p w:rsidR="005F1F37" w:rsidRPr="003F0B0C" w:rsidRDefault="005F1F37" w:rsidP="005F1F37">
      <w:pPr>
        <w:pStyle w:val="ad"/>
        <w:rPr>
          <w:rFonts w:hAnsi="宋体" w:cs="宋体"/>
        </w:rPr>
      </w:pPr>
      <w:r w:rsidRPr="003F0B0C">
        <w:rPr>
          <w:rFonts w:hAnsi="宋体" w:cs="宋体" w:hint="eastAsia"/>
        </w:rPr>
        <w:t xml:space="preserve">       u.b.x=u.a.x-a.y+b.y;</w:t>
      </w:r>
    </w:p>
    <w:p w:rsidR="005F1F37" w:rsidRPr="003F0B0C" w:rsidRDefault="005F1F37" w:rsidP="005F1F37">
      <w:pPr>
        <w:pStyle w:val="ad"/>
        <w:rPr>
          <w:rFonts w:hAnsi="宋体" w:cs="宋体"/>
        </w:rPr>
      </w:pPr>
      <w:r w:rsidRPr="003F0B0C">
        <w:rPr>
          <w:rFonts w:hAnsi="宋体" w:cs="宋体" w:hint="eastAsia"/>
        </w:rPr>
        <w:t xml:space="preserve">       u.b.y=u.a.y+a.x-b.x;</w:t>
      </w:r>
    </w:p>
    <w:p w:rsidR="005F1F37" w:rsidRPr="003F0B0C" w:rsidRDefault="005F1F37" w:rsidP="005F1F37">
      <w:pPr>
        <w:pStyle w:val="ad"/>
        <w:rPr>
          <w:rFonts w:hAnsi="宋体" w:cs="宋体"/>
        </w:rPr>
      </w:pPr>
      <w:r w:rsidRPr="003F0B0C">
        <w:rPr>
          <w:rFonts w:hAnsi="宋体" w:cs="宋体" w:hint="eastAsia"/>
        </w:rPr>
        <w:t xml:space="preserve">       v.a=b;</w:t>
      </w:r>
    </w:p>
    <w:p w:rsidR="005F1F37" w:rsidRPr="003F0B0C" w:rsidRDefault="005F1F37" w:rsidP="005F1F37">
      <w:pPr>
        <w:pStyle w:val="ad"/>
        <w:rPr>
          <w:rFonts w:hAnsi="宋体" w:cs="宋体"/>
        </w:rPr>
      </w:pPr>
      <w:r w:rsidRPr="003F0B0C">
        <w:rPr>
          <w:rFonts w:hAnsi="宋体" w:cs="宋体" w:hint="eastAsia"/>
        </w:rPr>
        <w:t xml:space="preserve">       v.b.x=v.a.x-a.y+c.y;</w:t>
      </w:r>
    </w:p>
    <w:p w:rsidR="005F1F37" w:rsidRPr="003F0B0C" w:rsidRDefault="005F1F37" w:rsidP="005F1F37">
      <w:pPr>
        <w:pStyle w:val="ad"/>
        <w:rPr>
          <w:rFonts w:hAnsi="宋体" w:cs="宋体"/>
        </w:rPr>
      </w:pPr>
      <w:r w:rsidRPr="003F0B0C">
        <w:rPr>
          <w:rFonts w:hAnsi="宋体" w:cs="宋体" w:hint="eastAsia"/>
        </w:rPr>
        <w:t xml:space="preserve">       v.b.y=v.a.y+a.x-c.x;</w:t>
      </w:r>
    </w:p>
    <w:p w:rsidR="005F1F37" w:rsidRPr="003F0B0C" w:rsidRDefault="005F1F37" w:rsidP="005F1F37">
      <w:pPr>
        <w:pStyle w:val="ad"/>
        <w:rPr>
          <w:rFonts w:hAnsi="宋体" w:cs="宋体"/>
        </w:rPr>
      </w:pPr>
      <w:r w:rsidRPr="003F0B0C">
        <w:rPr>
          <w:rFonts w:hAnsi="宋体" w:cs="宋体" w:hint="eastAsia"/>
        </w:rPr>
        <w:lastRenderedPageBreak/>
        <w:t xml:space="preserve">       return intersection(u,v);</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//重心</w:t>
      </w:r>
    </w:p>
    <w:p w:rsidR="005F1F37" w:rsidRPr="003F0B0C" w:rsidRDefault="005F1F37" w:rsidP="005F1F37">
      <w:pPr>
        <w:pStyle w:val="ad"/>
        <w:rPr>
          <w:rFonts w:hAnsi="宋体" w:cs="宋体"/>
        </w:rPr>
      </w:pPr>
      <w:r w:rsidRPr="003F0B0C">
        <w:rPr>
          <w:rFonts w:hAnsi="宋体" w:cs="宋体" w:hint="eastAsia"/>
        </w:rPr>
        <w:t>//到三角形三顶点距离的平方和最小的点</w:t>
      </w:r>
    </w:p>
    <w:p w:rsidR="005F1F37" w:rsidRPr="003F0B0C" w:rsidRDefault="005F1F37" w:rsidP="005F1F37">
      <w:pPr>
        <w:pStyle w:val="ad"/>
        <w:rPr>
          <w:rFonts w:hAnsi="宋体" w:cs="宋体"/>
        </w:rPr>
      </w:pPr>
      <w:r w:rsidRPr="003F0B0C">
        <w:rPr>
          <w:rFonts w:hAnsi="宋体" w:cs="宋体" w:hint="eastAsia"/>
        </w:rPr>
        <w:t>//三角形内到三边距离之积最大的点</w:t>
      </w:r>
    </w:p>
    <w:p w:rsidR="005F1F37" w:rsidRPr="003F0B0C" w:rsidRDefault="005F1F37" w:rsidP="005F1F37">
      <w:pPr>
        <w:pStyle w:val="ad"/>
        <w:rPr>
          <w:rFonts w:hAnsi="宋体" w:cs="宋体"/>
        </w:rPr>
      </w:pPr>
      <w:r w:rsidRPr="003F0B0C">
        <w:rPr>
          <w:rFonts w:hAnsi="宋体" w:cs="宋体" w:hint="eastAsia"/>
        </w:rPr>
        <w:t>point barycenter(point a,point b,point c){</w:t>
      </w:r>
    </w:p>
    <w:p w:rsidR="005F1F37" w:rsidRPr="003F0B0C" w:rsidRDefault="005F1F37" w:rsidP="005F1F37">
      <w:pPr>
        <w:pStyle w:val="ad"/>
        <w:rPr>
          <w:rFonts w:hAnsi="宋体" w:cs="宋体"/>
        </w:rPr>
      </w:pPr>
      <w:r w:rsidRPr="003F0B0C">
        <w:rPr>
          <w:rFonts w:hAnsi="宋体" w:cs="宋体" w:hint="eastAsia"/>
        </w:rPr>
        <w:t xml:space="preserve">       line u,v;</w:t>
      </w:r>
    </w:p>
    <w:p w:rsidR="005F1F37" w:rsidRPr="003F0B0C" w:rsidRDefault="005F1F37" w:rsidP="005F1F37">
      <w:pPr>
        <w:pStyle w:val="ad"/>
        <w:rPr>
          <w:rFonts w:hAnsi="宋体" w:cs="宋体"/>
        </w:rPr>
      </w:pPr>
      <w:r w:rsidRPr="003F0B0C">
        <w:rPr>
          <w:rFonts w:hAnsi="宋体" w:cs="宋体" w:hint="eastAsia"/>
        </w:rPr>
        <w:t xml:space="preserve">       u.a.x=(a.x+b.x)/2;</w:t>
      </w:r>
    </w:p>
    <w:p w:rsidR="005F1F37" w:rsidRPr="003F0B0C" w:rsidRDefault="005F1F37" w:rsidP="005F1F37">
      <w:pPr>
        <w:pStyle w:val="ad"/>
        <w:rPr>
          <w:rFonts w:hAnsi="宋体" w:cs="宋体"/>
        </w:rPr>
      </w:pPr>
      <w:r w:rsidRPr="003F0B0C">
        <w:rPr>
          <w:rFonts w:hAnsi="宋体" w:cs="宋体" w:hint="eastAsia"/>
        </w:rPr>
        <w:t xml:space="preserve">       u.a.y=(a.y+b.y)/2;</w:t>
      </w:r>
    </w:p>
    <w:p w:rsidR="005F1F37" w:rsidRPr="003F0B0C" w:rsidRDefault="005F1F37" w:rsidP="005F1F37">
      <w:pPr>
        <w:pStyle w:val="ad"/>
        <w:rPr>
          <w:rFonts w:hAnsi="宋体" w:cs="宋体"/>
        </w:rPr>
      </w:pPr>
      <w:r w:rsidRPr="003F0B0C">
        <w:rPr>
          <w:rFonts w:hAnsi="宋体" w:cs="宋体" w:hint="eastAsia"/>
        </w:rPr>
        <w:t xml:space="preserve">       u.b=c;</w:t>
      </w:r>
    </w:p>
    <w:p w:rsidR="005F1F37" w:rsidRPr="003F0B0C" w:rsidRDefault="005F1F37" w:rsidP="005F1F37">
      <w:pPr>
        <w:pStyle w:val="ad"/>
        <w:rPr>
          <w:rFonts w:hAnsi="宋体" w:cs="宋体"/>
        </w:rPr>
      </w:pPr>
      <w:r w:rsidRPr="003F0B0C">
        <w:rPr>
          <w:rFonts w:hAnsi="宋体" w:cs="宋体" w:hint="eastAsia"/>
        </w:rPr>
        <w:t xml:space="preserve">       v.a.x=(a.x+c.x)/2;</w:t>
      </w:r>
    </w:p>
    <w:p w:rsidR="005F1F37" w:rsidRPr="003F0B0C" w:rsidRDefault="005F1F37" w:rsidP="005F1F37">
      <w:pPr>
        <w:pStyle w:val="ad"/>
        <w:rPr>
          <w:rFonts w:hAnsi="宋体" w:cs="宋体"/>
        </w:rPr>
      </w:pPr>
      <w:r w:rsidRPr="003F0B0C">
        <w:rPr>
          <w:rFonts w:hAnsi="宋体" w:cs="宋体" w:hint="eastAsia"/>
        </w:rPr>
        <w:t xml:space="preserve">       v.a.y=(a.y+c.y)/2;</w:t>
      </w:r>
    </w:p>
    <w:p w:rsidR="005F1F37" w:rsidRPr="003F0B0C" w:rsidRDefault="005F1F37" w:rsidP="005F1F37">
      <w:pPr>
        <w:pStyle w:val="ad"/>
        <w:rPr>
          <w:rFonts w:hAnsi="宋体" w:cs="宋体"/>
        </w:rPr>
      </w:pPr>
      <w:r w:rsidRPr="003F0B0C">
        <w:rPr>
          <w:rFonts w:hAnsi="宋体" w:cs="宋体" w:hint="eastAsia"/>
        </w:rPr>
        <w:t xml:space="preserve">       v.b=b;</w:t>
      </w:r>
    </w:p>
    <w:p w:rsidR="005F1F37" w:rsidRPr="003F0B0C" w:rsidRDefault="005F1F37" w:rsidP="005F1F37">
      <w:pPr>
        <w:pStyle w:val="ad"/>
        <w:rPr>
          <w:rFonts w:hAnsi="宋体" w:cs="宋体"/>
        </w:rPr>
      </w:pPr>
      <w:r w:rsidRPr="003F0B0C">
        <w:rPr>
          <w:rFonts w:hAnsi="宋体" w:cs="宋体" w:hint="eastAsia"/>
        </w:rPr>
        <w:t xml:space="preserve">       return intersection(u,v);</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//费马点</w:t>
      </w:r>
    </w:p>
    <w:p w:rsidR="005F1F37" w:rsidRPr="003F0B0C" w:rsidRDefault="005F1F37" w:rsidP="005F1F37">
      <w:pPr>
        <w:pStyle w:val="ad"/>
        <w:rPr>
          <w:rFonts w:hAnsi="宋体" w:cs="宋体"/>
        </w:rPr>
      </w:pPr>
      <w:r w:rsidRPr="003F0B0C">
        <w:rPr>
          <w:rFonts w:hAnsi="宋体" w:cs="宋体" w:hint="eastAsia"/>
        </w:rPr>
        <w:t>//到三角形三顶点距离之和最小的点</w:t>
      </w:r>
    </w:p>
    <w:p w:rsidR="005F1F37" w:rsidRPr="003F0B0C" w:rsidRDefault="005F1F37" w:rsidP="005F1F37">
      <w:pPr>
        <w:pStyle w:val="ad"/>
        <w:rPr>
          <w:rFonts w:hAnsi="宋体" w:cs="宋体"/>
        </w:rPr>
      </w:pPr>
      <w:r w:rsidRPr="003F0B0C">
        <w:rPr>
          <w:rFonts w:hAnsi="宋体" w:cs="宋体" w:hint="eastAsia"/>
        </w:rPr>
        <w:t>point fermentpoint(point a,point b,point c){</w:t>
      </w:r>
    </w:p>
    <w:p w:rsidR="005F1F37" w:rsidRPr="003F0B0C" w:rsidRDefault="005F1F37" w:rsidP="005F1F37">
      <w:pPr>
        <w:pStyle w:val="ad"/>
        <w:rPr>
          <w:rFonts w:hAnsi="宋体" w:cs="宋体"/>
        </w:rPr>
      </w:pPr>
      <w:r w:rsidRPr="003F0B0C">
        <w:rPr>
          <w:rFonts w:hAnsi="宋体" w:cs="宋体" w:hint="eastAsia"/>
        </w:rPr>
        <w:t xml:space="preserve">       point u,v;</w:t>
      </w:r>
    </w:p>
    <w:p w:rsidR="005F1F37" w:rsidRPr="003F0B0C" w:rsidRDefault="005F1F37" w:rsidP="005F1F37">
      <w:pPr>
        <w:pStyle w:val="ad"/>
        <w:rPr>
          <w:rFonts w:hAnsi="宋体" w:cs="宋体"/>
        </w:rPr>
      </w:pPr>
      <w:r w:rsidRPr="003F0B0C">
        <w:rPr>
          <w:rFonts w:hAnsi="宋体" w:cs="宋体" w:hint="eastAsia"/>
        </w:rPr>
        <w:t xml:space="preserve">       double step=fabs(a.x)+fabs(a.y)+fabs(b.x)+fabs(b.y)+fabs(c.x)+fabs(c.y);</w:t>
      </w:r>
    </w:p>
    <w:p w:rsidR="005F1F37" w:rsidRPr="003F0B0C" w:rsidRDefault="005F1F37" w:rsidP="005F1F37">
      <w:pPr>
        <w:pStyle w:val="ad"/>
        <w:rPr>
          <w:rFonts w:hAnsi="宋体" w:cs="宋体"/>
        </w:rPr>
      </w:pPr>
      <w:r w:rsidRPr="003F0B0C">
        <w:rPr>
          <w:rFonts w:hAnsi="宋体" w:cs="宋体" w:hint="eastAsia"/>
        </w:rPr>
        <w:t xml:space="preserve">       int i,j,k;</w:t>
      </w:r>
    </w:p>
    <w:p w:rsidR="005F1F37" w:rsidRPr="003F0B0C" w:rsidRDefault="005F1F37" w:rsidP="005F1F37">
      <w:pPr>
        <w:pStyle w:val="ad"/>
        <w:rPr>
          <w:rFonts w:hAnsi="宋体" w:cs="宋体"/>
        </w:rPr>
      </w:pPr>
      <w:r w:rsidRPr="003F0B0C">
        <w:rPr>
          <w:rFonts w:hAnsi="宋体" w:cs="宋体" w:hint="eastAsia"/>
        </w:rPr>
        <w:t xml:space="preserve">       u.x=(a.x+b.x+c.x)/3;</w:t>
      </w:r>
    </w:p>
    <w:p w:rsidR="005F1F37" w:rsidRPr="003F0B0C" w:rsidRDefault="005F1F37" w:rsidP="005F1F37">
      <w:pPr>
        <w:pStyle w:val="ad"/>
        <w:rPr>
          <w:rFonts w:hAnsi="宋体" w:cs="宋体"/>
        </w:rPr>
      </w:pPr>
      <w:r w:rsidRPr="003F0B0C">
        <w:rPr>
          <w:rFonts w:hAnsi="宋体" w:cs="宋体" w:hint="eastAsia"/>
        </w:rPr>
        <w:t xml:space="preserve">       u.y=(a.y+b.y+c.y)/3;</w:t>
      </w:r>
    </w:p>
    <w:p w:rsidR="005F1F37" w:rsidRPr="003F0B0C" w:rsidRDefault="005F1F37" w:rsidP="005F1F37">
      <w:pPr>
        <w:pStyle w:val="ad"/>
        <w:rPr>
          <w:rFonts w:hAnsi="宋体" w:cs="宋体"/>
        </w:rPr>
      </w:pPr>
      <w:r w:rsidRPr="003F0B0C">
        <w:rPr>
          <w:rFonts w:hAnsi="宋体" w:cs="宋体" w:hint="eastAsia"/>
        </w:rPr>
        <w:t xml:space="preserve">       while (step&gt;1e-10)</w:t>
      </w:r>
    </w:p>
    <w:p w:rsidR="005F1F37" w:rsidRPr="003F0B0C" w:rsidRDefault="005F1F37" w:rsidP="005F1F37">
      <w:pPr>
        <w:pStyle w:val="ad"/>
        <w:rPr>
          <w:rFonts w:hAnsi="宋体" w:cs="宋体"/>
        </w:rPr>
      </w:pPr>
      <w:r w:rsidRPr="003F0B0C">
        <w:rPr>
          <w:rFonts w:hAnsi="宋体" w:cs="宋体" w:hint="eastAsia"/>
        </w:rPr>
        <w:t xml:space="preserve">              for (k=0;k&lt;10;step/=2,k++)</w:t>
      </w:r>
    </w:p>
    <w:p w:rsidR="005F1F37" w:rsidRPr="003F0B0C" w:rsidRDefault="005F1F37" w:rsidP="005F1F37">
      <w:pPr>
        <w:pStyle w:val="ad"/>
        <w:rPr>
          <w:rFonts w:hAnsi="宋体" w:cs="宋体"/>
        </w:rPr>
      </w:pPr>
      <w:r w:rsidRPr="003F0B0C">
        <w:rPr>
          <w:rFonts w:hAnsi="宋体" w:cs="宋体" w:hint="eastAsia"/>
        </w:rPr>
        <w:t xml:space="preserve">                     for (i=-1;i&lt;=1;i++)</w:t>
      </w:r>
    </w:p>
    <w:p w:rsidR="005F1F37" w:rsidRPr="003F0B0C" w:rsidRDefault="005F1F37" w:rsidP="005F1F37">
      <w:pPr>
        <w:pStyle w:val="ad"/>
        <w:rPr>
          <w:rFonts w:hAnsi="宋体" w:cs="宋体"/>
        </w:rPr>
      </w:pPr>
      <w:r w:rsidRPr="003F0B0C">
        <w:rPr>
          <w:rFonts w:hAnsi="宋体" w:cs="宋体" w:hint="eastAsia"/>
        </w:rPr>
        <w:t xml:space="preserve">                            for (j=-1;j&lt;=1;j++){</w:t>
      </w:r>
    </w:p>
    <w:p w:rsidR="005F1F37" w:rsidRPr="003F0B0C" w:rsidRDefault="005F1F37" w:rsidP="005F1F37">
      <w:pPr>
        <w:pStyle w:val="ad"/>
        <w:rPr>
          <w:rFonts w:hAnsi="宋体" w:cs="宋体"/>
        </w:rPr>
      </w:pPr>
      <w:r w:rsidRPr="003F0B0C">
        <w:rPr>
          <w:rFonts w:hAnsi="宋体" w:cs="宋体" w:hint="eastAsia"/>
        </w:rPr>
        <w:t xml:space="preserve">                                   v.x=u.x+step*i;</w:t>
      </w:r>
    </w:p>
    <w:p w:rsidR="005F1F37" w:rsidRPr="003F0B0C" w:rsidRDefault="005F1F37" w:rsidP="005F1F37">
      <w:pPr>
        <w:pStyle w:val="ad"/>
        <w:rPr>
          <w:rFonts w:hAnsi="宋体" w:cs="宋体"/>
        </w:rPr>
      </w:pPr>
      <w:r w:rsidRPr="003F0B0C">
        <w:rPr>
          <w:rFonts w:hAnsi="宋体" w:cs="宋体" w:hint="eastAsia"/>
        </w:rPr>
        <w:t xml:space="preserve">                                   v.y=u.y+step*j;</w:t>
      </w:r>
    </w:p>
    <w:p w:rsidR="005F1F37" w:rsidRPr="003F0B0C" w:rsidRDefault="005F1F37" w:rsidP="005F1F37">
      <w:pPr>
        <w:pStyle w:val="ad"/>
        <w:rPr>
          <w:rFonts w:hAnsi="宋体" w:cs="宋体"/>
        </w:rPr>
      </w:pPr>
      <w:r w:rsidRPr="003F0B0C">
        <w:rPr>
          <w:rFonts w:hAnsi="宋体" w:cs="宋体" w:hint="eastAsia"/>
        </w:rPr>
        <w:t xml:space="preserve">                                   if (distance(u,a)+distance(u,b)+distance(u,c)&gt;distance(v,a)+distance(v,b)+distance(v,c))</w:t>
      </w:r>
    </w:p>
    <w:p w:rsidR="005F1F37" w:rsidRPr="003F0B0C" w:rsidRDefault="005F1F37" w:rsidP="005F1F37">
      <w:pPr>
        <w:pStyle w:val="ad"/>
        <w:rPr>
          <w:rFonts w:hAnsi="宋体" w:cs="宋体"/>
        </w:rPr>
      </w:pPr>
      <w:r w:rsidRPr="003F0B0C">
        <w:rPr>
          <w:rFonts w:hAnsi="宋体" w:cs="宋体" w:hint="eastAsia"/>
        </w:rPr>
        <w:t xml:space="preserve">                                          u=v;</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u;</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p>
    <w:p w:rsidR="005F1F37" w:rsidRPr="003F0B0C" w:rsidRDefault="005F1F37" w:rsidP="005F1F37">
      <w:pPr>
        <w:pStyle w:val="ad"/>
        <w:rPr>
          <w:rFonts w:hAnsi="宋体" w:cs="宋体"/>
          <w:b/>
        </w:rPr>
      </w:pPr>
      <w:r w:rsidRPr="003F0B0C">
        <w:rPr>
          <w:rFonts w:hAnsi="宋体" w:cs="宋体" w:hint="eastAsia"/>
          <w:b/>
        </w:rPr>
        <w:t>1.9   三维几何</w:t>
      </w:r>
    </w:p>
    <w:p w:rsidR="005F1F37" w:rsidRPr="003F0B0C" w:rsidRDefault="005F1F37" w:rsidP="005F1F37">
      <w:pPr>
        <w:pStyle w:val="ad"/>
        <w:rPr>
          <w:rFonts w:hAnsi="宋体" w:cs="宋体"/>
        </w:rPr>
      </w:pPr>
      <w:r w:rsidRPr="003F0B0C">
        <w:rPr>
          <w:rFonts w:hAnsi="宋体" w:cs="宋体" w:hint="eastAsia"/>
        </w:rPr>
        <w:t>//三维几何函数库</w:t>
      </w:r>
    </w:p>
    <w:p w:rsidR="005F1F37" w:rsidRPr="003F0B0C" w:rsidRDefault="005F1F37" w:rsidP="005F1F37">
      <w:pPr>
        <w:pStyle w:val="ad"/>
        <w:rPr>
          <w:rFonts w:hAnsi="宋体" w:cs="宋体"/>
        </w:rPr>
      </w:pPr>
      <w:r w:rsidRPr="003F0B0C">
        <w:rPr>
          <w:rFonts w:hAnsi="宋体" w:cs="宋体" w:hint="eastAsia"/>
        </w:rPr>
        <w:t>#include &lt;math.h&gt;</w:t>
      </w:r>
    </w:p>
    <w:p w:rsidR="005F1F37" w:rsidRPr="003F0B0C" w:rsidRDefault="005F1F37" w:rsidP="005F1F37">
      <w:pPr>
        <w:pStyle w:val="ad"/>
        <w:rPr>
          <w:rFonts w:hAnsi="宋体" w:cs="宋体"/>
        </w:rPr>
      </w:pPr>
      <w:r w:rsidRPr="003F0B0C">
        <w:rPr>
          <w:rFonts w:hAnsi="宋体" w:cs="宋体" w:hint="eastAsia"/>
        </w:rPr>
        <w:t>#define eps 1e-8</w:t>
      </w:r>
    </w:p>
    <w:p w:rsidR="005F1F37" w:rsidRPr="003F0B0C" w:rsidRDefault="005F1F37" w:rsidP="005F1F37">
      <w:pPr>
        <w:pStyle w:val="ad"/>
        <w:rPr>
          <w:rFonts w:hAnsi="宋体" w:cs="宋体"/>
        </w:rPr>
      </w:pPr>
      <w:r w:rsidRPr="003F0B0C">
        <w:rPr>
          <w:rFonts w:hAnsi="宋体" w:cs="宋体" w:hint="eastAsia"/>
        </w:rPr>
        <w:t>#define zero(x) (((x)&gt;0?(x):-(x))&lt;eps)</w:t>
      </w:r>
    </w:p>
    <w:p w:rsidR="005F1F37" w:rsidRPr="003F0B0C" w:rsidRDefault="005F1F37" w:rsidP="005F1F37">
      <w:pPr>
        <w:pStyle w:val="ad"/>
        <w:rPr>
          <w:rFonts w:hAnsi="宋体" w:cs="宋体"/>
        </w:rPr>
      </w:pPr>
      <w:r w:rsidRPr="003F0B0C">
        <w:rPr>
          <w:rFonts w:hAnsi="宋体" w:cs="宋体" w:hint="eastAsia"/>
        </w:rPr>
        <w:lastRenderedPageBreak/>
        <w:t>struct point3{double x,y,z;};</w:t>
      </w:r>
    </w:p>
    <w:p w:rsidR="005F1F37" w:rsidRPr="003F0B0C" w:rsidRDefault="005F1F37" w:rsidP="005F1F37">
      <w:pPr>
        <w:pStyle w:val="ad"/>
        <w:rPr>
          <w:rFonts w:hAnsi="宋体" w:cs="宋体"/>
        </w:rPr>
      </w:pPr>
      <w:r w:rsidRPr="003F0B0C">
        <w:rPr>
          <w:rFonts w:hAnsi="宋体" w:cs="宋体" w:hint="eastAsia"/>
        </w:rPr>
        <w:t>struct line3{point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3F0B0C">
          <w:rPr>
            <w:rFonts w:hAnsi="宋体" w:cs="宋体" w:hint="eastAsia"/>
          </w:rPr>
          <w:t>3 a</w:t>
        </w:r>
      </w:smartTag>
      <w:r w:rsidRPr="003F0B0C">
        <w:rPr>
          <w:rFonts w:hAnsi="宋体" w:cs="宋体" w:hint="eastAsia"/>
        </w:rPr>
        <w:t>,b;};</w:t>
      </w:r>
    </w:p>
    <w:p w:rsidR="005F1F37" w:rsidRPr="003F0B0C" w:rsidRDefault="005F1F37" w:rsidP="005F1F37">
      <w:pPr>
        <w:pStyle w:val="ad"/>
        <w:rPr>
          <w:rFonts w:hAnsi="宋体" w:cs="宋体"/>
        </w:rPr>
      </w:pPr>
      <w:r w:rsidRPr="003F0B0C">
        <w:rPr>
          <w:rFonts w:hAnsi="宋体" w:cs="宋体" w:hint="eastAsia"/>
        </w:rPr>
        <w:t>struct plane3{point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3F0B0C">
          <w:rPr>
            <w:rFonts w:hAnsi="宋体" w:cs="宋体" w:hint="eastAsia"/>
          </w:rPr>
          <w:t>3 a</w:t>
        </w:r>
      </w:smartTag>
      <w:r w:rsidRPr="003F0B0C">
        <w:rPr>
          <w:rFonts w:hAnsi="宋体" w:cs="宋体" w:hint="eastAsia"/>
        </w:rPr>
        <w:t>,b,c;};</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//计算cross product U x V</w:t>
      </w:r>
    </w:p>
    <w:p w:rsidR="005F1F37" w:rsidRPr="003F0B0C" w:rsidRDefault="005F1F37" w:rsidP="005F1F37">
      <w:pPr>
        <w:pStyle w:val="ad"/>
        <w:rPr>
          <w:rFonts w:hAnsi="宋体" w:cs="宋体"/>
        </w:rPr>
      </w:pPr>
      <w:r w:rsidRPr="003F0B0C">
        <w:rPr>
          <w:rFonts w:hAnsi="宋体" w:cs="宋体" w:hint="eastAsia"/>
        </w:rPr>
        <w:t>point3 xmult(point3 u,point3 v){</w:t>
      </w:r>
    </w:p>
    <w:p w:rsidR="005F1F37" w:rsidRPr="003F0B0C" w:rsidRDefault="005F1F37" w:rsidP="005F1F37">
      <w:pPr>
        <w:pStyle w:val="ad"/>
        <w:rPr>
          <w:rFonts w:hAnsi="宋体" w:cs="宋体"/>
        </w:rPr>
      </w:pPr>
      <w:r w:rsidRPr="003F0B0C">
        <w:rPr>
          <w:rFonts w:hAnsi="宋体" w:cs="宋体" w:hint="eastAsia"/>
        </w:rPr>
        <w:t xml:space="preserve">       point3 ret;</w:t>
      </w:r>
    </w:p>
    <w:p w:rsidR="005F1F37" w:rsidRPr="003F0B0C" w:rsidRDefault="005F1F37" w:rsidP="005F1F37">
      <w:pPr>
        <w:pStyle w:val="ad"/>
        <w:rPr>
          <w:rFonts w:hAnsi="宋体" w:cs="宋体"/>
        </w:rPr>
      </w:pPr>
      <w:r w:rsidRPr="003F0B0C">
        <w:rPr>
          <w:rFonts w:hAnsi="宋体" w:cs="宋体" w:hint="eastAsia"/>
        </w:rPr>
        <w:t xml:space="preserve">       ret.x=u.y*v.z-v.y*u.z;</w:t>
      </w:r>
    </w:p>
    <w:p w:rsidR="005F1F37" w:rsidRPr="003F0B0C" w:rsidRDefault="005F1F37" w:rsidP="005F1F37">
      <w:pPr>
        <w:pStyle w:val="ad"/>
        <w:rPr>
          <w:rFonts w:hAnsi="宋体" w:cs="宋体"/>
        </w:rPr>
      </w:pPr>
      <w:r w:rsidRPr="003F0B0C">
        <w:rPr>
          <w:rFonts w:hAnsi="宋体" w:cs="宋体" w:hint="eastAsia"/>
        </w:rPr>
        <w:t xml:space="preserve">       ret.y=u.z*v.x-u.x*v.z;</w:t>
      </w:r>
    </w:p>
    <w:p w:rsidR="005F1F37" w:rsidRPr="003F0B0C" w:rsidRDefault="005F1F37" w:rsidP="005F1F37">
      <w:pPr>
        <w:pStyle w:val="ad"/>
        <w:rPr>
          <w:rFonts w:hAnsi="宋体" w:cs="宋体"/>
        </w:rPr>
      </w:pPr>
      <w:r w:rsidRPr="003F0B0C">
        <w:rPr>
          <w:rFonts w:hAnsi="宋体" w:cs="宋体" w:hint="eastAsia"/>
        </w:rPr>
        <w:t xml:space="preserve">       ret.z=u.x*v.y-u.y*v.x;</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//计算dot product U . V</w:t>
      </w:r>
    </w:p>
    <w:p w:rsidR="005F1F37" w:rsidRPr="003F0B0C" w:rsidRDefault="005F1F37" w:rsidP="005F1F37">
      <w:pPr>
        <w:pStyle w:val="ad"/>
        <w:rPr>
          <w:rFonts w:hAnsi="宋体" w:cs="宋体"/>
        </w:rPr>
      </w:pPr>
      <w:r w:rsidRPr="003F0B0C">
        <w:rPr>
          <w:rFonts w:hAnsi="宋体" w:cs="宋体" w:hint="eastAsia"/>
        </w:rPr>
        <w:t>double dmult(point3 u,point3 v){</w:t>
      </w:r>
    </w:p>
    <w:p w:rsidR="005F1F37" w:rsidRPr="003F0B0C" w:rsidRDefault="005F1F37" w:rsidP="005F1F37">
      <w:pPr>
        <w:pStyle w:val="ad"/>
        <w:rPr>
          <w:rFonts w:hAnsi="宋体" w:cs="宋体"/>
        </w:rPr>
      </w:pPr>
      <w:r w:rsidRPr="003F0B0C">
        <w:rPr>
          <w:rFonts w:hAnsi="宋体" w:cs="宋体" w:hint="eastAsia"/>
        </w:rPr>
        <w:t xml:space="preserve">       return u.x*v.x+u.y*v.y+u.z*v.z;</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//矢量差 U - V</w:t>
      </w:r>
    </w:p>
    <w:p w:rsidR="005F1F37" w:rsidRPr="003F0B0C" w:rsidRDefault="005F1F37" w:rsidP="005F1F37">
      <w:pPr>
        <w:pStyle w:val="ad"/>
        <w:rPr>
          <w:rFonts w:hAnsi="宋体" w:cs="宋体"/>
        </w:rPr>
      </w:pPr>
      <w:r w:rsidRPr="003F0B0C">
        <w:rPr>
          <w:rFonts w:hAnsi="宋体" w:cs="宋体" w:hint="eastAsia"/>
        </w:rPr>
        <w:t>point3 subt(point3 u,point3 v){</w:t>
      </w:r>
    </w:p>
    <w:p w:rsidR="005F1F37" w:rsidRPr="003F0B0C" w:rsidRDefault="005F1F37" w:rsidP="005F1F37">
      <w:pPr>
        <w:pStyle w:val="ad"/>
        <w:rPr>
          <w:rFonts w:hAnsi="宋体" w:cs="宋体"/>
        </w:rPr>
      </w:pPr>
      <w:r w:rsidRPr="003F0B0C">
        <w:rPr>
          <w:rFonts w:hAnsi="宋体" w:cs="宋体" w:hint="eastAsia"/>
        </w:rPr>
        <w:t xml:space="preserve">       point3 ret;</w:t>
      </w:r>
    </w:p>
    <w:p w:rsidR="005F1F37" w:rsidRPr="003F0B0C" w:rsidRDefault="005F1F37" w:rsidP="005F1F37">
      <w:pPr>
        <w:pStyle w:val="ad"/>
        <w:rPr>
          <w:rFonts w:hAnsi="宋体" w:cs="宋体"/>
        </w:rPr>
      </w:pPr>
      <w:r w:rsidRPr="003F0B0C">
        <w:rPr>
          <w:rFonts w:hAnsi="宋体" w:cs="宋体" w:hint="eastAsia"/>
        </w:rPr>
        <w:t xml:space="preserve">       ret.x=u.x-v.x;</w:t>
      </w:r>
    </w:p>
    <w:p w:rsidR="005F1F37" w:rsidRPr="003F0B0C" w:rsidRDefault="005F1F37" w:rsidP="005F1F37">
      <w:pPr>
        <w:pStyle w:val="ad"/>
        <w:rPr>
          <w:rFonts w:hAnsi="宋体" w:cs="宋体"/>
        </w:rPr>
      </w:pPr>
      <w:r w:rsidRPr="003F0B0C">
        <w:rPr>
          <w:rFonts w:hAnsi="宋体" w:cs="宋体" w:hint="eastAsia"/>
        </w:rPr>
        <w:t xml:space="preserve">       ret.y=u.y-v.y;</w:t>
      </w:r>
    </w:p>
    <w:p w:rsidR="005F1F37" w:rsidRPr="003F0B0C" w:rsidRDefault="005F1F37" w:rsidP="005F1F37">
      <w:pPr>
        <w:pStyle w:val="ad"/>
        <w:rPr>
          <w:rFonts w:hAnsi="宋体" w:cs="宋体"/>
        </w:rPr>
      </w:pPr>
      <w:r w:rsidRPr="003F0B0C">
        <w:rPr>
          <w:rFonts w:hAnsi="宋体" w:cs="宋体" w:hint="eastAsia"/>
        </w:rPr>
        <w:t xml:space="preserve">       ret.z=u.z-v.z;</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//取平面法向量</w:t>
      </w:r>
    </w:p>
    <w:p w:rsidR="005F1F37" w:rsidRPr="003F0B0C" w:rsidRDefault="005F1F37" w:rsidP="005F1F37">
      <w:pPr>
        <w:pStyle w:val="ad"/>
        <w:rPr>
          <w:rFonts w:hAnsi="宋体" w:cs="宋体"/>
        </w:rPr>
      </w:pPr>
      <w:r w:rsidRPr="003F0B0C">
        <w:rPr>
          <w:rFonts w:hAnsi="宋体" w:cs="宋体" w:hint="eastAsia"/>
        </w:rPr>
        <w:t>point3 pvec(plane3 s){</w:t>
      </w:r>
    </w:p>
    <w:p w:rsidR="005F1F37" w:rsidRPr="003F0B0C" w:rsidRDefault="005F1F37" w:rsidP="005F1F37">
      <w:pPr>
        <w:pStyle w:val="ad"/>
        <w:rPr>
          <w:rFonts w:hAnsi="宋体" w:cs="宋体"/>
        </w:rPr>
      </w:pPr>
      <w:r w:rsidRPr="003F0B0C">
        <w:rPr>
          <w:rFonts w:hAnsi="宋体" w:cs="宋体" w:hint="eastAsia"/>
        </w:rPr>
        <w:t xml:space="preserve">       return xmult(subt(s.a,s.b),subt(s.b,s.c));</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point3 pvec(point3 s1,point3 s2,point3 s3){</w:t>
      </w:r>
    </w:p>
    <w:p w:rsidR="005F1F37" w:rsidRPr="003F0B0C" w:rsidRDefault="005F1F37" w:rsidP="005F1F37">
      <w:pPr>
        <w:pStyle w:val="ad"/>
        <w:rPr>
          <w:rFonts w:hAnsi="宋体" w:cs="宋体"/>
        </w:rPr>
      </w:pPr>
      <w:r w:rsidRPr="003F0B0C">
        <w:rPr>
          <w:rFonts w:hAnsi="宋体" w:cs="宋体" w:hint="eastAsia"/>
        </w:rPr>
        <w:t xml:space="preserve">       return xmult(subt(s1,s2),subt(s2,s3));</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//两点距离,单参数取向量大小</w:t>
      </w:r>
    </w:p>
    <w:p w:rsidR="005F1F37" w:rsidRPr="003F0B0C" w:rsidRDefault="005F1F37" w:rsidP="005F1F37">
      <w:pPr>
        <w:pStyle w:val="ad"/>
        <w:rPr>
          <w:rFonts w:hAnsi="宋体" w:cs="宋体"/>
        </w:rPr>
      </w:pPr>
      <w:r w:rsidRPr="003F0B0C">
        <w:rPr>
          <w:rFonts w:hAnsi="宋体" w:cs="宋体" w:hint="eastAsia"/>
        </w:rPr>
        <w:t>double distance(point3 p1,point3 p2){</w:t>
      </w:r>
    </w:p>
    <w:p w:rsidR="005F1F37" w:rsidRPr="003F0B0C" w:rsidRDefault="005F1F37" w:rsidP="005F1F37">
      <w:pPr>
        <w:pStyle w:val="ad"/>
        <w:rPr>
          <w:rFonts w:hAnsi="宋体" w:cs="宋体"/>
        </w:rPr>
      </w:pPr>
      <w:r w:rsidRPr="003F0B0C">
        <w:rPr>
          <w:rFonts w:hAnsi="宋体" w:cs="宋体" w:hint="eastAsia"/>
        </w:rPr>
        <w:t xml:space="preserve">       return sqrt((p1.x-p2.x)*(p1.x-p2.x)+(p1.y-p2.y)*(p1.y-p2.y)+(p1.z-p2.z)*(p1.z-p2.z));</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//向量大小</w:t>
      </w:r>
    </w:p>
    <w:p w:rsidR="005F1F37" w:rsidRPr="003F0B0C" w:rsidRDefault="005F1F37" w:rsidP="005F1F37">
      <w:pPr>
        <w:pStyle w:val="ad"/>
        <w:rPr>
          <w:rFonts w:hAnsi="宋体" w:cs="宋体"/>
        </w:rPr>
      </w:pPr>
      <w:r w:rsidRPr="003F0B0C">
        <w:rPr>
          <w:rFonts w:hAnsi="宋体" w:cs="宋体" w:hint="eastAsia"/>
        </w:rPr>
        <w:t>double vlen(point3 p){</w:t>
      </w:r>
    </w:p>
    <w:p w:rsidR="005F1F37" w:rsidRPr="003F0B0C" w:rsidRDefault="005F1F37" w:rsidP="005F1F37">
      <w:pPr>
        <w:pStyle w:val="ad"/>
        <w:rPr>
          <w:rFonts w:hAnsi="宋体" w:cs="宋体"/>
        </w:rPr>
      </w:pPr>
      <w:r w:rsidRPr="003F0B0C">
        <w:rPr>
          <w:rFonts w:hAnsi="宋体" w:cs="宋体" w:hint="eastAsia"/>
        </w:rPr>
        <w:t xml:space="preserve">       return sqrt(p.x*p.x+p.y*p.y+p.z*p.z);</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//判三点共线</w:t>
      </w:r>
    </w:p>
    <w:p w:rsidR="005F1F37" w:rsidRPr="003F0B0C" w:rsidRDefault="005F1F37" w:rsidP="005F1F37">
      <w:pPr>
        <w:pStyle w:val="ad"/>
        <w:rPr>
          <w:rFonts w:hAnsi="宋体" w:cs="宋体"/>
        </w:rPr>
      </w:pPr>
      <w:r w:rsidRPr="003F0B0C">
        <w:rPr>
          <w:rFonts w:hAnsi="宋体" w:cs="宋体" w:hint="eastAsia"/>
        </w:rPr>
        <w:t>int dots_inline(point3 p1,point3 p2,point3 p3){</w:t>
      </w:r>
    </w:p>
    <w:p w:rsidR="005F1F37" w:rsidRPr="003F0B0C" w:rsidRDefault="005F1F37" w:rsidP="005F1F37">
      <w:pPr>
        <w:pStyle w:val="ad"/>
        <w:rPr>
          <w:rFonts w:hAnsi="宋体" w:cs="宋体"/>
        </w:rPr>
      </w:pPr>
      <w:r w:rsidRPr="003F0B0C">
        <w:rPr>
          <w:rFonts w:hAnsi="宋体" w:cs="宋体" w:hint="eastAsia"/>
        </w:rPr>
        <w:t xml:space="preserve">       return vlen(xmult(subt(p1,p2),subt(p2,p3)))&lt;eps;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//判四点共面</w:t>
      </w:r>
    </w:p>
    <w:p w:rsidR="005F1F37" w:rsidRPr="003F0B0C" w:rsidRDefault="005F1F37" w:rsidP="005F1F37">
      <w:pPr>
        <w:pStyle w:val="ad"/>
        <w:rPr>
          <w:rFonts w:hAnsi="宋体" w:cs="宋体"/>
        </w:rPr>
      </w:pPr>
      <w:r w:rsidRPr="003F0B0C">
        <w:rPr>
          <w:rFonts w:hAnsi="宋体" w:cs="宋体" w:hint="eastAsia"/>
        </w:rPr>
        <w:t>int dots_onplane(point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3F0B0C">
          <w:rPr>
            <w:rFonts w:hAnsi="宋体" w:cs="宋体" w:hint="eastAsia"/>
          </w:rPr>
          <w:t>3 a</w:t>
        </w:r>
      </w:smartTag>
      <w:r w:rsidRPr="003F0B0C">
        <w:rPr>
          <w:rFonts w:hAnsi="宋体" w:cs="宋体" w:hint="eastAsia"/>
        </w:rPr>
        <w:t>,point3 b,point</w:t>
      </w:r>
      <w:smartTag w:uri="urn:schemas-microsoft-com:office:smarttags" w:element="chmetcnv">
        <w:smartTagPr>
          <w:attr w:name="UnitName" w:val="C"/>
          <w:attr w:name="SourceValue" w:val="3"/>
          <w:attr w:name="HasSpace" w:val="True"/>
          <w:attr w:name="Negative" w:val="False"/>
          <w:attr w:name="NumberType" w:val="1"/>
          <w:attr w:name="TCSC" w:val="0"/>
        </w:smartTagPr>
        <w:r w:rsidRPr="003F0B0C">
          <w:rPr>
            <w:rFonts w:hAnsi="宋体" w:cs="宋体" w:hint="eastAsia"/>
          </w:rPr>
          <w:t>3 c</w:t>
        </w:r>
      </w:smartTag>
      <w:r w:rsidRPr="003F0B0C">
        <w:rPr>
          <w:rFonts w:hAnsi="宋体" w:cs="宋体" w:hint="eastAsia"/>
        </w:rPr>
        <w:t>,point3 d){</w:t>
      </w:r>
    </w:p>
    <w:p w:rsidR="005F1F37" w:rsidRPr="003F0B0C" w:rsidRDefault="005F1F37" w:rsidP="005F1F37">
      <w:pPr>
        <w:pStyle w:val="ad"/>
        <w:rPr>
          <w:rFonts w:hAnsi="宋体" w:cs="宋体"/>
        </w:rPr>
      </w:pPr>
      <w:r w:rsidRPr="003F0B0C">
        <w:rPr>
          <w:rFonts w:hAnsi="宋体" w:cs="宋体" w:hint="eastAsia"/>
        </w:rPr>
        <w:t xml:space="preserve">       return zero(dmult(pvec(a,b,c),subt(d,a)));</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//判点是否在线段上,包括端点和共线</w:t>
      </w:r>
    </w:p>
    <w:p w:rsidR="005F1F37" w:rsidRPr="003F0B0C" w:rsidRDefault="005F1F37" w:rsidP="005F1F37">
      <w:pPr>
        <w:pStyle w:val="ad"/>
        <w:rPr>
          <w:rFonts w:hAnsi="宋体" w:cs="宋体"/>
        </w:rPr>
      </w:pPr>
      <w:r w:rsidRPr="003F0B0C">
        <w:rPr>
          <w:rFonts w:hAnsi="宋体" w:cs="宋体" w:hint="eastAsia"/>
        </w:rPr>
        <w:t>int dot_online_in(point3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return zero(vlen(xmult(subt(p,l.a),subt(p,l.b))))&amp;&amp;(l.a.x-p.x)*(l.b.x-p.x)&lt;eps&amp;&amp;</w:t>
      </w:r>
    </w:p>
    <w:p w:rsidR="005F1F37" w:rsidRPr="003F0B0C" w:rsidRDefault="005F1F37" w:rsidP="005F1F37">
      <w:pPr>
        <w:pStyle w:val="ad"/>
        <w:rPr>
          <w:rFonts w:hAnsi="宋体" w:cs="宋体"/>
        </w:rPr>
      </w:pPr>
      <w:r w:rsidRPr="003F0B0C">
        <w:rPr>
          <w:rFonts w:hAnsi="宋体" w:cs="宋体" w:hint="eastAsia"/>
        </w:rPr>
        <w:t xml:space="preserve">              (l.a.y-p.y)*(l.b.y-p.y)&lt;eps&amp;&amp;(l.a.z-p.z)*(l.b.z-p.z)&lt;eps;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dot_online_in(point3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w:t>
      </w:r>
    </w:p>
    <w:p w:rsidR="005F1F37" w:rsidRPr="003F0B0C" w:rsidRDefault="005F1F37" w:rsidP="005F1F37">
      <w:pPr>
        <w:pStyle w:val="ad"/>
        <w:rPr>
          <w:rFonts w:hAnsi="宋体" w:cs="宋体"/>
        </w:rPr>
      </w:pPr>
      <w:r w:rsidRPr="003F0B0C">
        <w:rPr>
          <w:rFonts w:hAnsi="宋体" w:cs="宋体" w:hint="eastAsia"/>
        </w:rPr>
        <w:t xml:space="preserve">       return zero(vlen(xmult(subt(p,l1),subt(p,l2))))&amp;&amp;(l1.x-p.x)*(l2.x-p.x)&lt;eps&amp;&amp;</w:t>
      </w:r>
    </w:p>
    <w:p w:rsidR="005F1F37" w:rsidRPr="003F0B0C" w:rsidRDefault="005F1F37" w:rsidP="005F1F37">
      <w:pPr>
        <w:pStyle w:val="ad"/>
        <w:rPr>
          <w:rFonts w:hAnsi="宋体" w:cs="宋体"/>
        </w:rPr>
      </w:pPr>
      <w:r w:rsidRPr="003F0B0C">
        <w:rPr>
          <w:rFonts w:hAnsi="宋体" w:cs="宋体" w:hint="eastAsia"/>
        </w:rPr>
        <w:t xml:space="preserve">              (l1.y-p.y)*(l2.y-p.y)&lt;eps&amp;&amp;(l1.z-p.z)*(l2.z-p.z)&lt;eps;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//判点是否在线段上,不包括端点</w:t>
      </w:r>
    </w:p>
    <w:p w:rsidR="005F1F37" w:rsidRPr="003F0B0C" w:rsidRDefault="005F1F37" w:rsidP="005F1F37">
      <w:pPr>
        <w:pStyle w:val="ad"/>
        <w:rPr>
          <w:rFonts w:hAnsi="宋体" w:cs="宋体"/>
        </w:rPr>
      </w:pPr>
      <w:r w:rsidRPr="003F0B0C">
        <w:rPr>
          <w:rFonts w:hAnsi="宋体" w:cs="宋体" w:hint="eastAsia"/>
        </w:rPr>
        <w:t>int dot_online_ex(point3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return dot_online_in(p,l)&amp;&amp;(!zero(p.x-l.a.x)||!zero(p.y-l.a.y)||!zero(p.z-l.a.z))&amp;&amp;</w:t>
      </w:r>
    </w:p>
    <w:p w:rsidR="005F1F37" w:rsidRPr="003F0B0C" w:rsidRDefault="005F1F37" w:rsidP="005F1F37">
      <w:pPr>
        <w:pStyle w:val="ad"/>
        <w:rPr>
          <w:rFonts w:hAnsi="宋体" w:cs="宋体"/>
        </w:rPr>
      </w:pPr>
      <w:r w:rsidRPr="003F0B0C">
        <w:rPr>
          <w:rFonts w:hAnsi="宋体" w:cs="宋体" w:hint="eastAsia"/>
        </w:rPr>
        <w:t xml:space="preserve">              (!zero(p.x-l.b.x)||!zero(p.y-l.b.y)||!zero(p.z-l.b.z));</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dot_online_ex(point3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w:t>
      </w:r>
    </w:p>
    <w:p w:rsidR="005F1F37" w:rsidRPr="003F0B0C" w:rsidRDefault="005F1F37" w:rsidP="005F1F37">
      <w:pPr>
        <w:pStyle w:val="ad"/>
        <w:rPr>
          <w:rFonts w:hAnsi="宋体" w:cs="宋体"/>
        </w:rPr>
      </w:pPr>
      <w:r w:rsidRPr="003F0B0C">
        <w:rPr>
          <w:rFonts w:hAnsi="宋体" w:cs="宋体" w:hint="eastAsia"/>
        </w:rPr>
        <w:t xml:space="preserve">       return dot_online_in(p,l1,l2)&amp;&amp;(!zero(p.x-l1.x)||!zero(p.y-l1.y)||!zero(p.z-l1.z))&amp;&amp;</w:t>
      </w:r>
    </w:p>
    <w:p w:rsidR="005F1F37" w:rsidRPr="003F0B0C" w:rsidRDefault="005F1F37" w:rsidP="005F1F37">
      <w:pPr>
        <w:pStyle w:val="ad"/>
        <w:rPr>
          <w:rFonts w:hAnsi="宋体" w:cs="宋体"/>
          <w:lang w:val="pt-BR"/>
        </w:rPr>
      </w:pPr>
      <w:r w:rsidRPr="003F0B0C">
        <w:rPr>
          <w:rFonts w:hAnsi="宋体" w:cs="宋体" w:hint="eastAsia"/>
          <w:lang w:val="pt-BR"/>
        </w:rPr>
        <w:t xml:space="preserve">              (!zero(p.x-l2.x)||!zero(p.y-l2.y)||!zero(p.z-l2.z));</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//判点是否在空间三角形上,包括边界,三点共线无意义</w:t>
      </w:r>
    </w:p>
    <w:p w:rsidR="005F1F37" w:rsidRPr="003F0B0C" w:rsidRDefault="005F1F37" w:rsidP="005F1F37">
      <w:pPr>
        <w:pStyle w:val="ad"/>
        <w:rPr>
          <w:rFonts w:hAnsi="宋体" w:cs="宋体"/>
        </w:rPr>
      </w:pPr>
      <w:r w:rsidRPr="003F0B0C">
        <w:rPr>
          <w:rFonts w:hAnsi="宋体" w:cs="宋体" w:hint="eastAsia"/>
        </w:rPr>
        <w:t>int dot_inplane_in(point3 p,plane3 s){</w:t>
      </w:r>
    </w:p>
    <w:p w:rsidR="005F1F37" w:rsidRPr="003F0B0C" w:rsidRDefault="005F1F37" w:rsidP="005F1F37">
      <w:pPr>
        <w:pStyle w:val="ad"/>
        <w:rPr>
          <w:rFonts w:hAnsi="宋体" w:cs="宋体"/>
        </w:rPr>
      </w:pPr>
      <w:r w:rsidRPr="003F0B0C">
        <w:rPr>
          <w:rFonts w:hAnsi="宋体" w:cs="宋体" w:hint="eastAsia"/>
        </w:rPr>
        <w:t xml:space="preserve">       return zero(vlen(xmult(subt(s.a,s.b),subt(s.a,s.c)))-vlen(xmult(subt(p,s.a),subt(p,s.b)))-</w:t>
      </w:r>
    </w:p>
    <w:p w:rsidR="005F1F37" w:rsidRPr="003F0B0C" w:rsidRDefault="005F1F37" w:rsidP="005F1F37">
      <w:pPr>
        <w:pStyle w:val="ad"/>
        <w:rPr>
          <w:rFonts w:hAnsi="宋体" w:cs="宋体"/>
        </w:rPr>
      </w:pPr>
      <w:r w:rsidRPr="003F0B0C">
        <w:rPr>
          <w:rFonts w:hAnsi="宋体" w:cs="宋体" w:hint="eastAsia"/>
        </w:rPr>
        <w:t xml:space="preserve">              vlen(xmult(subt(p,s.b),subt(p,s.c)))-vlen(xmult(subt(p,s.c),subt(p,s.a))));</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dot_inplane_in(point3 p,point3 s1,point3 s2,point3 s3){</w:t>
      </w:r>
    </w:p>
    <w:p w:rsidR="005F1F37" w:rsidRPr="003F0B0C" w:rsidRDefault="005F1F37" w:rsidP="005F1F37">
      <w:pPr>
        <w:pStyle w:val="ad"/>
        <w:rPr>
          <w:rFonts w:hAnsi="宋体" w:cs="宋体"/>
        </w:rPr>
      </w:pPr>
      <w:r w:rsidRPr="003F0B0C">
        <w:rPr>
          <w:rFonts w:hAnsi="宋体" w:cs="宋体" w:hint="eastAsia"/>
        </w:rPr>
        <w:lastRenderedPageBreak/>
        <w:t xml:space="preserve">       return zero(vlen(xmult(subt(s1,s2),subt(s1,s3)))-vlen(xmult(subt(p,s1),subt(p,s2)))-</w:t>
      </w:r>
    </w:p>
    <w:p w:rsidR="005F1F37" w:rsidRPr="003F0B0C" w:rsidRDefault="005F1F37" w:rsidP="005F1F37">
      <w:pPr>
        <w:pStyle w:val="ad"/>
        <w:rPr>
          <w:rFonts w:hAnsi="宋体" w:cs="宋体"/>
        </w:rPr>
      </w:pPr>
      <w:r w:rsidRPr="003F0B0C">
        <w:rPr>
          <w:rFonts w:hAnsi="宋体" w:cs="宋体" w:hint="eastAsia"/>
        </w:rPr>
        <w:t xml:space="preserve">              vlen(xmult(subt(p,s2),subt(p,s3)))-vlen(xmult(subt(p,s3),subt(p,s1))));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//判点是否在空间三角形上,不包括边界,三点共线无意义</w:t>
      </w:r>
    </w:p>
    <w:p w:rsidR="005F1F37" w:rsidRPr="003F0B0C" w:rsidRDefault="005F1F37" w:rsidP="005F1F37">
      <w:pPr>
        <w:pStyle w:val="ad"/>
        <w:rPr>
          <w:rFonts w:hAnsi="宋体" w:cs="宋体"/>
        </w:rPr>
      </w:pPr>
      <w:r w:rsidRPr="003F0B0C">
        <w:rPr>
          <w:rFonts w:hAnsi="宋体" w:cs="宋体" w:hint="eastAsia"/>
        </w:rPr>
        <w:t>int dot_inplane_ex(point3 p,plane3 s){</w:t>
      </w:r>
    </w:p>
    <w:p w:rsidR="005F1F37" w:rsidRPr="003F0B0C" w:rsidRDefault="005F1F37" w:rsidP="005F1F37">
      <w:pPr>
        <w:pStyle w:val="ad"/>
        <w:rPr>
          <w:rFonts w:hAnsi="宋体" w:cs="宋体"/>
        </w:rPr>
      </w:pPr>
      <w:r w:rsidRPr="003F0B0C">
        <w:rPr>
          <w:rFonts w:hAnsi="宋体" w:cs="宋体" w:hint="eastAsia"/>
        </w:rPr>
        <w:t xml:space="preserve">       return dot_inplane_in(p,s)&amp;&amp;vlen(xmult(subt(p,s.a),subt(p,s.b)))&gt;eps&amp;&amp; vlen(xmult(subt(p,s.b),subt(p,s.c)))&gt;eps&amp;&amp;vlen(xmult(subt(p,s.c),subt(p,s.a)))&gt;eps;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dot_inplane_ex(point3 p,point3 s1,point3 s2,point3 s3){</w:t>
      </w:r>
    </w:p>
    <w:p w:rsidR="005F1F37" w:rsidRPr="003F0B0C" w:rsidRDefault="005F1F37" w:rsidP="005F1F37">
      <w:pPr>
        <w:pStyle w:val="ad"/>
        <w:rPr>
          <w:rFonts w:hAnsi="宋体" w:cs="宋体"/>
        </w:rPr>
      </w:pPr>
      <w:r w:rsidRPr="003F0B0C">
        <w:rPr>
          <w:rFonts w:hAnsi="宋体" w:cs="宋体" w:hint="eastAsia"/>
        </w:rPr>
        <w:t xml:space="preserve">       return dot_inplane_in(p,s1,s2,s3)&amp;&amp;vlen(xmult(subt(p,s1),subt(p,s2)))&gt;eps&amp;&amp;              vlen(xmult(subt(p,s2),subt(p,s3)))&gt;eps&amp;&amp;vlen(xmult(subt(p,s3),subt(p,s1)))&gt;eps;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//判两点在线段同侧,点在线段上返回0,不共面无意义</w:t>
      </w:r>
    </w:p>
    <w:p w:rsidR="005F1F37" w:rsidRPr="003F0B0C" w:rsidRDefault="005F1F37" w:rsidP="005F1F37">
      <w:pPr>
        <w:pStyle w:val="ad"/>
        <w:rPr>
          <w:rFonts w:hAnsi="宋体" w:cs="宋体"/>
        </w:rPr>
      </w:pPr>
      <w:r w:rsidRPr="003F0B0C">
        <w:rPr>
          <w:rFonts w:hAnsi="宋体" w:cs="宋体" w:hint="eastAsia"/>
        </w:rPr>
        <w:t>int same_side(point3 p1,point3 p2,line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return dmult(xmult(subt(l.a,l.b),subt(p1,l.b)),xmult(subt(l.a,l.b),subt(p2,l.b)))&gt;eps;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same_side(point3 p1,point3 p2,point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w:t>
      </w:r>
    </w:p>
    <w:p w:rsidR="005F1F37" w:rsidRPr="003F0B0C" w:rsidRDefault="005F1F37" w:rsidP="005F1F37">
      <w:pPr>
        <w:pStyle w:val="ad"/>
        <w:rPr>
          <w:rFonts w:hAnsi="宋体" w:cs="宋体"/>
        </w:rPr>
      </w:pPr>
      <w:r w:rsidRPr="003F0B0C">
        <w:rPr>
          <w:rFonts w:hAnsi="宋体" w:cs="宋体" w:hint="eastAsia"/>
        </w:rPr>
        <w:t xml:space="preserve">       return dmult(xmult(subt(l1,l2),subt(p1,l2)),xmult(subt(l1,l2),subt(p2,l2)))&gt;eps;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//判两点在线段异侧,点在线段上返回0,不共面无意义</w:t>
      </w:r>
    </w:p>
    <w:p w:rsidR="005F1F37" w:rsidRPr="003F0B0C" w:rsidRDefault="005F1F37" w:rsidP="005F1F37">
      <w:pPr>
        <w:pStyle w:val="ad"/>
        <w:rPr>
          <w:rFonts w:hAnsi="宋体" w:cs="宋体"/>
        </w:rPr>
      </w:pPr>
      <w:r w:rsidRPr="003F0B0C">
        <w:rPr>
          <w:rFonts w:hAnsi="宋体" w:cs="宋体" w:hint="eastAsia"/>
        </w:rPr>
        <w:t>int opposite_side(point3 p1,point3 p2,line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return dmult(xmult(subt(l.a,l.b),subt(p1,l.b)),xmult(subt(l.a,l.b),subt(p2,l.b)))&lt;-eps;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opposite_side(point3 p1,point3 p2,point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w:t>
      </w:r>
    </w:p>
    <w:p w:rsidR="005F1F37" w:rsidRPr="003F0B0C" w:rsidRDefault="005F1F37" w:rsidP="005F1F37">
      <w:pPr>
        <w:pStyle w:val="ad"/>
        <w:rPr>
          <w:rFonts w:hAnsi="宋体" w:cs="宋体"/>
        </w:rPr>
      </w:pPr>
      <w:r w:rsidRPr="003F0B0C">
        <w:rPr>
          <w:rFonts w:hAnsi="宋体" w:cs="宋体" w:hint="eastAsia"/>
        </w:rPr>
        <w:t xml:space="preserve">       return dmult(xmult(subt(l1,l2),subt(p1,l2)),xmult(subt(l1,l2),subt(p2,l2)))&lt;-eps;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//判两点在平面同侧,点在平面上返回0</w:t>
      </w:r>
    </w:p>
    <w:p w:rsidR="005F1F37" w:rsidRPr="003F0B0C" w:rsidRDefault="005F1F37" w:rsidP="005F1F37">
      <w:pPr>
        <w:pStyle w:val="ad"/>
        <w:rPr>
          <w:rFonts w:hAnsi="宋体" w:cs="宋体"/>
        </w:rPr>
      </w:pPr>
      <w:r w:rsidRPr="003F0B0C">
        <w:rPr>
          <w:rFonts w:hAnsi="宋体" w:cs="宋体" w:hint="eastAsia"/>
        </w:rPr>
        <w:t>int same_side(point3 p1,point3 p2,plane3 s){</w:t>
      </w:r>
    </w:p>
    <w:p w:rsidR="005F1F37" w:rsidRPr="003F0B0C" w:rsidRDefault="005F1F37" w:rsidP="005F1F37">
      <w:pPr>
        <w:pStyle w:val="ad"/>
        <w:rPr>
          <w:rFonts w:hAnsi="宋体" w:cs="宋体"/>
        </w:rPr>
      </w:pPr>
      <w:r w:rsidRPr="003F0B0C">
        <w:rPr>
          <w:rFonts w:hAnsi="宋体" w:cs="宋体" w:hint="eastAsia"/>
        </w:rPr>
        <w:t xml:space="preserve">       return dmult(pvec(s),subt(p1,s.a))*dmult(pvec(s),subt(p2,s.a))&gt;eps;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same_side(point3 p1,point3 p2,point3 s1,point3 s2,point3 s3){</w:t>
      </w:r>
    </w:p>
    <w:p w:rsidR="005F1F37" w:rsidRPr="003F0B0C" w:rsidRDefault="005F1F37" w:rsidP="005F1F37">
      <w:pPr>
        <w:pStyle w:val="ad"/>
        <w:rPr>
          <w:rFonts w:hAnsi="宋体" w:cs="宋体"/>
        </w:rPr>
      </w:pPr>
      <w:r w:rsidRPr="003F0B0C">
        <w:rPr>
          <w:rFonts w:hAnsi="宋体" w:cs="宋体" w:hint="eastAsia"/>
        </w:rPr>
        <w:t xml:space="preserve">       return </w:t>
      </w:r>
      <w:r w:rsidRPr="003F0B0C">
        <w:rPr>
          <w:rFonts w:hAnsi="宋体" w:cs="宋体" w:hint="eastAsia"/>
        </w:rPr>
        <w:lastRenderedPageBreak/>
        <w:t>dmult(pvec(s1,s2,s3),subt(p1,s1))*dmult(pvec(s1,s2,s3),subt(p2,s1))&gt;eps;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//判两点在平面异侧,点在平面上返回0</w:t>
      </w:r>
    </w:p>
    <w:p w:rsidR="005F1F37" w:rsidRPr="003F0B0C" w:rsidRDefault="005F1F37" w:rsidP="005F1F37">
      <w:pPr>
        <w:pStyle w:val="ad"/>
        <w:rPr>
          <w:rFonts w:hAnsi="宋体" w:cs="宋体"/>
        </w:rPr>
      </w:pPr>
      <w:r w:rsidRPr="003F0B0C">
        <w:rPr>
          <w:rFonts w:hAnsi="宋体" w:cs="宋体" w:hint="eastAsia"/>
        </w:rPr>
        <w:t>int opposite_side(point3 p1,point3 p2,plane3 s){</w:t>
      </w:r>
    </w:p>
    <w:p w:rsidR="005F1F37" w:rsidRPr="003F0B0C" w:rsidRDefault="005F1F37" w:rsidP="005F1F37">
      <w:pPr>
        <w:pStyle w:val="ad"/>
        <w:rPr>
          <w:rFonts w:hAnsi="宋体" w:cs="宋体"/>
        </w:rPr>
      </w:pPr>
      <w:r w:rsidRPr="003F0B0C">
        <w:rPr>
          <w:rFonts w:hAnsi="宋体" w:cs="宋体" w:hint="eastAsia"/>
        </w:rPr>
        <w:t xml:space="preserve">       return dmult(pvec(s),subt(p1,s.a))*dmult(pvec(s),subt(p2,s.a))&lt;-eps;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opposite_side(point3 p1,point3 p2,point3 s1,point3 s2,point3 s3){</w:t>
      </w:r>
    </w:p>
    <w:p w:rsidR="005F1F37" w:rsidRPr="003F0B0C" w:rsidRDefault="005F1F37" w:rsidP="005F1F37">
      <w:pPr>
        <w:pStyle w:val="ad"/>
        <w:rPr>
          <w:rFonts w:hAnsi="宋体" w:cs="宋体"/>
        </w:rPr>
      </w:pPr>
      <w:r w:rsidRPr="003F0B0C">
        <w:rPr>
          <w:rFonts w:hAnsi="宋体" w:cs="宋体" w:hint="eastAsia"/>
        </w:rPr>
        <w:t xml:space="preserve">       return dmult(pvec(s1,s2,s3),subt(p1,s1))*dmult(pvec(s1,s2,s3),subt(p2,s1))&lt;-eps;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//判两直线平行</w:t>
      </w:r>
    </w:p>
    <w:p w:rsidR="005F1F37" w:rsidRPr="003F0B0C" w:rsidRDefault="005F1F37" w:rsidP="005F1F37">
      <w:pPr>
        <w:pStyle w:val="ad"/>
        <w:rPr>
          <w:rFonts w:hAnsi="宋体" w:cs="宋体"/>
        </w:rPr>
      </w:pPr>
      <w:r w:rsidRPr="003F0B0C">
        <w:rPr>
          <w:rFonts w:hAnsi="宋体" w:cs="宋体" w:hint="eastAsia"/>
        </w:rPr>
        <w:t>int parallel(line3 u,line3 v){</w:t>
      </w:r>
    </w:p>
    <w:p w:rsidR="005F1F37" w:rsidRPr="003F0B0C" w:rsidRDefault="005F1F37" w:rsidP="005F1F37">
      <w:pPr>
        <w:pStyle w:val="ad"/>
        <w:rPr>
          <w:rFonts w:hAnsi="宋体" w:cs="宋体"/>
        </w:rPr>
      </w:pPr>
      <w:r w:rsidRPr="003F0B0C">
        <w:rPr>
          <w:rFonts w:hAnsi="宋体" w:cs="宋体" w:hint="eastAsia"/>
        </w:rPr>
        <w:t xml:space="preserve">       return vlen(xmult(subt(u.a,u.b),subt(v.a,v.b)))&lt;eps;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parallel(point3 u1,point3 u2,point3 v1,point3 v2){</w:t>
      </w:r>
    </w:p>
    <w:p w:rsidR="005F1F37" w:rsidRPr="003F0B0C" w:rsidRDefault="005F1F37" w:rsidP="005F1F37">
      <w:pPr>
        <w:pStyle w:val="ad"/>
        <w:rPr>
          <w:rFonts w:hAnsi="宋体" w:cs="宋体"/>
        </w:rPr>
      </w:pPr>
      <w:r w:rsidRPr="003F0B0C">
        <w:rPr>
          <w:rFonts w:hAnsi="宋体" w:cs="宋体" w:hint="eastAsia"/>
        </w:rPr>
        <w:t xml:space="preserve">       return vlen(xmult(subt(u1,u2),subt(v1,v2)))&lt;eps;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//判两平面平行</w:t>
      </w:r>
    </w:p>
    <w:p w:rsidR="005F1F37" w:rsidRPr="003F0B0C" w:rsidRDefault="005F1F37" w:rsidP="005F1F37">
      <w:pPr>
        <w:pStyle w:val="ad"/>
        <w:rPr>
          <w:rFonts w:hAnsi="宋体" w:cs="宋体"/>
        </w:rPr>
      </w:pPr>
      <w:r w:rsidRPr="003F0B0C">
        <w:rPr>
          <w:rFonts w:hAnsi="宋体" w:cs="宋体" w:hint="eastAsia"/>
        </w:rPr>
        <w:t>int parallel(plane3 u,plane3 v){</w:t>
      </w:r>
    </w:p>
    <w:p w:rsidR="005F1F37" w:rsidRPr="003F0B0C" w:rsidRDefault="005F1F37" w:rsidP="005F1F37">
      <w:pPr>
        <w:pStyle w:val="ad"/>
        <w:rPr>
          <w:rFonts w:hAnsi="宋体" w:cs="宋体"/>
        </w:rPr>
      </w:pPr>
      <w:r w:rsidRPr="003F0B0C">
        <w:rPr>
          <w:rFonts w:hAnsi="宋体" w:cs="宋体" w:hint="eastAsia"/>
        </w:rPr>
        <w:t xml:space="preserve">       return vlen(xmult(pvec(u),pvec(v)))&lt;eps;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parallel(point3 u1,point3 u2,point3 u3,point3 v1,point3 v2,point3 v3){</w:t>
      </w:r>
    </w:p>
    <w:p w:rsidR="005F1F37" w:rsidRPr="003F0B0C" w:rsidRDefault="005F1F37" w:rsidP="005F1F37">
      <w:pPr>
        <w:pStyle w:val="ad"/>
        <w:rPr>
          <w:rFonts w:hAnsi="宋体" w:cs="宋体"/>
        </w:rPr>
      </w:pPr>
      <w:r w:rsidRPr="003F0B0C">
        <w:rPr>
          <w:rFonts w:hAnsi="宋体" w:cs="宋体" w:hint="eastAsia"/>
        </w:rPr>
        <w:t xml:space="preserve">       return vlen(xmult(pvec(u1,u2,u3),pvec(v1,v2,v3)))&lt;eps;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//判直线与平面平行</w:t>
      </w:r>
    </w:p>
    <w:p w:rsidR="005F1F37" w:rsidRPr="003F0B0C" w:rsidRDefault="005F1F37" w:rsidP="005F1F37">
      <w:pPr>
        <w:pStyle w:val="ad"/>
        <w:rPr>
          <w:rFonts w:hAnsi="宋体" w:cs="宋体"/>
        </w:rPr>
      </w:pPr>
      <w:r w:rsidRPr="003F0B0C">
        <w:rPr>
          <w:rFonts w:hAnsi="宋体" w:cs="宋体" w:hint="eastAsia"/>
        </w:rPr>
        <w:t>int parallel(line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,plane3 s){</w:t>
      </w:r>
    </w:p>
    <w:p w:rsidR="005F1F37" w:rsidRPr="003F0B0C" w:rsidRDefault="005F1F37" w:rsidP="005F1F37">
      <w:pPr>
        <w:pStyle w:val="ad"/>
        <w:rPr>
          <w:rFonts w:hAnsi="宋体" w:cs="宋体"/>
        </w:rPr>
      </w:pPr>
      <w:r w:rsidRPr="003F0B0C">
        <w:rPr>
          <w:rFonts w:hAnsi="宋体" w:cs="宋体" w:hint="eastAsia"/>
        </w:rPr>
        <w:t xml:space="preserve">       return zero(dmult(subt(l.a,l.b),pvec(s)));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parallel(point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2,point3 s1,point3 s2,point3 s3){</w:t>
      </w:r>
    </w:p>
    <w:p w:rsidR="005F1F37" w:rsidRPr="003F0B0C" w:rsidRDefault="005F1F37" w:rsidP="005F1F37">
      <w:pPr>
        <w:pStyle w:val="ad"/>
        <w:rPr>
          <w:rFonts w:hAnsi="宋体" w:cs="宋体"/>
        </w:rPr>
      </w:pPr>
      <w:r w:rsidRPr="003F0B0C">
        <w:rPr>
          <w:rFonts w:hAnsi="宋体" w:cs="宋体" w:hint="eastAsia"/>
        </w:rPr>
        <w:t xml:space="preserve">       return zero(dmult(subt(l1,l2),pvec(s1,s2,s3)));</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//判两直线垂直</w:t>
      </w:r>
    </w:p>
    <w:p w:rsidR="005F1F37" w:rsidRPr="003F0B0C" w:rsidRDefault="005F1F37" w:rsidP="005F1F37">
      <w:pPr>
        <w:pStyle w:val="ad"/>
        <w:rPr>
          <w:rFonts w:hAnsi="宋体" w:cs="宋体"/>
        </w:rPr>
      </w:pPr>
      <w:r w:rsidRPr="003F0B0C">
        <w:rPr>
          <w:rFonts w:hAnsi="宋体" w:cs="宋体" w:hint="eastAsia"/>
        </w:rPr>
        <w:t>int perpendicular(line3 u,line3 v){</w:t>
      </w:r>
    </w:p>
    <w:p w:rsidR="005F1F37" w:rsidRPr="003F0B0C" w:rsidRDefault="005F1F37" w:rsidP="005F1F37">
      <w:pPr>
        <w:pStyle w:val="ad"/>
        <w:rPr>
          <w:rFonts w:hAnsi="宋体" w:cs="宋体"/>
        </w:rPr>
      </w:pPr>
      <w:r w:rsidRPr="003F0B0C">
        <w:rPr>
          <w:rFonts w:hAnsi="宋体" w:cs="宋体" w:hint="eastAsia"/>
        </w:rPr>
        <w:t xml:space="preserve">       return zero(dmult(subt(u.a,u.b),subt(v.a,v.b)));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perpendicular(point3 u1,point3 u2,point3 v1,point3 v2){</w:t>
      </w:r>
    </w:p>
    <w:p w:rsidR="005F1F37" w:rsidRPr="003F0B0C" w:rsidRDefault="005F1F37" w:rsidP="005F1F37">
      <w:pPr>
        <w:pStyle w:val="ad"/>
        <w:rPr>
          <w:rFonts w:hAnsi="宋体" w:cs="宋体"/>
        </w:rPr>
      </w:pPr>
      <w:r w:rsidRPr="003F0B0C">
        <w:rPr>
          <w:rFonts w:hAnsi="宋体" w:cs="宋体" w:hint="eastAsia"/>
        </w:rPr>
        <w:t xml:space="preserve">       return zero(dmult(subt(u1,u2),subt(v1,v2)));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lastRenderedPageBreak/>
        <w:t>//判两平面垂直</w:t>
      </w:r>
    </w:p>
    <w:p w:rsidR="005F1F37" w:rsidRPr="003F0B0C" w:rsidRDefault="005F1F37" w:rsidP="005F1F37">
      <w:pPr>
        <w:pStyle w:val="ad"/>
        <w:rPr>
          <w:rFonts w:hAnsi="宋体" w:cs="宋体"/>
        </w:rPr>
      </w:pPr>
      <w:r w:rsidRPr="003F0B0C">
        <w:rPr>
          <w:rFonts w:hAnsi="宋体" w:cs="宋体" w:hint="eastAsia"/>
        </w:rPr>
        <w:t>int perpendicular(plane3 u,plane3 v){</w:t>
      </w:r>
    </w:p>
    <w:p w:rsidR="005F1F37" w:rsidRPr="003F0B0C" w:rsidRDefault="005F1F37" w:rsidP="005F1F37">
      <w:pPr>
        <w:pStyle w:val="ad"/>
        <w:rPr>
          <w:rFonts w:hAnsi="宋体" w:cs="宋体"/>
        </w:rPr>
      </w:pPr>
      <w:r w:rsidRPr="003F0B0C">
        <w:rPr>
          <w:rFonts w:hAnsi="宋体" w:cs="宋体" w:hint="eastAsia"/>
        </w:rPr>
        <w:t xml:space="preserve">       return zero(dmult(pvec(u),pvec(v)));</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perpendicular(point3 u1,point3 u2,point3 u3,point3 v1,point3 v2,point3 v3){</w:t>
      </w:r>
    </w:p>
    <w:p w:rsidR="005F1F37" w:rsidRPr="003F0B0C" w:rsidRDefault="005F1F37" w:rsidP="005F1F37">
      <w:pPr>
        <w:pStyle w:val="ad"/>
        <w:rPr>
          <w:rFonts w:hAnsi="宋体" w:cs="宋体"/>
          <w:lang w:val="pt-BR"/>
        </w:rPr>
      </w:pPr>
      <w:r w:rsidRPr="003F0B0C">
        <w:rPr>
          <w:rFonts w:hAnsi="宋体" w:cs="宋体" w:hint="eastAsia"/>
          <w:lang w:val="pt-BR"/>
        </w:rPr>
        <w:t xml:space="preserve">       return zero(dmult(pvec(u1,u2,u3),pvec(v1,v2,v3)));</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判直线与平面平行</w:t>
      </w:r>
    </w:p>
    <w:p w:rsidR="005F1F37" w:rsidRPr="003F0B0C" w:rsidRDefault="005F1F37" w:rsidP="005F1F37">
      <w:pPr>
        <w:pStyle w:val="ad"/>
        <w:rPr>
          <w:rFonts w:hAnsi="宋体" w:cs="宋体"/>
          <w:lang w:val="pt-BR"/>
        </w:rPr>
      </w:pPr>
      <w:r w:rsidRPr="003F0B0C">
        <w:rPr>
          <w:rFonts w:hAnsi="宋体" w:cs="宋体" w:hint="eastAsia"/>
          <w:lang w:val="pt-BR"/>
        </w:rPr>
        <w:t>int perpendicular(line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lang w:val="pt-BR"/>
          </w:rPr>
          <w:t>3 l</w:t>
        </w:r>
      </w:smartTag>
      <w:r w:rsidRPr="003F0B0C">
        <w:rPr>
          <w:rFonts w:hAnsi="宋体" w:cs="宋体" w:hint="eastAsia"/>
          <w:lang w:val="pt-BR"/>
        </w:rPr>
        <w:t>,plane3 s){</w:t>
      </w:r>
    </w:p>
    <w:p w:rsidR="005F1F37" w:rsidRPr="003F0B0C" w:rsidRDefault="005F1F37" w:rsidP="005F1F37">
      <w:pPr>
        <w:pStyle w:val="ad"/>
        <w:rPr>
          <w:rFonts w:hAnsi="宋体" w:cs="宋体"/>
          <w:lang w:val="pt-BR"/>
        </w:rPr>
      </w:pPr>
      <w:r w:rsidRPr="003F0B0C">
        <w:rPr>
          <w:rFonts w:hAnsi="宋体" w:cs="宋体" w:hint="eastAsia"/>
          <w:lang w:val="pt-BR"/>
        </w:rPr>
        <w:t xml:space="preserve">       return vlen(xmult(subt(l.a,l.b),pvec(s)))&lt;eps;</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r w:rsidRPr="003F0B0C">
        <w:rPr>
          <w:rFonts w:hAnsi="宋体" w:cs="宋体" w:hint="eastAsia"/>
          <w:lang w:val="pt-BR"/>
        </w:rPr>
        <w:t>int perpendicular(point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lang w:val="pt-BR"/>
          </w:rPr>
          <w:t>3 l</w:t>
        </w:r>
      </w:smartTag>
      <w:r w:rsidRPr="003F0B0C">
        <w:rPr>
          <w:rFonts w:hAnsi="宋体" w:cs="宋体" w:hint="eastAsia"/>
          <w:lang w:val="pt-BR"/>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lang w:val="pt-BR"/>
          </w:rPr>
          <w:t>3 l</w:t>
        </w:r>
      </w:smartTag>
      <w:r w:rsidRPr="003F0B0C">
        <w:rPr>
          <w:rFonts w:hAnsi="宋体" w:cs="宋体" w:hint="eastAsia"/>
          <w:lang w:val="pt-BR"/>
        </w:rPr>
        <w:t>2,point3 s1,point3 s2,point3 s3){</w:t>
      </w:r>
    </w:p>
    <w:p w:rsidR="005F1F37" w:rsidRPr="003F0B0C" w:rsidRDefault="005F1F37" w:rsidP="005F1F37">
      <w:pPr>
        <w:pStyle w:val="ad"/>
        <w:rPr>
          <w:rFonts w:hAnsi="宋体" w:cs="宋体"/>
        </w:rPr>
      </w:pPr>
      <w:r w:rsidRPr="003F0B0C">
        <w:rPr>
          <w:rFonts w:hAnsi="宋体" w:cs="宋体" w:hint="eastAsia"/>
        </w:rPr>
        <w:t xml:space="preserve">       return vlen(xmult(subt(l1,l2),pvec(s1,s2,s3)))&lt;eps;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//判两线段相交,包括端点和部分重合</w:t>
      </w:r>
    </w:p>
    <w:p w:rsidR="005F1F37" w:rsidRPr="003F0B0C" w:rsidRDefault="005F1F37" w:rsidP="005F1F37">
      <w:pPr>
        <w:pStyle w:val="ad"/>
        <w:rPr>
          <w:rFonts w:hAnsi="宋体" w:cs="宋体"/>
        </w:rPr>
      </w:pPr>
      <w:r w:rsidRPr="003F0B0C">
        <w:rPr>
          <w:rFonts w:hAnsi="宋体" w:cs="宋体" w:hint="eastAsia"/>
        </w:rPr>
        <w:t>int intersect_in(line3 u,line3 v){</w:t>
      </w:r>
    </w:p>
    <w:p w:rsidR="005F1F37" w:rsidRPr="003F0B0C" w:rsidRDefault="005F1F37" w:rsidP="005F1F37">
      <w:pPr>
        <w:pStyle w:val="ad"/>
        <w:rPr>
          <w:rFonts w:hAnsi="宋体" w:cs="宋体"/>
        </w:rPr>
      </w:pPr>
      <w:r w:rsidRPr="003F0B0C">
        <w:rPr>
          <w:rFonts w:hAnsi="宋体" w:cs="宋体" w:hint="eastAsia"/>
        </w:rPr>
        <w:t xml:space="preserve">       if (!dots_onplane(u.a,u.b,v.a,v.b))</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if (!dots_inline(u.a,u.b,v.a)||!dots_inline(u.a,u.b,v.b))</w:t>
      </w:r>
    </w:p>
    <w:p w:rsidR="005F1F37" w:rsidRPr="003F0B0C" w:rsidRDefault="005F1F37" w:rsidP="005F1F37">
      <w:pPr>
        <w:pStyle w:val="ad"/>
        <w:rPr>
          <w:rFonts w:hAnsi="宋体" w:cs="宋体"/>
        </w:rPr>
      </w:pPr>
      <w:r w:rsidRPr="003F0B0C">
        <w:rPr>
          <w:rFonts w:hAnsi="宋体" w:cs="宋体" w:hint="eastAsia"/>
        </w:rPr>
        <w:t xml:space="preserve">              return !same_side(u.a,u.b,v)&amp;&amp;!same_side(v.a,v.b,u);</w:t>
      </w:r>
    </w:p>
    <w:p w:rsidR="005F1F37" w:rsidRPr="003F0B0C" w:rsidRDefault="005F1F37" w:rsidP="005F1F37">
      <w:pPr>
        <w:pStyle w:val="ad"/>
        <w:rPr>
          <w:rFonts w:hAnsi="宋体" w:cs="宋体"/>
        </w:rPr>
      </w:pPr>
      <w:r w:rsidRPr="003F0B0C">
        <w:rPr>
          <w:rFonts w:hAnsi="宋体" w:cs="宋体" w:hint="eastAsia"/>
        </w:rPr>
        <w:t xml:space="preserve">       return dot_online_in(u.a,v)||dot_online_in(u.b,v)||dot_online_in(v.a,u)||dot_online_in(v.b,u);</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intersect_in(point3 u1,point3 u2,point3 v1,point3 v2){</w:t>
      </w:r>
    </w:p>
    <w:p w:rsidR="005F1F37" w:rsidRPr="003F0B0C" w:rsidRDefault="005F1F37" w:rsidP="005F1F37">
      <w:pPr>
        <w:pStyle w:val="ad"/>
        <w:rPr>
          <w:rFonts w:hAnsi="宋体" w:cs="宋体"/>
        </w:rPr>
      </w:pPr>
      <w:r w:rsidRPr="003F0B0C">
        <w:rPr>
          <w:rFonts w:hAnsi="宋体" w:cs="宋体" w:hint="eastAsia"/>
        </w:rPr>
        <w:t xml:space="preserve">       if (!dots_onplane(u1,u2,v1,v2))</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if (!dots_inline(u1,u2,v1)||!dots_inline(u1,u2,v2))</w:t>
      </w:r>
    </w:p>
    <w:p w:rsidR="005F1F37" w:rsidRPr="003F0B0C" w:rsidRDefault="005F1F37" w:rsidP="005F1F37">
      <w:pPr>
        <w:pStyle w:val="ad"/>
        <w:rPr>
          <w:rFonts w:hAnsi="宋体" w:cs="宋体"/>
        </w:rPr>
      </w:pPr>
      <w:r w:rsidRPr="003F0B0C">
        <w:rPr>
          <w:rFonts w:hAnsi="宋体" w:cs="宋体" w:hint="eastAsia"/>
        </w:rPr>
        <w:t xml:space="preserve">              return !same_side(u1,u2,v1,v2)&amp;&amp;!same_side(v1,v2,u1,u2);</w:t>
      </w:r>
    </w:p>
    <w:p w:rsidR="005F1F37" w:rsidRPr="003F0B0C" w:rsidRDefault="005F1F37" w:rsidP="005F1F37">
      <w:pPr>
        <w:pStyle w:val="ad"/>
        <w:rPr>
          <w:rFonts w:hAnsi="宋体" w:cs="宋体"/>
        </w:rPr>
      </w:pPr>
      <w:r w:rsidRPr="003F0B0C">
        <w:rPr>
          <w:rFonts w:hAnsi="宋体" w:cs="宋体" w:hint="eastAsia"/>
        </w:rPr>
        <w:t xml:space="preserve">       return dot_online_in(u1,v1,v2)||dot_online_in(u2,v1,v2)||dot_online_in(v1,u1,u2)||dot_online_in(v2,u1,u2);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//判两线段相交,不包括端点和部分重合</w:t>
      </w:r>
    </w:p>
    <w:p w:rsidR="005F1F37" w:rsidRPr="003F0B0C" w:rsidRDefault="005F1F37" w:rsidP="005F1F37">
      <w:pPr>
        <w:pStyle w:val="ad"/>
        <w:rPr>
          <w:rFonts w:hAnsi="宋体" w:cs="宋体"/>
        </w:rPr>
      </w:pPr>
      <w:r w:rsidRPr="003F0B0C">
        <w:rPr>
          <w:rFonts w:hAnsi="宋体" w:cs="宋体" w:hint="eastAsia"/>
        </w:rPr>
        <w:t>int intersect_ex(line3 u,line3 v){</w:t>
      </w:r>
    </w:p>
    <w:p w:rsidR="005F1F37" w:rsidRPr="003F0B0C" w:rsidRDefault="005F1F37" w:rsidP="005F1F37">
      <w:pPr>
        <w:pStyle w:val="ad"/>
        <w:rPr>
          <w:rFonts w:hAnsi="宋体" w:cs="宋体"/>
        </w:rPr>
      </w:pPr>
      <w:r w:rsidRPr="003F0B0C">
        <w:rPr>
          <w:rFonts w:hAnsi="宋体" w:cs="宋体" w:hint="eastAsia"/>
        </w:rPr>
        <w:t xml:space="preserve">       return dots_onplane(u.a,u.b,v.a,v.b)&amp;&amp;opposite_side(u.a,u.b,v)&amp;&amp;opposite_side(v.a,v.b,u);</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intersect_ex(point3 u1,point3 u2,point3 v1,point3 v2){</w:t>
      </w:r>
    </w:p>
    <w:p w:rsidR="005F1F37" w:rsidRPr="003F0B0C" w:rsidRDefault="005F1F37" w:rsidP="005F1F37">
      <w:pPr>
        <w:pStyle w:val="ad"/>
        <w:rPr>
          <w:rFonts w:hAnsi="宋体" w:cs="宋体"/>
        </w:rPr>
      </w:pPr>
      <w:r w:rsidRPr="003F0B0C">
        <w:rPr>
          <w:rFonts w:hAnsi="宋体" w:cs="宋体" w:hint="eastAsia"/>
        </w:rPr>
        <w:t xml:space="preserve">       return </w:t>
      </w:r>
      <w:r w:rsidRPr="003F0B0C">
        <w:rPr>
          <w:rFonts w:hAnsi="宋体" w:cs="宋体" w:hint="eastAsia"/>
        </w:rPr>
        <w:lastRenderedPageBreak/>
        <w:t>dots_onplane(u1,u2,v1,v2)&amp;&amp;opposite_side(u1,u2,v1,v2)&amp;&amp;opposite_side(v1,v2,u1,u2);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//判线段与空间三角形相交,包括交于边界和(部分)包含</w:t>
      </w:r>
    </w:p>
    <w:p w:rsidR="005F1F37" w:rsidRPr="003F0B0C" w:rsidRDefault="005F1F37" w:rsidP="005F1F37">
      <w:pPr>
        <w:pStyle w:val="ad"/>
        <w:rPr>
          <w:rFonts w:hAnsi="宋体" w:cs="宋体"/>
        </w:rPr>
      </w:pPr>
      <w:r w:rsidRPr="003F0B0C">
        <w:rPr>
          <w:rFonts w:hAnsi="宋体" w:cs="宋体" w:hint="eastAsia"/>
        </w:rPr>
        <w:t>int intersect_in(line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,plane3 s){</w:t>
      </w:r>
    </w:p>
    <w:p w:rsidR="005F1F37" w:rsidRPr="003F0B0C" w:rsidRDefault="005F1F37" w:rsidP="005F1F37">
      <w:pPr>
        <w:pStyle w:val="ad"/>
        <w:rPr>
          <w:rFonts w:hAnsi="宋体" w:cs="宋体"/>
        </w:rPr>
      </w:pPr>
      <w:r w:rsidRPr="003F0B0C">
        <w:rPr>
          <w:rFonts w:hAnsi="宋体" w:cs="宋体" w:hint="eastAsia"/>
        </w:rPr>
        <w:t xml:space="preserve">       return !same_side(l.a,l.b,s)&amp;&amp;!same_side(s.a,s.b,l.a,l.b,s.c)&amp;&amp;</w:t>
      </w:r>
    </w:p>
    <w:p w:rsidR="005F1F37" w:rsidRPr="003F0B0C" w:rsidRDefault="005F1F37" w:rsidP="005F1F37">
      <w:pPr>
        <w:pStyle w:val="ad"/>
        <w:rPr>
          <w:rFonts w:hAnsi="宋体" w:cs="宋体"/>
        </w:rPr>
      </w:pPr>
      <w:r w:rsidRPr="003F0B0C">
        <w:rPr>
          <w:rFonts w:hAnsi="宋体" w:cs="宋体" w:hint="eastAsia"/>
        </w:rPr>
        <w:t xml:space="preserve">              !same_side(s.b,s.c,l.a,l.b,s.a)&amp;&amp;!same_side(s.c,s.a,l.a,l.b,s.b);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intersect_in(point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2,point3 s1,point3 s2,point3 s3){</w:t>
      </w:r>
    </w:p>
    <w:p w:rsidR="005F1F37" w:rsidRPr="003F0B0C" w:rsidRDefault="005F1F37" w:rsidP="005F1F37">
      <w:pPr>
        <w:pStyle w:val="ad"/>
        <w:rPr>
          <w:rFonts w:hAnsi="宋体" w:cs="宋体"/>
        </w:rPr>
      </w:pPr>
      <w:r w:rsidRPr="003F0B0C">
        <w:rPr>
          <w:rFonts w:hAnsi="宋体" w:cs="宋体" w:hint="eastAsia"/>
        </w:rPr>
        <w:t xml:space="preserve">       return !same_side(l1,l2,s1,s2,s3)&amp;&amp;!same_side(s1,s2,l1,l2,s3)&amp;&amp;</w:t>
      </w:r>
    </w:p>
    <w:p w:rsidR="005F1F37" w:rsidRPr="003F0B0C" w:rsidRDefault="005F1F37" w:rsidP="005F1F37">
      <w:pPr>
        <w:pStyle w:val="ad"/>
        <w:rPr>
          <w:rFonts w:hAnsi="宋体" w:cs="宋体"/>
        </w:rPr>
      </w:pPr>
      <w:r w:rsidRPr="003F0B0C">
        <w:rPr>
          <w:rFonts w:hAnsi="宋体" w:cs="宋体" w:hint="eastAsia"/>
        </w:rPr>
        <w:t xml:space="preserve">              !same_side(s2,s3,l1,l2,s1)&amp;&amp;!same_side(s3,s1,l1,l2,s2);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//判线段与空间三角形相交,不包括交于边界和(部分)包含</w:t>
      </w:r>
    </w:p>
    <w:p w:rsidR="005F1F37" w:rsidRPr="003F0B0C" w:rsidRDefault="005F1F37" w:rsidP="005F1F37">
      <w:pPr>
        <w:pStyle w:val="ad"/>
        <w:rPr>
          <w:rFonts w:hAnsi="宋体" w:cs="宋体"/>
        </w:rPr>
      </w:pPr>
      <w:r w:rsidRPr="003F0B0C">
        <w:rPr>
          <w:rFonts w:hAnsi="宋体" w:cs="宋体" w:hint="eastAsia"/>
        </w:rPr>
        <w:t>int intersect_ex(line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,plane3 s){</w:t>
      </w:r>
    </w:p>
    <w:p w:rsidR="005F1F37" w:rsidRPr="003F0B0C" w:rsidRDefault="005F1F37" w:rsidP="005F1F37">
      <w:pPr>
        <w:pStyle w:val="ad"/>
        <w:rPr>
          <w:rFonts w:hAnsi="宋体" w:cs="宋体"/>
        </w:rPr>
      </w:pPr>
      <w:r w:rsidRPr="003F0B0C">
        <w:rPr>
          <w:rFonts w:hAnsi="宋体" w:cs="宋体" w:hint="eastAsia"/>
        </w:rPr>
        <w:t xml:space="preserve">       return opposite_side(l.a,l.b,s)&amp;&amp;opposite_side(s.a,s.b,l.a,l.b,s.c)&amp;&amp;</w:t>
      </w:r>
    </w:p>
    <w:p w:rsidR="005F1F37" w:rsidRPr="003F0B0C" w:rsidRDefault="005F1F37" w:rsidP="005F1F37">
      <w:pPr>
        <w:pStyle w:val="ad"/>
        <w:rPr>
          <w:rFonts w:hAnsi="宋体" w:cs="宋体"/>
        </w:rPr>
      </w:pPr>
      <w:r w:rsidRPr="003F0B0C">
        <w:rPr>
          <w:rFonts w:hAnsi="宋体" w:cs="宋体" w:hint="eastAsia"/>
        </w:rPr>
        <w:t xml:space="preserve">              opposite_side(s.b,s.c,l.a,l.b,s.a)&amp;&amp;opposite_side(s.c,s.a,l.a,l.b,s.b);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intersect_ex(point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2,point3 s1,point3 s2,point3 s3){</w:t>
      </w:r>
    </w:p>
    <w:p w:rsidR="005F1F37" w:rsidRPr="003F0B0C" w:rsidRDefault="005F1F37" w:rsidP="005F1F37">
      <w:pPr>
        <w:pStyle w:val="ad"/>
        <w:rPr>
          <w:rFonts w:hAnsi="宋体" w:cs="宋体"/>
        </w:rPr>
      </w:pPr>
      <w:r w:rsidRPr="003F0B0C">
        <w:rPr>
          <w:rFonts w:hAnsi="宋体" w:cs="宋体" w:hint="eastAsia"/>
        </w:rPr>
        <w:t xml:space="preserve">       return opposite_side(l1,l2,s1,s2,s3)&amp;&amp;opposite_side(s1,s2,l1,l2,s3)&amp;&amp;</w:t>
      </w:r>
    </w:p>
    <w:p w:rsidR="005F1F37" w:rsidRPr="003F0B0C" w:rsidRDefault="005F1F37" w:rsidP="005F1F37">
      <w:pPr>
        <w:pStyle w:val="ad"/>
        <w:rPr>
          <w:rFonts w:hAnsi="宋体" w:cs="宋体"/>
        </w:rPr>
      </w:pPr>
      <w:r w:rsidRPr="003F0B0C">
        <w:rPr>
          <w:rFonts w:hAnsi="宋体" w:cs="宋体" w:hint="eastAsia"/>
        </w:rPr>
        <w:t xml:space="preserve">              opposite_side(s2,s3,l1,l2,s1)&amp;&amp;opposite_side(s3,s1,l1,l2,s2);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//计算两直线交点,注意事先判断直线是否共面和平行!</w:t>
      </w:r>
    </w:p>
    <w:p w:rsidR="005F1F37" w:rsidRPr="003F0B0C" w:rsidRDefault="005F1F37" w:rsidP="005F1F37">
      <w:pPr>
        <w:pStyle w:val="ad"/>
        <w:rPr>
          <w:rFonts w:hAnsi="宋体" w:cs="宋体"/>
        </w:rPr>
      </w:pPr>
      <w:r w:rsidRPr="003F0B0C">
        <w:rPr>
          <w:rFonts w:hAnsi="宋体" w:cs="宋体" w:hint="eastAsia"/>
        </w:rPr>
        <w:t>//线段交点请另外判线段相交(同时还是要判断是否平行!)</w:t>
      </w:r>
    </w:p>
    <w:p w:rsidR="005F1F37" w:rsidRPr="003F0B0C" w:rsidRDefault="005F1F37" w:rsidP="005F1F37">
      <w:pPr>
        <w:pStyle w:val="ad"/>
        <w:rPr>
          <w:rFonts w:hAnsi="宋体" w:cs="宋体"/>
        </w:rPr>
      </w:pPr>
      <w:r w:rsidRPr="003F0B0C">
        <w:rPr>
          <w:rFonts w:hAnsi="宋体" w:cs="宋体" w:hint="eastAsia"/>
        </w:rPr>
        <w:t>point3 intersection(line3 u,line3 v){</w:t>
      </w:r>
    </w:p>
    <w:p w:rsidR="005F1F37" w:rsidRPr="003F0B0C" w:rsidRDefault="005F1F37" w:rsidP="005F1F37">
      <w:pPr>
        <w:pStyle w:val="ad"/>
        <w:rPr>
          <w:rFonts w:hAnsi="宋体" w:cs="宋体"/>
        </w:rPr>
      </w:pPr>
      <w:r w:rsidRPr="003F0B0C">
        <w:rPr>
          <w:rFonts w:hAnsi="宋体" w:cs="宋体" w:hint="eastAsia"/>
        </w:rPr>
        <w:t xml:space="preserve">       point3 ret=u.a;</w:t>
      </w:r>
    </w:p>
    <w:p w:rsidR="005F1F37" w:rsidRPr="003F0B0C" w:rsidRDefault="005F1F37" w:rsidP="005F1F37">
      <w:pPr>
        <w:pStyle w:val="ad"/>
        <w:rPr>
          <w:rFonts w:hAnsi="宋体" w:cs="宋体"/>
        </w:rPr>
      </w:pPr>
      <w:r w:rsidRPr="003F0B0C">
        <w:rPr>
          <w:rFonts w:hAnsi="宋体" w:cs="宋体" w:hint="eastAsia"/>
        </w:rPr>
        <w:t xml:space="preserve">       double t=((u.a.x-v.a.x)*(v.a.y-v.b.y)-(u.a.y-v.a.y)*(v.a.x-v.b.x))</w:t>
      </w:r>
    </w:p>
    <w:p w:rsidR="005F1F37" w:rsidRPr="003F0B0C" w:rsidRDefault="005F1F37" w:rsidP="005F1F37">
      <w:pPr>
        <w:pStyle w:val="ad"/>
        <w:rPr>
          <w:rFonts w:hAnsi="宋体" w:cs="宋体"/>
        </w:rPr>
      </w:pPr>
      <w:r w:rsidRPr="003F0B0C">
        <w:rPr>
          <w:rFonts w:hAnsi="宋体" w:cs="宋体" w:hint="eastAsia"/>
        </w:rPr>
        <w:t xml:space="preserve">                     /((u.a.x-u.b.x)*(v.a.y-v.b.y)-(u.a.y-u.b.y)*(v.a.x-v.b.x));</w:t>
      </w:r>
    </w:p>
    <w:p w:rsidR="005F1F37" w:rsidRPr="003F0B0C" w:rsidRDefault="005F1F37" w:rsidP="005F1F37">
      <w:pPr>
        <w:pStyle w:val="ad"/>
        <w:rPr>
          <w:rFonts w:hAnsi="宋体" w:cs="宋体"/>
        </w:rPr>
      </w:pPr>
      <w:r w:rsidRPr="003F0B0C">
        <w:rPr>
          <w:rFonts w:hAnsi="宋体" w:cs="宋体" w:hint="eastAsia"/>
        </w:rPr>
        <w:t xml:space="preserve">       ret.x+=(u.b.x-u.a.x)*t;</w:t>
      </w:r>
    </w:p>
    <w:p w:rsidR="005F1F37" w:rsidRPr="003F0B0C" w:rsidRDefault="005F1F37" w:rsidP="005F1F37">
      <w:pPr>
        <w:pStyle w:val="ad"/>
        <w:rPr>
          <w:rFonts w:hAnsi="宋体" w:cs="宋体"/>
        </w:rPr>
      </w:pPr>
      <w:r w:rsidRPr="003F0B0C">
        <w:rPr>
          <w:rFonts w:hAnsi="宋体" w:cs="宋体" w:hint="eastAsia"/>
        </w:rPr>
        <w:t xml:space="preserve">       ret.y+=(u.b.y-u.a.y)*t;</w:t>
      </w:r>
    </w:p>
    <w:p w:rsidR="005F1F37" w:rsidRPr="003F0B0C" w:rsidRDefault="005F1F37" w:rsidP="005F1F37">
      <w:pPr>
        <w:pStyle w:val="ad"/>
        <w:rPr>
          <w:rFonts w:hAnsi="宋体" w:cs="宋体"/>
        </w:rPr>
      </w:pPr>
      <w:r w:rsidRPr="003F0B0C">
        <w:rPr>
          <w:rFonts w:hAnsi="宋体" w:cs="宋体" w:hint="eastAsia"/>
        </w:rPr>
        <w:t xml:space="preserve">       ret.z+=(u.b.z-u.a.z)*t;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point3 intersection(point3 u1,point3 u2,point3 v1,point3 v2){</w:t>
      </w:r>
    </w:p>
    <w:p w:rsidR="005F1F37" w:rsidRPr="003F0B0C" w:rsidRDefault="005F1F37" w:rsidP="005F1F37">
      <w:pPr>
        <w:pStyle w:val="ad"/>
        <w:rPr>
          <w:rFonts w:hAnsi="宋体" w:cs="宋体"/>
        </w:rPr>
      </w:pPr>
      <w:r w:rsidRPr="003F0B0C">
        <w:rPr>
          <w:rFonts w:hAnsi="宋体" w:cs="宋体" w:hint="eastAsia"/>
        </w:rPr>
        <w:t xml:space="preserve">       point3 ret=u1;</w:t>
      </w:r>
    </w:p>
    <w:p w:rsidR="005F1F37" w:rsidRPr="003F0B0C" w:rsidRDefault="005F1F37" w:rsidP="005F1F37">
      <w:pPr>
        <w:pStyle w:val="ad"/>
        <w:rPr>
          <w:rFonts w:hAnsi="宋体" w:cs="宋体"/>
        </w:rPr>
      </w:pPr>
      <w:r w:rsidRPr="003F0B0C">
        <w:rPr>
          <w:rFonts w:hAnsi="宋体" w:cs="宋体" w:hint="eastAsia"/>
        </w:rPr>
        <w:t xml:space="preserve">       double t=((u1.x-v1.x)*(v1.y-v2.y)-(u1.y-v1.y)*(v1.x-v2.x))</w:t>
      </w:r>
    </w:p>
    <w:p w:rsidR="005F1F37" w:rsidRPr="003F0B0C" w:rsidRDefault="005F1F37" w:rsidP="005F1F37">
      <w:pPr>
        <w:pStyle w:val="ad"/>
        <w:rPr>
          <w:rFonts w:hAnsi="宋体" w:cs="宋体"/>
        </w:rPr>
      </w:pPr>
      <w:r w:rsidRPr="003F0B0C">
        <w:rPr>
          <w:rFonts w:hAnsi="宋体" w:cs="宋体" w:hint="eastAsia"/>
        </w:rPr>
        <w:t xml:space="preserve">                     /((u1.x-u2.x)*(v1.y-v2.y)-(u1.y-u2.y)*(v1.x-v2.x));</w:t>
      </w:r>
    </w:p>
    <w:p w:rsidR="005F1F37" w:rsidRPr="003F0B0C" w:rsidRDefault="005F1F37" w:rsidP="005F1F37">
      <w:pPr>
        <w:pStyle w:val="ad"/>
        <w:rPr>
          <w:rFonts w:hAnsi="宋体" w:cs="宋体"/>
        </w:rPr>
      </w:pPr>
      <w:r w:rsidRPr="003F0B0C">
        <w:rPr>
          <w:rFonts w:hAnsi="宋体" w:cs="宋体" w:hint="eastAsia"/>
        </w:rPr>
        <w:t xml:space="preserve">       ret.x+=(u2.x-u1.x)*t;</w:t>
      </w:r>
    </w:p>
    <w:p w:rsidR="005F1F37" w:rsidRPr="003F0B0C" w:rsidRDefault="005F1F37" w:rsidP="005F1F37">
      <w:pPr>
        <w:pStyle w:val="ad"/>
        <w:rPr>
          <w:rFonts w:hAnsi="宋体" w:cs="宋体"/>
        </w:rPr>
      </w:pPr>
      <w:r w:rsidRPr="003F0B0C">
        <w:rPr>
          <w:rFonts w:hAnsi="宋体" w:cs="宋体" w:hint="eastAsia"/>
        </w:rPr>
        <w:t xml:space="preserve">       ret.y+=(u2.y-u1.y)*t;</w:t>
      </w:r>
    </w:p>
    <w:p w:rsidR="005F1F37" w:rsidRPr="003F0B0C" w:rsidRDefault="005F1F37" w:rsidP="005F1F37">
      <w:pPr>
        <w:pStyle w:val="ad"/>
        <w:rPr>
          <w:rFonts w:hAnsi="宋体" w:cs="宋体"/>
        </w:rPr>
      </w:pPr>
      <w:r w:rsidRPr="003F0B0C">
        <w:rPr>
          <w:rFonts w:hAnsi="宋体" w:cs="宋体" w:hint="eastAsia"/>
        </w:rPr>
        <w:t xml:space="preserve">       ret.z+=(u2.z-u1.z)*t;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//计算直线与平面交点,注意事先判断是否平行,并保证三点不共线!</w:t>
      </w:r>
    </w:p>
    <w:p w:rsidR="005F1F37" w:rsidRPr="003F0B0C" w:rsidRDefault="005F1F37" w:rsidP="005F1F37">
      <w:pPr>
        <w:pStyle w:val="ad"/>
        <w:rPr>
          <w:rFonts w:hAnsi="宋体" w:cs="宋体"/>
        </w:rPr>
      </w:pPr>
      <w:r w:rsidRPr="003F0B0C">
        <w:rPr>
          <w:rFonts w:hAnsi="宋体" w:cs="宋体" w:hint="eastAsia"/>
        </w:rPr>
        <w:t>//线段和空间三角形交点请另外判断</w:t>
      </w:r>
    </w:p>
    <w:p w:rsidR="005F1F37" w:rsidRPr="003F0B0C" w:rsidRDefault="005F1F37" w:rsidP="005F1F37">
      <w:pPr>
        <w:pStyle w:val="ad"/>
        <w:rPr>
          <w:rFonts w:hAnsi="宋体" w:cs="宋体"/>
        </w:rPr>
      </w:pPr>
      <w:r w:rsidRPr="003F0B0C">
        <w:rPr>
          <w:rFonts w:hAnsi="宋体" w:cs="宋体" w:hint="eastAsia"/>
        </w:rPr>
        <w:t>point3 intersection(line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,plane3 s){</w:t>
      </w:r>
    </w:p>
    <w:p w:rsidR="005F1F37" w:rsidRPr="003F0B0C" w:rsidRDefault="005F1F37" w:rsidP="005F1F37">
      <w:pPr>
        <w:pStyle w:val="ad"/>
        <w:rPr>
          <w:rFonts w:hAnsi="宋体" w:cs="宋体"/>
        </w:rPr>
      </w:pPr>
      <w:r w:rsidRPr="003F0B0C">
        <w:rPr>
          <w:rFonts w:hAnsi="宋体" w:cs="宋体" w:hint="eastAsia"/>
        </w:rPr>
        <w:t xml:space="preserve">       point3 ret=pvec(s);</w:t>
      </w:r>
    </w:p>
    <w:p w:rsidR="005F1F37" w:rsidRPr="003F0B0C" w:rsidRDefault="005F1F37" w:rsidP="005F1F37">
      <w:pPr>
        <w:pStyle w:val="ad"/>
        <w:rPr>
          <w:rFonts w:hAnsi="宋体" w:cs="宋体"/>
        </w:rPr>
      </w:pPr>
      <w:r w:rsidRPr="003F0B0C">
        <w:rPr>
          <w:rFonts w:hAnsi="宋体" w:cs="宋体" w:hint="eastAsia"/>
        </w:rPr>
        <w:t xml:space="preserve">       double t=(ret.x*(s.a.x-l.a.x)+ret.y*(s.a.y-l.a.y)+ret.z*(s.a.z-l.a.z))/</w:t>
      </w:r>
    </w:p>
    <w:p w:rsidR="005F1F37" w:rsidRPr="003F0B0C" w:rsidRDefault="005F1F37" w:rsidP="005F1F37">
      <w:pPr>
        <w:pStyle w:val="ad"/>
        <w:rPr>
          <w:rFonts w:hAnsi="宋体" w:cs="宋体"/>
        </w:rPr>
      </w:pPr>
      <w:r w:rsidRPr="003F0B0C">
        <w:rPr>
          <w:rFonts w:hAnsi="宋体" w:cs="宋体" w:hint="eastAsia"/>
        </w:rPr>
        <w:t xml:space="preserve">              (ret.x*(l.b.x-l.a.x)+ret.y*(l.b.y-l.a.y)+ret.z*(l.b.z-l.a.z));</w:t>
      </w:r>
    </w:p>
    <w:p w:rsidR="005F1F37" w:rsidRPr="003F0B0C" w:rsidRDefault="005F1F37" w:rsidP="005F1F37">
      <w:pPr>
        <w:pStyle w:val="ad"/>
        <w:rPr>
          <w:rFonts w:hAnsi="宋体" w:cs="宋体"/>
        </w:rPr>
      </w:pPr>
      <w:r w:rsidRPr="003F0B0C">
        <w:rPr>
          <w:rFonts w:hAnsi="宋体" w:cs="宋体" w:hint="eastAsia"/>
        </w:rPr>
        <w:t xml:space="preserve">       ret.x=l.a.x+(l.b.x-l.a.x)*t;</w:t>
      </w:r>
    </w:p>
    <w:p w:rsidR="005F1F37" w:rsidRPr="003F0B0C" w:rsidRDefault="005F1F37" w:rsidP="005F1F37">
      <w:pPr>
        <w:pStyle w:val="ad"/>
        <w:rPr>
          <w:rFonts w:hAnsi="宋体" w:cs="宋体"/>
        </w:rPr>
      </w:pPr>
      <w:r w:rsidRPr="003F0B0C">
        <w:rPr>
          <w:rFonts w:hAnsi="宋体" w:cs="宋体" w:hint="eastAsia"/>
        </w:rPr>
        <w:t xml:space="preserve">       ret.y=l.a.y+(l.b.y-l.a.y)*t;</w:t>
      </w:r>
    </w:p>
    <w:p w:rsidR="005F1F37" w:rsidRPr="003F0B0C" w:rsidRDefault="005F1F37" w:rsidP="005F1F37">
      <w:pPr>
        <w:pStyle w:val="ad"/>
        <w:rPr>
          <w:rFonts w:hAnsi="宋体" w:cs="宋体"/>
        </w:rPr>
      </w:pPr>
      <w:r w:rsidRPr="003F0B0C">
        <w:rPr>
          <w:rFonts w:hAnsi="宋体" w:cs="宋体" w:hint="eastAsia"/>
        </w:rPr>
        <w:t xml:space="preserve">       ret.z=l.a.z+(l.b.z-l.a.z)*t;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point3 intersection(point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2,point3 s1,point3 s2,point3 s3){</w:t>
      </w:r>
    </w:p>
    <w:p w:rsidR="005F1F37" w:rsidRPr="003F0B0C" w:rsidRDefault="005F1F37" w:rsidP="005F1F37">
      <w:pPr>
        <w:pStyle w:val="ad"/>
        <w:rPr>
          <w:rFonts w:hAnsi="宋体" w:cs="宋体"/>
        </w:rPr>
      </w:pPr>
      <w:r w:rsidRPr="003F0B0C">
        <w:rPr>
          <w:rFonts w:hAnsi="宋体" w:cs="宋体" w:hint="eastAsia"/>
        </w:rPr>
        <w:t xml:space="preserve">       point3 ret=pvec(s1,s2,s3);</w:t>
      </w:r>
    </w:p>
    <w:p w:rsidR="005F1F37" w:rsidRPr="003F0B0C" w:rsidRDefault="005F1F37" w:rsidP="005F1F37">
      <w:pPr>
        <w:pStyle w:val="ad"/>
        <w:rPr>
          <w:rFonts w:hAnsi="宋体" w:cs="宋体"/>
        </w:rPr>
      </w:pPr>
      <w:r w:rsidRPr="003F0B0C">
        <w:rPr>
          <w:rFonts w:hAnsi="宋体" w:cs="宋体" w:hint="eastAsia"/>
        </w:rPr>
        <w:t xml:space="preserve">       double t=(ret.x*(s1.x-l1.x)+ret.y*(s1.y-l1.y)+ret.z*(s1.z-l1.z))/</w:t>
      </w:r>
    </w:p>
    <w:p w:rsidR="005F1F37" w:rsidRPr="003F0B0C" w:rsidRDefault="005F1F37" w:rsidP="005F1F37">
      <w:pPr>
        <w:pStyle w:val="ad"/>
        <w:rPr>
          <w:rFonts w:hAnsi="宋体" w:cs="宋体"/>
        </w:rPr>
      </w:pPr>
      <w:r w:rsidRPr="003F0B0C">
        <w:rPr>
          <w:rFonts w:hAnsi="宋体" w:cs="宋体" w:hint="eastAsia"/>
        </w:rPr>
        <w:t xml:space="preserve">              (ret.x*(l2.x-l1.x)+ret.y*(l2.y-l1.y)+ret.z*(l2.z-l1.z));</w:t>
      </w:r>
    </w:p>
    <w:p w:rsidR="005F1F37" w:rsidRPr="003F0B0C" w:rsidRDefault="005F1F37" w:rsidP="005F1F37">
      <w:pPr>
        <w:pStyle w:val="ad"/>
        <w:rPr>
          <w:rFonts w:hAnsi="宋体" w:cs="宋体"/>
        </w:rPr>
      </w:pPr>
      <w:r w:rsidRPr="003F0B0C">
        <w:rPr>
          <w:rFonts w:hAnsi="宋体" w:cs="宋体" w:hint="eastAsia"/>
        </w:rPr>
        <w:t xml:space="preserve">       ret.x=l1.x+(l2.x-l1.x)*t;</w:t>
      </w:r>
    </w:p>
    <w:p w:rsidR="005F1F37" w:rsidRPr="003F0B0C" w:rsidRDefault="005F1F37" w:rsidP="005F1F37">
      <w:pPr>
        <w:pStyle w:val="ad"/>
        <w:rPr>
          <w:rFonts w:hAnsi="宋体" w:cs="宋体"/>
        </w:rPr>
      </w:pPr>
      <w:r w:rsidRPr="003F0B0C">
        <w:rPr>
          <w:rFonts w:hAnsi="宋体" w:cs="宋体" w:hint="eastAsia"/>
        </w:rPr>
        <w:t xml:space="preserve">       ret.y=l1.y+(l2.y-l1.y)*t;</w:t>
      </w:r>
    </w:p>
    <w:p w:rsidR="005F1F37" w:rsidRPr="003F0B0C" w:rsidRDefault="005F1F37" w:rsidP="005F1F37">
      <w:pPr>
        <w:pStyle w:val="ad"/>
        <w:rPr>
          <w:rFonts w:hAnsi="宋体" w:cs="宋体"/>
          <w:lang w:val="pt-BR"/>
        </w:rPr>
      </w:pPr>
      <w:r w:rsidRPr="003F0B0C">
        <w:rPr>
          <w:rFonts w:hAnsi="宋体" w:cs="宋体" w:hint="eastAsia"/>
          <w:lang w:val="pt-BR"/>
        </w:rPr>
        <w:t xml:space="preserve">       ret.z=l1.z+(l2.z-l1.z)*t;</w:t>
      </w:r>
    </w:p>
    <w:p w:rsidR="005F1F37" w:rsidRPr="003F0B0C" w:rsidRDefault="005F1F37" w:rsidP="005F1F37">
      <w:pPr>
        <w:pStyle w:val="ad"/>
        <w:rPr>
          <w:rFonts w:hAnsi="宋体" w:cs="宋体"/>
          <w:lang w:val="pt-BR"/>
        </w:rPr>
      </w:pPr>
      <w:r w:rsidRPr="003F0B0C">
        <w:rPr>
          <w:rFonts w:hAnsi="宋体" w:cs="宋体" w:hint="eastAsia"/>
          <w:lang w:val="pt-BR"/>
        </w:rPr>
        <w:t xml:space="preserve">       return ret;</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计算两平面交线</w:t>
      </w:r>
      <w:r w:rsidRPr="003F0B0C">
        <w:rPr>
          <w:rFonts w:hAnsi="宋体" w:cs="宋体" w:hint="eastAsia"/>
          <w:lang w:val="pt-BR"/>
        </w:rPr>
        <w:t>,</w:t>
      </w:r>
      <w:r w:rsidRPr="003F0B0C">
        <w:rPr>
          <w:rFonts w:hAnsi="宋体" w:cs="宋体" w:hint="eastAsia"/>
        </w:rPr>
        <w:t>注意事先判断是否平行</w:t>
      </w:r>
      <w:r w:rsidRPr="003F0B0C">
        <w:rPr>
          <w:rFonts w:hAnsi="宋体" w:cs="宋体" w:hint="eastAsia"/>
          <w:lang w:val="pt-BR"/>
        </w:rPr>
        <w:t>,</w:t>
      </w:r>
      <w:r w:rsidRPr="003F0B0C">
        <w:rPr>
          <w:rFonts w:hAnsi="宋体" w:cs="宋体" w:hint="eastAsia"/>
        </w:rPr>
        <w:t>并保证三点不共线</w:t>
      </w:r>
      <w:r w:rsidRPr="003F0B0C">
        <w:rPr>
          <w:rFonts w:hAnsi="宋体" w:cs="宋体" w:hint="eastAsia"/>
          <w:lang w:val="pt-BR"/>
        </w:rPr>
        <w:t>!</w:t>
      </w:r>
    </w:p>
    <w:p w:rsidR="005F1F37" w:rsidRPr="003F0B0C" w:rsidRDefault="005F1F37" w:rsidP="005F1F37">
      <w:pPr>
        <w:pStyle w:val="ad"/>
        <w:rPr>
          <w:rFonts w:hAnsi="宋体" w:cs="宋体"/>
          <w:lang w:val="pt-BR"/>
        </w:rPr>
      </w:pPr>
      <w:r w:rsidRPr="003F0B0C">
        <w:rPr>
          <w:rFonts w:hAnsi="宋体" w:cs="宋体" w:hint="eastAsia"/>
          <w:lang w:val="pt-BR"/>
        </w:rPr>
        <w:t>line3 intersection(plane3 u,plane3 v){</w:t>
      </w:r>
    </w:p>
    <w:p w:rsidR="005F1F37" w:rsidRPr="003F0B0C" w:rsidRDefault="005F1F37" w:rsidP="005F1F37">
      <w:pPr>
        <w:pStyle w:val="ad"/>
        <w:rPr>
          <w:rFonts w:hAnsi="宋体" w:cs="宋体"/>
          <w:lang w:val="pt-BR"/>
        </w:rPr>
      </w:pPr>
      <w:r w:rsidRPr="003F0B0C">
        <w:rPr>
          <w:rFonts w:hAnsi="宋体" w:cs="宋体" w:hint="eastAsia"/>
          <w:lang w:val="pt-BR"/>
        </w:rPr>
        <w:t xml:space="preserve">       line3 ret;</w:t>
      </w:r>
    </w:p>
    <w:p w:rsidR="005F1F37" w:rsidRPr="003F0B0C" w:rsidRDefault="005F1F37" w:rsidP="005F1F37">
      <w:pPr>
        <w:pStyle w:val="ad"/>
        <w:rPr>
          <w:rFonts w:hAnsi="宋体" w:cs="宋体"/>
          <w:lang w:val="pt-BR"/>
        </w:rPr>
      </w:pPr>
      <w:r w:rsidRPr="003F0B0C">
        <w:rPr>
          <w:rFonts w:hAnsi="宋体" w:cs="宋体" w:hint="eastAsia"/>
          <w:lang w:val="pt-BR"/>
        </w:rPr>
        <w:t xml:space="preserve">       ret.a=parallel(v.a,v.b,u.a,u.b,u.c)?intersection(v.b,v.c,u.a,u.b,u.c):intersection(v.a,v.b,u.a,u.b,u.c);</w:t>
      </w:r>
    </w:p>
    <w:p w:rsidR="005F1F37" w:rsidRPr="003F0B0C" w:rsidRDefault="005F1F37" w:rsidP="005F1F37">
      <w:pPr>
        <w:pStyle w:val="ad"/>
        <w:rPr>
          <w:rFonts w:hAnsi="宋体" w:cs="宋体"/>
          <w:lang w:val="pt-BR"/>
        </w:rPr>
      </w:pPr>
      <w:r w:rsidRPr="003F0B0C">
        <w:rPr>
          <w:rFonts w:hAnsi="宋体" w:cs="宋体" w:hint="eastAsia"/>
          <w:lang w:val="pt-BR"/>
        </w:rPr>
        <w:t xml:space="preserve">       ret.b=parallel(v.c,v.a,u.a,u.b,u.c)?intersection(v.b,v.c,u.a,u.b,u.c):intersection(v.c,v.a,u.a,u.b,u.c);</w:t>
      </w:r>
    </w:p>
    <w:p w:rsidR="005F1F37" w:rsidRPr="003F0B0C" w:rsidRDefault="005F1F37" w:rsidP="005F1F37">
      <w:pPr>
        <w:pStyle w:val="ad"/>
        <w:rPr>
          <w:rFonts w:hAnsi="宋体" w:cs="宋体"/>
        </w:rPr>
      </w:pPr>
      <w:r w:rsidRPr="003F0B0C">
        <w:rPr>
          <w:rFonts w:hAnsi="宋体" w:cs="宋体" w:hint="eastAsia"/>
          <w:lang w:val="pt-BR"/>
        </w:rPr>
        <w:t xml:space="preserve">       </w:t>
      </w:r>
      <w:r w:rsidRPr="003F0B0C">
        <w:rPr>
          <w:rFonts w:hAnsi="宋体" w:cs="宋体" w:hint="eastAsia"/>
        </w:rPr>
        <w:t>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line3 intersection(point3 u1,point3 u2,point3 u3,point3 v1,point3 v2,point3 v3){</w:t>
      </w:r>
    </w:p>
    <w:p w:rsidR="005F1F37" w:rsidRPr="003F0B0C" w:rsidRDefault="005F1F37" w:rsidP="005F1F37">
      <w:pPr>
        <w:pStyle w:val="ad"/>
        <w:rPr>
          <w:rFonts w:hAnsi="宋体" w:cs="宋体"/>
        </w:rPr>
      </w:pPr>
      <w:r w:rsidRPr="003F0B0C">
        <w:rPr>
          <w:rFonts w:hAnsi="宋体" w:cs="宋体" w:hint="eastAsia"/>
        </w:rPr>
        <w:t xml:space="preserve">       line3 ret;</w:t>
      </w:r>
    </w:p>
    <w:p w:rsidR="005F1F37" w:rsidRPr="003F0B0C" w:rsidRDefault="005F1F37" w:rsidP="005F1F37">
      <w:pPr>
        <w:pStyle w:val="ad"/>
        <w:rPr>
          <w:rFonts w:hAnsi="宋体" w:cs="宋体"/>
        </w:rPr>
      </w:pPr>
      <w:r w:rsidRPr="003F0B0C">
        <w:rPr>
          <w:rFonts w:hAnsi="宋体" w:cs="宋体" w:hint="eastAsia"/>
        </w:rPr>
        <w:t xml:space="preserve">       ret.a=parallel(v1,v2,u1,u2,u3)?intersection(v2,v3,u1,u2,u3):intersection(v1,v2,u1,u2,u3);</w:t>
      </w:r>
    </w:p>
    <w:p w:rsidR="005F1F37" w:rsidRPr="003F0B0C" w:rsidRDefault="005F1F37" w:rsidP="005F1F37">
      <w:pPr>
        <w:pStyle w:val="ad"/>
        <w:rPr>
          <w:rFonts w:hAnsi="宋体" w:cs="宋体"/>
        </w:rPr>
      </w:pPr>
      <w:r w:rsidRPr="003F0B0C">
        <w:rPr>
          <w:rFonts w:hAnsi="宋体" w:cs="宋体" w:hint="eastAsia"/>
        </w:rPr>
        <w:t xml:space="preserve">       ret.b=parallel(v3,v1,u1,u2,u3)?intersection(v2,v3,u1,u2,u3):intersection(v3,v1,u1,u2,u3);</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//点到直线距离</w:t>
      </w:r>
    </w:p>
    <w:p w:rsidR="005F1F37" w:rsidRPr="003F0B0C" w:rsidRDefault="005F1F37" w:rsidP="005F1F37">
      <w:pPr>
        <w:pStyle w:val="ad"/>
        <w:rPr>
          <w:rFonts w:hAnsi="宋体" w:cs="宋体"/>
        </w:rPr>
      </w:pPr>
      <w:r w:rsidRPr="003F0B0C">
        <w:rPr>
          <w:rFonts w:hAnsi="宋体" w:cs="宋体" w:hint="eastAsia"/>
        </w:rPr>
        <w:t>double ptoline(point3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return vlen(xmult(subt(p,l.a),subt(l.b,l.a)))/distance(l.a,l.b);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ptoline(point3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w:t>
      </w:r>
    </w:p>
    <w:p w:rsidR="005F1F37" w:rsidRPr="003F0B0C" w:rsidRDefault="005F1F37" w:rsidP="005F1F37">
      <w:pPr>
        <w:pStyle w:val="ad"/>
        <w:rPr>
          <w:rFonts w:hAnsi="宋体" w:cs="宋体"/>
        </w:rPr>
      </w:pPr>
      <w:r w:rsidRPr="003F0B0C">
        <w:rPr>
          <w:rFonts w:hAnsi="宋体" w:cs="宋体" w:hint="eastAsia"/>
        </w:rPr>
        <w:t xml:space="preserve">       return vlen(xmult(subt(p,l1),subt(l2,l1)))/distance(l1,l2);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//点到平面距离</w:t>
      </w:r>
    </w:p>
    <w:p w:rsidR="005F1F37" w:rsidRPr="003F0B0C" w:rsidRDefault="005F1F37" w:rsidP="005F1F37">
      <w:pPr>
        <w:pStyle w:val="ad"/>
        <w:rPr>
          <w:rFonts w:hAnsi="宋体" w:cs="宋体"/>
        </w:rPr>
      </w:pPr>
      <w:r w:rsidRPr="003F0B0C">
        <w:rPr>
          <w:rFonts w:hAnsi="宋体" w:cs="宋体" w:hint="eastAsia"/>
        </w:rPr>
        <w:t>double ptoplane(point3 p,plane3 s){</w:t>
      </w:r>
    </w:p>
    <w:p w:rsidR="005F1F37" w:rsidRPr="003F0B0C" w:rsidRDefault="005F1F37" w:rsidP="005F1F37">
      <w:pPr>
        <w:pStyle w:val="ad"/>
        <w:rPr>
          <w:rFonts w:hAnsi="宋体" w:cs="宋体"/>
        </w:rPr>
      </w:pPr>
      <w:r w:rsidRPr="003F0B0C">
        <w:rPr>
          <w:rFonts w:hAnsi="宋体" w:cs="宋体" w:hint="eastAsia"/>
        </w:rPr>
        <w:t xml:space="preserve">       return fabs(dmult(pvec(s),subt(p,s.a)))/vlen(pvec(s));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ptoplane(point3 p,point3 s1,point3 s2,point3 s3){</w:t>
      </w:r>
    </w:p>
    <w:p w:rsidR="005F1F37" w:rsidRPr="003F0B0C" w:rsidRDefault="005F1F37" w:rsidP="005F1F37">
      <w:pPr>
        <w:pStyle w:val="ad"/>
        <w:rPr>
          <w:rFonts w:hAnsi="宋体" w:cs="宋体"/>
        </w:rPr>
      </w:pPr>
      <w:r w:rsidRPr="003F0B0C">
        <w:rPr>
          <w:rFonts w:hAnsi="宋体" w:cs="宋体" w:hint="eastAsia"/>
        </w:rPr>
        <w:t xml:space="preserve">       return fabs(dmult(pvec(s1,s2,s3),subt(p,s1)))/vlen(pvec(s1,s2,s3));</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//直线到直线距离</w:t>
      </w:r>
    </w:p>
    <w:p w:rsidR="005F1F37" w:rsidRPr="003F0B0C" w:rsidRDefault="005F1F37" w:rsidP="005F1F37">
      <w:pPr>
        <w:pStyle w:val="ad"/>
        <w:rPr>
          <w:rFonts w:hAnsi="宋体" w:cs="宋体"/>
        </w:rPr>
      </w:pPr>
      <w:r w:rsidRPr="003F0B0C">
        <w:rPr>
          <w:rFonts w:hAnsi="宋体" w:cs="宋体" w:hint="eastAsia"/>
        </w:rPr>
        <w:t>double linetoline(line3 u,line3 v){</w:t>
      </w:r>
    </w:p>
    <w:p w:rsidR="005F1F37" w:rsidRPr="003F0B0C" w:rsidRDefault="005F1F37" w:rsidP="005F1F37">
      <w:pPr>
        <w:pStyle w:val="ad"/>
        <w:rPr>
          <w:rFonts w:hAnsi="宋体" w:cs="宋体"/>
        </w:rPr>
      </w:pPr>
      <w:r w:rsidRPr="003F0B0C">
        <w:rPr>
          <w:rFonts w:hAnsi="宋体" w:cs="宋体" w:hint="eastAsia"/>
        </w:rPr>
        <w:t xml:space="preserve">       point3 n=xmult(subt(u.a,u.b),subt(v.a,v.b));</w:t>
      </w:r>
    </w:p>
    <w:p w:rsidR="005F1F37" w:rsidRPr="003F0B0C" w:rsidRDefault="005F1F37" w:rsidP="005F1F37">
      <w:pPr>
        <w:pStyle w:val="ad"/>
        <w:rPr>
          <w:rFonts w:hAnsi="宋体" w:cs="宋体"/>
        </w:rPr>
      </w:pPr>
      <w:r w:rsidRPr="003F0B0C">
        <w:rPr>
          <w:rFonts w:hAnsi="宋体" w:cs="宋体" w:hint="eastAsia"/>
        </w:rPr>
        <w:t xml:space="preserve">       return fabs(dmult(subt(u.a,v.a),n))/vlen(n);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linetoline(point3 u1,point3 u2,point3 v1,point3 v2){</w:t>
      </w:r>
    </w:p>
    <w:p w:rsidR="005F1F37" w:rsidRPr="003F0B0C" w:rsidRDefault="005F1F37" w:rsidP="005F1F37">
      <w:pPr>
        <w:pStyle w:val="ad"/>
        <w:rPr>
          <w:rFonts w:hAnsi="宋体" w:cs="宋体"/>
        </w:rPr>
      </w:pPr>
      <w:r w:rsidRPr="003F0B0C">
        <w:rPr>
          <w:rFonts w:hAnsi="宋体" w:cs="宋体" w:hint="eastAsia"/>
        </w:rPr>
        <w:t xml:space="preserve">       point3 n=xmult(subt(u1,u2),subt(v1,v2));</w:t>
      </w:r>
    </w:p>
    <w:p w:rsidR="005F1F37" w:rsidRPr="003F0B0C" w:rsidRDefault="005F1F37" w:rsidP="005F1F37">
      <w:pPr>
        <w:pStyle w:val="ad"/>
        <w:rPr>
          <w:rFonts w:hAnsi="宋体" w:cs="宋体"/>
        </w:rPr>
      </w:pPr>
      <w:r w:rsidRPr="003F0B0C">
        <w:rPr>
          <w:rFonts w:hAnsi="宋体" w:cs="宋体" w:hint="eastAsia"/>
        </w:rPr>
        <w:t xml:space="preserve">       return fabs(dmult(subt(u1,v1),n))/vlen(n);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//两直线夹角cos值</w:t>
      </w:r>
    </w:p>
    <w:p w:rsidR="005F1F37" w:rsidRPr="003F0B0C" w:rsidRDefault="005F1F37" w:rsidP="005F1F37">
      <w:pPr>
        <w:pStyle w:val="ad"/>
        <w:rPr>
          <w:rFonts w:hAnsi="宋体" w:cs="宋体"/>
        </w:rPr>
      </w:pPr>
      <w:r w:rsidRPr="003F0B0C">
        <w:rPr>
          <w:rFonts w:hAnsi="宋体" w:cs="宋体" w:hint="eastAsia"/>
        </w:rPr>
        <w:t>double angle_cos(line3 u,line3 v){</w:t>
      </w:r>
    </w:p>
    <w:p w:rsidR="005F1F37" w:rsidRPr="003F0B0C" w:rsidRDefault="005F1F37" w:rsidP="005F1F37">
      <w:pPr>
        <w:pStyle w:val="ad"/>
        <w:rPr>
          <w:rFonts w:hAnsi="宋体" w:cs="宋体"/>
        </w:rPr>
      </w:pPr>
      <w:r w:rsidRPr="003F0B0C">
        <w:rPr>
          <w:rFonts w:hAnsi="宋体" w:cs="宋体" w:hint="eastAsia"/>
        </w:rPr>
        <w:t xml:space="preserve">       return dmult(subt(u.a,u.b),subt(v.a,v.b))/vlen(subt(u.a,u.b))/vlen(subt(v.a,v.b));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angle_cos(point3 u1,point3 u2,point3 v1,point3 v2){</w:t>
      </w:r>
    </w:p>
    <w:p w:rsidR="005F1F37" w:rsidRPr="003F0B0C" w:rsidRDefault="005F1F37" w:rsidP="005F1F37">
      <w:pPr>
        <w:pStyle w:val="ad"/>
        <w:rPr>
          <w:rFonts w:hAnsi="宋体" w:cs="宋体"/>
        </w:rPr>
      </w:pPr>
      <w:r w:rsidRPr="003F0B0C">
        <w:rPr>
          <w:rFonts w:hAnsi="宋体" w:cs="宋体" w:hint="eastAsia"/>
        </w:rPr>
        <w:t xml:space="preserve">       return dmult(subt(u1,u2),subt(v1,v2))/vlen(subt(u1,u2))/vlen(subt(v1,v2));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//两平面夹角cos值</w:t>
      </w:r>
    </w:p>
    <w:p w:rsidR="005F1F37" w:rsidRPr="003F0B0C" w:rsidRDefault="005F1F37" w:rsidP="005F1F37">
      <w:pPr>
        <w:pStyle w:val="ad"/>
        <w:rPr>
          <w:rFonts w:hAnsi="宋体" w:cs="宋体"/>
        </w:rPr>
      </w:pPr>
      <w:r w:rsidRPr="003F0B0C">
        <w:rPr>
          <w:rFonts w:hAnsi="宋体" w:cs="宋体" w:hint="eastAsia"/>
        </w:rPr>
        <w:t>double angle_cos(plane3 u,plane3 v){</w:t>
      </w:r>
    </w:p>
    <w:p w:rsidR="005F1F37" w:rsidRPr="003F0B0C" w:rsidRDefault="005F1F37" w:rsidP="005F1F37">
      <w:pPr>
        <w:pStyle w:val="ad"/>
        <w:rPr>
          <w:rFonts w:hAnsi="宋体" w:cs="宋体"/>
        </w:rPr>
      </w:pPr>
      <w:r w:rsidRPr="003F0B0C">
        <w:rPr>
          <w:rFonts w:hAnsi="宋体" w:cs="宋体" w:hint="eastAsia"/>
        </w:rPr>
        <w:t xml:space="preserve">       return dmult(pvec(u),pvec(v))/vlen(pvec(u))/vlen(pvec(v));</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angle_cos(point3 u1,point3 u2,point3 u3,point3 v1,point3 v2,point3 v3){</w:t>
      </w:r>
    </w:p>
    <w:p w:rsidR="005F1F37" w:rsidRPr="003F0B0C" w:rsidRDefault="005F1F37" w:rsidP="005F1F37">
      <w:pPr>
        <w:pStyle w:val="ad"/>
        <w:rPr>
          <w:rFonts w:hAnsi="宋体" w:cs="宋体"/>
        </w:rPr>
      </w:pPr>
      <w:r w:rsidRPr="003F0B0C">
        <w:rPr>
          <w:rFonts w:hAnsi="宋体" w:cs="宋体" w:hint="eastAsia"/>
        </w:rPr>
        <w:t xml:space="preserve">       return dmult(pvec(u1,u2,u3),pvec(v1,v2,v3))/vlen(pvec(u1,u2,u3))/vlen(pvec(v1,v2,v3));</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//直线平面夹角sin值</w:t>
      </w:r>
    </w:p>
    <w:p w:rsidR="005F1F37" w:rsidRPr="003F0B0C" w:rsidRDefault="005F1F37" w:rsidP="005F1F37">
      <w:pPr>
        <w:pStyle w:val="ad"/>
        <w:rPr>
          <w:rFonts w:hAnsi="宋体" w:cs="宋体"/>
        </w:rPr>
      </w:pPr>
      <w:r w:rsidRPr="003F0B0C">
        <w:rPr>
          <w:rFonts w:hAnsi="宋体" w:cs="宋体" w:hint="eastAsia"/>
        </w:rPr>
        <w:t>double angle_sin(line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,plane3 s){</w:t>
      </w:r>
    </w:p>
    <w:p w:rsidR="005F1F37" w:rsidRPr="003F0B0C" w:rsidRDefault="005F1F37" w:rsidP="005F1F37">
      <w:pPr>
        <w:pStyle w:val="ad"/>
        <w:rPr>
          <w:rFonts w:hAnsi="宋体" w:cs="宋体"/>
        </w:rPr>
      </w:pPr>
      <w:r w:rsidRPr="003F0B0C">
        <w:rPr>
          <w:rFonts w:hAnsi="宋体" w:cs="宋体" w:hint="eastAsia"/>
        </w:rPr>
        <w:t xml:space="preserve">       return dmult(subt(l.a,l.b),pvec(s))/vlen(subt(l.a,l.b))/vlen(pvec(s));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angle_sin(point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3F0B0C">
          <w:rPr>
            <w:rFonts w:hAnsi="宋体" w:cs="宋体" w:hint="eastAsia"/>
          </w:rPr>
          <w:t>3 l</w:t>
        </w:r>
      </w:smartTag>
      <w:r w:rsidRPr="003F0B0C">
        <w:rPr>
          <w:rFonts w:hAnsi="宋体" w:cs="宋体" w:hint="eastAsia"/>
        </w:rPr>
        <w:t>2,point3 s1,point3 s2,point3 s3){</w:t>
      </w:r>
    </w:p>
    <w:p w:rsidR="005F1F37" w:rsidRPr="003F0B0C" w:rsidRDefault="005F1F37" w:rsidP="005F1F37">
      <w:pPr>
        <w:pStyle w:val="ad"/>
        <w:rPr>
          <w:rFonts w:hAnsi="宋体" w:cs="宋体"/>
        </w:rPr>
      </w:pPr>
      <w:r w:rsidRPr="003F0B0C">
        <w:rPr>
          <w:rFonts w:hAnsi="宋体" w:cs="宋体" w:hint="eastAsia"/>
        </w:rPr>
        <w:t xml:space="preserve">       return dmult(subt(l1,l2),pvec(s1,s2,s3))/vlen(subt(l1,l2))/vlen(pvec(s1,s2,s3));</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1.10  凸包</w:t>
      </w:r>
    </w:p>
    <w:p w:rsidR="005F1F37" w:rsidRPr="003F0B0C" w:rsidRDefault="005F1F37" w:rsidP="005F1F37">
      <w:pPr>
        <w:pStyle w:val="ad"/>
        <w:rPr>
          <w:rFonts w:hAnsi="宋体" w:cs="宋体"/>
        </w:rPr>
      </w:pPr>
      <w:r w:rsidRPr="003F0B0C">
        <w:rPr>
          <w:rFonts w:hAnsi="宋体" w:cs="宋体" w:hint="eastAsia"/>
        </w:rPr>
        <w:t>#include &lt;stdlib.h&gt;</w:t>
      </w:r>
    </w:p>
    <w:p w:rsidR="005F1F37" w:rsidRPr="003F0B0C" w:rsidRDefault="005F1F37" w:rsidP="005F1F37">
      <w:pPr>
        <w:pStyle w:val="ad"/>
        <w:rPr>
          <w:rFonts w:hAnsi="宋体" w:cs="宋体"/>
          <w:lang w:val="pt-BR"/>
        </w:rPr>
      </w:pPr>
      <w:r w:rsidRPr="003F0B0C">
        <w:rPr>
          <w:rFonts w:hAnsi="宋体" w:cs="宋体" w:hint="eastAsia"/>
          <w:lang w:val="pt-BR"/>
        </w:rPr>
        <w:t>#define eps 1e-8</w:t>
      </w:r>
    </w:p>
    <w:p w:rsidR="005F1F37" w:rsidRPr="003F0B0C" w:rsidRDefault="005F1F37" w:rsidP="005F1F37">
      <w:pPr>
        <w:pStyle w:val="ad"/>
        <w:rPr>
          <w:rFonts w:hAnsi="宋体" w:cs="宋体"/>
          <w:lang w:val="pt-BR"/>
        </w:rPr>
      </w:pPr>
      <w:r w:rsidRPr="003F0B0C">
        <w:rPr>
          <w:rFonts w:hAnsi="宋体" w:cs="宋体" w:hint="eastAsia"/>
          <w:lang w:val="pt-BR"/>
        </w:rPr>
        <w:t>#define zero(x) (((x)&gt;0?(x):-(x))&lt;eps)</w:t>
      </w:r>
    </w:p>
    <w:p w:rsidR="005F1F37" w:rsidRPr="003F0B0C" w:rsidRDefault="005F1F37" w:rsidP="005F1F37">
      <w:pPr>
        <w:pStyle w:val="ad"/>
        <w:rPr>
          <w:rFonts w:hAnsi="宋体" w:cs="宋体"/>
        </w:rPr>
      </w:pPr>
      <w:r w:rsidRPr="003F0B0C">
        <w:rPr>
          <w:rFonts w:hAnsi="宋体" w:cs="宋体" w:hint="eastAsia"/>
        </w:rPr>
        <w:t>struct point{double x,y;};</w:t>
      </w:r>
    </w:p>
    <w:p w:rsidR="005F1F37" w:rsidRPr="003F0B0C" w:rsidRDefault="005F1F37" w:rsidP="005F1F37">
      <w:pPr>
        <w:pStyle w:val="ad"/>
        <w:rPr>
          <w:rFonts w:hAnsi="宋体" w:cs="宋体"/>
        </w:rPr>
      </w:pPr>
      <w:r w:rsidRPr="003F0B0C">
        <w:rPr>
          <w:rFonts w:hAnsi="宋体" w:cs="宋体" w:hint="eastAsia"/>
        </w:rPr>
        <w:t>//计算cross product (P1-P0)x(P2-P0)</w:t>
      </w:r>
    </w:p>
    <w:p w:rsidR="005F1F37" w:rsidRPr="003F0B0C" w:rsidRDefault="005F1F37" w:rsidP="005F1F37">
      <w:pPr>
        <w:pStyle w:val="ad"/>
        <w:rPr>
          <w:rFonts w:hAnsi="宋体" w:cs="宋体"/>
        </w:rPr>
      </w:pPr>
      <w:r w:rsidRPr="003F0B0C">
        <w:rPr>
          <w:rFonts w:hAnsi="宋体" w:cs="宋体" w:hint="eastAsia"/>
        </w:rPr>
        <w:t>double xmult(point p1,point p2,point p0){</w:t>
      </w:r>
    </w:p>
    <w:p w:rsidR="005F1F37" w:rsidRPr="003F0B0C" w:rsidRDefault="005F1F37" w:rsidP="005F1F37">
      <w:pPr>
        <w:pStyle w:val="ad"/>
        <w:rPr>
          <w:rFonts w:hAnsi="宋体" w:cs="宋体"/>
        </w:rPr>
      </w:pPr>
      <w:r w:rsidRPr="003F0B0C">
        <w:rPr>
          <w:rFonts w:hAnsi="宋体" w:cs="宋体" w:hint="eastAsia"/>
        </w:rPr>
        <w:t xml:space="preserve">       return (p1.x-p0.x)*(p2.y-p0.y)-(p2.x-p0.x)*(p1.y-p0.y);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//graham算法顺时针构造包含所有共线点的凸包,O(nlogn)</w:t>
      </w:r>
    </w:p>
    <w:p w:rsidR="005F1F37" w:rsidRPr="003F0B0C" w:rsidRDefault="005F1F37" w:rsidP="005F1F37">
      <w:pPr>
        <w:pStyle w:val="ad"/>
        <w:rPr>
          <w:rFonts w:hAnsi="宋体" w:cs="宋体"/>
        </w:rPr>
      </w:pPr>
      <w:r w:rsidRPr="003F0B0C">
        <w:rPr>
          <w:rFonts w:hAnsi="宋体" w:cs="宋体" w:hint="eastAsia"/>
        </w:rPr>
        <w:t>point p1,p2;</w:t>
      </w:r>
    </w:p>
    <w:p w:rsidR="005F1F37" w:rsidRPr="003F0B0C" w:rsidRDefault="005F1F37" w:rsidP="005F1F37">
      <w:pPr>
        <w:pStyle w:val="ad"/>
        <w:rPr>
          <w:rFonts w:hAnsi="宋体" w:cs="宋体"/>
        </w:rPr>
      </w:pPr>
      <w:r w:rsidRPr="003F0B0C">
        <w:rPr>
          <w:rFonts w:hAnsi="宋体" w:cs="宋体" w:hint="eastAsia"/>
        </w:rPr>
        <w:t>int graham_cp(const void* a,const void* b){</w:t>
      </w:r>
    </w:p>
    <w:p w:rsidR="005F1F37" w:rsidRPr="003F0B0C" w:rsidRDefault="005F1F37" w:rsidP="005F1F37">
      <w:pPr>
        <w:pStyle w:val="ad"/>
        <w:rPr>
          <w:rFonts w:hAnsi="宋体" w:cs="宋体"/>
        </w:rPr>
      </w:pPr>
      <w:r w:rsidRPr="003F0B0C">
        <w:rPr>
          <w:rFonts w:hAnsi="宋体" w:cs="宋体" w:hint="eastAsia"/>
        </w:rPr>
        <w:t xml:space="preserve">       double ret=xmult(*((point*)a),*((point*)b),p1);</w:t>
      </w:r>
    </w:p>
    <w:p w:rsidR="005F1F37" w:rsidRPr="003F0B0C" w:rsidRDefault="005F1F37" w:rsidP="005F1F37">
      <w:pPr>
        <w:pStyle w:val="ad"/>
        <w:rPr>
          <w:rFonts w:hAnsi="宋体" w:cs="宋体"/>
        </w:rPr>
      </w:pPr>
      <w:r w:rsidRPr="003F0B0C">
        <w:rPr>
          <w:rFonts w:hAnsi="宋体" w:cs="宋体" w:hint="eastAsia"/>
        </w:rPr>
        <w:t xml:space="preserve">       return zero(ret)?(xmult(*((point*)a),*((point*)b),p2)&gt;0?1:-1):(ret&gt;0?1:-1);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void _graham(int n,point* p,int&amp; s,point* ch){</w:t>
      </w:r>
    </w:p>
    <w:p w:rsidR="005F1F37" w:rsidRPr="003F0B0C" w:rsidRDefault="005F1F37" w:rsidP="005F1F37">
      <w:pPr>
        <w:pStyle w:val="ad"/>
        <w:rPr>
          <w:rFonts w:hAnsi="宋体" w:cs="宋体"/>
        </w:rPr>
      </w:pPr>
      <w:r w:rsidRPr="003F0B0C">
        <w:rPr>
          <w:rFonts w:hAnsi="宋体" w:cs="宋体" w:hint="eastAsia"/>
        </w:rPr>
        <w:t xml:space="preserve">       int i,k=0;</w:t>
      </w:r>
    </w:p>
    <w:p w:rsidR="005F1F37" w:rsidRPr="003F0B0C" w:rsidRDefault="005F1F37" w:rsidP="005F1F37">
      <w:pPr>
        <w:pStyle w:val="ad"/>
        <w:rPr>
          <w:rFonts w:hAnsi="宋体" w:cs="宋体"/>
        </w:rPr>
      </w:pPr>
      <w:r w:rsidRPr="003F0B0C">
        <w:rPr>
          <w:rFonts w:hAnsi="宋体" w:cs="宋体" w:hint="eastAsia"/>
        </w:rPr>
        <w:t xml:space="preserve">       for (p1=p2=p[0],i=1;i&lt;n;p2.x+=p[i].x,p2.y+=p[i].y,i++)</w:t>
      </w:r>
    </w:p>
    <w:p w:rsidR="005F1F37" w:rsidRPr="003F0B0C" w:rsidRDefault="005F1F37" w:rsidP="005F1F37">
      <w:pPr>
        <w:pStyle w:val="ad"/>
        <w:rPr>
          <w:rFonts w:hAnsi="宋体" w:cs="宋体"/>
        </w:rPr>
      </w:pPr>
      <w:r w:rsidRPr="003F0B0C">
        <w:rPr>
          <w:rFonts w:hAnsi="宋体" w:cs="宋体" w:hint="eastAsia"/>
        </w:rPr>
        <w:t xml:space="preserve">              if (p1.y-p[i].y&gt;eps||(zero(p1.y-p[i].y)&amp;&amp;p1.x&gt;p[i].x))</w:t>
      </w:r>
    </w:p>
    <w:p w:rsidR="005F1F37" w:rsidRPr="003F0B0C" w:rsidRDefault="005F1F37" w:rsidP="005F1F37">
      <w:pPr>
        <w:pStyle w:val="ad"/>
        <w:rPr>
          <w:rFonts w:hAnsi="宋体" w:cs="宋体"/>
          <w:lang w:val="pt-BR"/>
        </w:rPr>
      </w:pPr>
      <w:r w:rsidRPr="003F0B0C">
        <w:rPr>
          <w:rFonts w:hAnsi="宋体" w:cs="宋体" w:hint="eastAsia"/>
          <w:lang w:val="pt-BR"/>
        </w:rPr>
        <w:t xml:space="preserve">                     p1=p[k=i];</w:t>
      </w:r>
    </w:p>
    <w:p w:rsidR="005F1F37" w:rsidRPr="003F0B0C" w:rsidRDefault="005F1F37" w:rsidP="005F1F37">
      <w:pPr>
        <w:pStyle w:val="ad"/>
        <w:rPr>
          <w:rFonts w:hAnsi="宋体" w:cs="宋体"/>
          <w:lang w:val="pt-BR"/>
        </w:rPr>
      </w:pPr>
      <w:r w:rsidRPr="003F0B0C">
        <w:rPr>
          <w:rFonts w:hAnsi="宋体" w:cs="宋体" w:hint="eastAsia"/>
          <w:lang w:val="pt-BR"/>
        </w:rPr>
        <w:t xml:space="preserve">       p2.x/=n,p2.y/=n;</w:t>
      </w:r>
    </w:p>
    <w:p w:rsidR="005F1F37" w:rsidRPr="003F0B0C" w:rsidRDefault="005F1F37" w:rsidP="005F1F37">
      <w:pPr>
        <w:pStyle w:val="ad"/>
        <w:rPr>
          <w:rFonts w:hAnsi="宋体" w:cs="宋体"/>
        </w:rPr>
      </w:pPr>
      <w:r w:rsidRPr="003F0B0C">
        <w:rPr>
          <w:rFonts w:hAnsi="宋体" w:cs="宋体" w:hint="eastAsia"/>
        </w:rPr>
        <w:t xml:space="preserve">       p[k]=p[0],p[0]=p1;</w:t>
      </w:r>
    </w:p>
    <w:p w:rsidR="005F1F37" w:rsidRPr="003F0B0C" w:rsidRDefault="005F1F37" w:rsidP="005F1F37">
      <w:pPr>
        <w:pStyle w:val="ad"/>
        <w:rPr>
          <w:rFonts w:hAnsi="宋体" w:cs="宋体"/>
        </w:rPr>
      </w:pPr>
      <w:r w:rsidRPr="003F0B0C">
        <w:rPr>
          <w:rFonts w:hAnsi="宋体" w:cs="宋体" w:hint="eastAsia"/>
        </w:rPr>
        <w:t xml:space="preserve">       qsort(p+1,n-1,sizeof(point),graham_cp);</w:t>
      </w:r>
    </w:p>
    <w:p w:rsidR="005F1F37" w:rsidRPr="003F0B0C" w:rsidRDefault="005F1F37" w:rsidP="005F1F37">
      <w:pPr>
        <w:pStyle w:val="ad"/>
        <w:rPr>
          <w:rFonts w:hAnsi="宋体" w:cs="宋体"/>
        </w:rPr>
      </w:pPr>
      <w:r w:rsidRPr="003F0B0C">
        <w:rPr>
          <w:rFonts w:hAnsi="宋体" w:cs="宋体" w:hint="eastAsia"/>
        </w:rPr>
        <w:t xml:space="preserve">       for (ch[0]=p[0],ch[1]=p[1],ch[2]=p[2],s=i=3;i&lt;n;ch[s++]=p[i++])</w:t>
      </w:r>
    </w:p>
    <w:p w:rsidR="005F1F37" w:rsidRPr="003F0B0C" w:rsidRDefault="005F1F37" w:rsidP="005F1F37">
      <w:pPr>
        <w:pStyle w:val="ad"/>
        <w:rPr>
          <w:rFonts w:hAnsi="宋体" w:cs="宋体"/>
        </w:rPr>
      </w:pPr>
      <w:r w:rsidRPr="003F0B0C">
        <w:rPr>
          <w:rFonts w:hAnsi="宋体" w:cs="宋体" w:hint="eastAsia"/>
        </w:rPr>
        <w:t xml:space="preserve">              for (;s&gt;2&amp;&amp;xmult(ch[s-2],p[i],ch[s-1])&lt;-eps;s--);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//构造凸包接口函数,传入原始点集大小n,点集p(p原有顺序被打乱!)</w:t>
      </w:r>
    </w:p>
    <w:p w:rsidR="005F1F37" w:rsidRPr="003F0B0C" w:rsidRDefault="005F1F37" w:rsidP="005F1F37">
      <w:pPr>
        <w:pStyle w:val="ad"/>
        <w:rPr>
          <w:rFonts w:hAnsi="宋体" w:cs="宋体"/>
        </w:rPr>
      </w:pPr>
      <w:r w:rsidRPr="003F0B0C">
        <w:rPr>
          <w:rFonts w:hAnsi="宋体" w:cs="宋体" w:hint="eastAsia"/>
        </w:rPr>
        <w:t>//返回凸包大小,凸包的点在convex中</w:t>
      </w:r>
    </w:p>
    <w:p w:rsidR="005F1F37" w:rsidRPr="003F0B0C" w:rsidRDefault="005F1F37" w:rsidP="005F1F37">
      <w:pPr>
        <w:pStyle w:val="ad"/>
        <w:rPr>
          <w:rFonts w:hAnsi="宋体" w:cs="宋体"/>
        </w:rPr>
      </w:pPr>
      <w:r w:rsidRPr="003F0B0C">
        <w:rPr>
          <w:rFonts w:hAnsi="宋体" w:cs="宋体" w:hint="eastAsia"/>
        </w:rPr>
        <w:t>//参数maxsize为1包含共线点,为0不包含共线点,缺省为1</w:t>
      </w:r>
    </w:p>
    <w:p w:rsidR="005F1F37" w:rsidRPr="003F0B0C" w:rsidRDefault="005F1F37" w:rsidP="005F1F37">
      <w:pPr>
        <w:pStyle w:val="ad"/>
        <w:rPr>
          <w:rFonts w:hAnsi="宋体" w:cs="宋体"/>
        </w:rPr>
      </w:pPr>
      <w:r w:rsidRPr="003F0B0C">
        <w:rPr>
          <w:rFonts w:hAnsi="宋体" w:cs="宋体" w:hint="eastAsia"/>
        </w:rPr>
        <w:t>//参数clockwise为1顺时针构造,为0逆时针构造,缺省为1</w:t>
      </w:r>
    </w:p>
    <w:p w:rsidR="005F1F37" w:rsidRPr="003F0B0C" w:rsidRDefault="005F1F37" w:rsidP="005F1F37">
      <w:pPr>
        <w:pStyle w:val="ad"/>
        <w:rPr>
          <w:rFonts w:hAnsi="宋体" w:cs="宋体"/>
        </w:rPr>
      </w:pPr>
      <w:r w:rsidRPr="003F0B0C">
        <w:rPr>
          <w:rFonts w:hAnsi="宋体" w:cs="宋体" w:hint="eastAsia"/>
        </w:rPr>
        <w:t>//在输入仅有若干共线点时算法不稳定,可能有此类情况请另行处理!</w:t>
      </w:r>
    </w:p>
    <w:p w:rsidR="005F1F37" w:rsidRPr="003F0B0C" w:rsidRDefault="005F1F37" w:rsidP="005F1F37">
      <w:pPr>
        <w:pStyle w:val="ad"/>
        <w:rPr>
          <w:rFonts w:hAnsi="宋体" w:cs="宋体"/>
        </w:rPr>
      </w:pPr>
      <w:r w:rsidRPr="003F0B0C">
        <w:rPr>
          <w:rFonts w:hAnsi="宋体" w:cs="宋体" w:hint="eastAsia"/>
        </w:rPr>
        <w:lastRenderedPageBreak/>
        <w:t>//不能去掉点集中重合的点</w:t>
      </w:r>
    </w:p>
    <w:p w:rsidR="005F1F37" w:rsidRPr="003F0B0C" w:rsidRDefault="005F1F37" w:rsidP="005F1F37">
      <w:pPr>
        <w:pStyle w:val="ad"/>
        <w:rPr>
          <w:rFonts w:hAnsi="宋体" w:cs="宋体"/>
        </w:rPr>
      </w:pPr>
      <w:r w:rsidRPr="003F0B0C">
        <w:rPr>
          <w:rFonts w:hAnsi="宋体" w:cs="宋体" w:hint="eastAsia"/>
        </w:rPr>
        <w:t>int graham(int n,point* p,point* convex,int maxsize=1,int dir=1){</w:t>
      </w:r>
    </w:p>
    <w:p w:rsidR="005F1F37" w:rsidRPr="003F0B0C" w:rsidRDefault="005F1F37" w:rsidP="005F1F37">
      <w:pPr>
        <w:pStyle w:val="ad"/>
        <w:rPr>
          <w:rFonts w:hAnsi="宋体" w:cs="宋体"/>
        </w:rPr>
      </w:pPr>
      <w:r w:rsidRPr="003F0B0C">
        <w:rPr>
          <w:rFonts w:hAnsi="宋体" w:cs="宋体" w:hint="eastAsia"/>
        </w:rPr>
        <w:t xml:space="preserve">       point* temp=new point[n];</w:t>
      </w:r>
    </w:p>
    <w:p w:rsidR="005F1F37" w:rsidRPr="003F0B0C" w:rsidRDefault="005F1F37" w:rsidP="005F1F37">
      <w:pPr>
        <w:pStyle w:val="ad"/>
        <w:rPr>
          <w:rFonts w:hAnsi="宋体" w:cs="宋体"/>
          <w:lang w:val="pt-BR"/>
        </w:rPr>
      </w:pPr>
      <w:r w:rsidRPr="003F0B0C">
        <w:rPr>
          <w:rFonts w:hAnsi="宋体" w:cs="宋体" w:hint="eastAsia"/>
          <w:lang w:val="pt-BR"/>
        </w:rPr>
        <w:t xml:space="preserve">       int s,i;</w:t>
      </w:r>
    </w:p>
    <w:p w:rsidR="005F1F37" w:rsidRPr="003F0B0C" w:rsidRDefault="005F1F37" w:rsidP="005F1F37">
      <w:pPr>
        <w:pStyle w:val="ad"/>
        <w:rPr>
          <w:rFonts w:hAnsi="宋体" w:cs="宋体"/>
          <w:lang w:val="pt-BR"/>
        </w:rPr>
      </w:pPr>
      <w:r w:rsidRPr="003F0B0C">
        <w:rPr>
          <w:rFonts w:hAnsi="宋体" w:cs="宋体" w:hint="eastAsia"/>
          <w:lang w:val="pt-BR"/>
        </w:rPr>
        <w:t xml:space="preserve">       _graham(n,p,s,temp);</w:t>
      </w:r>
    </w:p>
    <w:p w:rsidR="005F1F37" w:rsidRPr="003F0B0C" w:rsidRDefault="005F1F37" w:rsidP="005F1F37">
      <w:pPr>
        <w:pStyle w:val="ad"/>
        <w:rPr>
          <w:rFonts w:hAnsi="宋体" w:cs="宋体"/>
          <w:lang w:val="pt-BR"/>
        </w:rPr>
      </w:pPr>
      <w:r w:rsidRPr="003F0B0C">
        <w:rPr>
          <w:rFonts w:hAnsi="宋体" w:cs="宋体" w:hint="eastAsia"/>
          <w:lang w:val="pt-BR"/>
        </w:rPr>
        <w:t xml:space="preserve">       for (convex[0]=temp[0],n=1,i=(dir?1:(s-1));dir?(i&lt;s):i;i+=(dir?1:-1))</w:t>
      </w:r>
    </w:p>
    <w:p w:rsidR="005F1F37" w:rsidRPr="003F0B0C" w:rsidRDefault="005F1F37" w:rsidP="005F1F37">
      <w:pPr>
        <w:pStyle w:val="ad"/>
        <w:rPr>
          <w:rFonts w:hAnsi="宋体" w:cs="宋体"/>
        </w:rPr>
      </w:pPr>
      <w:r w:rsidRPr="003F0B0C">
        <w:rPr>
          <w:rFonts w:hAnsi="宋体" w:cs="宋体" w:hint="eastAsia"/>
        </w:rPr>
        <w:t xml:space="preserve">              if (maxsize||!zero(xmult(temp[i-1],temp[i],temp[(i+1)%s])))</w:t>
      </w:r>
    </w:p>
    <w:p w:rsidR="005F1F37" w:rsidRPr="003F0B0C" w:rsidRDefault="005F1F37" w:rsidP="005F1F37">
      <w:pPr>
        <w:pStyle w:val="ad"/>
        <w:rPr>
          <w:rFonts w:hAnsi="宋体" w:cs="宋体"/>
          <w:lang w:val="pt-BR"/>
        </w:rPr>
      </w:pPr>
      <w:r w:rsidRPr="003F0B0C">
        <w:rPr>
          <w:rFonts w:hAnsi="宋体" w:cs="宋体" w:hint="eastAsia"/>
          <w:lang w:val="pt-BR"/>
        </w:rPr>
        <w:t xml:space="preserve">                     convex[n++]=temp[i];</w:t>
      </w:r>
    </w:p>
    <w:p w:rsidR="005F1F37" w:rsidRPr="003F0B0C" w:rsidRDefault="005F1F37" w:rsidP="005F1F37">
      <w:pPr>
        <w:pStyle w:val="ad"/>
        <w:rPr>
          <w:rFonts w:hAnsi="宋体" w:cs="宋体"/>
          <w:lang w:val="pt-BR"/>
        </w:rPr>
      </w:pPr>
      <w:r w:rsidRPr="003F0B0C">
        <w:rPr>
          <w:rFonts w:hAnsi="宋体" w:cs="宋体" w:hint="eastAsia"/>
          <w:lang w:val="pt-BR"/>
        </w:rPr>
        <w:t xml:space="preserve">       delete []temp;</w:t>
      </w:r>
    </w:p>
    <w:p w:rsidR="005F1F37" w:rsidRPr="003F0B0C" w:rsidRDefault="005F1F37" w:rsidP="005F1F37">
      <w:pPr>
        <w:pStyle w:val="ad"/>
        <w:rPr>
          <w:rFonts w:hAnsi="宋体" w:cs="宋体"/>
        </w:rPr>
      </w:pPr>
      <w:r w:rsidRPr="003F0B0C">
        <w:rPr>
          <w:rFonts w:hAnsi="宋体" w:cs="宋体" w:hint="eastAsia"/>
          <w:lang w:val="pt-BR"/>
        </w:rPr>
        <w:t xml:space="preserve">       </w:t>
      </w:r>
      <w:r w:rsidRPr="003F0B0C">
        <w:rPr>
          <w:rFonts w:hAnsi="宋体" w:cs="宋体" w:hint="eastAsia"/>
        </w:rPr>
        <w:t>return 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1.11   网格</w:t>
      </w:r>
    </w:p>
    <w:p w:rsidR="005F1F37" w:rsidRPr="003F0B0C" w:rsidRDefault="005F1F37" w:rsidP="005F1F37">
      <w:pPr>
        <w:pStyle w:val="ad"/>
        <w:rPr>
          <w:rFonts w:hAnsi="宋体" w:cs="宋体"/>
        </w:rPr>
      </w:pPr>
      <w:r w:rsidRPr="003F0B0C">
        <w:rPr>
          <w:rFonts w:hAnsi="宋体" w:cs="宋体" w:hint="eastAsia"/>
        </w:rPr>
        <w:t>#define abs(x) ((x)&gt;0?(x):-(x))</w:t>
      </w:r>
    </w:p>
    <w:p w:rsidR="005F1F37" w:rsidRPr="003F0B0C" w:rsidRDefault="005F1F37" w:rsidP="005F1F37">
      <w:pPr>
        <w:pStyle w:val="ad"/>
        <w:rPr>
          <w:rFonts w:hAnsi="宋体" w:cs="宋体"/>
        </w:rPr>
      </w:pPr>
      <w:r w:rsidRPr="003F0B0C">
        <w:rPr>
          <w:rFonts w:hAnsi="宋体" w:cs="宋体" w:hint="eastAsia"/>
        </w:rPr>
        <w:t>struct point{int x,y;};</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gcd(int a,int b){</w:t>
      </w:r>
    </w:p>
    <w:p w:rsidR="005F1F37" w:rsidRPr="003F0B0C" w:rsidRDefault="005F1F37" w:rsidP="005F1F37">
      <w:pPr>
        <w:pStyle w:val="ad"/>
        <w:rPr>
          <w:rFonts w:hAnsi="宋体" w:cs="宋体"/>
        </w:rPr>
      </w:pPr>
      <w:r w:rsidRPr="003F0B0C">
        <w:rPr>
          <w:rFonts w:hAnsi="宋体" w:cs="宋体" w:hint="eastAsia"/>
        </w:rPr>
        <w:t xml:space="preserve">       return b?gcd(b,a%b):a;</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//多边形上的网格点个数</w:t>
      </w:r>
    </w:p>
    <w:p w:rsidR="005F1F37" w:rsidRPr="003F0B0C" w:rsidRDefault="005F1F37" w:rsidP="005F1F37">
      <w:pPr>
        <w:pStyle w:val="ad"/>
        <w:rPr>
          <w:rFonts w:hAnsi="宋体" w:cs="宋体"/>
        </w:rPr>
      </w:pPr>
      <w:r w:rsidRPr="003F0B0C">
        <w:rPr>
          <w:rFonts w:hAnsi="宋体" w:cs="宋体" w:hint="eastAsia"/>
        </w:rPr>
        <w:t>int grid_onedge(int n,point* p){</w:t>
      </w:r>
    </w:p>
    <w:p w:rsidR="005F1F37" w:rsidRPr="003F0B0C" w:rsidRDefault="005F1F37" w:rsidP="005F1F37">
      <w:pPr>
        <w:pStyle w:val="ad"/>
        <w:rPr>
          <w:rFonts w:hAnsi="宋体" w:cs="宋体"/>
        </w:rPr>
      </w:pPr>
      <w:r w:rsidRPr="003F0B0C">
        <w:rPr>
          <w:rFonts w:hAnsi="宋体" w:cs="宋体" w:hint="eastAsia"/>
        </w:rPr>
        <w:t xml:space="preserve">       int i,ret=0;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ret+=gcd(abs(p[i].x-p[(i+1)%n].x),abs(p[i].y-p[(i+1)%n].y));</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//多边形内的网格点个数</w:t>
      </w:r>
    </w:p>
    <w:p w:rsidR="005F1F37" w:rsidRPr="003F0B0C" w:rsidRDefault="005F1F37" w:rsidP="005F1F37">
      <w:pPr>
        <w:pStyle w:val="ad"/>
        <w:rPr>
          <w:rFonts w:hAnsi="宋体" w:cs="宋体"/>
        </w:rPr>
      </w:pPr>
      <w:r w:rsidRPr="003F0B0C">
        <w:rPr>
          <w:rFonts w:hAnsi="宋体" w:cs="宋体" w:hint="eastAsia"/>
        </w:rPr>
        <w:t>int grid_inside(int n,point* p){</w:t>
      </w:r>
    </w:p>
    <w:p w:rsidR="005F1F37" w:rsidRPr="003F0B0C" w:rsidRDefault="005F1F37" w:rsidP="005F1F37">
      <w:pPr>
        <w:pStyle w:val="ad"/>
        <w:rPr>
          <w:rFonts w:hAnsi="宋体" w:cs="宋体"/>
        </w:rPr>
      </w:pPr>
      <w:r w:rsidRPr="003F0B0C">
        <w:rPr>
          <w:rFonts w:hAnsi="宋体" w:cs="宋体" w:hint="eastAsia"/>
        </w:rPr>
        <w:t xml:space="preserve">       int i,ret=0;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ret+=p[(i+1)%n].y*(p[i].x-p[(i+2)%n].x);</w:t>
      </w:r>
    </w:p>
    <w:p w:rsidR="005F1F37" w:rsidRPr="003F0B0C" w:rsidRDefault="005F1F37" w:rsidP="005F1F37">
      <w:pPr>
        <w:pStyle w:val="ad"/>
        <w:rPr>
          <w:rFonts w:hAnsi="宋体" w:cs="宋体"/>
        </w:rPr>
      </w:pPr>
      <w:r w:rsidRPr="003F0B0C">
        <w:rPr>
          <w:rFonts w:hAnsi="宋体" w:cs="宋体" w:hint="eastAsia"/>
        </w:rPr>
        <w:t xml:space="preserve">       return (abs(ret)-grid_onedge(n,p))/2+1;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F613E2">
      <w:pPr>
        <w:pStyle w:val="ad"/>
        <w:outlineLvl w:val="2"/>
        <w:rPr>
          <w:rFonts w:hAnsi="宋体" w:cs="宋体"/>
          <w:b/>
        </w:rPr>
      </w:pPr>
      <w:bookmarkStart w:id="323" w:name="_Toc521432015"/>
      <w:r w:rsidRPr="003F0B0C">
        <w:rPr>
          <w:rFonts w:hAnsi="宋体" w:cs="宋体" w:hint="eastAsia"/>
          <w:b/>
        </w:rPr>
        <w:t>1.12   圆</w:t>
      </w:r>
      <w:bookmarkEnd w:id="323"/>
    </w:p>
    <w:p w:rsidR="005F1F37" w:rsidRPr="003F0B0C" w:rsidRDefault="005F1F37" w:rsidP="005F1F37">
      <w:pPr>
        <w:pStyle w:val="ad"/>
        <w:rPr>
          <w:rFonts w:hAnsi="宋体" w:cs="宋体"/>
        </w:rPr>
      </w:pPr>
      <w:r w:rsidRPr="003F0B0C">
        <w:rPr>
          <w:rFonts w:hAnsi="宋体" w:cs="宋体" w:hint="eastAsia"/>
        </w:rPr>
        <w:t>#include &lt;math.h&gt;</w:t>
      </w:r>
    </w:p>
    <w:p w:rsidR="005F1F37" w:rsidRPr="003F0B0C" w:rsidRDefault="005F1F37" w:rsidP="005F1F37">
      <w:pPr>
        <w:pStyle w:val="ad"/>
        <w:rPr>
          <w:rFonts w:hAnsi="宋体" w:cs="宋体"/>
        </w:rPr>
      </w:pPr>
      <w:r w:rsidRPr="003F0B0C">
        <w:rPr>
          <w:rFonts w:hAnsi="宋体" w:cs="宋体" w:hint="eastAsia"/>
        </w:rPr>
        <w:t>#define eps 1e-8</w:t>
      </w:r>
    </w:p>
    <w:p w:rsidR="005F1F37" w:rsidRPr="003F0B0C" w:rsidRDefault="005F1F37" w:rsidP="005F1F37">
      <w:pPr>
        <w:pStyle w:val="ad"/>
        <w:rPr>
          <w:rFonts w:hAnsi="宋体" w:cs="宋体"/>
        </w:rPr>
      </w:pPr>
      <w:r w:rsidRPr="003F0B0C">
        <w:rPr>
          <w:rFonts w:hAnsi="宋体" w:cs="宋体" w:hint="eastAsia"/>
        </w:rPr>
        <w:t>struct point{double x,y;};</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double xmult(point p1,point p2,point p0){</w:t>
      </w:r>
    </w:p>
    <w:p w:rsidR="005F1F37" w:rsidRPr="003F0B0C" w:rsidRDefault="005F1F37" w:rsidP="005F1F37">
      <w:pPr>
        <w:pStyle w:val="ad"/>
        <w:rPr>
          <w:rFonts w:hAnsi="宋体" w:cs="宋体"/>
        </w:rPr>
      </w:pPr>
      <w:r w:rsidRPr="003F0B0C">
        <w:rPr>
          <w:rFonts w:hAnsi="宋体" w:cs="宋体" w:hint="eastAsia"/>
        </w:rPr>
        <w:t xml:space="preserve">       return (p1.x-p0.x)*(p2.y-p0.y)-(p2.x-p0.x)*(p1.y-p0.y);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double distance(point p1,point p2){</w:t>
      </w:r>
    </w:p>
    <w:p w:rsidR="005F1F37" w:rsidRPr="003F0B0C" w:rsidRDefault="005F1F37" w:rsidP="005F1F37">
      <w:pPr>
        <w:pStyle w:val="ad"/>
        <w:rPr>
          <w:rFonts w:hAnsi="宋体" w:cs="宋体"/>
        </w:rPr>
      </w:pPr>
      <w:r w:rsidRPr="003F0B0C">
        <w:rPr>
          <w:rFonts w:hAnsi="宋体" w:cs="宋体" w:hint="eastAsia"/>
        </w:rPr>
        <w:t xml:space="preserve">       return sqrt((p1.x-p2.x)*(p1.x-p2.x)+(p1.y-p2.y)*(p1.y-p2.y));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double disptoline(point p,point l1,point l2){</w:t>
      </w:r>
    </w:p>
    <w:p w:rsidR="005F1F37" w:rsidRPr="003F0B0C" w:rsidRDefault="005F1F37" w:rsidP="005F1F37">
      <w:pPr>
        <w:pStyle w:val="ad"/>
        <w:rPr>
          <w:rFonts w:hAnsi="宋体" w:cs="宋体"/>
        </w:rPr>
      </w:pPr>
      <w:r w:rsidRPr="003F0B0C">
        <w:rPr>
          <w:rFonts w:hAnsi="宋体" w:cs="宋体" w:hint="eastAsia"/>
        </w:rPr>
        <w:t xml:space="preserve">       return fabs(xmult(p,l1,l2))/distance(l1,l2);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point intersection(point u1,point u2,point v1,point v2){</w:t>
      </w:r>
    </w:p>
    <w:p w:rsidR="005F1F37" w:rsidRPr="003F0B0C" w:rsidRDefault="005F1F37" w:rsidP="005F1F37">
      <w:pPr>
        <w:pStyle w:val="ad"/>
        <w:rPr>
          <w:rFonts w:hAnsi="宋体" w:cs="宋体"/>
        </w:rPr>
      </w:pPr>
      <w:r w:rsidRPr="003F0B0C">
        <w:rPr>
          <w:rFonts w:hAnsi="宋体" w:cs="宋体" w:hint="eastAsia"/>
        </w:rPr>
        <w:t xml:space="preserve">       point ret=u1;</w:t>
      </w:r>
    </w:p>
    <w:p w:rsidR="005F1F37" w:rsidRPr="003F0B0C" w:rsidRDefault="005F1F37" w:rsidP="005F1F37">
      <w:pPr>
        <w:pStyle w:val="ad"/>
        <w:rPr>
          <w:rFonts w:hAnsi="宋体" w:cs="宋体"/>
        </w:rPr>
      </w:pPr>
      <w:r w:rsidRPr="003F0B0C">
        <w:rPr>
          <w:rFonts w:hAnsi="宋体" w:cs="宋体" w:hint="eastAsia"/>
        </w:rPr>
        <w:t xml:space="preserve">       double t=((u1.x-v1.x)*(v1.y-v2.y)-(u1.y-v1.y)*(v1.x-v2.x))</w:t>
      </w:r>
    </w:p>
    <w:p w:rsidR="005F1F37" w:rsidRPr="003F0B0C" w:rsidRDefault="005F1F37" w:rsidP="005F1F37">
      <w:pPr>
        <w:pStyle w:val="ad"/>
        <w:rPr>
          <w:rFonts w:hAnsi="宋体" w:cs="宋体"/>
        </w:rPr>
      </w:pPr>
      <w:r w:rsidRPr="003F0B0C">
        <w:rPr>
          <w:rFonts w:hAnsi="宋体" w:cs="宋体" w:hint="eastAsia"/>
        </w:rPr>
        <w:t xml:space="preserve">                     /((u1.x-u2.x)*(v1.y-v2.y)-(u1.y-u2.y)*(v1.x-v2.x));</w:t>
      </w:r>
    </w:p>
    <w:p w:rsidR="005F1F37" w:rsidRPr="003F0B0C" w:rsidRDefault="005F1F37" w:rsidP="005F1F37">
      <w:pPr>
        <w:pStyle w:val="ad"/>
        <w:rPr>
          <w:rFonts w:hAnsi="宋体" w:cs="宋体"/>
        </w:rPr>
      </w:pPr>
      <w:r w:rsidRPr="003F0B0C">
        <w:rPr>
          <w:rFonts w:hAnsi="宋体" w:cs="宋体" w:hint="eastAsia"/>
        </w:rPr>
        <w:t xml:space="preserve">       ret.x+=(u2.x-u1.x)*t;</w:t>
      </w:r>
    </w:p>
    <w:p w:rsidR="005F1F37" w:rsidRPr="003F0B0C" w:rsidRDefault="005F1F37" w:rsidP="005F1F37">
      <w:pPr>
        <w:pStyle w:val="ad"/>
        <w:rPr>
          <w:rFonts w:hAnsi="宋体" w:cs="宋体"/>
        </w:rPr>
      </w:pPr>
      <w:r w:rsidRPr="003F0B0C">
        <w:rPr>
          <w:rFonts w:hAnsi="宋体" w:cs="宋体" w:hint="eastAsia"/>
        </w:rPr>
        <w:t xml:space="preserve">       ret.y+=(u2.y-u1.y)*t;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//判直线和圆相交,包括相切</w:t>
      </w:r>
    </w:p>
    <w:p w:rsidR="005F1F37" w:rsidRPr="003F0B0C" w:rsidRDefault="005F1F37" w:rsidP="005F1F37">
      <w:pPr>
        <w:pStyle w:val="ad"/>
        <w:rPr>
          <w:rFonts w:hAnsi="宋体" w:cs="宋体"/>
        </w:rPr>
      </w:pPr>
      <w:r w:rsidRPr="003F0B0C">
        <w:rPr>
          <w:rFonts w:hAnsi="宋体" w:cs="宋体" w:hint="eastAsia"/>
        </w:rPr>
        <w:t>int intersect_line_circle(point c,double r,point l1,point l2){</w:t>
      </w:r>
    </w:p>
    <w:p w:rsidR="005F1F37" w:rsidRPr="003F0B0C" w:rsidRDefault="005F1F37" w:rsidP="005F1F37">
      <w:pPr>
        <w:pStyle w:val="ad"/>
        <w:rPr>
          <w:rFonts w:hAnsi="宋体" w:cs="宋体"/>
        </w:rPr>
      </w:pPr>
      <w:r w:rsidRPr="003F0B0C">
        <w:rPr>
          <w:rFonts w:hAnsi="宋体" w:cs="宋体" w:hint="eastAsia"/>
        </w:rPr>
        <w:t xml:space="preserve">       return disptoline(c,l1,l2)&lt;r+eps;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//判线段和圆相交,包括端点和相切</w:t>
      </w:r>
    </w:p>
    <w:p w:rsidR="005F1F37" w:rsidRPr="003F0B0C" w:rsidRDefault="005F1F37" w:rsidP="005F1F37">
      <w:pPr>
        <w:pStyle w:val="ad"/>
        <w:rPr>
          <w:rFonts w:hAnsi="宋体" w:cs="宋体"/>
        </w:rPr>
      </w:pPr>
      <w:r w:rsidRPr="003F0B0C">
        <w:rPr>
          <w:rFonts w:hAnsi="宋体" w:cs="宋体" w:hint="eastAsia"/>
        </w:rPr>
        <w:t>int intersect_seg_circle(point c,double r,point l1,point l2){</w:t>
      </w:r>
    </w:p>
    <w:p w:rsidR="005F1F37" w:rsidRPr="003F0B0C" w:rsidRDefault="005F1F37" w:rsidP="005F1F37">
      <w:pPr>
        <w:pStyle w:val="ad"/>
        <w:rPr>
          <w:rFonts w:hAnsi="宋体" w:cs="宋体"/>
        </w:rPr>
      </w:pPr>
      <w:r w:rsidRPr="003F0B0C">
        <w:rPr>
          <w:rFonts w:hAnsi="宋体" w:cs="宋体" w:hint="eastAsia"/>
        </w:rPr>
        <w:t xml:space="preserve">       double t1=distance(c,l1)-r,t2=distance(c,l2)-r;</w:t>
      </w:r>
    </w:p>
    <w:p w:rsidR="005F1F37" w:rsidRPr="003F0B0C" w:rsidRDefault="005F1F37" w:rsidP="005F1F37">
      <w:pPr>
        <w:pStyle w:val="ad"/>
        <w:rPr>
          <w:rFonts w:hAnsi="宋体" w:cs="宋体"/>
        </w:rPr>
      </w:pPr>
      <w:r w:rsidRPr="003F0B0C">
        <w:rPr>
          <w:rFonts w:hAnsi="宋体" w:cs="宋体" w:hint="eastAsia"/>
        </w:rPr>
        <w:t xml:space="preserve">       point t=c;</w:t>
      </w:r>
    </w:p>
    <w:p w:rsidR="005F1F37" w:rsidRPr="003F0B0C" w:rsidRDefault="005F1F37" w:rsidP="005F1F37">
      <w:pPr>
        <w:pStyle w:val="ad"/>
        <w:rPr>
          <w:rFonts w:hAnsi="宋体" w:cs="宋体"/>
        </w:rPr>
      </w:pPr>
      <w:r w:rsidRPr="003F0B0C">
        <w:rPr>
          <w:rFonts w:hAnsi="宋体" w:cs="宋体" w:hint="eastAsia"/>
        </w:rPr>
        <w:t xml:space="preserve">       if (t1&lt;eps||t2&lt;eps)</w:t>
      </w:r>
    </w:p>
    <w:p w:rsidR="005F1F37" w:rsidRPr="003F0B0C" w:rsidRDefault="005F1F37" w:rsidP="005F1F37">
      <w:pPr>
        <w:pStyle w:val="ad"/>
        <w:rPr>
          <w:rFonts w:hAnsi="宋体" w:cs="宋体"/>
        </w:rPr>
      </w:pPr>
      <w:r w:rsidRPr="003F0B0C">
        <w:rPr>
          <w:rFonts w:hAnsi="宋体" w:cs="宋体" w:hint="eastAsia"/>
        </w:rPr>
        <w:t xml:space="preserve">              return t1&gt;-eps||t2&gt;-eps;</w:t>
      </w:r>
    </w:p>
    <w:p w:rsidR="005F1F37" w:rsidRPr="003F0B0C" w:rsidRDefault="005F1F37" w:rsidP="005F1F37">
      <w:pPr>
        <w:pStyle w:val="ad"/>
        <w:rPr>
          <w:rFonts w:hAnsi="宋体" w:cs="宋体"/>
        </w:rPr>
      </w:pPr>
      <w:r w:rsidRPr="003F0B0C">
        <w:rPr>
          <w:rFonts w:hAnsi="宋体" w:cs="宋体" w:hint="eastAsia"/>
        </w:rPr>
        <w:t xml:space="preserve">       t.x+=l1.y-l2.y;</w:t>
      </w:r>
    </w:p>
    <w:p w:rsidR="005F1F37" w:rsidRPr="003F0B0C" w:rsidRDefault="005F1F37" w:rsidP="005F1F37">
      <w:pPr>
        <w:pStyle w:val="ad"/>
        <w:rPr>
          <w:rFonts w:hAnsi="宋体" w:cs="宋体"/>
        </w:rPr>
      </w:pPr>
      <w:r w:rsidRPr="003F0B0C">
        <w:rPr>
          <w:rFonts w:hAnsi="宋体" w:cs="宋体" w:hint="eastAsia"/>
        </w:rPr>
        <w:t xml:space="preserve">       t.y+=l2.x-l1.x;</w:t>
      </w:r>
    </w:p>
    <w:p w:rsidR="005F1F37" w:rsidRPr="003F0B0C" w:rsidRDefault="005F1F37" w:rsidP="005F1F37">
      <w:pPr>
        <w:pStyle w:val="ad"/>
        <w:rPr>
          <w:rFonts w:hAnsi="宋体" w:cs="宋体"/>
        </w:rPr>
      </w:pPr>
      <w:r w:rsidRPr="003F0B0C">
        <w:rPr>
          <w:rFonts w:hAnsi="宋体" w:cs="宋体" w:hint="eastAsia"/>
        </w:rPr>
        <w:t xml:space="preserve">       return xmult(l1,c,t)*xmult(l2,c,t)&lt;eps&amp;&amp;disptoline(c,l1,l2)-r&lt;eps;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//判圆和圆相交,包括相切</w:t>
      </w:r>
    </w:p>
    <w:p w:rsidR="005F1F37" w:rsidRPr="003F0B0C" w:rsidRDefault="005F1F37" w:rsidP="005F1F37">
      <w:pPr>
        <w:pStyle w:val="ad"/>
        <w:rPr>
          <w:rFonts w:hAnsi="宋体" w:cs="宋体"/>
        </w:rPr>
      </w:pPr>
      <w:r w:rsidRPr="003F0B0C">
        <w:rPr>
          <w:rFonts w:hAnsi="宋体" w:cs="宋体" w:hint="eastAsia"/>
        </w:rPr>
        <w:t>int intersect_circle_circle(point c1,double r1,point c2,double r2){</w:t>
      </w:r>
    </w:p>
    <w:p w:rsidR="005F1F37" w:rsidRPr="003F0B0C" w:rsidRDefault="005F1F37" w:rsidP="005F1F37">
      <w:pPr>
        <w:pStyle w:val="ad"/>
        <w:rPr>
          <w:rFonts w:hAnsi="宋体" w:cs="宋体"/>
          <w:lang w:val="pt-BR"/>
        </w:rPr>
      </w:pPr>
      <w:r w:rsidRPr="003F0B0C">
        <w:rPr>
          <w:rFonts w:hAnsi="宋体" w:cs="宋体" w:hint="eastAsia"/>
          <w:lang w:val="pt-BR"/>
        </w:rPr>
        <w:t xml:space="preserve">       return distance(c1,c2)&lt;r1+r2+eps&amp;&amp;distance(c1,c2)&gt;fabs(r1-r2)-eps;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//计算圆上到点p最近点,如p与圆心重合,返回p本身</w:t>
      </w:r>
    </w:p>
    <w:p w:rsidR="005F1F37" w:rsidRPr="003F0B0C" w:rsidRDefault="005F1F37" w:rsidP="005F1F37">
      <w:pPr>
        <w:pStyle w:val="ad"/>
        <w:rPr>
          <w:rFonts w:hAnsi="宋体" w:cs="宋体"/>
        </w:rPr>
      </w:pPr>
      <w:r w:rsidRPr="003F0B0C">
        <w:rPr>
          <w:rFonts w:hAnsi="宋体" w:cs="宋体" w:hint="eastAsia"/>
        </w:rPr>
        <w:t>point dot_to_circle(point c,double r,point p){</w:t>
      </w:r>
    </w:p>
    <w:p w:rsidR="005F1F37" w:rsidRPr="003F0B0C" w:rsidRDefault="005F1F37" w:rsidP="005F1F37">
      <w:pPr>
        <w:pStyle w:val="ad"/>
        <w:rPr>
          <w:rFonts w:hAnsi="宋体" w:cs="宋体"/>
        </w:rPr>
      </w:pPr>
      <w:r w:rsidRPr="003F0B0C">
        <w:rPr>
          <w:rFonts w:hAnsi="宋体" w:cs="宋体" w:hint="eastAsia"/>
        </w:rPr>
        <w:t xml:space="preserve">       point u,v;</w:t>
      </w:r>
    </w:p>
    <w:p w:rsidR="005F1F37" w:rsidRPr="003F0B0C" w:rsidRDefault="005F1F37" w:rsidP="005F1F37">
      <w:pPr>
        <w:pStyle w:val="ad"/>
        <w:rPr>
          <w:rFonts w:hAnsi="宋体" w:cs="宋体"/>
        </w:rPr>
      </w:pPr>
      <w:r w:rsidRPr="003F0B0C">
        <w:rPr>
          <w:rFonts w:hAnsi="宋体" w:cs="宋体" w:hint="eastAsia"/>
        </w:rPr>
        <w:t xml:space="preserve">       if (distance(p,c)&lt;eps)</w:t>
      </w:r>
    </w:p>
    <w:p w:rsidR="005F1F37" w:rsidRPr="003F0B0C" w:rsidRDefault="005F1F37" w:rsidP="005F1F37">
      <w:pPr>
        <w:pStyle w:val="ad"/>
        <w:rPr>
          <w:rFonts w:hAnsi="宋体" w:cs="宋体"/>
        </w:rPr>
      </w:pPr>
      <w:r w:rsidRPr="003F0B0C">
        <w:rPr>
          <w:rFonts w:hAnsi="宋体" w:cs="宋体" w:hint="eastAsia"/>
        </w:rPr>
        <w:t xml:space="preserve">              return p;</w:t>
      </w:r>
    </w:p>
    <w:p w:rsidR="005F1F37" w:rsidRPr="003F0B0C" w:rsidRDefault="005F1F37" w:rsidP="005F1F37">
      <w:pPr>
        <w:pStyle w:val="ad"/>
        <w:rPr>
          <w:rFonts w:hAnsi="宋体" w:cs="宋体"/>
        </w:rPr>
      </w:pPr>
      <w:r w:rsidRPr="003F0B0C">
        <w:rPr>
          <w:rFonts w:hAnsi="宋体" w:cs="宋体" w:hint="eastAsia"/>
        </w:rPr>
        <w:t xml:space="preserve">       u.x=c.x+r*fabs(c.x-p.x)/distance(c,p);</w:t>
      </w:r>
    </w:p>
    <w:p w:rsidR="005F1F37" w:rsidRPr="003F0B0C" w:rsidRDefault="005F1F37" w:rsidP="005F1F37">
      <w:pPr>
        <w:pStyle w:val="ad"/>
        <w:rPr>
          <w:rFonts w:hAnsi="宋体" w:cs="宋体"/>
        </w:rPr>
      </w:pPr>
      <w:r w:rsidRPr="003F0B0C">
        <w:rPr>
          <w:rFonts w:hAnsi="宋体" w:cs="宋体" w:hint="eastAsia"/>
        </w:rPr>
        <w:t xml:space="preserve">       u.y=c.y+r*fabs(c.y-p.y)/distance(c,p)*((c.x-p.x)*(c.y-p.y)&lt;0?-1:1);</w:t>
      </w:r>
    </w:p>
    <w:p w:rsidR="005F1F37" w:rsidRPr="003F0B0C" w:rsidRDefault="005F1F37" w:rsidP="005F1F37">
      <w:pPr>
        <w:pStyle w:val="ad"/>
        <w:rPr>
          <w:rFonts w:hAnsi="宋体" w:cs="宋体"/>
          <w:lang w:val="pt-BR"/>
        </w:rPr>
      </w:pPr>
      <w:r w:rsidRPr="003F0B0C">
        <w:rPr>
          <w:rFonts w:hAnsi="宋体" w:cs="宋体" w:hint="eastAsia"/>
          <w:lang w:val="pt-BR"/>
        </w:rPr>
        <w:lastRenderedPageBreak/>
        <w:t xml:space="preserve">       v.x=c.x-r*fabs(c.x-p.x)/distance(c,p);</w:t>
      </w:r>
    </w:p>
    <w:p w:rsidR="005F1F37" w:rsidRPr="003F0B0C" w:rsidRDefault="005F1F37" w:rsidP="005F1F37">
      <w:pPr>
        <w:pStyle w:val="ad"/>
        <w:rPr>
          <w:rFonts w:hAnsi="宋体" w:cs="宋体"/>
          <w:lang w:val="pt-BR"/>
        </w:rPr>
      </w:pPr>
      <w:r w:rsidRPr="003F0B0C">
        <w:rPr>
          <w:rFonts w:hAnsi="宋体" w:cs="宋体" w:hint="eastAsia"/>
          <w:lang w:val="pt-BR"/>
        </w:rPr>
        <w:t xml:space="preserve">       v.y=c.y-r*fabs(c.y-p.y)/distance(c,p)*((c.x-p.x)*(c.y-p.y)&lt;0?-1:1);</w:t>
      </w:r>
    </w:p>
    <w:p w:rsidR="005F1F37" w:rsidRPr="003F0B0C" w:rsidRDefault="005F1F37" w:rsidP="005F1F37">
      <w:pPr>
        <w:pStyle w:val="ad"/>
        <w:rPr>
          <w:rFonts w:hAnsi="宋体" w:cs="宋体"/>
        </w:rPr>
      </w:pPr>
      <w:r w:rsidRPr="003F0B0C">
        <w:rPr>
          <w:rFonts w:hAnsi="宋体" w:cs="宋体" w:hint="eastAsia"/>
        </w:rPr>
        <w:t xml:space="preserve">       return distance(u,p)&lt;distance(v,p)?u:v;</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//计算直线与圆的交点,保证直线与圆有交点</w:t>
      </w:r>
    </w:p>
    <w:p w:rsidR="005F1F37" w:rsidRPr="003F0B0C" w:rsidRDefault="005F1F37" w:rsidP="005F1F37">
      <w:pPr>
        <w:pStyle w:val="ad"/>
        <w:rPr>
          <w:rFonts w:hAnsi="宋体" w:cs="宋体"/>
        </w:rPr>
      </w:pPr>
      <w:r w:rsidRPr="003F0B0C">
        <w:rPr>
          <w:rFonts w:hAnsi="宋体" w:cs="宋体" w:hint="eastAsia"/>
        </w:rPr>
        <w:t>//计算线段与圆的交点可用这个函数后判点是否在线段上</w:t>
      </w:r>
    </w:p>
    <w:p w:rsidR="005F1F37" w:rsidRPr="003F0B0C" w:rsidRDefault="005F1F37" w:rsidP="005F1F37">
      <w:pPr>
        <w:pStyle w:val="ad"/>
        <w:rPr>
          <w:rFonts w:hAnsi="宋体" w:cs="宋体"/>
        </w:rPr>
      </w:pPr>
      <w:r w:rsidRPr="003F0B0C">
        <w:rPr>
          <w:rFonts w:hAnsi="宋体" w:cs="宋体" w:hint="eastAsia"/>
        </w:rPr>
        <w:t>void intersection_line_circle(point c,double r,point l1,point l2,point&amp; p1,point&amp; p2){</w:t>
      </w:r>
    </w:p>
    <w:p w:rsidR="005F1F37" w:rsidRPr="003F0B0C" w:rsidRDefault="005F1F37" w:rsidP="005F1F37">
      <w:pPr>
        <w:pStyle w:val="ad"/>
        <w:rPr>
          <w:rFonts w:hAnsi="宋体" w:cs="宋体"/>
        </w:rPr>
      </w:pPr>
      <w:r w:rsidRPr="003F0B0C">
        <w:rPr>
          <w:rFonts w:hAnsi="宋体" w:cs="宋体" w:hint="eastAsia"/>
        </w:rPr>
        <w:t xml:space="preserve">       point p=c;</w:t>
      </w:r>
    </w:p>
    <w:p w:rsidR="005F1F37" w:rsidRPr="003F0B0C" w:rsidRDefault="005F1F37" w:rsidP="005F1F37">
      <w:pPr>
        <w:pStyle w:val="ad"/>
        <w:rPr>
          <w:rFonts w:hAnsi="宋体" w:cs="宋体"/>
        </w:rPr>
      </w:pPr>
      <w:r w:rsidRPr="003F0B0C">
        <w:rPr>
          <w:rFonts w:hAnsi="宋体" w:cs="宋体" w:hint="eastAsia"/>
        </w:rPr>
        <w:t xml:space="preserve">       double t;</w:t>
      </w:r>
    </w:p>
    <w:p w:rsidR="005F1F37" w:rsidRPr="003F0B0C" w:rsidRDefault="005F1F37" w:rsidP="005F1F37">
      <w:pPr>
        <w:pStyle w:val="ad"/>
        <w:rPr>
          <w:rFonts w:hAnsi="宋体" w:cs="宋体"/>
        </w:rPr>
      </w:pPr>
      <w:r w:rsidRPr="003F0B0C">
        <w:rPr>
          <w:rFonts w:hAnsi="宋体" w:cs="宋体" w:hint="eastAsia"/>
        </w:rPr>
        <w:t xml:space="preserve">       p.x+=l1.y-l2.y;</w:t>
      </w:r>
    </w:p>
    <w:p w:rsidR="005F1F37" w:rsidRPr="003F0B0C" w:rsidRDefault="005F1F37" w:rsidP="005F1F37">
      <w:pPr>
        <w:pStyle w:val="ad"/>
        <w:rPr>
          <w:rFonts w:hAnsi="宋体" w:cs="宋体"/>
        </w:rPr>
      </w:pPr>
      <w:r w:rsidRPr="003F0B0C">
        <w:rPr>
          <w:rFonts w:hAnsi="宋体" w:cs="宋体" w:hint="eastAsia"/>
        </w:rPr>
        <w:t xml:space="preserve">       p.y+=l2.x-l1.x;</w:t>
      </w:r>
    </w:p>
    <w:p w:rsidR="005F1F37" w:rsidRPr="003F0B0C" w:rsidRDefault="005F1F37" w:rsidP="005F1F37">
      <w:pPr>
        <w:pStyle w:val="ad"/>
        <w:rPr>
          <w:rFonts w:hAnsi="宋体" w:cs="宋体"/>
        </w:rPr>
      </w:pPr>
      <w:r w:rsidRPr="003F0B0C">
        <w:rPr>
          <w:rFonts w:hAnsi="宋体" w:cs="宋体" w:hint="eastAsia"/>
        </w:rPr>
        <w:t xml:space="preserve">       p=intersection(p,c,l1,l2);</w:t>
      </w:r>
    </w:p>
    <w:p w:rsidR="005F1F37" w:rsidRPr="003F0B0C" w:rsidRDefault="005F1F37" w:rsidP="005F1F37">
      <w:pPr>
        <w:pStyle w:val="ad"/>
        <w:rPr>
          <w:rFonts w:hAnsi="宋体" w:cs="宋体"/>
          <w:lang w:val="pt-BR"/>
        </w:rPr>
      </w:pPr>
      <w:r w:rsidRPr="003F0B0C">
        <w:rPr>
          <w:rFonts w:hAnsi="宋体" w:cs="宋体" w:hint="eastAsia"/>
          <w:lang w:val="pt-BR"/>
        </w:rPr>
        <w:t xml:space="preserve">       t=sqrt(r*r-distance(p,c)*distance(p,c))/distance(l1,l2);</w:t>
      </w:r>
    </w:p>
    <w:p w:rsidR="005F1F37" w:rsidRPr="003F0B0C" w:rsidRDefault="005F1F37" w:rsidP="005F1F37">
      <w:pPr>
        <w:pStyle w:val="ad"/>
        <w:rPr>
          <w:rFonts w:hAnsi="宋体" w:cs="宋体"/>
          <w:lang w:val="pt-BR"/>
        </w:rPr>
      </w:pPr>
      <w:r w:rsidRPr="003F0B0C">
        <w:rPr>
          <w:rFonts w:hAnsi="宋体" w:cs="宋体" w:hint="eastAsia"/>
          <w:lang w:val="pt-BR"/>
        </w:rPr>
        <w:t xml:space="preserve">       p1.x=p.x+(l2.x-l1.x)*t;</w:t>
      </w:r>
    </w:p>
    <w:p w:rsidR="005F1F37" w:rsidRPr="003F0B0C" w:rsidRDefault="005F1F37" w:rsidP="005F1F37">
      <w:pPr>
        <w:pStyle w:val="ad"/>
        <w:rPr>
          <w:rFonts w:hAnsi="宋体" w:cs="宋体"/>
          <w:lang w:val="pt-BR"/>
        </w:rPr>
      </w:pPr>
      <w:r w:rsidRPr="003F0B0C">
        <w:rPr>
          <w:rFonts w:hAnsi="宋体" w:cs="宋体" w:hint="eastAsia"/>
          <w:lang w:val="pt-BR"/>
        </w:rPr>
        <w:t xml:space="preserve">       p1.y=p.y+(l2.y-l1.y)*t;</w:t>
      </w:r>
    </w:p>
    <w:p w:rsidR="005F1F37" w:rsidRPr="003F0B0C" w:rsidRDefault="005F1F37" w:rsidP="005F1F37">
      <w:pPr>
        <w:pStyle w:val="ad"/>
        <w:rPr>
          <w:rFonts w:hAnsi="宋体" w:cs="宋体"/>
          <w:lang w:val="pt-BR"/>
        </w:rPr>
      </w:pPr>
      <w:r w:rsidRPr="003F0B0C">
        <w:rPr>
          <w:rFonts w:hAnsi="宋体" w:cs="宋体" w:hint="eastAsia"/>
          <w:lang w:val="pt-BR"/>
        </w:rPr>
        <w:t xml:space="preserve">       p2.x=p.x-(l2.x-l1.x)*t;</w:t>
      </w:r>
    </w:p>
    <w:p w:rsidR="005F1F37" w:rsidRPr="003F0B0C" w:rsidRDefault="005F1F37" w:rsidP="005F1F37">
      <w:pPr>
        <w:pStyle w:val="ad"/>
        <w:rPr>
          <w:rFonts w:hAnsi="宋体" w:cs="宋体"/>
          <w:lang w:val="pt-BR"/>
        </w:rPr>
      </w:pPr>
      <w:r w:rsidRPr="003F0B0C">
        <w:rPr>
          <w:rFonts w:hAnsi="宋体" w:cs="宋体" w:hint="eastAsia"/>
          <w:lang w:val="pt-BR"/>
        </w:rPr>
        <w:t xml:space="preserve">       p2.y=p.y-(l2.y-l1.y)*t;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//计算圆与圆的交点,保证圆与圆有交点,圆心不重合</w:t>
      </w:r>
    </w:p>
    <w:p w:rsidR="005F1F37" w:rsidRPr="003F0B0C" w:rsidRDefault="005F1F37" w:rsidP="005F1F37">
      <w:pPr>
        <w:pStyle w:val="ad"/>
        <w:rPr>
          <w:rFonts w:hAnsi="宋体" w:cs="宋体"/>
        </w:rPr>
      </w:pPr>
      <w:r w:rsidRPr="003F0B0C">
        <w:rPr>
          <w:rFonts w:hAnsi="宋体" w:cs="宋体" w:hint="eastAsia"/>
        </w:rPr>
        <w:t>void intersection_circle_circle(point c1,double r1,point c2,double r2,point&amp; p1,point&amp; p2){</w:t>
      </w:r>
    </w:p>
    <w:p w:rsidR="005F1F37" w:rsidRPr="003F0B0C" w:rsidRDefault="005F1F37" w:rsidP="005F1F37">
      <w:pPr>
        <w:pStyle w:val="ad"/>
        <w:rPr>
          <w:rFonts w:hAnsi="宋体" w:cs="宋体"/>
        </w:rPr>
      </w:pPr>
      <w:r w:rsidRPr="003F0B0C">
        <w:rPr>
          <w:rFonts w:hAnsi="宋体" w:cs="宋体" w:hint="eastAsia"/>
        </w:rPr>
        <w:t xml:space="preserve">       point u,v;</w:t>
      </w:r>
    </w:p>
    <w:p w:rsidR="005F1F37" w:rsidRPr="003F0B0C" w:rsidRDefault="005F1F37" w:rsidP="005F1F37">
      <w:pPr>
        <w:pStyle w:val="ad"/>
        <w:rPr>
          <w:rFonts w:hAnsi="宋体" w:cs="宋体"/>
        </w:rPr>
      </w:pPr>
      <w:r w:rsidRPr="003F0B0C">
        <w:rPr>
          <w:rFonts w:hAnsi="宋体" w:cs="宋体" w:hint="eastAsia"/>
        </w:rPr>
        <w:t xml:space="preserve">       double t;</w:t>
      </w:r>
    </w:p>
    <w:p w:rsidR="005F1F37" w:rsidRPr="003F0B0C" w:rsidRDefault="005F1F37" w:rsidP="005F1F37">
      <w:pPr>
        <w:pStyle w:val="ad"/>
        <w:rPr>
          <w:rFonts w:hAnsi="宋体" w:cs="宋体"/>
          <w:lang w:val="pt-BR"/>
        </w:rPr>
      </w:pPr>
      <w:r w:rsidRPr="003F0B0C">
        <w:rPr>
          <w:rFonts w:hAnsi="宋体" w:cs="宋体" w:hint="eastAsia"/>
          <w:lang w:val="pt-BR"/>
        </w:rPr>
        <w:t xml:space="preserve">       t=(1+(r1*r1-r2*r2)/distance(c1,c2)/distance(c1,c2))/2;</w:t>
      </w:r>
    </w:p>
    <w:p w:rsidR="005F1F37" w:rsidRPr="003F0B0C" w:rsidRDefault="005F1F37" w:rsidP="005F1F37">
      <w:pPr>
        <w:pStyle w:val="ad"/>
        <w:rPr>
          <w:rFonts w:hAnsi="宋体" w:cs="宋体"/>
          <w:lang w:val="pt-BR"/>
        </w:rPr>
      </w:pPr>
      <w:r w:rsidRPr="003F0B0C">
        <w:rPr>
          <w:rFonts w:hAnsi="宋体" w:cs="宋体" w:hint="eastAsia"/>
          <w:lang w:val="pt-BR"/>
        </w:rPr>
        <w:t xml:space="preserve">       u.x=c1.x+(c2.x-c1.x)*t;</w:t>
      </w:r>
    </w:p>
    <w:p w:rsidR="005F1F37" w:rsidRPr="003F0B0C" w:rsidRDefault="005F1F37" w:rsidP="005F1F37">
      <w:pPr>
        <w:pStyle w:val="ad"/>
        <w:rPr>
          <w:rFonts w:hAnsi="宋体" w:cs="宋体"/>
          <w:lang w:val="pt-BR"/>
        </w:rPr>
      </w:pPr>
      <w:r w:rsidRPr="003F0B0C">
        <w:rPr>
          <w:rFonts w:hAnsi="宋体" w:cs="宋体" w:hint="eastAsia"/>
          <w:lang w:val="pt-BR"/>
        </w:rPr>
        <w:t xml:space="preserve">       u.y=c1.y+(c2.y-c1.y)*t;</w:t>
      </w:r>
    </w:p>
    <w:p w:rsidR="005F1F37" w:rsidRPr="003F0B0C" w:rsidRDefault="005F1F37" w:rsidP="005F1F37">
      <w:pPr>
        <w:pStyle w:val="ad"/>
        <w:rPr>
          <w:rFonts w:hAnsi="宋体" w:cs="宋体"/>
          <w:lang w:val="pt-BR"/>
        </w:rPr>
      </w:pPr>
      <w:r w:rsidRPr="003F0B0C">
        <w:rPr>
          <w:rFonts w:hAnsi="宋体" w:cs="宋体" w:hint="eastAsia"/>
          <w:lang w:val="pt-BR"/>
        </w:rPr>
        <w:t xml:space="preserve">       v.x=u.x+c1.y-c2.y;</w:t>
      </w:r>
    </w:p>
    <w:p w:rsidR="005F1F37" w:rsidRPr="003F0B0C" w:rsidRDefault="005F1F37" w:rsidP="005F1F37">
      <w:pPr>
        <w:pStyle w:val="ad"/>
        <w:rPr>
          <w:rFonts w:hAnsi="宋体" w:cs="宋体"/>
          <w:lang w:val="pt-BR"/>
        </w:rPr>
      </w:pPr>
      <w:r w:rsidRPr="003F0B0C">
        <w:rPr>
          <w:rFonts w:hAnsi="宋体" w:cs="宋体" w:hint="eastAsia"/>
          <w:lang w:val="pt-BR"/>
        </w:rPr>
        <w:t xml:space="preserve">       v.y=u.y-c1.x+c2.x;</w:t>
      </w:r>
    </w:p>
    <w:p w:rsidR="005F1F37" w:rsidRPr="003F0B0C" w:rsidRDefault="005F1F37" w:rsidP="005F1F37">
      <w:pPr>
        <w:pStyle w:val="ad"/>
        <w:rPr>
          <w:rFonts w:hAnsi="宋体" w:cs="宋体"/>
        </w:rPr>
      </w:pPr>
      <w:r w:rsidRPr="003F0B0C">
        <w:rPr>
          <w:rFonts w:hAnsi="宋体" w:cs="宋体" w:hint="eastAsia"/>
          <w:lang w:val="pt-BR"/>
        </w:rPr>
        <w:t xml:space="preserve">       </w:t>
      </w:r>
      <w:r w:rsidRPr="003F0B0C">
        <w:rPr>
          <w:rFonts w:hAnsi="宋体" w:cs="宋体" w:hint="eastAsia"/>
        </w:rPr>
        <w:t>intersection_line_circle(c1,r1,u,v,p1,p2);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1.13   整数函数</w:t>
      </w:r>
    </w:p>
    <w:p w:rsidR="005F1F37" w:rsidRPr="003F0B0C" w:rsidRDefault="005F1F37" w:rsidP="005F1F37">
      <w:pPr>
        <w:pStyle w:val="ad"/>
        <w:rPr>
          <w:rFonts w:hAnsi="宋体" w:cs="宋体"/>
        </w:rPr>
      </w:pPr>
      <w:r w:rsidRPr="003F0B0C">
        <w:rPr>
          <w:rFonts w:hAnsi="宋体" w:cs="宋体" w:hint="eastAsia"/>
        </w:rPr>
        <w:t>//整数几何函数库</w:t>
      </w:r>
    </w:p>
    <w:p w:rsidR="005F1F37" w:rsidRPr="003F0B0C" w:rsidRDefault="005F1F37" w:rsidP="005F1F37">
      <w:pPr>
        <w:pStyle w:val="ad"/>
        <w:rPr>
          <w:rFonts w:hAnsi="宋体" w:cs="宋体"/>
        </w:rPr>
      </w:pPr>
      <w:r w:rsidRPr="003F0B0C">
        <w:rPr>
          <w:rFonts w:hAnsi="宋体" w:cs="宋体" w:hint="eastAsia"/>
        </w:rPr>
        <w:t>//注意某些情况下整数运算会出界!</w:t>
      </w:r>
    </w:p>
    <w:p w:rsidR="005F1F37" w:rsidRPr="003F0B0C" w:rsidRDefault="005F1F37" w:rsidP="005F1F37">
      <w:pPr>
        <w:pStyle w:val="ad"/>
        <w:rPr>
          <w:rFonts w:hAnsi="宋体" w:cs="宋体"/>
        </w:rPr>
      </w:pPr>
      <w:r w:rsidRPr="003F0B0C">
        <w:rPr>
          <w:rFonts w:hAnsi="宋体" w:cs="宋体" w:hint="eastAsia"/>
        </w:rPr>
        <w:t>#define sign(a) ((a)&gt;0?1:(((a)&lt;0?-1:0)))</w:t>
      </w:r>
    </w:p>
    <w:p w:rsidR="005F1F37" w:rsidRPr="003F0B0C" w:rsidRDefault="005F1F37" w:rsidP="005F1F37">
      <w:pPr>
        <w:pStyle w:val="ad"/>
        <w:rPr>
          <w:rFonts w:hAnsi="宋体" w:cs="宋体"/>
        </w:rPr>
      </w:pPr>
      <w:r w:rsidRPr="003F0B0C">
        <w:rPr>
          <w:rFonts w:hAnsi="宋体" w:cs="宋体" w:hint="eastAsia"/>
        </w:rPr>
        <w:t>struct point{int x,y;};</w:t>
      </w:r>
    </w:p>
    <w:p w:rsidR="005F1F37" w:rsidRPr="003F0B0C" w:rsidRDefault="005F1F37" w:rsidP="005F1F37">
      <w:pPr>
        <w:pStyle w:val="ad"/>
        <w:rPr>
          <w:rFonts w:hAnsi="宋体" w:cs="宋体"/>
        </w:rPr>
      </w:pPr>
      <w:r w:rsidRPr="003F0B0C">
        <w:rPr>
          <w:rFonts w:hAnsi="宋体" w:cs="宋体" w:hint="eastAsia"/>
        </w:rPr>
        <w:t>struct line{point a,b;};</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//计算cross product (P1-P0)x(P2-P0)</w:t>
      </w:r>
    </w:p>
    <w:p w:rsidR="005F1F37" w:rsidRPr="003F0B0C" w:rsidRDefault="005F1F37" w:rsidP="005F1F37">
      <w:pPr>
        <w:pStyle w:val="ad"/>
        <w:rPr>
          <w:rFonts w:hAnsi="宋体" w:cs="宋体"/>
        </w:rPr>
      </w:pPr>
      <w:r w:rsidRPr="003F0B0C">
        <w:rPr>
          <w:rFonts w:hAnsi="宋体" w:cs="宋体" w:hint="eastAsia"/>
        </w:rPr>
        <w:t>int xmult(point p1,point p2,point p0){</w:t>
      </w:r>
    </w:p>
    <w:p w:rsidR="005F1F37" w:rsidRPr="003F0B0C" w:rsidRDefault="005F1F37" w:rsidP="005F1F37">
      <w:pPr>
        <w:pStyle w:val="ad"/>
        <w:rPr>
          <w:rFonts w:hAnsi="宋体" w:cs="宋体"/>
        </w:rPr>
      </w:pPr>
      <w:r w:rsidRPr="003F0B0C">
        <w:rPr>
          <w:rFonts w:hAnsi="宋体" w:cs="宋体" w:hint="eastAsia"/>
        </w:rPr>
        <w:t xml:space="preserve">       return (p1.x-p0.x)*(p2.y-p0.y)-(p2.x-p0.x)*(p1.y-p0.y);</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int xmult(int x1,int y1,int x2,int y2,int x0,int y0){</w:t>
      </w:r>
    </w:p>
    <w:p w:rsidR="005F1F37" w:rsidRPr="003F0B0C" w:rsidRDefault="005F1F37" w:rsidP="005F1F37">
      <w:pPr>
        <w:pStyle w:val="ad"/>
        <w:rPr>
          <w:rFonts w:hAnsi="宋体" w:cs="宋体"/>
        </w:rPr>
      </w:pPr>
      <w:r w:rsidRPr="003F0B0C">
        <w:rPr>
          <w:rFonts w:hAnsi="宋体" w:cs="宋体" w:hint="eastAsia"/>
        </w:rPr>
        <w:t xml:space="preserve">       return (x1-x0)*(y2-y0)-(x2-x0)*(y1-y0);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//计算dot product (P1-P0).(P2-P0)</w:t>
      </w:r>
    </w:p>
    <w:p w:rsidR="005F1F37" w:rsidRPr="003F0B0C" w:rsidRDefault="005F1F37" w:rsidP="005F1F37">
      <w:pPr>
        <w:pStyle w:val="ad"/>
        <w:rPr>
          <w:rFonts w:hAnsi="宋体" w:cs="宋体"/>
        </w:rPr>
      </w:pPr>
      <w:r w:rsidRPr="003F0B0C">
        <w:rPr>
          <w:rFonts w:hAnsi="宋体" w:cs="宋体" w:hint="eastAsia"/>
        </w:rPr>
        <w:t>int dmult(point p1,point p2,point p0){</w:t>
      </w:r>
    </w:p>
    <w:p w:rsidR="005F1F37" w:rsidRPr="003F0B0C" w:rsidRDefault="005F1F37" w:rsidP="005F1F37">
      <w:pPr>
        <w:pStyle w:val="ad"/>
        <w:rPr>
          <w:rFonts w:hAnsi="宋体" w:cs="宋体"/>
        </w:rPr>
      </w:pPr>
      <w:r w:rsidRPr="003F0B0C">
        <w:rPr>
          <w:rFonts w:hAnsi="宋体" w:cs="宋体" w:hint="eastAsia"/>
        </w:rPr>
        <w:t xml:space="preserve">       return (p1.x-p0.x)*(p2.x-p0.x)+(p1.y-p0.y)*(p2.y-p0.y);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dmult(int x1,int y1,int x2,int y2,int x0,int y0){</w:t>
      </w:r>
    </w:p>
    <w:p w:rsidR="005F1F37" w:rsidRPr="003F0B0C" w:rsidRDefault="005F1F37" w:rsidP="005F1F37">
      <w:pPr>
        <w:pStyle w:val="ad"/>
        <w:rPr>
          <w:rFonts w:hAnsi="宋体" w:cs="宋体"/>
        </w:rPr>
      </w:pPr>
      <w:r w:rsidRPr="003F0B0C">
        <w:rPr>
          <w:rFonts w:hAnsi="宋体" w:cs="宋体" w:hint="eastAsia"/>
        </w:rPr>
        <w:t xml:space="preserve">       return (x1-x0)*(x2-x0)+(y1-y0)*(y2-y0);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//判三点共线</w:t>
      </w:r>
    </w:p>
    <w:p w:rsidR="005F1F37" w:rsidRPr="003F0B0C" w:rsidRDefault="005F1F37" w:rsidP="005F1F37">
      <w:pPr>
        <w:pStyle w:val="ad"/>
        <w:rPr>
          <w:rFonts w:hAnsi="宋体" w:cs="宋体"/>
        </w:rPr>
      </w:pPr>
      <w:r w:rsidRPr="003F0B0C">
        <w:rPr>
          <w:rFonts w:hAnsi="宋体" w:cs="宋体" w:hint="eastAsia"/>
        </w:rPr>
        <w:t>int dots_inline(point p1,point p2,point p3){</w:t>
      </w:r>
    </w:p>
    <w:p w:rsidR="005F1F37" w:rsidRPr="003F0B0C" w:rsidRDefault="005F1F37" w:rsidP="005F1F37">
      <w:pPr>
        <w:pStyle w:val="ad"/>
        <w:rPr>
          <w:rFonts w:hAnsi="宋体" w:cs="宋体"/>
        </w:rPr>
      </w:pPr>
      <w:r w:rsidRPr="003F0B0C">
        <w:rPr>
          <w:rFonts w:hAnsi="宋体" w:cs="宋体" w:hint="eastAsia"/>
        </w:rPr>
        <w:t xml:space="preserve">       return !xmult(p1,p2,p3);</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dots_inline(int x1,int y1,int x2,int y2,int x3,int y3){</w:t>
      </w:r>
    </w:p>
    <w:p w:rsidR="005F1F37" w:rsidRPr="003F0B0C" w:rsidRDefault="005F1F37" w:rsidP="005F1F37">
      <w:pPr>
        <w:pStyle w:val="ad"/>
        <w:rPr>
          <w:rFonts w:hAnsi="宋体" w:cs="宋体"/>
        </w:rPr>
      </w:pPr>
      <w:r w:rsidRPr="003F0B0C">
        <w:rPr>
          <w:rFonts w:hAnsi="宋体" w:cs="宋体" w:hint="eastAsia"/>
        </w:rPr>
        <w:t xml:space="preserve">       return !xmult(x1,y1,x2,y2,x3,y3);</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//判点是否在线段上,包括端点和部分重合</w:t>
      </w:r>
    </w:p>
    <w:p w:rsidR="005F1F37" w:rsidRPr="003F0B0C" w:rsidRDefault="005F1F37" w:rsidP="005F1F37">
      <w:pPr>
        <w:pStyle w:val="ad"/>
        <w:rPr>
          <w:rFonts w:hAnsi="宋体" w:cs="宋体"/>
        </w:rPr>
      </w:pPr>
      <w:r w:rsidRPr="003F0B0C">
        <w:rPr>
          <w:rFonts w:hAnsi="宋体" w:cs="宋体" w:hint="eastAsia"/>
        </w:rPr>
        <w:t>int dot_online_in(point p,line l){</w:t>
      </w:r>
    </w:p>
    <w:p w:rsidR="005F1F37" w:rsidRPr="003F0B0C" w:rsidRDefault="005F1F37" w:rsidP="005F1F37">
      <w:pPr>
        <w:pStyle w:val="ad"/>
        <w:rPr>
          <w:rFonts w:hAnsi="宋体" w:cs="宋体"/>
        </w:rPr>
      </w:pPr>
      <w:r w:rsidRPr="003F0B0C">
        <w:rPr>
          <w:rFonts w:hAnsi="宋体" w:cs="宋体" w:hint="eastAsia"/>
        </w:rPr>
        <w:t>return !xmult(p,l.a,l.b)&amp;&amp;(l.a.x-p.x)*(l.b.x-p.x)&lt;=0&amp;&amp;(l.a.y-p.y)*(l.b.y-p.y)&lt;=0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dot_online_in(point p,point l1,point l2){</w:t>
      </w:r>
    </w:p>
    <w:p w:rsidR="005F1F37" w:rsidRPr="003F0B0C" w:rsidRDefault="005F1F37" w:rsidP="005F1F37">
      <w:pPr>
        <w:pStyle w:val="ad"/>
        <w:rPr>
          <w:rFonts w:hAnsi="宋体" w:cs="宋体"/>
        </w:rPr>
      </w:pPr>
      <w:r w:rsidRPr="003F0B0C">
        <w:rPr>
          <w:rFonts w:hAnsi="宋体" w:cs="宋体" w:hint="eastAsia"/>
        </w:rPr>
        <w:t xml:space="preserve">       return !xmult(p,l1,l2)&amp;&amp;(l1.x-p.x)*(l2.x-p.x)&lt;=0&amp;&amp;(l1.y-p.y)*(l2.y-p.y)&lt;=0;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dot_online_in(int x,int y,int x1,int y1,int x2,int y2){</w:t>
      </w:r>
    </w:p>
    <w:p w:rsidR="005F1F37" w:rsidRPr="003F0B0C" w:rsidRDefault="005F1F37" w:rsidP="005F1F37">
      <w:pPr>
        <w:pStyle w:val="ad"/>
        <w:rPr>
          <w:rFonts w:hAnsi="宋体" w:cs="宋体"/>
        </w:rPr>
      </w:pPr>
      <w:r w:rsidRPr="003F0B0C">
        <w:rPr>
          <w:rFonts w:hAnsi="宋体" w:cs="宋体" w:hint="eastAsia"/>
        </w:rPr>
        <w:t xml:space="preserve">       return !xmult(x,y,x1,y1,x2,y2)&amp;&amp;(x1-x)*(x2-x)&lt;=0&amp;&amp;(y1-y)*(y2-y)&lt;=0;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//判点是否在线段上,不包括端点</w:t>
      </w:r>
    </w:p>
    <w:p w:rsidR="005F1F37" w:rsidRPr="003F0B0C" w:rsidRDefault="005F1F37" w:rsidP="005F1F37">
      <w:pPr>
        <w:pStyle w:val="ad"/>
        <w:rPr>
          <w:rFonts w:hAnsi="宋体" w:cs="宋体"/>
        </w:rPr>
      </w:pPr>
      <w:r w:rsidRPr="003F0B0C">
        <w:rPr>
          <w:rFonts w:hAnsi="宋体" w:cs="宋体" w:hint="eastAsia"/>
        </w:rPr>
        <w:t>int dot_online_ex(point p,line l){</w:t>
      </w:r>
    </w:p>
    <w:p w:rsidR="005F1F37" w:rsidRPr="003F0B0C" w:rsidRDefault="005F1F37" w:rsidP="005F1F37">
      <w:pPr>
        <w:pStyle w:val="ad"/>
        <w:rPr>
          <w:rFonts w:hAnsi="宋体" w:cs="宋体"/>
        </w:rPr>
      </w:pPr>
      <w:r w:rsidRPr="003F0B0C">
        <w:rPr>
          <w:rFonts w:hAnsi="宋体" w:cs="宋体" w:hint="eastAsia"/>
        </w:rPr>
        <w:t xml:space="preserve">       return dot_online_in(p,l)&amp;&amp;(p.x!=l.a.x||p.y!=l.a.y)&amp;&amp;(p.x!=l.b.x||p.y!=l.b.y);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dot_online_ex(point p,point l1,point l2){</w:t>
      </w:r>
    </w:p>
    <w:p w:rsidR="005F1F37" w:rsidRPr="003F0B0C" w:rsidRDefault="005F1F37" w:rsidP="005F1F37">
      <w:pPr>
        <w:pStyle w:val="ad"/>
        <w:rPr>
          <w:rFonts w:hAnsi="宋体" w:cs="宋体"/>
        </w:rPr>
      </w:pPr>
      <w:r w:rsidRPr="003F0B0C">
        <w:rPr>
          <w:rFonts w:hAnsi="宋体" w:cs="宋体" w:hint="eastAsia"/>
        </w:rPr>
        <w:t xml:space="preserve">       return dot_online_in(p,l1,l2)&amp;&amp;(p.x!=l1.x||p.y!=l1.y)&amp;&amp;(p.x!=l2.x||p.y!=l2.y);</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int dot_online_ex(int x,int y,int x1,int y1,int x2,int y2){</w:t>
      </w:r>
    </w:p>
    <w:p w:rsidR="005F1F37" w:rsidRPr="003F0B0C" w:rsidRDefault="005F1F37" w:rsidP="005F1F37">
      <w:pPr>
        <w:pStyle w:val="ad"/>
        <w:rPr>
          <w:rFonts w:hAnsi="宋体" w:cs="宋体"/>
        </w:rPr>
      </w:pPr>
      <w:r w:rsidRPr="003F0B0C">
        <w:rPr>
          <w:rFonts w:hAnsi="宋体" w:cs="宋体" w:hint="eastAsia"/>
        </w:rPr>
        <w:t xml:space="preserve">       return dot_online_in(x,y,x1,y1,x2,y2)&amp;&amp;(x!=x1||y!=y1)&amp;&amp;(x!=x2||y!=y2);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//判两点在直线同侧,点在直线上返回0</w:t>
      </w:r>
    </w:p>
    <w:p w:rsidR="005F1F37" w:rsidRPr="003F0B0C" w:rsidRDefault="005F1F37" w:rsidP="005F1F37">
      <w:pPr>
        <w:pStyle w:val="ad"/>
        <w:rPr>
          <w:rFonts w:hAnsi="宋体" w:cs="宋体"/>
        </w:rPr>
      </w:pPr>
      <w:r w:rsidRPr="003F0B0C">
        <w:rPr>
          <w:rFonts w:hAnsi="宋体" w:cs="宋体" w:hint="eastAsia"/>
        </w:rPr>
        <w:t>int same_side(point p1,point p2,line l){</w:t>
      </w:r>
    </w:p>
    <w:p w:rsidR="005F1F37" w:rsidRPr="003F0B0C" w:rsidRDefault="005F1F37" w:rsidP="005F1F37">
      <w:pPr>
        <w:pStyle w:val="ad"/>
        <w:rPr>
          <w:rFonts w:hAnsi="宋体" w:cs="宋体"/>
        </w:rPr>
      </w:pPr>
      <w:r w:rsidRPr="003F0B0C">
        <w:rPr>
          <w:rFonts w:hAnsi="宋体" w:cs="宋体" w:hint="eastAsia"/>
        </w:rPr>
        <w:t xml:space="preserve">       return sign(xmult(l.a,p1,l.b))*xmult(l.a,p2,l.b)&gt;0;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same_side(point p1,point p2,point l1,point l2){</w:t>
      </w:r>
    </w:p>
    <w:p w:rsidR="005F1F37" w:rsidRPr="003F0B0C" w:rsidRDefault="005F1F37" w:rsidP="005F1F37">
      <w:pPr>
        <w:pStyle w:val="ad"/>
        <w:rPr>
          <w:rFonts w:hAnsi="宋体" w:cs="宋体"/>
        </w:rPr>
      </w:pPr>
      <w:r w:rsidRPr="003F0B0C">
        <w:rPr>
          <w:rFonts w:hAnsi="宋体" w:cs="宋体" w:hint="eastAsia"/>
        </w:rPr>
        <w:t xml:space="preserve">       return sign(xmult(l1,p1,l2))*xmult(l1,p2,l2)&gt;0;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//判两点在直线异侧,点在直线上返回0</w:t>
      </w:r>
    </w:p>
    <w:p w:rsidR="005F1F37" w:rsidRPr="003F0B0C" w:rsidRDefault="005F1F37" w:rsidP="005F1F37">
      <w:pPr>
        <w:pStyle w:val="ad"/>
        <w:rPr>
          <w:rFonts w:hAnsi="宋体" w:cs="宋体"/>
        </w:rPr>
      </w:pPr>
      <w:r w:rsidRPr="003F0B0C">
        <w:rPr>
          <w:rFonts w:hAnsi="宋体" w:cs="宋体" w:hint="eastAsia"/>
        </w:rPr>
        <w:t>int opposite_side(point p1,point p2,line l){</w:t>
      </w:r>
    </w:p>
    <w:p w:rsidR="005F1F37" w:rsidRPr="003F0B0C" w:rsidRDefault="005F1F37" w:rsidP="005F1F37">
      <w:pPr>
        <w:pStyle w:val="ad"/>
        <w:rPr>
          <w:rFonts w:hAnsi="宋体" w:cs="宋体"/>
        </w:rPr>
      </w:pPr>
      <w:r w:rsidRPr="003F0B0C">
        <w:rPr>
          <w:rFonts w:hAnsi="宋体" w:cs="宋体" w:hint="eastAsia"/>
        </w:rPr>
        <w:t xml:space="preserve">       return sign(xmult(l.a,p1,l.b))*xmult(l.a,p2,l.b)&lt;0;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opposite_side(point p1,point p2,point l1,point l2){</w:t>
      </w:r>
    </w:p>
    <w:p w:rsidR="005F1F37" w:rsidRPr="003F0B0C" w:rsidRDefault="005F1F37" w:rsidP="005F1F37">
      <w:pPr>
        <w:pStyle w:val="ad"/>
        <w:rPr>
          <w:rFonts w:hAnsi="宋体" w:cs="宋体"/>
        </w:rPr>
      </w:pPr>
      <w:r w:rsidRPr="003F0B0C">
        <w:rPr>
          <w:rFonts w:hAnsi="宋体" w:cs="宋体" w:hint="eastAsia"/>
        </w:rPr>
        <w:t xml:space="preserve">       return sign(xmult(l1,p1,l2))*xmult(l1,p2,l2)&lt;0;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//判两直线平行</w:t>
      </w:r>
    </w:p>
    <w:p w:rsidR="005F1F37" w:rsidRPr="003F0B0C" w:rsidRDefault="005F1F37" w:rsidP="005F1F37">
      <w:pPr>
        <w:pStyle w:val="ad"/>
        <w:rPr>
          <w:rFonts w:hAnsi="宋体" w:cs="宋体"/>
        </w:rPr>
      </w:pPr>
      <w:r w:rsidRPr="003F0B0C">
        <w:rPr>
          <w:rFonts w:hAnsi="宋体" w:cs="宋体" w:hint="eastAsia"/>
        </w:rPr>
        <w:t>int parallel(line u,line v){</w:t>
      </w:r>
    </w:p>
    <w:p w:rsidR="005F1F37" w:rsidRPr="003F0B0C" w:rsidRDefault="005F1F37" w:rsidP="005F1F37">
      <w:pPr>
        <w:pStyle w:val="ad"/>
        <w:rPr>
          <w:rFonts w:hAnsi="宋体" w:cs="宋体"/>
        </w:rPr>
      </w:pPr>
      <w:r w:rsidRPr="003F0B0C">
        <w:rPr>
          <w:rFonts w:hAnsi="宋体" w:cs="宋体" w:hint="eastAsia"/>
        </w:rPr>
        <w:t xml:space="preserve">       return (u.a.x-u.b.x)*(v.a.y-v.b.y)==(v.a.x-v.b.x)*(u.a.y-u.b.y);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parallel(point u1,point u2,point v1,point v2){</w:t>
      </w:r>
    </w:p>
    <w:p w:rsidR="005F1F37" w:rsidRPr="003F0B0C" w:rsidRDefault="005F1F37" w:rsidP="005F1F37">
      <w:pPr>
        <w:pStyle w:val="ad"/>
        <w:rPr>
          <w:rFonts w:hAnsi="宋体" w:cs="宋体"/>
        </w:rPr>
      </w:pPr>
      <w:r w:rsidRPr="003F0B0C">
        <w:rPr>
          <w:rFonts w:hAnsi="宋体" w:cs="宋体" w:hint="eastAsia"/>
        </w:rPr>
        <w:t xml:space="preserve">       return (u1.x-u2.x)*(v1.y-v2.y)==(v1.x-v2.x)*(u1.y-u2.y);</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//判两直线垂直</w:t>
      </w:r>
    </w:p>
    <w:p w:rsidR="005F1F37" w:rsidRPr="003F0B0C" w:rsidRDefault="005F1F37" w:rsidP="005F1F37">
      <w:pPr>
        <w:pStyle w:val="ad"/>
        <w:rPr>
          <w:rFonts w:hAnsi="宋体" w:cs="宋体"/>
        </w:rPr>
      </w:pPr>
      <w:r w:rsidRPr="003F0B0C">
        <w:rPr>
          <w:rFonts w:hAnsi="宋体" w:cs="宋体" w:hint="eastAsia"/>
        </w:rPr>
        <w:t>int perpendicular(line u,line v){</w:t>
      </w:r>
    </w:p>
    <w:p w:rsidR="005F1F37" w:rsidRPr="003F0B0C" w:rsidRDefault="005F1F37" w:rsidP="005F1F37">
      <w:pPr>
        <w:pStyle w:val="ad"/>
        <w:rPr>
          <w:rFonts w:hAnsi="宋体" w:cs="宋体"/>
        </w:rPr>
      </w:pPr>
      <w:r w:rsidRPr="003F0B0C">
        <w:rPr>
          <w:rFonts w:hAnsi="宋体" w:cs="宋体" w:hint="eastAsia"/>
        </w:rPr>
        <w:t xml:space="preserve">       return (u.a.x-u.b.x)*(v.a.x-v.b.x)==-(u.a.y-u.b.y)*(v.a.y-v.b.y);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perpendicular(point u1,point u2,point v1,point v2){</w:t>
      </w:r>
    </w:p>
    <w:p w:rsidR="005F1F37" w:rsidRPr="003F0B0C" w:rsidRDefault="005F1F37" w:rsidP="005F1F37">
      <w:pPr>
        <w:pStyle w:val="ad"/>
        <w:rPr>
          <w:rFonts w:hAnsi="宋体" w:cs="宋体"/>
        </w:rPr>
      </w:pPr>
      <w:r w:rsidRPr="003F0B0C">
        <w:rPr>
          <w:rFonts w:hAnsi="宋体" w:cs="宋体" w:hint="eastAsia"/>
        </w:rPr>
        <w:t xml:space="preserve">       return (u1.x-u2.x)*(v1.x-v2.x)==-(u1.y-u2.y)*(v1.y-v2.y);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//判两线段相交,包括端点和部分重合</w:t>
      </w:r>
    </w:p>
    <w:p w:rsidR="005F1F37" w:rsidRPr="003F0B0C" w:rsidRDefault="005F1F37" w:rsidP="005F1F37">
      <w:pPr>
        <w:pStyle w:val="ad"/>
        <w:rPr>
          <w:rFonts w:hAnsi="宋体" w:cs="宋体"/>
        </w:rPr>
      </w:pPr>
      <w:r w:rsidRPr="003F0B0C">
        <w:rPr>
          <w:rFonts w:hAnsi="宋体" w:cs="宋体" w:hint="eastAsia"/>
        </w:rPr>
        <w:t>int intersect_in(line u,line v){</w:t>
      </w:r>
    </w:p>
    <w:p w:rsidR="005F1F37" w:rsidRPr="003F0B0C" w:rsidRDefault="005F1F37" w:rsidP="005F1F37">
      <w:pPr>
        <w:pStyle w:val="ad"/>
        <w:rPr>
          <w:rFonts w:hAnsi="宋体" w:cs="宋体"/>
        </w:rPr>
      </w:pPr>
      <w:r w:rsidRPr="003F0B0C">
        <w:rPr>
          <w:rFonts w:hAnsi="宋体" w:cs="宋体" w:hint="eastAsia"/>
        </w:rPr>
        <w:t xml:space="preserve">       if (!dots_inline(u.a,u.b,v.a)||!dots_inline(u.a,u.b,v.b))</w:t>
      </w:r>
    </w:p>
    <w:p w:rsidR="005F1F37" w:rsidRPr="003F0B0C" w:rsidRDefault="005F1F37" w:rsidP="005F1F37">
      <w:pPr>
        <w:pStyle w:val="ad"/>
        <w:rPr>
          <w:rFonts w:hAnsi="宋体" w:cs="宋体"/>
        </w:rPr>
      </w:pPr>
      <w:r w:rsidRPr="003F0B0C">
        <w:rPr>
          <w:rFonts w:hAnsi="宋体" w:cs="宋体" w:hint="eastAsia"/>
        </w:rPr>
        <w:t xml:space="preserve">              return !same_side(u.a,u.b,v)&amp;&amp;!same_side(v.a,v.b,u);</w:t>
      </w:r>
    </w:p>
    <w:p w:rsidR="005F1F37" w:rsidRPr="003F0B0C" w:rsidRDefault="005F1F37" w:rsidP="005F1F37">
      <w:pPr>
        <w:pStyle w:val="ad"/>
        <w:rPr>
          <w:rFonts w:hAnsi="宋体" w:cs="宋体"/>
        </w:rPr>
      </w:pPr>
      <w:r w:rsidRPr="003F0B0C">
        <w:rPr>
          <w:rFonts w:hAnsi="宋体" w:cs="宋体" w:hint="eastAsia"/>
        </w:rPr>
        <w:t xml:space="preserve">       return dot_online_in(u.a,v)||dot_online_in(u.b,v)||dot_online_in(v.a,u)||dot_online_in</w:t>
      </w:r>
      <w:r w:rsidRPr="003F0B0C">
        <w:rPr>
          <w:rFonts w:hAnsi="宋体" w:cs="宋体" w:hint="eastAsia"/>
        </w:rPr>
        <w:lastRenderedPageBreak/>
        <w:t>(v.b,u);</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intersect_in(point u1,point u2,point v1,point v2){</w:t>
      </w:r>
    </w:p>
    <w:p w:rsidR="005F1F37" w:rsidRPr="003F0B0C" w:rsidRDefault="005F1F37" w:rsidP="005F1F37">
      <w:pPr>
        <w:pStyle w:val="ad"/>
        <w:rPr>
          <w:rFonts w:hAnsi="宋体" w:cs="宋体"/>
        </w:rPr>
      </w:pPr>
      <w:r w:rsidRPr="003F0B0C">
        <w:rPr>
          <w:rFonts w:hAnsi="宋体" w:cs="宋体" w:hint="eastAsia"/>
        </w:rPr>
        <w:t xml:space="preserve">       if (!dots_inline(u1,u2,v1)||!dots_inline(u1,u2,v2))</w:t>
      </w:r>
    </w:p>
    <w:p w:rsidR="005F1F37" w:rsidRPr="003F0B0C" w:rsidRDefault="005F1F37" w:rsidP="005F1F37">
      <w:pPr>
        <w:pStyle w:val="ad"/>
        <w:rPr>
          <w:rFonts w:hAnsi="宋体" w:cs="宋体"/>
        </w:rPr>
      </w:pPr>
      <w:r w:rsidRPr="003F0B0C">
        <w:rPr>
          <w:rFonts w:hAnsi="宋体" w:cs="宋体" w:hint="eastAsia"/>
        </w:rPr>
        <w:t xml:space="preserve">              return !same_side(u1,u2,v1,v2)&amp;&amp;!same_side(v1,v2,u1,u2);</w:t>
      </w:r>
    </w:p>
    <w:p w:rsidR="005F1F37" w:rsidRPr="003F0B0C" w:rsidRDefault="005F1F37" w:rsidP="005F1F37">
      <w:pPr>
        <w:pStyle w:val="ad"/>
        <w:rPr>
          <w:rFonts w:hAnsi="宋体" w:cs="宋体"/>
        </w:rPr>
      </w:pPr>
      <w:r w:rsidRPr="003F0B0C">
        <w:rPr>
          <w:rFonts w:hAnsi="宋体" w:cs="宋体" w:hint="eastAsia"/>
        </w:rPr>
        <w:t xml:space="preserve">       return dot_online_in(u1,v1,v2)||dot_online_in(u2,v1,v2)||dot_online_in(v1,u1,u2)||dot_online_in(v2,u1,u2);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//判两线段相交,不包括端点和部分重合</w:t>
      </w:r>
    </w:p>
    <w:p w:rsidR="005F1F37" w:rsidRPr="003F0B0C" w:rsidRDefault="005F1F37" w:rsidP="005F1F37">
      <w:pPr>
        <w:pStyle w:val="ad"/>
        <w:rPr>
          <w:rFonts w:hAnsi="宋体" w:cs="宋体"/>
        </w:rPr>
      </w:pPr>
      <w:r w:rsidRPr="003F0B0C">
        <w:rPr>
          <w:rFonts w:hAnsi="宋体" w:cs="宋体" w:hint="eastAsia"/>
        </w:rPr>
        <w:t>int intersect_ex(line u,line v){</w:t>
      </w:r>
    </w:p>
    <w:p w:rsidR="005F1F37" w:rsidRPr="003F0B0C" w:rsidRDefault="005F1F37" w:rsidP="005F1F37">
      <w:pPr>
        <w:pStyle w:val="ad"/>
        <w:rPr>
          <w:rFonts w:hAnsi="宋体" w:cs="宋体"/>
        </w:rPr>
      </w:pPr>
      <w:r w:rsidRPr="003F0B0C">
        <w:rPr>
          <w:rFonts w:hAnsi="宋体" w:cs="宋体" w:hint="eastAsia"/>
        </w:rPr>
        <w:t xml:space="preserve">       return opposite_side(u.a,u.b,v)&amp;&amp;opposite_side(v.a,v.b,u);</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intersect_ex(point u1,point u2,point v1,point v2){</w:t>
      </w:r>
    </w:p>
    <w:p w:rsidR="005F1F37" w:rsidRPr="003F0B0C" w:rsidRDefault="005F1F37" w:rsidP="005F1F37">
      <w:pPr>
        <w:pStyle w:val="ad"/>
        <w:rPr>
          <w:rFonts w:hAnsi="宋体" w:cs="宋体"/>
        </w:rPr>
      </w:pPr>
      <w:r w:rsidRPr="003F0B0C">
        <w:rPr>
          <w:rFonts w:hAnsi="宋体" w:cs="宋体" w:hint="eastAsia"/>
        </w:rPr>
        <w:t xml:space="preserve">       return opposite_side(u1,u2,v1,v2)&amp;&amp;opposite_side(v1,v2,u1,u2);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643E75">
      <w:pPr>
        <w:pStyle w:val="ad"/>
        <w:outlineLvl w:val="1"/>
        <w:rPr>
          <w:rFonts w:hAnsi="宋体" w:cs="宋体"/>
          <w:b/>
          <w:sz w:val="24"/>
          <w:szCs w:val="24"/>
        </w:rPr>
      </w:pPr>
      <w:bookmarkStart w:id="324" w:name="_Toc521432016"/>
      <w:r w:rsidRPr="003F0B0C">
        <w:rPr>
          <w:rFonts w:hAnsi="宋体" w:cs="宋体" w:hint="eastAsia"/>
          <w:b/>
          <w:sz w:val="24"/>
          <w:szCs w:val="24"/>
        </w:rPr>
        <w:t>2、组合</w:t>
      </w:r>
      <w:bookmarkEnd w:id="324"/>
    </w:p>
    <w:p w:rsidR="005F1F37" w:rsidRPr="003F0B0C" w:rsidRDefault="005F1F37" w:rsidP="005F1F37">
      <w:pPr>
        <w:pStyle w:val="ad"/>
        <w:rPr>
          <w:rFonts w:hAnsi="宋体" w:cs="宋体"/>
          <w:b/>
        </w:rPr>
      </w:pPr>
      <w:r w:rsidRPr="003F0B0C">
        <w:rPr>
          <w:rFonts w:hAnsi="宋体" w:cs="宋体" w:hint="eastAsia"/>
          <w:b/>
        </w:rPr>
        <w:t>2.1 组合公式</w:t>
      </w:r>
    </w:p>
    <w:p w:rsidR="005F1F37" w:rsidRPr="003F0B0C" w:rsidRDefault="005F1F37" w:rsidP="005F1F37">
      <w:pPr>
        <w:pStyle w:val="ad"/>
        <w:rPr>
          <w:rFonts w:hAnsi="宋体" w:cs="宋体"/>
        </w:rPr>
      </w:pPr>
      <w:r w:rsidRPr="003F0B0C">
        <w:rPr>
          <w:rFonts w:hAnsi="宋体" w:cs="宋体" w:hint="eastAsia"/>
        </w:rPr>
        <w:t>1. C(m,n)=C(m,m-n)</w:t>
      </w:r>
    </w:p>
    <w:p w:rsidR="005F1F37" w:rsidRPr="003F0B0C" w:rsidRDefault="005F1F37" w:rsidP="005F1F37">
      <w:pPr>
        <w:pStyle w:val="ad"/>
        <w:rPr>
          <w:rFonts w:hAnsi="宋体" w:cs="宋体"/>
          <w:lang w:val="pt-BR"/>
        </w:rPr>
      </w:pPr>
      <w:r w:rsidRPr="003F0B0C">
        <w:rPr>
          <w:rFonts w:hAnsi="宋体" w:cs="宋体" w:hint="eastAsia"/>
          <w:lang w:val="pt-BR"/>
        </w:rPr>
        <w:t>2. C(m,n)=C(m-1,n)+C(m-1,n-1)</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derangement D(n) = n!(1 - 1/1! + 1/2! - 1/3! + ... + (-1)^n/n!)</w:t>
      </w:r>
    </w:p>
    <w:p w:rsidR="005F1F37" w:rsidRPr="003F0B0C" w:rsidRDefault="005F1F37" w:rsidP="005F1F37">
      <w:pPr>
        <w:pStyle w:val="ad"/>
        <w:rPr>
          <w:rFonts w:hAnsi="宋体" w:cs="宋体"/>
          <w:lang w:val="pt-BR"/>
        </w:rPr>
      </w:pPr>
      <w:r w:rsidRPr="003F0B0C">
        <w:rPr>
          <w:rFonts w:hAnsi="宋体" w:cs="宋体" w:hint="eastAsia"/>
          <w:lang w:val="pt-BR"/>
        </w:rPr>
        <w:t xml:space="preserve">                 = (n-1)(D(n-2) - D(n-1))</w:t>
      </w:r>
    </w:p>
    <w:p w:rsidR="005F1F37" w:rsidRPr="003F0B0C" w:rsidRDefault="005F1F37" w:rsidP="005F1F37">
      <w:pPr>
        <w:pStyle w:val="ad"/>
        <w:rPr>
          <w:rFonts w:hAnsi="宋体" w:cs="宋体"/>
          <w:lang w:val="pt-BR"/>
        </w:rPr>
      </w:pPr>
      <w:r w:rsidRPr="003F0B0C">
        <w:rPr>
          <w:rFonts w:hAnsi="宋体" w:cs="宋体" w:hint="eastAsia"/>
          <w:lang w:val="pt-BR"/>
        </w:rPr>
        <w:t xml:space="preserve">            Q(n) = D(n) + D(n-1)</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rPr>
        <w:t>求和公式</w:t>
      </w:r>
      <w:r w:rsidRPr="003F0B0C">
        <w:rPr>
          <w:rFonts w:hAnsi="宋体" w:cs="宋体" w:hint="eastAsia"/>
          <w:lang w:val="pt-BR"/>
        </w:rPr>
        <w:t>,k = 1..n</w:t>
      </w:r>
    </w:p>
    <w:p w:rsidR="005F1F37" w:rsidRPr="003F0B0C" w:rsidRDefault="005F1F37" w:rsidP="005F1F37">
      <w:pPr>
        <w:pStyle w:val="ad"/>
        <w:rPr>
          <w:rFonts w:hAnsi="宋体" w:cs="宋体"/>
          <w:lang w:val="pt-BR"/>
        </w:rPr>
      </w:pPr>
      <w:r w:rsidRPr="003F0B0C">
        <w:rPr>
          <w:rFonts w:hAnsi="宋体" w:cs="宋体" w:hint="eastAsia"/>
          <w:lang w:val="pt-BR"/>
        </w:rPr>
        <w:t>1. sum( k ) = n(n+1)/2</w:t>
      </w:r>
    </w:p>
    <w:p w:rsidR="005F1F37" w:rsidRPr="003F0B0C" w:rsidRDefault="005F1F37" w:rsidP="005F1F37">
      <w:pPr>
        <w:pStyle w:val="ad"/>
        <w:rPr>
          <w:rFonts w:hAnsi="宋体" w:cs="宋体"/>
          <w:lang w:val="pt-BR"/>
        </w:rPr>
      </w:pPr>
      <w:r w:rsidRPr="003F0B0C">
        <w:rPr>
          <w:rFonts w:hAnsi="宋体" w:cs="宋体" w:hint="eastAsia"/>
          <w:lang w:val="pt-BR"/>
        </w:rPr>
        <w:t>2. sum( 2k-1 ) = n^2</w:t>
      </w:r>
    </w:p>
    <w:p w:rsidR="005F1F37" w:rsidRPr="003F0B0C" w:rsidRDefault="005F1F37" w:rsidP="005F1F37">
      <w:pPr>
        <w:pStyle w:val="ad"/>
        <w:rPr>
          <w:rFonts w:hAnsi="宋体" w:cs="宋体"/>
          <w:lang w:val="pt-BR"/>
        </w:rPr>
      </w:pPr>
      <w:r w:rsidRPr="003F0B0C">
        <w:rPr>
          <w:rFonts w:hAnsi="宋体" w:cs="宋体" w:hint="eastAsia"/>
          <w:lang w:val="pt-BR"/>
        </w:rPr>
        <w:t>3. sum( k^2 ) = n(n+1)(2n+1)/6</w:t>
      </w:r>
    </w:p>
    <w:p w:rsidR="005F1F37" w:rsidRPr="003F0B0C" w:rsidRDefault="005F1F37" w:rsidP="005F1F37">
      <w:pPr>
        <w:pStyle w:val="ad"/>
        <w:rPr>
          <w:rFonts w:hAnsi="宋体" w:cs="宋体"/>
          <w:lang w:val="pt-BR"/>
        </w:rPr>
      </w:pPr>
      <w:r w:rsidRPr="003F0B0C">
        <w:rPr>
          <w:rFonts w:hAnsi="宋体" w:cs="宋体" w:hint="eastAsia"/>
          <w:lang w:val="pt-BR"/>
        </w:rPr>
        <w:t>4. sum( (2k-1)^2 ) = n(4n^2-1)/3</w:t>
      </w:r>
    </w:p>
    <w:p w:rsidR="005F1F37" w:rsidRPr="003F0B0C" w:rsidRDefault="005F1F37" w:rsidP="005F1F37">
      <w:pPr>
        <w:pStyle w:val="ad"/>
        <w:rPr>
          <w:rFonts w:hAnsi="宋体" w:cs="宋体"/>
          <w:lang w:val="pt-BR"/>
        </w:rPr>
      </w:pPr>
      <w:r w:rsidRPr="003F0B0C">
        <w:rPr>
          <w:rFonts w:hAnsi="宋体" w:cs="宋体" w:hint="eastAsia"/>
          <w:lang w:val="pt-BR"/>
        </w:rPr>
        <w:t>5. sum( k^3 ) = (n(n+1)/2)^2</w:t>
      </w:r>
    </w:p>
    <w:p w:rsidR="005F1F37" w:rsidRPr="003F0B0C" w:rsidRDefault="005F1F37" w:rsidP="005F1F37">
      <w:pPr>
        <w:pStyle w:val="ad"/>
        <w:rPr>
          <w:rFonts w:hAnsi="宋体" w:cs="宋体"/>
          <w:lang w:val="pt-BR"/>
        </w:rPr>
      </w:pPr>
      <w:r w:rsidRPr="003F0B0C">
        <w:rPr>
          <w:rFonts w:hAnsi="宋体" w:cs="宋体" w:hint="eastAsia"/>
          <w:lang w:val="pt-BR"/>
        </w:rPr>
        <w:t>6. sum( (2k-1)^3 ) = n^2(2n^2-1)</w:t>
      </w:r>
    </w:p>
    <w:p w:rsidR="005F1F37" w:rsidRPr="003F0B0C" w:rsidRDefault="005F1F37" w:rsidP="005F1F37">
      <w:pPr>
        <w:pStyle w:val="ad"/>
        <w:rPr>
          <w:rFonts w:hAnsi="宋体" w:cs="宋体"/>
          <w:lang w:val="pt-BR"/>
        </w:rPr>
      </w:pPr>
      <w:r w:rsidRPr="003F0B0C">
        <w:rPr>
          <w:rFonts w:hAnsi="宋体" w:cs="宋体" w:hint="eastAsia"/>
          <w:lang w:val="pt-BR"/>
        </w:rPr>
        <w:t>7. sum( k^4 ) = n(n+1)(2n+1)(3n^2+3n-1)/30</w:t>
      </w:r>
    </w:p>
    <w:p w:rsidR="005F1F37" w:rsidRPr="003F0B0C" w:rsidRDefault="005F1F37" w:rsidP="005F1F37">
      <w:pPr>
        <w:pStyle w:val="ad"/>
        <w:rPr>
          <w:rFonts w:hAnsi="宋体" w:cs="宋体"/>
          <w:lang w:val="pt-BR"/>
        </w:rPr>
      </w:pPr>
      <w:r w:rsidRPr="003F0B0C">
        <w:rPr>
          <w:rFonts w:hAnsi="宋体" w:cs="宋体" w:hint="eastAsia"/>
          <w:lang w:val="pt-BR"/>
        </w:rPr>
        <w:t>8. sum( k^5 ) = n^2(n+1)^2(2n^2+2n-1)/12</w:t>
      </w:r>
    </w:p>
    <w:p w:rsidR="005F1F37" w:rsidRPr="003F0B0C" w:rsidRDefault="005F1F37" w:rsidP="005F1F37">
      <w:pPr>
        <w:pStyle w:val="ad"/>
        <w:rPr>
          <w:rFonts w:hAnsi="宋体" w:cs="宋体"/>
          <w:lang w:val="pt-BR"/>
        </w:rPr>
      </w:pPr>
      <w:r w:rsidRPr="003F0B0C">
        <w:rPr>
          <w:rFonts w:hAnsi="宋体" w:cs="宋体" w:hint="eastAsia"/>
          <w:lang w:val="pt-BR"/>
        </w:rPr>
        <w:t>9. sum( k(k+1) ) = n(n+1)(n+2)/3</w:t>
      </w:r>
    </w:p>
    <w:p w:rsidR="005F1F37" w:rsidRPr="003F0B0C" w:rsidRDefault="005F1F37" w:rsidP="005F1F37">
      <w:pPr>
        <w:pStyle w:val="ad"/>
        <w:rPr>
          <w:rFonts w:hAnsi="宋体" w:cs="宋体"/>
          <w:lang w:val="pt-BR"/>
        </w:rPr>
      </w:pPr>
      <w:r w:rsidRPr="003F0B0C">
        <w:rPr>
          <w:rFonts w:hAnsi="宋体" w:cs="宋体" w:hint="eastAsia"/>
          <w:lang w:val="pt-BR"/>
        </w:rPr>
        <w:t>10. sum( k(k+1)(k+2) ) = n(n+1)(n+2)(n+3)/4</w:t>
      </w:r>
    </w:p>
    <w:p w:rsidR="005F1F37" w:rsidRPr="003F0B0C" w:rsidRDefault="005F1F37" w:rsidP="005F1F37">
      <w:pPr>
        <w:pStyle w:val="ad"/>
        <w:rPr>
          <w:rFonts w:hAnsi="宋体" w:cs="宋体"/>
          <w:lang w:val="pt-BR"/>
        </w:rPr>
      </w:pPr>
      <w:r w:rsidRPr="003F0B0C">
        <w:rPr>
          <w:rFonts w:hAnsi="宋体" w:cs="宋体" w:hint="eastAsia"/>
          <w:lang w:val="pt-BR"/>
        </w:rPr>
        <w:t>12. sum( k(k+1)(k+2)(k+3) ) = n(n+1)(n+2)(n+3)(n+4)/5</w:t>
      </w:r>
    </w:p>
    <w:p w:rsidR="005F1F37" w:rsidRPr="003F0B0C" w:rsidRDefault="005F1F37" w:rsidP="005F1F37">
      <w:pPr>
        <w:pStyle w:val="ad"/>
        <w:rPr>
          <w:rFonts w:hAnsi="宋体" w:cs="宋体"/>
          <w:lang w:val="pt-BR"/>
        </w:rPr>
      </w:pPr>
    </w:p>
    <w:p w:rsidR="005F1F37" w:rsidRPr="003F0B0C" w:rsidRDefault="005F1F37" w:rsidP="005F1F37">
      <w:pPr>
        <w:pStyle w:val="ad"/>
        <w:rPr>
          <w:rFonts w:hAnsi="宋体" w:cs="宋体"/>
          <w:b/>
          <w:lang w:val="pt-BR"/>
        </w:rPr>
      </w:pPr>
      <w:r w:rsidRPr="003F0B0C">
        <w:rPr>
          <w:rFonts w:hAnsi="宋体" w:cs="宋体" w:hint="eastAsia"/>
          <w:b/>
          <w:lang w:val="pt-BR"/>
        </w:rPr>
        <w:t xml:space="preserve">2.2 </w:t>
      </w:r>
      <w:r w:rsidRPr="003F0B0C">
        <w:rPr>
          <w:rFonts w:hAnsi="宋体" w:cs="宋体" w:hint="eastAsia"/>
          <w:b/>
        </w:rPr>
        <w:t>排列组合生成</w:t>
      </w:r>
    </w:p>
    <w:p w:rsidR="005F1F37" w:rsidRPr="003F0B0C" w:rsidRDefault="005F1F37" w:rsidP="005F1F37">
      <w:pPr>
        <w:pStyle w:val="ad"/>
        <w:rPr>
          <w:rFonts w:hAnsi="宋体" w:cs="宋体"/>
          <w:lang w:val="pt-BR"/>
        </w:rPr>
      </w:pPr>
      <w:r w:rsidRPr="003F0B0C">
        <w:rPr>
          <w:rFonts w:hAnsi="宋体" w:cs="宋体" w:hint="eastAsia"/>
          <w:lang w:val="pt-BR"/>
        </w:rPr>
        <w:t>//gen_perm</w:t>
      </w:r>
      <w:r w:rsidRPr="003F0B0C">
        <w:rPr>
          <w:rFonts w:hAnsi="宋体" w:cs="宋体" w:hint="eastAsia"/>
        </w:rPr>
        <w:t>产生字典序排列</w:t>
      </w:r>
      <w:r w:rsidRPr="003F0B0C">
        <w:rPr>
          <w:rFonts w:hAnsi="宋体" w:cs="宋体" w:hint="eastAsia"/>
          <w:lang w:val="pt-BR"/>
        </w:rPr>
        <w:t>P(n,m)</w:t>
      </w:r>
    </w:p>
    <w:p w:rsidR="005F1F37" w:rsidRPr="003F0B0C" w:rsidRDefault="005F1F37" w:rsidP="005F1F37">
      <w:pPr>
        <w:pStyle w:val="ad"/>
        <w:rPr>
          <w:rFonts w:hAnsi="宋体" w:cs="宋体"/>
          <w:lang w:val="pt-BR"/>
        </w:rPr>
      </w:pPr>
      <w:r w:rsidRPr="003F0B0C">
        <w:rPr>
          <w:rFonts w:hAnsi="宋体" w:cs="宋体" w:hint="eastAsia"/>
          <w:lang w:val="pt-BR"/>
        </w:rPr>
        <w:t>//gen_comb</w:t>
      </w:r>
      <w:r w:rsidRPr="003F0B0C">
        <w:rPr>
          <w:rFonts w:hAnsi="宋体" w:cs="宋体" w:hint="eastAsia"/>
        </w:rPr>
        <w:t>产生字典序组合</w:t>
      </w:r>
      <w:r w:rsidRPr="003F0B0C">
        <w:rPr>
          <w:rFonts w:hAnsi="宋体" w:cs="宋体" w:hint="eastAsia"/>
          <w:lang w:val="pt-BR"/>
        </w:rPr>
        <w:t>C(n,m)</w:t>
      </w:r>
    </w:p>
    <w:p w:rsidR="005F1F37" w:rsidRPr="003F0B0C" w:rsidRDefault="005F1F37" w:rsidP="005F1F37">
      <w:pPr>
        <w:pStyle w:val="ad"/>
        <w:rPr>
          <w:rFonts w:hAnsi="宋体" w:cs="宋体"/>
          <w:lang w:val="pt-BR"/>
        </w:rPr>
      </w:pPr>
      <w:r w:rsidRPr="003F0B0C">
        <w:rPr>
          <w:rFonts w:hAnsi="宋体" w:cs="宋体" w:hint="eastAsia"/>
          <w:lang w:val="pt-BR"/>
        </w:rPr>
        <w:t>//gen_perm_swap</w:t>
      </w:r>
      <w:r w:rsidRPr="003F0B0C">
        <w:rPr>
          <w:rFonts w:hAnsi="宋体" w:cs="宋体" w:hint="eastAsia"/>
        </w:rPr>
        <w:t>产生相邻位对换全排列</w:t>
      </w:r>
      <w:r w:rsidRPr="003F0B0C">
        <w:rPr>
          <w:rFonts w:hAnsi="宋体" w:cs="宋体" w:hint="eastAsia"/>
          <w:lang w:val="pt-BR"/>
        </w:rPr>
        <w:t>P(n,n)</w:t>
      </w:r>
    </w:p>
    <w:p w:rsidR="005F1F37" w:rsidRPr="003F0B0C" w:rsidRDefault="005F1F37" w:rsidP="005F1F37">
      <w:pPr>
        <w:pStyle w:val="ad"/>
        <w:rPr>
          <w:rFonts w:hAnsi="宋体" w:cs="宋体"/>
          <w:lang w:val="pt-BR"/>
        </w:rPr>
      </w:pPr>
      <w:r w:rsidRPr="003F0B0C">
        <w:rPr>
          <w:rFonts w:hAnsi="宋体" w:cs="宋体" w:hint="eastAsia"/>
          <w:lang w:val="pt-BR"/>
        </w:rPr>
        <w:lastRenderedPageBreak/>
        <w:t>//</w:t>
      </w:r>
      <w:r w:rsidRPr="003F0B0C">
        <w:rPr>
          <w:rFonts w:hAnsi="宋体" w:cs="宋体" w:hint="eastAsia"/>
        </w:rPr>
        <w:t>产生元素用</w:t>
      </w:r>
      <w:r w:rsidRPr="003F0B0C">
        <w:rPr>
          <w:rFonts w:hAnsi="宋体" w:cs="宋体" w:hint="eastAsia"/>
          <w:lang w:val="pt-BR"/>
        </w:rPr>
        <w:t>1..n</w:t>
      </w:r>
      <w:r w:rsidRPr="003F0B0C">
        <w:rPr>
          <w:rFonts w:hAnsi="宋体" w:cs="宋体" w:hint="eastAsia"/>
        </w:rPr>
        <w:t>表示</w:t>
      </w:r>
    </w:p>
    <w:p w:rsidR="005F1F37" w:rsidRPr="003F0B0C" w:rsidRDefault="005F1F37" w:rsidP="005F1F37">
      <w:pPr>
        <w:pStyle w:val="ad"/>
        <w:rPr>
          <w:rFonts w:hAnsi="宋体" w:cs="宋体"/>
          <w:lang w:val="pt-BR"/>
        </w:rPr>
      </w:pPr>
      <w:r w:rsidRPr="003F0B0C">
        <w:rPr>
          <w:rFonts w:hAnsi="宋体" w:cs="宋体" w:hint="eastAsia"/>
          <w:lang w:val="pt-BR"/>
        </w:rPr>
        <w:t>//dummy</w:t>
      </w:r>
      <w:r w:rsidRPr="003F0B0C">
        <w:rPr>
          <w:rFonts w:hAnsi="宋体" w:cs="宋体" w:hint="eastAsia"/>
        </w:rPr>
        <w:t>为产生后调用的函数</w:t>
      </w:r>
      <w:r w:rsidRPr="003F0B0C">
        <w:rPr>
          <w:rFonts w:hAnsi="宋体" w:cs="宋体" w:hint="eastAsia"/>
          <w:lang w:val="pt-BR"/>
        </w:rPr>
        <w:t>,</w:t>
      </w:r>
      <w:r w:rsidRPr="003F0B0C">
        <w:rPr>
          <w:rFonts w:hAnsi="宋体" w:cs="宋体" w:hint="eastAsia"/>
        </w:rPr>
        <w:t>传入</w:t>
      </w:r>
      <w:r w:rsidRPr="003F0B0C">
        <w:rPr>
          <w:rFonts w:hAnsi="宋体" w:cs="宋体" w:hint="eastAsia"/>
          <w:lang w:val="pt-BR"/>
        </w:rPr>
        <w:t>a[]</w:t>
      </w:r>
      <w:r w:rsidRPr="003F0B0C">
        <w:rPr>
          <w:rFonts w:hAnsi="宋体" w:cs="宋体" w:hint="eastAsia"/>
        </w:rPr>
        <w:t>和</w:t>
      </w:r>
      <w:r w:rsidRPr="003F0B0C">
        <w:rPr>
          <w:rFonts w:hAnsi="宋体" w:cs="宋体" w:hint="eastAsia"/>
          <w:lang w:val="pt-BR"/>
        </w:rPr>
        <w:t>n,a[0]..a[n-1]</w:t>
      </w:r>
      <w:r w:rsidRPr="003F0B0C">
        <w:rPr>
          <w:rFonts w:hAnsi="宋体" w:cs="宋体" w:hint="eastAsia"/>
        </w:rPr>
        <w:t>为一次产生的结果</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int count;</w:t>
      </w:r>
    </w:p>
    <w:p w:rsidR="005F1F37" w:rsidRPr="003F0B0C" w:rsidRDefault="005F1F37" w:rsidP="005F1F37">
      <w:pPr>
        <w:pStyle w:val="ad"/>
        <w:rPr>
          <w:rFonts w:hAnsi="宋体" w:cs="宋体"/>
        </w:rPr>
      </w:pPr>
      <w:r w:rsidRPr="003F0B0C">
        <w:rPr>
          <w:rFonts w:hAnsi="宋体" w:cs="宋体" w:hint="eastAsia"/>
        </w:rPr>
        <w:t>#include &lt;iostream.h&gt;</w:t>
      </w:r>
    </w:p>
    <w:p w:rsidR="005F1F37" w:rsidRPr="003F0B0C" w:rsidRDefault="005F1F37" w:rsidP="005F1F37">
      <w:pPr>
        <w:pStyle w:val="ad"/>
        <w:rPr>
          <w:rFonts w:hAnsi="宋体" w:cs="宋体"/>
        </w:rPr>
      </w:pPr>
      <w:r w:rsidRPr="003F0B0C">
        <w:rPr>
          <w:rFonts w:hAnsi="宋体" w:cs="宋体" w:hint="eastAsia"/>
        </w:rPr>
        <w:t>void dummy(int* a,int n){</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cout&lt;&lt;count++&lt;&lt;": ";</w:t>
      </w:r>
    </w:p>
    <w:p w:rsidR="005F1F37" w:rsidRPr="003F0B0C" w:rsidRDefault="005F1F37" w:rsidP="005F1F37">
      <w:pPr>
        <w:pStyle w:val="ad"/>
        <w:rPr>
          <w:rFonts w:hAnsi="宋体" w:cs="宋体"/>
        </w:rPr>
      </w:pPr>
      <w:r w:rsidRPr="003F0B0C">
        <w:rPr>
          <w:rFonts w:hAnsi="宋体" w:cs="宋体" w:hint="eastAsia"/>
        </w:rPr>
        <w:t xml:space="preserve">       for (i=0;i&lt;n-1;i++)</w:t>
      </w:r>
    </w:p>
    <w:p w:rsidR="005F1F37" w:rsidRPr="003F0B0C" w:rsidRDefault="005F1F37" w:rsidP="005F1F37">
      <w:pPr>
        <w:pStyle w:val="ad"/>
        <w:rPr>
          <w:rFonts w:hAnsi="宋体" w:cs="宋体"/>
        </w:rPr>
      </w:pPr>
      <w:r w:rsidRPr="003F0B0C">
        <w:rPr>
          <w:rFonts w:hAnsi="宋体" w:cs="宋体" w:hint="eastAsia"/>
        </w:rPr>
        <w:t xml:space="preserve">              cout&lt;&lt;a[i]&lt;&lt;' ';</w:t>
      </w:r>
    </w:p>
    <w:p w:rsidR="005F1F37" w:rsidRPr="003F0B0C" w:rsidRDefault="005F1F37" w:rsidP="005F1F37">
      <w:pPr>
        <w:pStyle w:val="ad"/>
        <w:rPr>
          <w:rFonts w:hAnsi="宋体" w:cs="宋体"/>
        </w:rPr>
      </w:pPr>
      <w:r w:rsidRPr="003F0B0C">
        <w:rPr>
          <w:rFonts w:hAnsi="宋体" w:cs="宋体" w:hint="eastAsia"/>
        </w:rPr>
        <w:t xml:space="preserve">       cout&lt;&lt;a[n-1]&lt;&lt;endl;</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void _gen_perm(int* a,int n,int m,int l,int* temp,int* tag){</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if (l==m)</w:t>
      </w:r>
    </w:p>
    <w:p w:rsidR="005F1F37" w:rsidRPr="003F0B0C" w:rsidRDefault="005F1F37" w:rsidP="005F1F37">
      <w:pPr>
        <w:pStyle w:val="ad"/>
        <w:rPr>
          <w:rFonts w:hAnsi="宋体" w:cs="宋体"/>
        </w:rPr>
      </w:pPr>
      <w:r w:rsidRPr="003F0B0C">
        <w:rPr>
          <w:rFonts w:hAnsi="宋体" w:cs="宋体" w:hint="eastAsia"/>
        </w:rPr>
        <w:t xml:space="preserve">              dummy(temp,m);</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(!tag[i]){</w:t>
      </w:r>
    </w:p>
    <w:p w:rsidR="005F1F37" w:rsidRPr="003F0B0C" w:rsidRDefault="005F1F37" w:rsidP="005F1F37">
      <w:pPr>
        <w:pStyle w:val="ad"/>
        <w:rPr>
          <w:rFonts w:hAnsi="宋体" w:cs="宋体"/>
        </w:rPr>
      </w:pPr>
      <w:r w:rsidRPr="003F0B0C">
        <w:rPr>
          <w:rFonts w:hAnsi="宋体" w:cs="宋体" w:hint="eastAsia"/>
        </w:rPr>
        <w:t xml:space="preserve">                            temp[l]=a[i],tag[i]=1;</w:t>
      </w:r>
    </w:p>
    <w:p w:rsidR="005F1F37" w:rsidRPr="003F0B0C" w:rsidRDefault="005F1F37" w:rsidP="005F1F37">
      <w:pPr>
        <w:pStyle w:val="ad"/>
        <w:rPr>
          <w:rFonts w:hAnsi="宋体" w:cs="宋体"/>
        </w:rPr>
      </w:pPr>
      <w:r w:rsidRPr="003F0B0C">
        <w:rPr>
          <w:rFonts w:hAnsi="宋体" w:cs="宋体" w:hint="eastAsia"/>
        </w:rPr>
        <w:t xml:space="preserve">                            _gen_perm(a,n,m,l+1,temp,tag);</w:t>
      </w:r>
    </w:p>
    <w:p w:rsidR="005F1F37" w:rsidRPr="003F0B0C" w:rsidRDefault="005F1F37" w:rsidP="005F1F37">
      <w:pPr>
        <w:pStyle w:val="ad"/>
        <w:rPr>
          <w:rFonts w:hAnsi="宋体" w:cs="宋体"/>
        </w:rPr>
      </w:pPr>
      <w:r w:rsidRPr="003F0B0C">
        <w:rPr>
          <w:rFonts w:hAnsi="宋体" w:cs="宋体" w:hint="eastAsia"/>
        </w:rPr>
        <w:t xml:space="preserve">                            tag[i]=0;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gen_perm(int n,int m){</w:t>
      </w:r>
    </w:p>
    <w:p w:rsidR="005F1F37" w:rsidRPr="003F0B0C" w:rsidRDefault="005F1F37" w:rsidP="005F1F37">
      <w:pPr>
        <w:pStyle w:val="ad"/>
        <w:rPr>
          <w:rFonts w:hAnsi="宋体" w:cs="宋体"/>
        </w:rPr>
      </w:pPr>
      <w:r w:rsidRPr="003F0B0C">
        <w:rPr>
          <w:rFonts w:hAnsi="宋体" w:cs="宋体" w:hint="eastAsia"/>
        </w:rPr>
        <w:t xml:space="preserve">       int a[MAXN],temp[MAXN],tag[MAXN]={0},i;</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a[i]=i+1;</w:t>
      </w:r>
    </w:p>
    <w:p w:rsidR="005F1F37" w:rsidRPr="003F0B0C" w:rsidRDefault="005F1F37" w:rsidP="005F1F37">
      <w:pPr>
        <w:pStyle w:val="ad"/>
        <w:rPr>
          <w:rFonts w:hAnsi="宋体" w:cs="宋体"/>
        </w:rPr>
      </w:pPr>
      <w:r w:rsidRPr="003F0B0C">
        <w:rPr>
          <w:rFonts w:hAnsi="宋体" w:cs="宋体" w:hint="eastAsia"/>
        </w:rPr>
        <w:t xml:space="preserve">       _gen_perm(a,n,m,0,temp,tag);</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_gen_comb(int* a,int s,int e,int m,int&amp; count,int* temp){</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if (!m)</w:t>
      </w:r>
    </w:p>
    <w:p w:rsidR="005F1F37" w:rsidRPr="003F0B0C" w:rsidRDefault="005F1F37" w:rsidP="005F1F37">
      <w:pPr>
        <w:pStyle w:val="ad"/>
        <w:rPr>
          <w:rFonts w:hAnsi="宋体" w:cs="宋体"/>
        </w:rPr>
      </w:pPr>
      <w:r w:rsidRPr="003F0B0C">
        <w:rPr>
          <w:rFonts w:hAnsi="宋体" w:cs="宋体" w:hint="eastAsia"/>
        </w:rPr>
        <w:t xml:space="preserve">              dummy(temp,count);</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for (i=s;i&lt;=e-m+1;i++){</w:t>
      </w:r>
    </w:p>
    <w:p w:rsidR="005F1F37" w:rsidRPr="003F0B0C" w:rsidRDefault="005F1F37" w:rsidP="005F1F37">
      <w:pPr>
        <w:pStyle w:val="ad"/>
        <w:rPr>
          <w:rFonts w:hAnsi="宋体" w:cs="宋体"/>
        </w:rPr>
      </w:pPr>
      <w:r w:rsidRPr="003F0B0C">
        <w:rPr>
          <w:rFonts w:hAnsi="宋体" w:cs="宋体" w:hint="eastAsia"/>
        </w:rPr>
        <w:t xml:space="preserve">                     temp[count++]=a[i];</w:t>
      </w:r>
    </w:p>
    <w:p w:rsidR="005F1F37" w:rsidRPr="003F0B0C" w:rsidRDefault="005F1F37" w:rsidP="005F1F37">
      <w:pPr>
        <w:pStyle w:val="ad"/>
        <w:rPr>
          <w:rFonts w:hAnsi="宋体" w:cs="宋体"/>
        </w:rPr>
      </w:pPr>
      <w:r w:rsidRPr="003F0B0C">
        <w:rPr>
          <w:rFonts w:hAnsi="宋体" w:cs="宋体" w:hint="eastAsia"/>
        </w:rPr>
        <w:t xml:space="preserve">                     _gen_comb(a,i+1,e,m-1,count,temp);</w:t>
      </w:r>
    </w:p>
    <w:p w:rsidR="005F1F37" w:rsidRPr="003F0B0C" w:rsidRDefault="005F1F37" w:rsidP="005F1F37">
      <w:pPr>
        <w:pStyle w:val="ad"/>
        <w:rPr>
          <w:rFonts w:hAnsi="宋体" w:cs="宋体"/>
        </w:rPr>
      </w:pPr>
      <w:r w:rsidRPr="003F0B0C">
        <w:rPr>
          <w:rFonts w:hAnsi="宋体" w:cs="宋体" w:hint="eastAsia"/>
        </w:rPr>
        <w:t xml:space="preserve">                     count--;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void gen_comb(int n,int m){</w:t>
      </w:r>
    </w:p>
    <w:p w:rsidR="005F1F37" w:rsidRPr="003F0B0C" w:rsidRDefault="005F1F37" w:rsidP="005F1F37">
      <w:pPr>
        <w:pStyle w:val="ad"/>
        <w:rPr>
          <w:rFonts w:hAnsi="宋体" w:cs="宋体"/>
        </w:rPr>
      </w:pPr>
      <w:r w:rsidRPr="003F0B0C">
        <w:rPr>
          <w:rFonts w:hAnsi="宋体" w:cs="宋体" w:hint="eastAsia"/>
        </w:rPr>
        <w:t xml:space="preserve">       int a[MAXN],temp[MAXN],count=0,i;</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a[i]=i+1;</w:t>
      </w:r>
    </w:p>
    <w:p w:rsidR="005F1F37" w:rsidRPr="003F0B0C" w:rsidRDefault="005F1F37" w:rsidP="005F1F37">
      <w:pPr>
        <w:pStyle w:val="ad"/>
        <w:rPr>
          <w:rFonts w:hAnsi="宋体" w:cs="宋体"/>
        </w:rPr>
      </w:pPr>
      <w:r w:rsidRPr="003F0B0C">
        <w:rPr>
          <w:rFonts w:hAnsi="宋体" w:cs="宋体" w:hint="eastAsia"/>
        </w:rPr>
        <w:t xml:space="preserve">       _gen_comb(a,0,n-1,m,count,temp);</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_gen_perm_swap(int* a,int n,int l,int* pos,int* dir){</w:t>
      </w:r>
    </w:p>
    <w:p w:rsidR="005F1F37" w:rsidRPr="003F0B0C" w:rsidRDefault="005F1F37" w:rsidP="005F1F37">
      <w:pPr>
        <w:pStyle w:val="ad"/>
        <w:rPr>
          <w:rFonts w:hAnsi="宋体" w:cs="宋体"/>
        </w:rPr>
      </w:pPr>
      <w:r w:rsidRPr="003F0B0C">
        <w:rPr>
          <w:rFonts w:hAnsi="宋体" w:cs="宋体" w:hint="eastAsia"/>
        </w:rPr>
        <w:t xml:space="preserve">       int i,p1,p2,t;</w:t>
      </w:r>
    </w:p>
    <w:p w:rsidR="005F1F37" w:rsidRPr="003F0B0C" w:rsidRDefault="005F1F37" w:rsidP="005F1F37">
      <w:pPr>
        <w:pStyle w:val="ad"/>
        <w:rPr>
          <w:rFonts w:hAnsi="宋体" w:cs="宋体"/>
        </w:rPr>
      </w:pPr>
      <w:r w:rsidRPr="003F0B0C">
        <w:rPr>
          <w:rFonts w:hAnsi="宋体" w:cs="宋体" w:hint="eastAsia"/>
        </w:rPr>
        <w:t xml:space="preserve">       if (l==n)</w:t>
      </w:r>
    </w:p>
    <w:p w:rsidR="005F1F37" w:rsidRPr="003F0B0C" w:rsidRDefault="005F1F37" w:rsidP="005F1F37">
      <w:pPr>
        <w:pStyle w:val="ad"/>
        <w:rPr>
          <w:rFonts w:hAnsi="宋体" w:cs="宋体"/>
        </w:rPr>
      </w:pPr>
      <w:r w:rsidRPr="003F0B0C">
        <w:rPr>
          <w:rFonts w:hAnsi="宋体" w:cs="宋体" w:hint="eastAsia"/>
        </w:rPr>
        <w:t xml:space="preserve">              dummy(a,n);</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_gen_perm_swap(a,n,l+1,pos,dir);</w:t>
      </w:r>
    </w:p>
    <w:p w:rsidR="005F1F37" w:rsidRPr="003F0B0C" w:rsidRDefault="005F1F37" w:rsidP="005F1F37">
      <w:pPr>
        <w:pStyle w:val="ad"/>
        <w:rPr>
          <w:rFonts w:hAnsi="宋体" w:cs="宋体"/>
        </w:rPr>
      </w:pPr>
      <w:r w:rsidRPr="003F0B0C">
        <w:rPr>
          <w:rFonts w:hAnsi="宋体" w:cs="宋体" w:hint="eastAsia"/>
        </w:rPr>
        <w:t xml:space="preserve">              for (i=0;i&lt;l;i++){</w:t>
      </w:r>
    </w:p>
    <w:p w:rsidR="005F1F37" w:rsidRPr="003F0B0C" w:rsidRDefault="005F1F37" w:rsidP="005F1F37">
      <w:pPr>
        <w:pStyle w:val="ad"/>
        <w:rPr>
          <w:rFonts w:hAnsi="宋体" w:cs="宋体"/>
        </w:rPr>
      </w:pPr>
      <w:r w:rsidRPr="003F0B0C">
        <w:rPr>
          <w:rFonts w:hAnsi="宋体" w:cs="宋体" w:hint="eastAsia"/>
        </w:rPr>
        <w:t xml:space="preserve">                     p2=(p1=pos[l])+dir[l];</w:t>
      </w:r>
    </w:p>
    <w:p w:rsidR="005F1F37" w:rsidRPr="003F0B0C" w:rsidRDefault="005F1F37" w:rsidP="005F1F37">
      <w:pPr>
        <w:pStyle w:val="ad"/>
        <w:rPr>
          <w:rFonts w:hAnsi="宋体" w:cs="宋体"/>
        </w:rPr>
      </w:pPr>
      <w:r w:rsidRPr="003F0B0C">
        <w:rPr>
          <w:rFonts w:hAnsi="宋体" w:cs="宋体" w:hint="eastAsia"/>
        </w:rPr>
        <w:t xml:space="preserve">                     t=a[p1],a[p1]=a[p2],a[p2]=t;</w:t>
      </w:r>
    </w:p>
    <w:p w:rsidR="005F1F37" w:rsidRPr="003F0B0C" w:rsidRDefault="005F1F37" w:rsidP="005F1F37">
      <w:pPr>
        <w:pStyle w:val="ad"/>
        <w:rPr>
          <w:rFonts w:hAnsi="宋体" w:cs="宋体"/>
        </w:rPr>
      </w:pPr>
      <w:r w:rsidRPr="003F0B0C">
        <w:rPr>
          <w:rFonts w:hAnsi="宋体" w:cs="宋体" w:hint="eastAsia"/>
        </w:rPr>
        <w:t xml:space="preserve">                     pos[a[p1]-1]=p1,pos[a[p2]-1]=p2;</w:t>
      </w:r>
    </w:p>
    <w:p w:rsidR="005F1F37" w:rsidRPr="003F0B0C" w:rsidRDefault="005F1F37" w:rsidP="005F1F37">
      <w:pPr>
        <w:pStyle w:val="ad"/>
        <w:rPr>
          <w:rFonts w:hAnsi="宋体" w:cs="宋体"/>
        </w:rPr>
      </w:pPr>
      <w:r w:rsidRPr="003F0B0C">
        <w:rPr>
          <w:rFonts w:hAnsi="宋体" w:cs="宋体" w:hint="eastAsia"/>
        </w:rPr>
        <w:t xml:space="preserve">                     _gen_perm_swap(a,n,l+1,pos,dir);</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dir[l]=-dir[l];</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gen_perm_swap(int n){</w:t>
      </w:r>
    </w:p>
    <w:p w:rsidR="005F1F37" w:rsidRPr="003F0B0C" w:rsidRDefault="005F1F37" w:rsidP="005F1F37">
      <w:pPr>
        <w:pStyle w:val="ad"/>
        <w:rPr>
          <w:rFonts w:hAnsi="宋体" w:cs="宋体"/>
        </w:rPr>
      </w:pPr>
      <w:r w:rsidRPr="003F0B0C">
        <w:rPr>
          <w:rFonts w:hAnsi="宋体" w:cs="宋体" w:hint="eastAsia"/>
        </w:rPr>
        <w:t xml:space="preserve">       int a[MAXN],pos[MAXN],dir[MAXN],i;</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a[i]=i+1,pos[i]=i,dir[i]=-1;</w:t>
      </w:r>
    </w:p>
    <w:p w:rsidR="005F1F37" w:rsidRPr="003F0B0C" w:rsidRDefault="005F1F37" w:rsidP="005F1F37">
      <w:pPr>
        <w:pStyle w:val="ad"/>
        <w:rPr>
          <w:rFonts w:hAnsi="宋体" w:cs="宋体"/>
        </w:rPr>
      </w:pPr>
      <w:r w:rsidRPr="003F0B0C">
        <w:rPr>
          <w:rFonts w:hAnsi="宋体" w:cs="宋体" w:hint="eastAsia"/>
        </w:rPr>
        <w:t xml:space="preserve">       _gen_perm_swap(a,n,0,pos,dir);</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2.3 生成gray码</w:t>
      </w:r>
    </w:p>
    <w:p w:rsidR="005F1F37" w:rsidRPr="003F0B0C" w:rsidRDefault="005F1F37" w:rsidP="005F1F37">
      <w:pPr>
        <w:pStyle w:val="ad"/>
        <w:rPr>
          <w:rFonts w:hAnsi="宋体" w:cs="宋体"/>
        </w:rPr>
      </w:pPr>
      <w:r w:rsidRPr="003F0B0C">
        <w:rPr>
          <w:rFonts w:hAnsi="宋体" w:cs="宋体" w:hint="eastAsia"/>
        </w:rPr>
        <w:t>//生成reflected gray code</w:t>
      </w:r>
    </w:p>
    <w:p w:rsidR="005F1F37" w:rsidRPr="003F0B0C" w:rsidRDefault="005F1F37" w:rsidP="005F1F37">
      <w:pPr>
        <w:pStyle w:val="ad"/>
        <w:rPr>
          <w:rFonts w:hAnsi="宋体" w:cs="宋体"/>
        </w:rPr>
      </w:pPr>
      <w:r w:rsidRPr="003F0B0C">
        <w:rPr>
          <w:rFonts w:hAnsi="宋体" w:cs="宋体" w:hint="eastAsia"/>
        </w:rPr>
        <w:t>//每次调用gray取得下一个码</w:t>
      </w:r>
    </w:p>
    <w:p w:rsidR="005F1F37" w:rsidRPr="003F0B0C" w:rsidRDefault="005F1F37" w:rsidP="005F1F37">
      <w:pPr>
        <w:pStyle w:val="ad"/>
        <w:rPr>
          <w:rFonts w:hAnsi="宋体" w:cs="宋体"/>
        </w:rPr>
      </w:pPr>
      <w:r w:rsidRPr="003F0B0C">
        <w:rPr>
          <w:rFonts w:hAnsi="宋体" w:cs="宋体" w:hint="eastAsia"/>
        </w:rPr>
        <w:t>//000...000是第一个码,100...000是最后一个码</w:t>
      </w:r>
    </w:p>
    <w:p w:rsidR="005F1F37" w:rsidRPr="003F0B0C" w:rsidRDefault="005F1F37" w:rsidP="005F1F37">
      <w:pPr>
        <w:pStyle w:val="ad"/>
        <w:rPr>
          <w:rFonts w:hAnsi="宋体" w:cs="宋体"/>
        </w:rPr>
      </w:pPr>
      <w:r w:rsidRPr="003F0B0C">
        <w:rPr>
          <w:rFonts w:hAnsi="宋体" w:cs="宋体" w:hint="eastAsia"/>
        </w:rPr>
        <w:t>void gray(int n,int *code){</w:t>
      </w:r>
    </w:p>
    <w:p w:rsidR="005F1F37" w:rsidRPr="003F0B0C" w:rsidRDefault="005F1F37" w:rsidP="005F1F37">
      <w:pPr>
        <w:pStyle w:val="ad"/>
        <w:rPr>
          <w:rFonts w:hAnsi="宋体" w:cs="宋体"/>
        </w:rPr>
      </w:pPr>
      <w:r w:rsidRPr="003F0B0C">
        <w:rPr>
          <w:rFonts w:hAnsi="宋体" w:cs="宋体" w:hint="eastAsia"/>
        </w:rPr>
        <w:t xml:space="preserve">       int t=0,i;</w:t>
      </w:r>
    </w:p>
    <w:p w:rsidR="005F1F37" w:rsidRPr="003F0B0C" w:rsidRDefault="005F1F37" w:rsidP="005F1F37">
      <w:pPr>
        <w:pStyle w:val="ad"/>
        <w:rPr>
          <w:rFonts w:hAnsi="宋体" w:cs="宋体"/>
        </w:rPr>
      </w:pPr>
      <w:r w:rsidRPr="003F0B0C">
        <w:rPr>
          <w:rFonts w:hAnsi="宋体" w:cs="宋体" w:hint="eastAsia"/>
        </w:rPr>
        <w:t xml:space="preserve">       for (i=0;i&lt;n;t+=code[i++]);</w:t>
      </w:r>
    </w:p>
    <w:p w:rsidR="005F1F37" w:rsidRPr="003F0B0C" w:rsidRDefault="005F1F37" w:rsidP="005F1F37">
      <w:pPr>
        <w:pStyle w:val="ad"/>
        <w:rPr>
          <w:rFonts w:hAnsi="宋体" w:cs="宋体"/>
          <w:lang w:val="pt-BR"/>
        </w:rPr>
      </w:pPr>
      <w:r w:rsidRPr="003F0B0C">
        <w:rPr>
          <w:rFonts w:hAnsi="宋体" w:cs="宋体" w:hint="eastAsia"/>
          <w:lang w:val="pt-BR"/>
        </w:rPr>
        <w:t xml:space="preserve">       if (t&amp;1)</w:t>
      </w:r>
    </w:p>
    <w:p w:rsidR="005F1F37" w:rsidRPr="003F0B0C" w:rsidRDefault="005F1F37" w:rsidP="005F1F37">
      <w:pPr>
        <w:pStyle w:val="ad"/>
        <w:rPr>
          <w:rFonts w:hAnsi="宋体" w:cs="宋体"/>
          <w:lang w:val="pt-BR"/>
        </w:rPr>
      </w:pPr>
      <w:r w:rsidRPr="003F0B0C">
        <w:rPr>
          <w:rFonts w:hAnsi="宋体" w:cs="宋体" w:hint="eastAsia"/>
          <w:lang w:val="pt-BR"/>
        </w:rPr>
        <w:t xml:space="preserve">              for (n--;!code[n];n--);</w:t>
      </w:r>
    </w:p>
    <w:p w:rsidR="005F1F37" w:rsidRPr="003F0B0C" w:rsidRDefault="005F1F37" w:rsidP="005F1F37">
      <w:pPr>
        <w:pStyle w:val="ad"/>
        <w:rPr>
          <w:rFonts w:hAnsi="宋体" w:cs="宋体"/>
          <w:lang w:val="pt-BR"/>
        </w:rPr>
      </w:pPr>
      <w:r w:rsidRPr="003F0B0C">
        <w:rPr>
          <w:rFonts w:hAnsi="宋体" w:cs="宋体" w:hint="eastAsia"/>
          <w:lang w:val="pt-BR"/>
        </w:rPr>
        <w:t xml:space="preserve">       code[n-1]=1-code[n-1];</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p>
    <w:p w:rsidR="005F1F37" w:rsidRPr="003F0B0C" w:rsidRDefault="005F1F37" w:rsidP="00643E75">
      <w:pPr>
        <w:pStyle w:val="ad"/>
        <w:outlineLvl w:val="2"/>
        <w:rPr>
          <w:rFonts w:hAnsi="宋体" w:cs="宋体"/>
          <w:b/>
          <w:lang w:val="pt-BR"/>
        </w:rPr>
      </w:pPr>
      <w:bookmarkStart w:id="325" w:name="_Toc521432017"/>
      <w:r w:rsidRPr="003F0B0C">
        <w:rPr>
          <w:rFonts w:hAnsi="宋体" w:cs="宋体" w:hint="eastAsia"/>
          <w:b/>
          <w:lang w:val="pt-BR"/>
        </w:rPr>
        <w:t xml:space="preserve">2.4 </w:t>
      </w:r>
      <w:r w:rsidRPr="003F0B0C">
        <w:rPr>
          <w:rFonts w:hAnsi="宋体" w:cs="宋体" w:hint="eastAsia"/>
          <w:b/>
        </w:rPr>
        <w:t>置换</w:t>
      </w:r>
      <w:r w:rsidRPr="003F0B0C">
        <w:rPr>
          <w:rFonts w:hAnsi="宋体" w:cs="宋体" w:hint="eastAsia"/>
          <w:b/>
          <w:lang w:val="pt-BR"/>
        </w:rPr>
        <w:t>(polya)</w:t>
      </w:r>
      <w:bookmarkEnd w:id="325"/>
    </w:p>
    <w:p w:rsidR="005F1F37" w:rsidRPr="003F0B0C" w:rsidRDefault="005F1F37" w:rsidP="005F1F37">
      <w:pPr>
        <w:pStyle w:val="ad"/>
        <w:rPr>
          <w:rFonts w:hAnsi="宋体" w:cs="宋体"/>
          <w:lang w:val="pt-BR"/>
        </w:rPr>
      </w:pPr>
      <w:r w:rsidRPr="003F0B0C">
        <w:rPr>
          <w:rFonts w:hAnsi="宋体" w:cs="宋体" w:hint="eastAsia"/>
          <w:lang w:val="pt-BR"/>
        </w:rPr>
        <w:lastRenderedPageBreak/>
        <w:t>//</w:t>
      </w:r>
      <w:r w:rsidRPr="003F0B0C">
        <w:rPr>
          <w:rFonts w:hAnsi="宋体" w:cs="宋体" w:hint="eastAsia"/>
        </w:rPr>
        <w:t>求置换的循环节</w:t>
      </w:r>
      <w:r w:rsidRPr="003F0B0C">
        <w:rPr>
          <w:rFonts w:hAnsi="宋体" w:cs="宋体" w:hint="eastAsia"/>
          <w:lang w:val="pt-BR"/>
        </w:rPr>
        <w:t>,polya</w:t>
      </w:r>
      <w:r w:rsidRPr="003F0B0C">
        <w:rPr>
          <w:rFonts w:hAnsi="宋体" w:cs="宋体" w:hint="eastAsia"/>
        </w:rPr>
        <w:t>原理</w:t>
      </w:r>
    </w:p>
    <w:p w:rsidR="005F1F37" w:rsidRPr="003F0B0C" w:rsidRDefault="005F1F37" w:rsidP="005F1F37">
      <w:pPr>
        <w:pStyle w:val="ad"/>
        <w:rPr>
          <w:rFonts w:hAnsi="宋体" w:cs="宋体"/>
          <w:lang w:val="pt-BR"/>
        </w:rPr>
      </w:pPr>
      <w:r w:rsidRPr="003F0B0C">
        <w:rPr>
          <w:rFonts w:hAnsi="宋体" w:cs="宋体" w:hint="eastAsia"/>
          <w:lang w:val="pt-BR"/>
        </w:rPr>
        <w:t>//perm[0..n-1]</w:t>
      </w:r>
      <w:r w:rsidRPr="003F0B0C">
        <w:rPr>
          <w:rFonts w:hAnsi="宋体" w:cs="宋体" w:hint="eastAsia"/>
        </w:rPr>
        <w:t>为</w:t>
      </w:r>
      <w:r w:rsidRPr="003F0B0C">
        <w:rPr>
          <w:rFonts w:hAnsi="宋体" w:cs="宋体" w:hint="eastAsia"/>
          <w:lang w:val="pt-BR"/>
        </w:rPr>
        <w:t>0..n-1</w:t>
      </w:r>
      <w:r w:rsidRPr="003F0B0C">
        <w:rPr>
          <w:rFonts w:hAnsi="宋体" w:cs="宋体" w:hint="eastAsia"/>
        </w:rPr>
        <w:t>的一个置换</w:t>
      </w:r>
      <w:r w:rsidRPr="003F0B0C">
        <w:rPr>
          <w:rFonts w:hAnsi="宋体" w:cs="宋体" w:hint="eastAsia"/>
          <w:lang w:val="pt-BR"/>
        </w:rPr>
        <w:t>(</w:t>
      </w:r>
      <w:r w:rsidRPr="003F0B0C">
        <w:rPr>
          <w:rFonts w:hAnsi="宋体" w:cs="宋体" w:hint="eastAsia"/>
        </w:rPr>
        <w:t>排列</w:t>
      </w:r>
      <w:r w:rsidRPr="003F0B0C">
        <w:rPr>
          <w:rFonts w:hAnsi="宋体" w:cs="宋体" w:hint="eastAsia"/>
          <w:lang w:val="pt-BR"/>
        </w:rPr>
        <w:t>)</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返回置换最小周期</w:t>
      </w:r>
      <w:r w:rsidRPr="003F0B0C">
        <w:rPr>
          <w:rFonts w:hAnsi="宋体" w:cs="宋体" w:hint="eastAsia"/>
          <w:lang w:val="pt-BR"/>
        </w:rPr>
        <w:t>,num</w:t>
      </w:r>
      <w:r w:rsidRPr="003F0B0C">
        <w:rPr>
          <w:rFonts w:hAnsi="宋体" w:cs="宋体" w:hint="eastAsia"/>
        </w:rPr>
        <w:t>返回循环节个数</w:t>
      </w:r>
    </w:p>
    <w:p w:rsidR="005F1F37" w:rsidRPr="003F0B0C" w:rsidRDefault="005F1F37" w:rsidP="005F1F37">
      <w:pPr>
        <w:pStyle w:val="ad"/>
        <w:rPr>
          <w:rFonts w:hAnsi="宋体" w:cs="宋体"/>
          <w:lang w:val="pt-BR"/>
        </w:rPr>
      </w:pPr>
      <w:r w:rsidRPr="003F0B0C">
        <w:rPr>
          <w:rFonts w:hAnsi="宋体" w:cs="宋体" w:hint="eastAsia"/>
          <w:lang w:val="pt-BR"/>
        </w:rPr>
        <w:t>#define MAXN 1000</w:t>
      </w:r>
    </w:p>
    <w:p w:rsidR="005F1F37" w:rsidRPr="003F0B0C" w:rsidRDefault="005F1F37" w:rsidP="005F1F37">
      <w:pPr>
        <w:pStyle w:val="ad"/>
        <w:rPr>
          <w:rFonts w:hAnsi="宋体" w:cs="宋体"/>
          <w:lang w:val="pt-BR"/>
        </w:rPr>
      </w:pPr>
      <w:r w:rsidRPr="003F0B0C">
        <w:rPr>
          <w:rFonts w:hAnsi="宋体" w:cs="宋体" w:hint="eastAsia"/>
          <w:lang w:val="pt-BR"/>
        </w:rPr>
        <w:t>int gcd(int a,int b){</w:t>
      </w:r>
    </w:p>
    <w:p w:rsidR="005F1F37" w:rsidRPr="003F0B0C" w:rsidRDefault="005F1F37" w:rsidP="005F1F37">
      <w:pPr>
        <w:pStyle w:val="ad"/>
        <w:rPr>
          <w:rFonts w:hAnsi="宋体" w:cs="宋体"/>
          <w:lang w:val="pt-BR"/>
        </w:rPr>
      </w:pPr>
      <w:r w:rsidRPr="003F0B0C">
        <w:rPr>
          <w:rFonts w:hAnsi="宋体" w:cs="宋体" w:hint="eastAsia"/>
          <w:lang w:val="pt-BR"/>
        </w:rPr>
        <w:t xml:space="preserve">       return b?gcd(b,a%b):a;</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polya(int* perm,int n,int&amp; num){</w:t>
      </w:r>
    </w:p>
    <w:p w:rsidR="005F1F37" w:rsidRPr="003F0B0C" w:rsidRDefault="005F1F37" w:rsidP="005F1F37">
      <w:pPr>
        <w:pStyle w:val="ad"/>
        <w:rPr>
          <w:rFonts w:hAnsi="宋体" w:cs="宋体"/>
        </w:rPr>
      </w:pPr>
      <w:r w:rsidRPr="003F0B0C">
        <w:rPr>
          <w:rFonts w:hAnsi="宋体" w:cs="宋体" w:hint="eastAsia"/>
        </w:rPr>
        <w:t xml:space="preserve">       int i,j,p,v[MAXN]={0},ret=1;</w:t>
      </w:r>
    </w:p>
    <w:p w:rsidR="005F1F37" w:rsidRPr="003F0B0C" w:rsidRDefault="005F1F37" w:rsidP="005F1F37">
      <w:pPr>
        <w:pStyle w:val="ad"/>
        <w:rPr>
          <w:rFonts w:hAnsi="宋体" w:cs="宋体"/>
          <w:lang w:val="pt-BR"/>
        </w:rPr>
      </w:pPr>
      <w:r w:rsidRPr="003F0B0C">
        <w:rPr>
          <w:rFonts w:hAnsi="宋体" w:cs="宋体" w:hint="eastAsia"/>
          <w:lang w:val="pt-BR"/>
        </w:rPr>
        <w:t xml:space="preserve">       for (num=i=0;i&lt;n;i++)</w:t>
      </w:r>
    </w:p>
    <w:p w:rsidR="005F1F37" w:rsidRPr="003F0B0C" w:rsidRDefault="005F1F37" w:rsidP="005F1F37">
      <w:pPr>
        <w:pStyle w:val="ad"/>
        <w:rPr>
          <w:rFonts w:hAnsi="宋体" w:cs="宋体"/>
        </w:rPr>
      </w:pPr>
      <w:r w:rsidRPr="003F0B0C">
        <w:rPr>
          <w:rFonts w:hAnsi="宋体" w:cs="宋体" w:hint="eastAsia"/>
        </w:rPr>
        <w:t xml:space="preserve">              if (!v[i]){</w:t>
      </w:r>
    </w:p>
    <w:p w:rsidR="005F1F37" w:rsidRPr="003F0B0C" w:rsidRDefault="005F1F37" w:rsidP="005F1F37">
      <w:pPr>
        <w:pStyle w:val="ad"/>
        <w:rPr>
          <w:rFonts w:hAnsi="宋体" w:cs="宋体"/>
        </w:rPr>
      </w:pPr>
      <w:r w:rsidRPr="003F0B0C">
        <w:rPr>
          <w:rFonts w:hAnsi="宋体" w:cs="宋体" w:hint="eastAsia"/>
        </w:rPr>
        <w:t xml:space="preserve">                     for (num++,j=0,p=i;!v[p=perm[p]];j++)</w:t>
      </w:r>
    </w:p>
    <w:p w:rsidR="005F1F37" w:rsidRPr="003F0B0C" w:rsidRDefault="005F1F37" w:rsidP="005F1F37">
      <w:pPr>
        <w:pStyle w:val="ad"/>
        <w:rPr>
          <w:rFonts w:hAnsi="宋体" w:cs="宋体"/>
        </w:rPr>
      </w:pPr>
      <w:r w:rsidRPr="003F0B0C">
        <w:rPr>
          <w:rFonts w:hAnsi="宋体" w:cs="宋体" w:hint="eastAsia"/>
        </w:rPr>
        <w:t xml:space="preserve">                            v[p]=1;</w:t>
      </w:r>
    </w:p>
    <w:p w:rsidR="005F1F37" w:rsidRPr="003F0B0C" w:rsidRDefault="005F1F37" w:rsidP="005F1F37">
      <w:pPr>
        <w:pStyle w:val="ad"/>
        <w:rPr>
          <w:rFonts w:hAnsi="宋体" w:cs="宋体"/>
        </w:rPr>
      </w:pPr>
      <w:r w:rsidRPr="003F0B0C">
        <w:rPr>
          <w:rFonts w:hAnsi="宋体" w:cs="宋体" w:hint="eastAsia"/>
        </w:rPr>
        <w:t xml:space="preserve">                     ret*=j/gcd(ret,j);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2.5 字典序全排列</w:t>
      </w:r>
    </w:p>
    <w:p w:rsidR="005F1F37" w:rsidRPr="003F0B0C" w:rsidRDefault="005F1F37" w:rsidP="005F1F37">
      <w:pPr>
        <w:pStyle w:val="ad"/>
        <w:rPr>
          <w:rFonts w:hAnsi="宋体" w:cs="宋体"/>
        </w:rPr>
      </w:pPr>
      <w:r w:rsidRPr="003F0B0C">
        <w:rPr>
          <w:rFonts w:hAnsi="宋体" w:cs="宋体" w:hint="eastAsia"/>
        </w:rPr>
        <w:t>//字典序全排列与序号的转换</w:t>
      </w:r>
    </w:p>
    <w:p w:rsidR="005F1F37" w:rsidRPr="003F0B0C" w:rsidRDefault="005F1F37" w:rsidP="005F1F37">
      <w:pPr>
        <w:pStyle w:val="ad"/>
        <w:rPr>
          <w:rFonts w:hAnsi="宋体" w:cs="宋体"/>
        </w:rPr>
      </w:pPr>
      <w:r w:rsidRPr="003F0B0C">
        <w:rPr>
          <w:rFonts w:hAnsi="宋体" w:cs="宋体" w:hint="eastAsia"/>
        </w:rPr>
        <w:t>int perm2num(int n,int *p){</w:t>
      </w:r>
    </w:p>
    <w:p w:rsidR="005F1F37" w:rsidRPr="003F0B0C" w:rsidRDefault="005F1F37" w:rsidP="005F1F37">
      <w:pPr>
        <w:pStyle w:val="ad"/>
        <w:rPr>
          <w:rFonts w:hAnsi="宋体" w:cs="宋体"/>
        </w:rPr>
      </w:pPr>
      <w:r w:rsidRPr="003F0B0C">
        <w:rPr>
          <w:rFonts w:hAnsi="宋体" w:cs="宋体" w:hint="eastAsia"/>
        </w:rPr>
        <w:t xml:space="preserve">       int i,j,ret=0,k=1;</w:t>
      </w:r>
    </w:p>
    <w:p w:rsidR="005F1F37" w:rsidRPr="003F0B0C" w:rsidRDefault="005F1F37" w:rsidP="005F1F37">
      <w:pPr>
        <w:pStyle w:val="ad"/>
        <w:rPr>
          <w:rFonts w:hAnsi="宋体" w:cs="宋体"/>
          <w:lang w:val="pt-BR"/>
        </w:rPr>
      </w:pPr>
      <w:r w:rsidRPr="003F0B0C">
        <w:rPr>
          <w:rFonts w:hAnsi="宋体" w:cs="宋体" w:hint="eastAsia"/>
          <w:lang w:val="pt-BR"/>
        </w:rPr>
        <w:t xml:space="preserve">       for (i=n-2;i&gt;=0;k*=n-(i--))</w:t>
      </w:r>
    </w:p>
    <w:p w:rsidR="005F1F37" w:rsidRPr="003F0B0C" w:rsidRDefault="005F1F37" w:rsidP="005F1F37">
      <w:pPr>
        <w:pStyle w:val="ad"/>
        <w:rPr>
          <w:rFonts w:hAnsi="宋体" w:cs="宋体"/>
          <w:lang w:val="pt-BR"/>
        </w:rPr>
      </w:pPr>
      <w:r w:rsidRPr="003F0B0C">
        <w:rPr>
          <w:rFonts w:hAnsi="宋体" w:cs="宋体" w:hint="eastAsia"/>
          <w:lang w:val="pt-BR"/>
        </w:rPr>
        <w:t xml:space="preserve">              for (j=i+1;j&lt;n;j++)</w:t>
      </w:r>
    </w:p>
    <w:p w:rsidR="005F1F37" w:rsidRPr="003F0B0C" w:rsidRDefault="005F1F37" w:rsidP="005F1F37">
      <w:pPr>
        <w:pStyle w:val="ad"/>
        <w:rPr>
          <w:rFonts w:hAnsi="宋体" w:cs="宋体"/>
        </w:rPr>
      </w:pPr>
      <w:r w:rsidRPr="003F0B0C">
        <w:rPr>
          <w:rFonts w:hAnsi="宋体" w:cs="宋体" w:hint="eastAsia"/>
        </w:rPr>
        <w:t xml:space="preserve">                     if (p[j]&lt;p[i])</w:t>
      </w:r>
    </w:p>
    <w:p w:rsidR="005F1F37" w:rsidRPr="003F0B0C" w:rsidRDefault="005F1F37" w:rsidP="005F1F37">
      <w:pPr>
        <w:pStyle w:val="ad"/>
        <w:rPr>
          <w:rFonts w:hAnsi="宋体" w:cs="宋体"/>
        </w:rPr>
      </w:pPr>
      <w:r w:rsidRPr="003F0B0C">
        <w:rPr>
          <w:rFonts w:hAnsi="宋体" w:cs="宋体" w:hint="eastAsia"/>
        </w:rPr>
        <w:t xml:space="preserve">                            ret+=k;</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num2perm(int n,int *p,int t){</w:t>
      </w:r>
    </w:p>
    <w:p w:rsidR="005F1F37" w:rsidRPr="003F0B0C" w:rsidRDefault="005F1F37" w:rsidP="005F1F37">
      <w:pPr>
        <w:pStyle w:val="ad"/>
        <w:rPr>
          <w:rFonts w:hAnsi="宋体" w:cs="宋体"/>
        </w:rPr>
      </w:pPr>
      <w:r w:rsidRPr="003F0B0C">
        <w:rPr>
          <w:rFonts w:hAnsi="宋体" w:cs="宋体" w:hint="eastAsia"/>
        </w:rPr>
        <w:t xml:space="preserve">       int i,j;</w:t>
      </w:r>
    </w:p>
    <w:p w:rsidR="005F1F37" w:rsidRPr="003F0B0C" w:rsidRDefault="005F1F37" w:rsidP="005F1F37">
      <w:pPr>
        <w:pStyle w:val="ad"/>
        <w:rPr>
          <w:rFonts w:hAnsi="宋体" w:cs="宋体"/>
        </w:rPr>
      </w:pPr>
      <w:r w:rsidRPr="003F0B0C">
        <w:rPr>
          <w:rFonts w:hAnsi="宋体" w:cs="宋体" w:hint="eastAsia"/>
        </w:rPr>
        <w:t xml:space="preserve">       for (i=n-1;i&gt;=0;i--)</w:t>
      </w:r>
    </w:p>
    <w:p w:rsidR="005F1F37" w:rsidRPr="003F0B0C" w:rsidRDefault="005F1F37" w:rsidP="005F1F37">
      <w:pPr>
        <w:pStyle w:val="ad"/>
        <w:rPr>
          <w:rFonts w:hAnsi="宋体" w:cs="宋体"/>
          <w:lang w:val="pt-BR"/>
        </w:rPr>
      </w:pPr>
      <w:r w:rsidRPr="003F0B0C">
        <w:rPr>
          <w:rFonts w:hAnsi="宋体" w:cs="宋体" w:hint="eastAsia"/>
          <w:lang w:val="pt-BR"/>
        </w:rPr>
        <w:t xml:space="preserve">              p[i]=t%(n-i),t/=n-i;</w:t>
      </w:r>
    </w:p>
    <w:p w:rsidR="005F1F37" w:rsidRPr="003F0B0C" w:rsidRDefault="005F1F37" w:rsidP="005F1F37">
      <w:pPr>
        <w:pStyle w:val="ad"/>
        <w:rPr>
          <w:rFonts w:hAnsi="宋体" w:cs="宋体"/>
          <w:lang w:val="pt-BR"/>
        </w:rPr>
      </w:pPr>
      <w:r w:rsidRPr="003F0B0C">
        <w:rPr>
          <w:rFonts w:hAnsi="宋体" w:cs="宋体" w:hint="eastAsia"/>
          <w:lang w:val="pt-BR"/>
        </w:rPr>
        <w:t xml:space="preserve">       for (i=n-1;i;i--)</w:t>
      </w:r>
    </w:p>
    <w:p w:rsidR="005F1F37" w:rsidRPr="003F0B0C" w:rsidRDefault="005F1F37" w:rsidP="005F1F37">
      <w:pPr>
        <w:pStyle w:val="ad"/>
        <w:rPr>
          <w:rFonts w:hAnsi="宋体" w:cs="宋体"/>
        </w:rPr>
      </w:pPr>
      <w:r w:rsidRPr="003F0B0C">
        <w:rPr>
          <w:rFonts w:hAnsi="宋体" w:cs="宋体" w:hint="eastAsia"/>
        </w:rPr>
        <w:t xml:space="preserve">              for (j=i-1;j&gt;=0;j--)</w:t>
      </w:r>
    </w:p>
    <w:p w:rsidR="005F1F37" w:rsidRPr="003F0B0C" w:rsidRDefault="005F1F37" w:rsidP="005F1F37">
      <w:pPr>
        <w:pStyle w:val="ad"/>
        <w:rPr>
          <w:rFonts w:hAnsi="宋体" w:cs="宋体"/>
        </w:rPr>
      </w:pPr>
      <w:r w:rsidRPr="003F0B0C">
        <w:rPr>
          <w:rFonts w:hAnsi="宋体" w:cs="宋体" w:hint="eastAsia"/>
        </w:rPr>
        <w:t xml:space="preserve">                     if (p[j]&lt;=p[i])</w:t>
      </w:r>
    </w:p>
    <w:p w:rsidR="005F1F37" w:rsidRPr="003F0B0C" w:rsidRDefault="005F1F37" w:rsidP="005F1F37">
      <w:pPr>
        <w:pStyle w:val="ad"/>
        <w:rPr>
          <w:rFonts w:hAnsi="宋体" w:cs="宋体"/>
        </w:rPr>
      </w:pPr>
      <w:r w:rsidRPr="003F0B0C">
        <w:rPr>
          <w:rFonts w:hAnsi="宋体" w:cs="宋体" w:hint="eastAsia"/>
        </w:rPr>
        <w:t xml:space="preserve">                            p[i]++;</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2.6 字典序组合</w:t>
      </w:r>
    </w:p>
    <w:p w:rsidR="005F1F37" w:rsidRPr="003F0B0C" w:rsidRDefault="005F1F37" w:rsidP="005F1F37">
      <w:pPr>
        <w:pStyle w:val="ad"/>
        <w:rPr>
          <w:rFonts w:hAnsi="宋体" w:cs="宋体"/>
        </w:rPr>
      </w:pPr>
      <w:r w:rsidRPr="003F0B0C">
        <w:rPr>
          <w:rFonts w:hAnsi="宋体" w:cs="宋体" w:hint="eastAsia"/>
        </w:rPr>
        <w:t>//字典序组合与序号的转换</w:t>
      </w:r>
    </w:p>
    <w:p w:rsidR="005F1F37" w:rsidRPr="003F0B0C" w:rsidRDefault="005F1F37" w:rsidP="005F1F37">
      <w:pPr>
        <w:pStyle w:val="ad"/>
        <w:rPr>
          <w:rFonts w:hAnsi="宋体" w:cs="宋体"/>
        </w:rPr>
      </w:pPr>
      <w:r w:rsidRPr="003F0B0C">
        <w:rPr>
          <w:rFonts w:hAnsi="宋体" w:cs="宋体" w:hint="eastAsia"/>
        </w:rPr>
        <w:t>//comb为组合数C(n,m),必要时换成大数,注意处理C(n,m)=0|n&lt;m</w:t>
      </w:r>
    </w:p>
    <w:p w:rsidR="005F1F37" w:rsidRPr="003F0B0C" w:rsidRDefault="005F1F37" w:rsidP="005F1F37">
      <w:pPr>
        <w:pStyle w:val="ad"/>
        <w:rPr>
          <w:rFonts w:hAnsi="宋体" w:cs="宋体"/>
        </w:rPr>
      </w:pPr>
      <w:r w:rsidRPr="003F0B0C">
        <w:rPr>
          <w:rFonts w:hAnsi="宋体" w:cs="宋体" w:hint="eastAsia"/>
        </w:rPr>
        <w:t>int comb(int n,int m){</w:t>
      </w:r>
    </w:p>
    <w:p w:rsidR="005F1F37" w:rsidRPr="003F0B0C" w:rsidRDefault="005F1F37" w:rsidP="005F1F37">
      <w:pPr>
        <w:pStyle w:val="ad"/>
        <w:rPr>
          <w:rFonts w:hAnsi="宋体" w:cs="宋体"/>
        </w:rPr>
      </w:pPr>
      <w:r w:rsidRPr="003F0B0C">
        <w:rPr>
          <w:rFonts w:hAnsi="宋体" w:cs="宋体" w:hint="eastAsia"/>
        </w:rPr>
        <w:lastRenderedPageBreak/>
        <w:t xml:space="preserve">       int ret=1,i;</w:t>
      </w:r>
    </w:p>
    <w:p w:rsidR="005F1F37" w:rsidRPr="003F0B0C" w:rsidRDefault="005F1F37" w:rsidP="005F1F37">
      <w:pPr>
        <w:pStyle w:val="ad"/>
        <w:rPr>
          <w:rFonts w:hAnsi="宋体" w:cs="宋体"/>
          <w:lang w:val="pt-BR"/>
        </w:rPr>
      </w:pPr>
      <w:r w:rsidRPr="003F0B0C">
        <w:rPr>
          <w:rFonts w:hAnsi="宋体" w:cs="宋体" w:hint="eastAsia"/>
          <w:lang w:val="pt-BR"/>
        </w:rPr>
        <w:t xml:space="preserve">       m=m&lt;(n-m)?m:(n-m);</w:t>
      </w:r>
    </w:p>
    <w:p w:rsidR="005F1F37" w:rsidRPr="003F0B0C" w:rsidRDefault="005F1F37" w:rsidP="005F1F37">
      <w:pPr>
        <w:pStyle w:val="ad"/>
        <w:rPr>
          <w:rFonts w:hAnsi="宋体" w:cs="宋体"/>
          <w:lang w:val="pt-BR"/>
        </w:rPr>
      </w:pPr>
      <w:r w:rsidRPr="003F0B0C">
        <w:rPr>
          <w:rFonts w:hAnsi="宋体" w:cs="宋体" w:hint="eastAsia"/>
          <w:lang w:val="pt-BR"/>
        </w:rPr>
        <w:t xml:space="preserve">       for (i=n-m+1;i&lt;=n;ret*=(i++));</w:t>
      </w:r>
    </w:p>
    <w:p w:rsidR="005F1F37" w:rsidRPr="003F0B0C" w:rsidRDefault="005F1F37" w:rsidP="005F1F37">
      <w:pPr>
        <w:pStyle w:val="ad"/>
        <w:rPr>
          <w:rFonts w:hAnsi="宋体" w:cs="宋体"/>
        </w:rPr>
      </w:pPr>
      <w:r w:rsidRPr="003F0B0C">
        <w:rPr>
          <w:rFonts w:hAnsi="宋体" w:cs="宋体" w:hint="eastAsia"/>
        </w:rPr>
        <w:t xml:space="preserve">       for (i=1;i&lt;=m;ret/=(i++));</w:t>
      </w:r>
    </w:p>
    <w:p w:rsidR="005F1F37" w:rsidRPr="003F0B0C" w:rsidRDefault="005F1F37" w:rsidP="005F1F37">
      <w:pPr>
        <w:pStyle w:val="ad"/>
        <w:rPr>
          <w:rFonts w:hAnsi="宋体" w:cs="宋体"/>
        </w:rPr>
      </w:pPr>
      <w:r w:rsidRPr="003F0B0C">
        <w:rPr>
          <w:rFonts w:hAnsi="宋体" w:cs="宋体" w:hint="eastAsia"/>
        </w:rPr>
        <w:t xml:space="preserve">       return m&lt;0?0:ret;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comb2num(int n,int m,int *c){</w:t>
      </w:r>
    </w:p>
    <w:p w:rsidR="005F1F37" w:rsidRPr="003F0B0C" w:rsidRDefault="005F1F37" w:rsidP="005F1F37">
      <w:pPr>
        <w:pStyle w:val="ad"/>
        <w:rPr>
          <w:rFonts w:hAnsi="宋体" w:cs="宋体"/>
        </w:rPr>
      </w:pPr>
      <w:r w:rsidRPr="003F0B0C">
        <w:rPr>
          <w:rFonts w:hAnsi="宋体" w:cs="宋体" w:hint="eastAsia"/>
        </w:rPr>
        <w:t xml:space="preserve">       int ret=comb(n,m),i;</w:t>
      </w:r>
    </w:p>
    <w:p w:rsidR="005F1F37" w:rsidRPr="003F0B0C" w:rsidRDefault="005F1F37" w:rsidP="005F1F37">
      <w:pPr>
        <w:pStyle w:val="ad"/>
        <w:rPr>
          <w:rFonts w:hAnsi="宋体" w:cs="宋体"/>
        </w:rPr>
      </w:pPr>
      <w:r w:rsidRPr="003F0B0C">
        <w:rPr>
          <w:rFonts w:hAnsi="宋体" w:cs="宋体" w:hint="eastAsia"/>
        </w:rPr>
        <w:t xml:space="preserve">       for (i=0;i&lt;m;i++)</w:t>
      </w:r>
    </w:p>
    <w:p w:rsidR="005F1F37" w:rsidRPr="003F0B0C" w:rsidRDefault="005F1F37" w:rsidP="005F1F37">
      <w:pPr>
        <w:pStyle w:val="ad"/>
        <w:rPr>
          <w:rFonts w:hAnsi="宋体" w:cs="宋体"/>
        </w:rPr>
      </w:pPr>
      <w:r w:rsidRPr="003F0B0C">
        <w:rPr>
          <w:rFonts w:hAnsi="宋体" w:cs="宋体" w:hint="eastAsia"/>
        </w:rPr>
        <w:t xml:space="preserve">              ret-=comb(n-c[i],m-i);</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num2comb(int n,int m,int* c,int t){</w:t>
      </w:r>
    </w:p>
    <w:p w:rsidR="005F1F37" w:rsidRPr="003F0B0C" w:rsidRDefault="005F1F37" w:rsidP="005F1F37">
      <w:pPr>
        <w:pStyle w:val="ad"/>
        <w:rPr>
          <w:rFonts w:hAnsi="宋体" w:cs="宋体"/>
        </w:rPr>
      </w:pPr>
      <w:r w:rsidRPr="003F0B0C">
        <w:rPr>
          <w:rFonts w:hAnsi="宋体" w:cs="宋体" w:hint="eastAsia"/>
        </w:rPr>
        <w:t xml:space="preserve">       int i,j=1,k;</w:t>
      </w:r>
    </w:p>
    <w:p w:rsidR="005F1F37" w:rsidRPr="003F0B0C" w:rsidRDefault="005F1F37" w:rsidP="005F1F37">
      <w:pPr>
        <w:pStyle w:val="ad"/>
        <w:rPr>
          <w:rFonts w:hAnsi="宋体" w:cs="宋体"/>
        </w:rPr>
      </w:pPr>
      <w:r w:rsidRPr="003F0B0C">
        <w:rPr>
          <w:rFonts w:hAnsi="宋体" w:cs="宋体" w:hint="eastAsia"/>
        </w:rPr>
        <w:t xml:space="preserve">       for (i=0;i&lt;m;c[i++]=j++)</w:t>
      </w:r>
    </w:p>
    <w:p w:rsidR="005F1F37" w:rsidRPr="003F0B0C" w:rsidRDefault="005F1F37" w:rsidP="005F1F37">
      <w:pPr>
        <w:pStyle w:val="ad"/>
        <w:rPr>
          <w:rFonts w:hAnsi="宋体" w:cs="宋体"/>
        </w:rPr>
      </w:pPr>
      <w:r w:rsidRPr="003F0B0C">
        <w:rPr>
          <w:rFonts w:hAnsi="宋体" w:cs="宋体" w:hint="eastAsia"/>
        </w:rPr>
        <w:t xml:space="preserve">              for (;t&gt;(k=comb(n-j,m-i-1));t-=k,j++);</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sz w:val="24"/>
          <w:szCs w:val="24"/>
        </w:rPr>
      </w:pPr>
      <w:r w:rsidRPr="003F0B0C">
        <w:rPr>
          <w:rFonts w:hAnsi="宋体" w:cs="宋体" w:hint="eastAsia"/>
          <w:b/>
          <w:sz w:val="24"/>
          <w:szCs w:val="24"/>
        </w:rPr>
        <w:t>3、  数据结构</w:t>
      </w:r>
    </w:p>
    <w:p w:rsidR="005F1F37" w:rsidRPr="003F0B0C" w:rsidRDefault="005F1F37" w:rsidP="005F1F37">
      <w:pPr>
        <w:pStyle w:val="ad"/>
        <w:rPr>
          <w:rFonts w:hAnsi="宋体" w:cs="宋体"/>
          <w:b/>
        </w:rPr>
      </w:pPr>
      <w:r w:rsidRPr="003F0B0C">
        <w:rPr>
          <w:rFonts w:hAnsi="宋体" w:cs="宋体" w:hint="eastAsia"/>
          <w:b/>
        </w:rPr>
        <w:t>3.1 并查集</w:t>
      </w:r>
    </w:p>
    <w:p w:rsidR="005F1F37" w:rsidRPr="003F0B0C" w:rsidRDefault="005F1F37" w:rsidP="005F1F37">
      <w:pPr>
        <w:pStyle w:val="ad"/>
        <w:rPr>
          <w:rFonts w:hAnsi="宋体" w:cs="宋体"/>
        </w:rPr>
      </w:pPr>
      <w:r w:rsidRPr="003F0B0C">
        <w:rPr>
          <w:rFonts w:hAnsi="宋体" w:cs="宋体" w:hint="eastAsia"/>
        </w:rPr>
        <w:t>//带路径压缩的并查集,用于动态维护查询等价类</w:t>
      </w:r>
    </w:p>
    <w:p w:rsidR="005F1F37" w:rsidRPr="003F0B0C" w:rsidRDefault="005F1F37" w:rsidP="005F1F37">
      <w:pPr>
        <w:pStyle w:val="ad"/>
        <w:rPr>
          <w:rFonts w:hAnsi="宋体" w:cs="宋体"/>
        </w:rPr>
      </w:pPr>
      <w:r w:rsidRPr="003F0B0C">
        <w:rPr>
          <w:rFonts w:hAnsi="宋体" w:cs="宋体" w:hint="eastAsia"/>
        </w:rPr>
        <w:t>//图论算法中动态判点集连通常用</w:t>
      </w:r>
    </w:p>
    <w:p w:rsidR="005F1F37" w:rsidRPr="003F0B0C" w:rsidRDefault="005F1F37" w:rsidP="005F1F37">
      <w:pPr>
        <w:pStyle w:val="ad"/>
        <w:rPr>
          <w:rFonts w:hAnsi="宋体" w:cs="宋体"/>
        </w:rPr>
      </w:pPr>
      <w:r w:rsidRPr="003F0B0C">
        <w:rPr>
          <w:rFonts w:hAnsi="宋体" w:cs="宋体" w:hint="eastAsia"/>
        </w:rPr>
        <w:t>//维护和查询复杂度略大于O(1)</w:t>
      </w:r>
    </w:p>
    <w:p w:rsidR="005F1F37" w:rsidRPr="003F0B0C" w:rsidRDefault="005F1F37" w:rsidP="005F1F37">
      <w:pPr>
        <w:pStyle w:val="ad"/>
        <w:rPr>
          <w:rFonts w:hAnsi="宋体" w:cs="宋体"/>
        </w:rPr>
      </w:pPr>
      <w:r w:rsidRPr="003F0B0C">
        <w:rPr>
          <w:rFonts w:hAnsi="宋体" w:cs="宋体" w:hint="eastAsia"/>
        </w:rPr>
        <w:t>//集合元素取值1..MAXN-1(注意0不能用!),默认不等价</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100000</w:t>
      </w:r>
    </w:p>
    <w:p w:rsidR="005F1F37" w:rsidRPr="003F0B0C" w:rsidRDefault="005F1F37" w:rsidP="005F1F37">
      <w:pPr>
        <w:pStyle w:val="ad"/>
        <w:rPr>
          <w:rFonts w:hAnsi="宋体" w:cs="宋体"/>
        </w:rPr>
      </w:pPr>
      <w:r w:rsidRPr="003F0B0C">
        <w:rPr>
          <w:rFonts w:hAnsi="宋体" w:cs="宋体" w:hint="eastAsia"/>
        </w:rPr>
        <w:t>#define _ufind_run(x) for(;p[t=x];x=p[x],p[t]=(p[x]?p[x]:x))</w:t>
      </w:r>
    </w:p>
    <w:p w:rsidR="005F1F37" w:rsidRPr="003F0B0C" w:rsidRDefault="005F1F37" w:rsidP="005F1F37">
      <w:pPr>
        <w:pStyle w:val="ad"/>
        <w:rPr>
          <w:rFonts w:hAnsi="宋体" w:cs="宋体"/>
        </w:rPr>
      </w:pPr>
      <w:r w:rsidRPr="003F0B0C">
        <w:rPr>
          <w:rFonts w:hAnsi="宋体" w:cs="宋体" w:hint="eastAsia"/>
        </w:rPr>
        <w:t>#define _run_both _ufind_run(i);_ufind_run(j)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struct ufind{</w:t>
      </w:r>
    </w:p>
    <w:p w:rsidR="005F1F37" w:rsidRPr="003F0B0C" w:rsidRDefault="005F1F37" w:rsidP="005F1F37">
      <w:pPr>
        <w:pStyle w:val="ad"/>
        <w:rPr>
          <w:rFonts w:hAnsi="宋体" w:cs="宋体"/>
        </w:rPr>
      </w:pPr>
      <w:r w:rsidRPr="003F0B0C">
        <w:rPr>
          <w:rFonts w:hAnsi="宋体" w:cs="宋体" w:hint="eastAsia"/>
        </w:rPr>
        <w:t xml:space="preserve">       int p[MAXN],t;</w:t>
      </w:r>
    </w:p>
    <w:p w:rsidR="005F1F37" w:rsidRPr="003F0B0C" w:rsidRDefault="005F1F37" w:rsidP="005F1F37">
      <w:pPr>
        <w:pStyle w:val="ad"/>
        <w:rPr>
          <w:rFonts w:hAnsi="宋体" w:cs="宋体"/>
        </w:rPr>
      </w:pPr>
      <w:r w:rsidRPr="003F0B0C">
        <w:rPr>
          <w:rFonts w:hAnsi="宋体" w:cs="宋体" w:hint="eastAsia"/>
        </w:rPr>
        <w:t xml:space="preserve">       void init(){memset(p,0,sizeof(p));}</w:t>
      </w:r>
    </w:p>
    <w:p w:rsidR="005F1F37" w:rsidRPr="003F0B0C" w:rsidRDefault="005F1F37" w:rsidP="005F1F37">
      <w:pPr>
        <w:pStyle w:val="ad"/>
        <w:rPr>
          <w:rFonts w:hAnsi="宋体" w:cs="宋体"/>
        </w:rPr>
      </w:pPr>
      <w:r w:rsidRPr="003F0B0C">
        <w:rPr>
          <w:rFonts w:hAnsi="宋体" w:cs="宋体" w:hint="eastAsia"/>
        </w:rPr>
        <w:t xml:space="preserve">       void set_friend(int i,int j){_run_both;p[i]=(i==j?0:j);}</w:t>
      </w:r>
    </w:p>
    <w:p w:rsidR="005F1F37" w:rsidRPr="003F0B0C" w:rsidRDefault="005F1F37" w:rsidP="005F1F37">
      <w:pPr>
        <w:pStyle w:val="ad"/>
        <w:rPr>
          <w:rFonts w:hAnsi="宋体" w:cs="宋体"/>
        </w:rPr>
      </w:pPr>
      <w:r w:rsidRPr="003F0B0C">
        <w:rPr>
          <w:rFonts w:hAnsi="宋体" w:cs="宋体" w:hint="eastAsia"/>
        </w:rPr>
        <w:t xml:space="preserve">       int is_friend(int i,int j){_run_both;return i==j&amp;&amp;i;}</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//带路径压缩的并查集扩展形式</w:t>
      </w:r>
    </w:p>
    <w:p w:rsidR="005F1F37" w:rsidRPr="003F0B0C" w:rsidRDefault="005F1F37" w:rsidP="005F1F37">
      <w:pPr>
        <w:pStyle w:val="ad"/>
        <w:rPr>
          <w:rFonts w:hAnsi="宋体" w:cs="宋体"/>
        </w:rPr>
      </w:pPr>
      <w:r w:rsidRPr="003F0B0C">
        <w:rPr>
          <w:rFonts w:hAnsi="宋体" w:cs="宋体" w:hint="eastAsia"/>
        </w:rPr>
        <w:t>//用于动态维护查询friend-enemy型等价类</w:t>
      </w:r>
    </w:p>
    <w:p w:rsidR="005F1F37" w:rsidRPr="003F0B0C" w:rsidRDefault="005F1F37" w:rsidP="005F1F37">
      <w:pPr>
        <w:pStyle w:val="ad"/>
        <w:rPr>
          <w:rFonts w:hAnsi="宋体" w:cs="宋体"/>
        </w:rPr>
      </w:pPr>
      <w:r w:rsidRPr="003F0B0C">
        <w:rPr>
          <w:rFonts w:hAnsi="宋体" w:cs="宋体" w:hint="eastAsia"/>
        </w:rPr>
        <w:t>//维护和查询复杂度略大于O(1)</w:t>
      </w:r>
    </w:p>
    <w:p w:rsidR="005F1F37" w:rsidRPr="003F0B0C" w:rsidRDefault="005F1F37" w:rsidP="005F1F37">
      <w:pPr>
        <w:pStyle w:val="ad"/>
        <w:rPr>
          <w:rFonts w:hAnsi="宋体" w:cs="宋体"/>
        </w:rPr>
      </w:pPr>
      <w:r w:rsidRPr="003F0B0C">
        <w:rPr>
          <w:rFonts w:hAnsi="宋体" w:cs="宋体" w:hint="eastAsia"/>
        </w:rPr>
        <w:t>//集合元素取值1..MAXN-1(注意0不能用!),默认无关</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100000</w:t>
      </w:r>
    </w:p>
    <w:p w:rsidR="005F1F37" w:rsidRPr="003F0B0C" w:rsidRDefault="005F1F37" w:rsidP="005F1F37">
      <w:pPr>
        <w:pStyle w:val="ad"/>
        <w:rPr>
          <w:rFonts w:hAnsi="宋体" w:cs="宋体"/>
        </w:rPr>
      </w:pPr>
      <w:r w:rsidRPr="003F0B0C">
        <w:rPr>
          <w:rFonts w:hAnsi="宋体" w:cs="宋体" w:hint="eastAsia"/>
        </w:rPr>
        <w:lastRenderedPageBreak/>
        <w:t>#define sig(x) ((x)&gt;0?1:-1)</w:t>
      </w:r>
    </w:p>
    <w:p w:rsidR="005F1F37" w:rsidRPr="003F0B0C" w:rsidRDefault="005F1F37" w:rsidP="005F1F37">
      <w:pPr>
        <w:pStyle w:val="ad"/>
        <w:rPr>
          <w:rFonts w:hAnsi="宋体" w:cs="宋体"/>
        </w:rPr>
      </w:pPr>
      <w:r w:rsidRPr="003F0B0C">
        <w:rPr>
          <w:rFonts w:hAnsi="宋体" w:cs="宋体" w:hint="eastAsia"/>
        </w:rPr>
        <w:t>#define abs(x) ((x)&gt;0?(x):-(x))</w:t>
      </w:r>
    </w:p>
    <w:p w:rsidR="005F1F37" w:rsidRPr="003F0B0C" w:rsidRDefault="005F1F37" w:rsidP="005F1F37">
      <w:pPr>
        <w:pStyle w:val="ad"/>
        <w:rPr>
          <w:rFonts w:hAnsi="宋体" w:cs="宋体"/>
        </w:rPr>
      </w:pPr>
      <w:r w:rsidRPr="003F0B0C">
        <w:rPr>
          <w:rFonts w:hAnsi="宋体" w:cs="宋体" w:hint="eastAsia"/>
        </w:rPr>
        <w:t>#define _ufind_run(x) for(;p[t=abs(x)];x=sig(x)*p[abs(x)],p[t]=sig(p[t])*(p[abs(x)]?p[abs(x)]:abs(p[t])))</w:t>
      </w:r>
    </w:p>
    <w:p w:rsidR="005F1F37" w:rsidRPr="003F0B0C" w:rsidRDefault="005F1F37" w:rsidP="005F1F37">
      <w:pPr>
        <w:pStyle w:val="ad"/>
        <w:rPr>
          <w:rFonts w:hAnsi="宋体" w:cs="宋体"/>
        </w:rPr>
      </w:pPr>
      <w:r w:rsidRPr="003F0B0C">
        <w:rPr>
          <w:rFonts w:hAnsi="宋体" w:cs="宋体" w:hint="eastAsia"/>
        </w:rPr>
        <w:t>#define _run_both _ufind_run(i);_ufind_run(j)</w:t>
      </w:r>
    </w:p>
    <w:p w:rsidR="005F1F37" w:rsidRPr="003F0B0C" w:rsidRDefault="005F1F37" w:rsidP="005F1F37">
      <w:pPr>
        <w:pStyle w:val="ad"/>
        <w:rPr>
          <w:rFonts w:hAnsi="宋体" w:cs="宋体"/>
        </w:rPr>
      </w:pPr>
      <w:r w:rsidRPr="003F0B0C">
        <w:rPr>
          <w:rFonts w:hAnsi="宋体" w:cs="宋体" w:hint="eastAsia"/>
        </w:rPr>
        <w:t>#define _set_side(x) p[abs(i)]=sig(i)*(abs(i)==abs(j)?0:(x)*j)</w:t>
      </w:r>
    </w:p>
    <w:p w:rsidR="005F1F37" w:rsidRPr="003F0B0C" w:rsidRDefault="005F1F37" w:rsidP="005F1F37">
      <w:pPr>
        <w:pStyle w:val="ad"/>
        <w:rPr>
          <w:rFonts w:hAnsi="宋体" w:cs="宋体"/>
        </w:rPr>
      </w:pPr>
      <w:r w:rsidRPr="003F0B0C">
        <w:rPr>
          <w:rFonts w:hAnsi="宋体" w:cs="宋体" w:hint="eastAsia"/>
        </w:rPr>
        <w:t>#define _judge_side(x) (i==(x)*j&amp;&amp;i)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struct ufind{</w:t>
      </w:r>
    </w:p>
    <w:p w:rsidR="005F1F37" w:rsidRPr="003F0B0C" w:rsidRDefault="005F1F37" w:rsidP="005F1F37">
      <w:pPr>
        <w:pStyle w:val="ad"/>
        <w:rPr>
          <w:rFonts w:hAnsi="宋体" w:cs="宋体"/>
        </w:rPr>
      </w:pPr>
      <w:r w:rsidRPr="003F0B0C">
        <w:rPr>
          <w:rFonts w:hAnsi="宋体" w:cs="宋体" w:hint="eastAsia"/>
        </w:rPr>
        <w:t xml:space="preserve">       int p[MAXN],t;</w:t>
      </w:r>
    </w:p>
    <w:p w:rsidR="005F1F37" w:rsidRPr="003F0B0C" w:rsidRDefault="005F1F37" w:rsidP="005F1F37">
      <w:pPr>
        <w:pStyle w:val="ad"/>
        <w:rPr>
          <w:rFonts w:hAnsi="宋体" w:cs="宋体"/>
        </w:rPr>
      </w:pPr>
      <w:r w:rsidRPr="003F0B0C">
        <w:rPr>
          <w:rFonts w:hAnsi="宋体" w:cs="宋体" w:hint="eastAsia"/>
        </w:rPr>
        <w:t xml:space="preserve">       void init(){memset(p,0,sizeof(p));}</w:t>
      </w:r>
    </w:p>
    <w:p w:rsidR="005F1F37" w:rsidRPr="003F0B0C" w:rsidRDefault="005F1F37" w:rsidP="005F1F37">
      <w:pPr>
        <w:pStyle w:val="ad"/>
        <w:rPr>
          <w:rFonts w:hAnsi="宋体" w:cs="宋体"/>
        </w:rPr>
      </w:pPr>
      <w:r w:rsidRPr="003F0B0C">
        <w:rPr>
          <w:rFonts w:hAnsi="宋体" w:cs="宋体" w:hint="eastAsia"/>
        </w:rPr>
        <w:t xml:space="preserve">       int set_friend(int i,int j){_run_both;_set_side(1);return !_judge_side(-1);}</w:t>
      </w:r>
    </w:p>
    <w:p w:rsidR="005F1F37" w:rsidRPr="003F0B0C" w:rsidRDefault="005F1F37" w:rsidP="005F1F37">
      <w:pPr>
        <w:pStyle w:val="ad"/>
        <w:rPr>
          <w:rFonts w:hAnsi="宋体" w:cs="宋体"/>
        </w:rPr>
      </w:pPr>
      <w:r w:rsidRPr="003F0B0C">
        <w:rPr>
          <w:rFonts w:hAnsi="宋体" w:cs="宋体" w:hint="eastAsia"/>
        </w:rPr>
        <w:t xml:space="preserve">       int set_enemy(int i,int j){_run_both;_set_side(-1);return !_judge_side(1);}</w:t>
      </w:r>
    </w:p>
    <w:p w:rsidR="005F1F37" w:rsidRPr="003F0B0C" w:rsidRDefault="005F1F37" w:rsidP="005F1F37">
      <w:pPr>
        <w:pStyle w:val="ad"/>
        <w:rPr>
          <w:rFonts w:hAnsi="宋体" w:cs="宋体"/>
        </w:rPr>
      </w:pPr>
      <w:r w:rsidRPr="003F0B0C">
        <w:rPr>
          <w:rFonts w:hAnsi="宋体" w:cs="宋体" w:hint="eastAsia"/>
        </w:rPr>
        <w:t xml:space="preserve">       int is_friend(int i,int j){_run_both;return _judge_side(1);}</w:t>
      </w:r>
    </w:p>
    <w:p w:rsidR="005F1F37" w:rsidRPr="003F0B0C" w:rsidRDefault="005F1F37" w:rsidP="005F1F37">
      <w:pPr>
        <w:pStyle w:val="ad"/>
        <w:rPr>
          <w:rFonts w:hAnsi="宋体" w:cs="宋体"/>
        </w:rPr>
      </w:pPr>
      <w:r w:rsidRPr="003F0B0C">
        <w:rPr>
          <w:rFonts w:hAnsi="宋体" w:cs="宋体" w:hint="eastAsia"/>
        </w:rPr>
        <w:t xml:space="preserve">       int is_enemy(int i,int j){_run_both;return _judge_side(-1);}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3.2 堆</w:t>
      </w:r>
    </w:p>
    <w:p w:rsidR="005F1F37" w:rsidRPr="003F0B0C" w:rsidRDefault="005F1F37" w:rsidP="005F1F37">
      <w:pPr>
        <w:pStyle w:val="ad"/>
        <w:rPr>
          <w:rFonts w:hAnsi="宋体" w:cs="宋体"/>
        </w:rPr>
      </w:pPr>
      <w:r w:rsidRPr="003F0B0C">
        <w:rPr>
          <w:rFonts w:hAnsi="宋体" w:cs="宋体" w:hint="eastAsia"/>
        </w:rPr>
        <w:t>//二分堆(binary)</w:t>
      </w:r>
    </w:p>
    <w:p w:rsidR="005F1F37" w:rsidRPr="003F0B0C" w:rsidRDefault="005F1F37" w:rsidP="005F1F37">
      <w:pPr>
        <w:pStyle w:val="ad"/>
        <w:rPr>
          <w:rFonts w:hAnsi="宋体" w:cs="宋体"/>
        </w:rPr>
      </w:pPr>
      <w:r w:rsidRPr="003F0B0C">
        <w:rPr>
          <w:rFonts w:hAnsi="宋体" w:cs="宋体" w:hint="eastAsia"/>
        </w:rPr>
        <w:t>//可插入,获取并删除最小(最大)元素,复杂度均O(logn)</w:t>
      </w:r>
    </w:p>
    <w:p w:rsidR="005F1F37" w:rsidRPr="003F0B0C" w:rsidRDefault="005F1F37" w:rsidP="005F1F37">
      <w:pPr>
        <w:pStyle w:val="ad"/>
        <w:rPr>
          <w:rFonts w:hAnsi="宋体" w:cs="宋体"/>
        </w:rPr>
      </w:pPr>
      <w:r w:rsidRPr="003F0B0C">
        <w:rPr>
          <w:rFonts w:hAnsi="宋体" w:cs="宋体" w:hint="eastAsia"/>
        </w:rPr>
        <w:t>//可更改元素类型,修改比较符号或换成比较函数</w:t>
      </w:r>
    </w:p>
    <w:p w:rsidR="005F1F37" w:rsidRPr="003F0B0C" w:rsidRDefault="005F1F37" w:rsidP="005F1F37">
      <w:pPr>
        <w:pStyle w:val="ad"/>
        <w:rPr>
          <w:rFonts w:hAnsi="宋体" w:cs="宋体"/>
        </w:rPr>
      </w:pPr>
      <w:r w:rsidRPr="003F0B0C">
        <w:rPr>
          <w:rFonts w:hAnsi="宋体" w:cs="宋体" w:hint="eastAsia"/>
        </w:rPr>
        <w:t>#define MAXN 10000</w:t>
      </w:r>
    </w:p>
    <w:p w:rsidR="005F1F37" w:rsidRPr="003F0B0C" w:rsidRDefault="005F1F37" w:rsidP="005F1F37">
      <w:pPr>
        <w:pStyle w:val="ad"/>
        <w:rPr>
          <w:rFonts w:hAnsi="宋体" w:cs="宋体"/>
        </w:rPr>
      </w:pPr>
      <w:r w:rsidRPr="003F0B0C">
        <w:rPr>
          <w:rFonts w:hAnsi="宋体" w:cs="宋体" w:hint="eastAsia"/>
        </w:rPr>
        <w:t>#define _cp(a,b) ((a)&lt;(b))</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t xml:space="preserve">       elem_t h[MAXN];</w:t>
      </w:r>
    </w:p>
    <w:p w:rsidR="005F1F37" w:rsidRPr="003F0B0C" w:rsidRDefault="005F1F37" w:rsidP="005F1F37">
      <w:pPr>
        <w:pStyle w:val="ad"/>
        <w:rPr>
          <w:rFonts w:hAnsi="宋体" w:cs="宋体"/>
        </w:rPr>
      </w:pPr>
      <w:r w:rsidRPr="003F0B0C">
        <w:rPr>
          <w:rFonts w:hAnsi="宋体" w:cs="宋体" w:hint="eastAsia"/>
        </w:rPr>
        <w:t xml:space="preserve">       int 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lang w:val="pt-BR"/>
        </w:rPr>
      </w:pPr>
      <w:r w:rsidRPr="003F0B0C">
        <w:rPr>
          <w:rFonts w:hAnsi="宋体" w:cs="宋体" w:hint="eastAsia"/>
          <w:lang w:val="pt-BR"/>
        </w:rPr>
        <w:t xml:space="preserve">       void ins(elem_t e){</w:t>
      </w:r>
    </w:p>
    <w:p w:rsidR="005F1F37" w:rsidRPr="003F0B0C" w:rsidRDefault="005F1F37" w:rsidP="005F1F37">
      <w:pPr>
        <w:pStyle w:val="ad"/>
        <w:rPr>
          <w:rFonts w:hAnsi="宋体" w:cs="宋体"/>
          <w:lang w:val="pt-BR"/>
        </w:rPr>
      </w:pPr>
      <w:r w:rsidRPr="003F0B0C">
        <w:rPr>
          <w:rFonts w:hAnsi="宋体" w:cs="宋体" w:hint="eastAsia"/>
          <w:lang w:val="pt-BR"/>
        </w:rPr>
        <w:t xml:space="preserve">              for (p=++n;p&gt;1&amp;&amp;_cp(e,h[p&gt;&gt;1]);h[p]=h[p&gt;&gt;1],p&gt;&gt;=1);</w:t>
      </w:r>
    </w:p>
    <w:p w:rsidR="005F1F37" w:rsidRPr="003F0B0C" w:rsidRDefault="005F1F37" w:rsidP="005F1F37">
      <w:pPr>
        <w:pStyle w:val="ad"/>
        <w:rPr>
          <w:rFonts w:hAnsi="宋体" w:cs="宋体"/>
          <w:lang w:val="pt-BR"/>
        </w:rPr>
      </w:pPr>
      <w:r w:rsidRPr="003F0B0C">
        <w:rPr>
          <w:rFonts w:hAnsi="宋体" w:cs="宋体" w:hint="eastAsia"/>
          <w:lang w:val="pt-BR"/>
        </w:rPr>
        <w:t xml:space="preserve">              h[p]=e;</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int del(elem_t&amp; e){</w:t>
      </w:r>
    </w:p>
    <w:p w:rsidR="005F1F37" w:rsidRPr="003F0B0C" w:rsidRDefault="005F1F37" w:rsidP="005F1F37">
      <w:pPr>
        <w:pStyle w:val="ad"/>
        <w:rPr>
          <w:rFonts w:hAnsi="宋体" w:cs="宋体"/>
          <w:lang w:val="pt-BR"/>
        </w:rPr>
      </w:pPr>
      <w:r w:rsidRPr="003F0B0C">
        <w:rPr>
          <w:rFonts w:hAnsi="宋体" w:cs="宋体" w:hint="eastAsia"/>
          <w:lang w:val="pt-BR"/>
        </w:rPr>
        <w:t xml:space="preserve">              if (!n) return 0;</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h[p]=h[n--];return 1;</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lastRenderedPageBreak/>
        <w:t>//</w:t>
      </w:r>
      <w:r w:rsidRPr="003F0B0C">
        <w:rPr>
          <w:rFonts w:hAnsi="宋体" w:cs="宋体" w:hint="eastAsia"/>
        </w:rPr>
        <w:t>映射二分堆</w:t>
      </w:r>
      <w:r w:rsidRPr="003F0B0C">
        <w:rPr>
          <w:rFonts w:hAnsi="宋体" w:cs="宋体" w:hint="eastAsia"/>
          <w:lang w:val="pt-BR"/>
        </w:rPr>
        <w:t>(mapped)</w:t>
      </w:r>
    </w:p>
    <w:p w:rsidR="005F1F37" w:rsidRPr="003F0B0C" w:rsidRDefault="005F1F37" w:rsidP="005F1F37">
      <w:pPr>
        <w:pStyle w:val="ad"/>
        <w:rPr>
          <w:rFonts w:hAnsi="宋体" w:cs="宋体"/>
        </w:rPr>
      </w:pPr>
      <w:r w:rsidRPr="003F0B0C">
        <w:rPr>
          <w:rFonts w:hAnsi="宋体" w:cs="宋体" w:hint="eastAsia"/>
          <w:lang w:val="pt-BR"/>
        </w:rPr>
        <w:t>//</w:t>
      </w:r>
      <w:r w:rsidRPr="003F0B0C">
        <w:rPr>
          <w:rFonts w:hAnsi="宋体" w:cs="宋体" w:hint="eastAsia"/>
        </w:rPr>
        <w:t>可插入</w:t>
      </w:r>
      <w:r w:rsidRPr="003F0B0C">
        <w:rPr>
          <w:rFonts w:hAnsi="宋体" w:cs="宋体" w:hint="eastAsia"/>
          <w:lang w:val="pt-BR"/>
        </w:rPr>
        <w:t>,</w:t>
      </w:r>
      <w:r w:rsidRPr="003F0B0C">
        <w:rPr>
          <w:rFonts w:hAnsi="宋体" w:cs="宋体" w:hint="eastAsia"/>
        </w:rPr>
        <w:t>获取并删除任意元素</w:t>
      </w:r>
      <w:r w:rsidRPr="003F0B0C">
        <w:rPr>
          <w:rFonts w:hAnsi="宋体" w:cs="宋体" w:hint="eastAsia"/>
          <w:lang w:val="pt-BR"/>
        </w:rPr>
        <w:t>,</w:t>
      </w:r>
      <w:r w:rsidRPr="003F0B0C">
        <w:rPr>
          <w:rFonts w:hAnsi="宋体" w:cs="宋体" w:hint="eastAsia"/>
        </w:rPr>
        <w:t>复杂度均O(logn)</w:t>
      </w:r>
    </w:p>
    <w:p w:rsidR="005F1F37" w:rsidRPr="003F0B0C" w:rsidRDefault="005F1F37" w:rsidP="005F1F37">
      <w:pPr>
        <w:pStyle w:val="ad"/>
        <w:rPr>
          <w:rFonts w:hAnsi="宋体" w:cs="宋体"/>
        </w:rPr>
      </w:pPr>
      <w:r w:rsidRPr="003F0B0C">
        <w:rPr>
          <w:rFonts w:hAnsi="宋体" w:cs="宋体" w:hint="eastAsia"/>
        </w:rPr>
        <w:t>//插入时提供一个索引值,删除时按该索引删除,获取并删除最小元素时一起获得该索引</w:t>
      </w:r>
    </w:p>
    <w:p w:rsidR="005F1F37" w:rsidRPr="003F0B0C" w:rsidRDefault="005F1F37" w:rsidP="005F1F37">
      <w:pPr>
        <w:pStyle w:val="ad"/>
        <w:rPr>
          <w:rFonts w:hAnsi="宋体" w:cs="宋体"/>
        </w:rPr>
      </w:pPr>
      <w:r w:rsidRPr="003F0B0C">
        <w:rPr>
          <w:rFonts w:hAnsi="宋体" w:cs="宋体" w:hint="eastAsia"/>
        </w:rPr>
        <w:t>//索引值范围0..MAXN-1,不能重复,不负责维护索引的唯一性,不在此返回请另外映射</w:t>
      </w:r>
    </w:p>
    <w:p w:rsidR="005F1F37" w:rsidRPr="003F0B0C" w:rsidRDefault="005F1F37" w:rsidP="005F1F37">
      <w:pPr>
        <w:pStyle w:val="ad"/>
        <w:rPr>
          <w:rFonts w:hAnsi="宋体" w:cs="宋体"/>
        </w:rPr>
      </w:pPr>
      <w:r w:rsidRPr="003F0B0C">
        <w:rPr>
          <w:rFonts w:hAnsi="宋体" w:cs="宋体" w:hint="eastAsia"/>
        </w:rPr>
        <w:t>//主要用于图论算法,该索引值可以是节点的下标</w:t>
      </w:r>
    </w:p>
    <w:p w:rsidR="005F1F37" w:rsidRPr="003F0B0C" w:rsidRDefault="005F1F37" w:rsidP="005F1F37">
      <w:pPr>
        <w:pStyle w:val="ad"/>
        <w:rPr>
          <w:rFonts w:hAnsi="宋体" w:cs="宋体"/>
        </w:rPr>
      </w:pPr>
      <w:r w:rsidRPr="003F0B0C">
        <w:rPr>
          <w:rFonts w:hAnsi="宋体" w:cs="宋体" w:hint="eastAsia"/>
        </w:rPr>
        <w:t>//可更改元素类型,修改比较符号或换成比较函数</w:t>
      </w:r>
    </w:p>
    <w:p w:rsidR="005F1F37" w:rsidRPr="003F0B0C" w:rsidRDefault="005F1F37" w:rsidP="005F1F37">
      <w:pPr>
        <w:pStyle w:val="ad"/>
        <w:rPr>
          <w:rFonts w:hAnsi="宋体" w:cs="宋体"/>
        </w:rPr>
      </w:pPr>
      <w:r w:rsidRPr="003F0B0C">
        <w:rPr>
          <w:rFonts w:hAnsi="宋体" w:cs="宋体" w:hint="eastAsia"/>
        </w:rPr>
        <w:t>#define MAXN 10000</w:t>
      </w:r>
    </w:p>
    <w:p w:rsidR="005F1F37" w:rsidRPr="003F0B0C" w:rsidRDefault="005F1F37" w:rsidP="005F1F37">
      <w:pPr>
        <w:pStyle w:val="ad"/>
        <w:rPr>
          <w:rFonts w:hAnsi="宋体" w:cs="宋体"/>
        </w:rPr>
      </w:pPr>
      <w:r w:rsidRPr="003F0B0C">
        <w:rPr>
          <w:rFonts w:hAnsi="宋体" w:cs="宋体" w:hint="eastAsia"/>
        </w:rPr>
        <w:t>#define _cp(a,b) ((a)&lt;(b))</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t xml:space="preserve">       elem_t h[MAXN];</w:t>
      </w:r>
    </w:p>
    <w:p w:rsidR="005F1F37" w:rsidRPr="003F0B0C" w:rsidRDefault="005F1F37" w:rsidP="005F1F37">
      <w:pPr>
        <w:pStyle w:val="ad"/>
        <w:rPr>
          <w:rFonts w:hAnsi="宋体" w:cs="宋体"/>
        </w:rPr>
      </w:pPr>
      <w:r w:rsidRPr="003F0B0C">
        <w:rPr>
          <w:rFonts w:hAnsi="宋体" w:cs="宋体" w:hint="eastAsia"/>
        </w:rPr>
        <w:t xml:space="preserve">       int ind[MAXN],map[MAXN],n,p,c;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ins(int i,elem_t e){</w:t>
      </w:r>
    </w:p>
    <w:p w:rsidR="005F1F37" w:rsidRPr="003F0B0C" w:rsidRDefault="005F1F37" w:rsidP="005F1F37">
      <w:pPr>
        <w:pStyle w:val="ad"/>
        <w:rPr>
          <w:rFonts w:hAnsi="宋体" w:cs="宋体"/>
        </w:rPr>
      </w:pPr>
      <w:r w:rsidRPr="003F0B0C">
        <w:rPr>
          <w:rFonts w:hAnsi="宋体" w:cs="宋体" w:hint="eastAsia"/>
        </w:rPr>
        <w:t xml:space="preserve">              for (p=++n;p&gt;1&amp;&amp;_cp(e,h[p&gt;&gt;1]);h[map[ind[p]=ind[p&gt;&gt;1]]=p]=h[p&gt;&gt;1],p&gt;&gt;=1);</w:t>
      </w:r>
    </w:p>
    <w:p w:rsidR="005F1F37" w:rsidRPr="003F0B0C" w:rsidRDefault="005F1F37" w:rsidP="005F1F37">
      <w:pPr>
        <w:pStyle w:val="ad"/>
        <w:rPr>
          <w:rFonts w:hAnsi="宋体" w:cs="宋体"/>
        </w:rPr>
      </w:pPr>
      <w:r w:rsidRPr="003F0B0C">
        <w:rPr>
          <w:rFonts w:hAnsi="宋体" w:cs="宋体" w:hint="eastAsia"/>
        </w:rPr>
        <w:t xml:space="preserve">              h[map[ind[p]=i]=p]=e;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del(int i,elem_t&amp; e){</w:t>
      </w:r>
    </w:p>
    <w:p w:rsidR="005F1F37" w:rsidRPr="003F0B0C" w:rsidRDefault="005F1F37" w:rsidP="005F1F37">
      <w:pPr>
        <w:pStyle w:val="ad"/>
        <w:rPr>
          <w:rFonts w:hAnsi="宋体" w:cs="宋体"/>
        </w:rPr>
      </w:pPr>
      <w:r w:rsidRPr="003F0B0C">
        <w:rPr>
          <w:rFonts w:hAnsi="宋体" w:cs="宋体" w:hint="eastAsia"/>
        </w:rPr>
        <w:t xml:space="preserve">              i=map[i];if (i&lt;1||i&gt;n) return 0;</w:t>
      </w:r>
    </w:p>
    <w:p w:rsidR="005F1F37" w:rsidRPr="003F0B0C" w:rsidRDefault="005F1F37" w:rsidP="005F1F37">
      <w:pPr>
        <w:pStyle w:val="ad"/>
        <w:rPr>
          <w:rFonts w:hAnsi="宋体" w:cs="宋体"/>
        </w:rPr>
      </w:pPr>
      <w:r w:rsidRPr="003F0B0C">
        <w:rPr>
          <w:rFonts w:hAnsi="宋体" w:cs="宋体" w:hint="eastAsia"/>
        </w:rPr>
        <w:t xml:space="preserve">              for (e=h[p=i];p&gt;1;h[map[ind[p]=ind[p&gt;&gt;1]]=p]=h[p&gt;&gt;1],p&gt;&gt;=1);</w:t>
      </w:r>
    </w:p>
    <w:p w:rsidR="005F1F37" w:rsidRPr="003F0B0C" w:rsidRDefault="005F1F37" w:rsidP="005F1F37">
      <w:pPr>
        <w:pStyle w:val="ad"/>
        <w:rPr>
          <w:rFonts w:hAnsi="宋体" w:cs="宋体"/>
          <w:lang w:val="pt-BR"/>
        </w:rPr>
      </w:pPr>
      <w:r w:rsidRPr="003F0B0C">
        <w:rPr>
          <w:rFonts w:hAnsi="宋体" w:cs="宋体" w:hint="eastAsia"/>
          <w:lang w:val="pt-BR"/>
        </w:rPr>
        <w:t xml:space="preserve">              for (c=2;c&lt;n&amp;&amp;_cp(h[c+=(c&lt;n-1&amp;&amp;_cp(h[c+1],h[c]))],h[n]);h[map[ind[p]=ind[c]]=p]=h[c],p=c,c&lt;&lt;=1);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h[map[ind[p]=ind[n]]=p]=h[n];n--;return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delmin(int&amp; i,elem_t&amp; e){</w:t>
      </w:r>
    </w:p>
    <w:p w:rsidR="005F1F37" w:rsidRPr="003F0B0C" w:rsidRDefault="005F1F37" w:rsidP="005F1F37">
      <w:pPr>
        <w:pStyle w:val="ad"/>
        <w:rPr>
          <w:rFonts w:hAnsi="宋体" w:cs="宋体"/>
        </w:rPr>
      </w:pPr>
      <w:r w:rsidRPr="003F0B0C">
        <w:rPr>
          <w:rFonts w:hAnsi="宋体" w:cs="宋体" w:hint="eastAsia"/>
        </w:rPr>
        <w:t xml:space="preserve">              if (n&lt;1) return 0;i=ind[1];</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h[map[ind[p]=ind[n]]=p]=h[n];n--;return 1;</w:t>
      </w:r>
    </w:p>
    <w:p w:rsidR="005F1F37" w:rsidRPr="003F0B0C" w:rsidRDefault="005F1F37" w:rsidP="005F1F37">
      <w:pPr>
        <w:pStyle w:val="ad"/>
        <w:rPr>
          <w:rFonts w:hAnsi="宋体" w:cs="宋体"/>
        </w:rPr>
      </w:pPr>
      <w:r w:rsidRPr="003F0B0C">
        <w:rPr>
          <w:rFonts w:hAnsi="宋体" w:cs="宋体" w:hint="eastAsia"/>
          <w:lang w:val="pt-BR"/>
        </w:rPr>
        <w:t xml:space="preserve">       </w:t>
      </w: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3.3 线段树</w:t>
      </w:r>
    </w:p>
    <w:p w:rsidR="005F1F37" w:rsidRPr="003F0B0C" w:rsidRDefault="005F1F37" w:rsidP="005F1F37">
      <w:pPr>
        <w:pStyle w:val="ad"/>
        <w:rPr>
          <w:rFonts w:hAnsi="宋体" w:cs="宋体"/>
        </w:rPr>
      </w:pPr>
      <w:r w:rsidRPr="003F0B0C">
        <w:rPr>
          <w:rFonts w:hAnsi="宋体" w:cs="宋体" w:hint="eastAsia"/>
        </w:rPr>
        <w:t>线段树应用：</w:t>
      </w:r>
    </w:p>
    <w:p w:rsidR="005F1F37" w:rsidRPr="003F0B0C" w:rsidRDefault="005F1F37" w:rsidP="005F1F37">
      <w:pPr>
        <w:pStyle w:val="ad"/>
        <w:rPr>
          <w:rFonts w:hAnsi="宋体" w:cs="宋体"/>
        </w:rPr>
      </w:pPr>
      <w:r w:rsidRPr="003F0B0C">
        <w:rPr>
          <w:rFonts w:hAnsi="宋体" w:cs="宋体" w:hint="eastAsia"/>
        </w:rPr>
        <w:t>求面积:</w:t>
      </w:r>
    </w:p>
    <w:p w:rsidR="005F1F37" w:rsidRPr="003F0B0C" w:rsidRDefault="005F1F37" w:rsidP="005F1F37">
      <w:pPr>
        <w:pStyle w:val="ad"/>
        <w:rPr>
          <w:rFonts w:hAnsi="宋体" w:cs="宋体"/>
        </w:rPr>
      </w:pPr>
      <w:r w:rsidRPr="003F0B0C">
        <w:rPr>
          <w:rFonts w:hAnsi="宋体" w:cs="宋体" w:hint="eastAsia"/>
        </w:rPr>
        <w:t>1) 坐标离散化</w:t>
      </w:r>
    </w:p>
    <w:p w:rsidR="005F1F37" w:rsidRPr="003F0B0C" w:rsidRDefault="005F1F37" w:rsidP="005F1F37">
      <w:pPr>
        <w:pStyle w:val="ad"/>
        <w:rPr>
          <w:rFonts w:hAnsi="宋体" w:cs="宋体"/>
        </w:rPr>
      </w:pPr>
      <w:r w:rsidRPr="003F0B0C">
        <w:rPr>
          <w:rFonts w:hAnsi="宋体" w:cs="宋体" w:hint="eastAsia"/>
        </w:rPr>
        <w:t>2) 垂直边按x坐标排序</w:t>
      </w:r>
    </w:p>
    <w:p w:rsidR="005F1F37" w:rsidRPr="003F0B0C" w:rsidRDefault="005F1F37" w:rsidP="005F1F37">
      <w:pPr>
        <w:pStyle w:val="ad"/>
        <w:rPr>
          <w:rFonts w:hAnsi="宋体" w:cs="宋体"/>
        </w:rPr>
      </w:pPr>
      <w:r w:rsidRPr="003F0B0C">
        <w:rPr>
          <w:rFonts w:hAnsi="宋体" w:cs="宋体" w:hint="eastAsia"/>
        </w:rPr>
        <w:t>3) 从左往右用线段树处理垂直边</w:t>
      </w:r>
    </w:p>
    <w:p w:rsidR="005F1F37" w:rsidRPr="003F0B0C" w:rsidRDefault="005F1F37" w:rsidP="005F1F37">
      <w:pPr>
        <w:pStyle w:val="ad"/>
        <w:rPr>
          <w:rFonts w:hAnsi="宋体" w:cs="宋体"/>
        </w:rPr>
      </w:pPr>
      <w:r w:rsidRPr="003F0B0C">
        <w:rPr>
          <w:rFonts w:hAnsi="宋体" w:cs="宋体" w:hint="eastAsia"/>
        </w:rPr>
        <w:t xml:space="preserve">   累计每个离散x区间长度和线段树长度的乘积</w:t>
      </w:r>
    </w:p>
    <w:p w:rsidR="005F1F37" w:rsidRPr="003F0B0C" w:rsidRDefault="005F1F37" w:rsidP="005F1F37">
      <w:pPr>
        <w:pStyle w:val="ad"/>
        <w:rPr>
          <w:rFonts w:hAnsi="宋体" w:cs="宋体"/>
        </w:rPr>
      </w:pPr>
      <w:r w:rsidRPr="003F0B0C">
        <w:rPr>
          <w:rFonts w:hAnsi="宋体" w:cs="宋体" w:hint="eastAsia"/>
        </w:rPr>
        <w:t>求周长:</w:t>
      </w:r>
    </w:p>
    <w:p w:rsidR="005F1F37" w:rsidRPr="003F0B0C" w:rsidRDefault="005F1F37" w:rsidP="005F1F37">
      <w:pPr>
        <w:pStyle w:val="ad"/>
        <w:rPr>
          <w:rFonts w:hAnsi="宋体" w:cs="宋体"/>
        </w:rPr>
      </w:pPr>
      <w:r w:rsidRPr="003F0B0C">
        <w:rPr>
          <w:rFonts w:hAnsi="宋体" w:cs="宋体" w:hint="eastAsia"/>
        </w:rPr>
        <w:t>1) 坐标离散化</w:t>
      </w:r>
    </w:p>
    <w:p w:rsidR="005F1F37" w:rsidRPr="003F0B0C" w:rsidRDefault="005F1F37" w:rsidP="005F1F37">
      <w:pPr>
        <w:pStyle w:val="ad"/>
        <w:rPr>
          <w:rFonts w:hAnsi="宋体" w:cs="宋体"/>
        </w:rPr>
      </w:pPr>
      <w:r w:rsidRPr="003F0B0C">
        <w:rPr>
          <w:rFonts w:hAnsi="宋体" w:cs="宋体" w:hint="eastAsia"/>
        </w:rPr>
        <w:t>2) 垂直边按x坐标排序, 第二关键字为入边优于出边</w:t>
      </w:r>
    </w:p>
    <w:p w:rsidR="005F1F37" w:rsidRPr="003F0B0C" w:rsidRDefault="005F1F37" w:rsidP="005F1F37">
      <w:pPr>
        <w:pStyle w:val="ad"/>
        <w:rPr>
          <w:rFonts w:hAnsi="宋体" w:cs="宋体"/>
        </w:rPr>
      </w:pPr>
      <w:r w:rsidRPr="003F0B0C">
        <w:rPr>
          <w:rFonts w:hAnsi="宋体" w:cs="宋体" w:hint="eastAsia"/>
        </w:rPr>
        <w:t>3) 从左往右用线段树处理垂直边</w:t>
      </w:r>
    </w:p>
    <w:p w:rsidR="005F1F37" w:rsidRPr="003F0B0C" w:rsidRDefault="005F1F37" w:rsidP="005F1F37">
      <w:pPr>
        <w:pStyle w:val="ad"/>
        <w:rPr>
          <w:rFonts w:hAnsi="宋体" w:cs="宋体"/>
        </w:rPr>
      </w:pPr>
      <w:r w:rsidRPr="003F0B0C">
        <w:rPr>
          <w:rFonts w:hAnsi="宋体" w:cs="宋体" w:hint="eastAsia"/>
        </w:rPr>
        <w:lastRenderedPageBreak/>
        <w:t xml:space="preserve">   在每个离散点上先加入所有入边, 累计线段树长度变化值</w:t>
      </w:r>
    </w:p>
    <w:p w:rsidR="005F1F37" w:rsidRPr="003F0B0C" w:rsidRDefault="005F1F37" w:rsidP="005F1F37">
      <w:pPr>
        <w:pStyle w:val="ad"/>
        <w:rPr>
          <w:rFonts w:hAnsi="宋体" w:cs="宋体"/>
        </w:rPr>
      </w:pPr>
      <w:r w:rsidRPr="003F0B0C">
        <w:rPr>
          <w:rFonts w:hAnsi="宋体" w:cs="宋体" w:hint="eastAsia"/>
        </w:rPr>
        <w:t xml:space="preserve">   再删除所有出边, 累计线段树长度变化值</w:t>
      </w:r>
    </w:p>
    <w:p w:rsidR="005F1F37" w:rsidRPr="003F0B0C" w:rsidRDefault="005F1F37" w:rsidP="005F1F37">
      <w:pPr>
        <w:pStyle w:val="ad"/>
        <w:rPr>
          <w:rFonts w:hAnsi="宋体" w:cs="宋体"/>
        </w:rPr>
      </w:pPr>
      <w:r w:rsidRPr="003F0B0C">
        <w:rPr>
          <w:rFonts w:hAnsi="宋体" w:cs="宋体" w:hint="eastAsia"/>
        </w:rPr>
        <w:t>4) 水平边按y坐标排序, 第二关键字为入边优于出边</w:t>
      </w:r>
    </w:p>
    <w:p w:rsidR="005F1F37" w:rsidRPr="003F0B0C" w:rsidRDefault="005F1F37" w:rsidP="005F1F37">
      <w:pPr>
        <w:pStyle w:val="ad"/>
        <w:rPr>
          <w:rFonts w:hAnsi="宋体" w:cs="宋体"/>
        </w:rPr>
      </w:pPr>
      <w:r w:rsidRPr="003F0B0C">
        <w:rPr>
          <w:rFonts w:hAnsi="宋体" w:cs="宋体" w:hint="eastAsia"/>
        </w:rPr>
        <w:t>5) 从上往下用线段树处理水平边</w:t>
      </w:r>
    </w:p>
    <w:p w:rsidR="005F1F37" w:rsidRPr="003F0B0C" w:rsidRDefault="005F1F37" w:rsidP="005F1F37">
      <w:pPr>
        <w:pStyle w:val="ad"/>
        <w:rPr>
          <w:rFonts w:hAnsi="宋体" w:cs="宋体"/>
        </w:rPr>
      </w:pPr>
      <w:r w:rsidRPr="003F0B0C">
        <w:rPr>
          <w:rFonts w:hAnsi="宋体" w:cs="宋体" w:hint="eastAsia"/>
        </w:rPr>
        <w:t xml:space="preserve">   在每个离散点上先加入所有入边, 累计线段树长度变化值</w:t>
      </w:r>
    </w:p>
    <w:p w:rsidR="005F1F37" w:rsidRPr="003F0B0C" w:rsidRDefault="005F1F37" w:rsidP="005F1F37">
      <w:pPr>
        <w:pStyle w:val="ad"/>
        <w:rPr>
          <w:rFonts w:hAnsi="宋体" w:cs="宋体"/>
        </w:rPr>
      </w:pPr>
      <w:r w:rsidRPr="003F0B0C">
        <w:rPr>
          <w:rFonts w:hAnsi="宋体" w:cs="宋体" w:hint="eastAsia"/>
        </w:rPr>
        <w:t xml:space="preserve">   再删除所有出边, 累计线段树长度变化值</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//线段树</w:t>
      </w:r>
    </w:p>
    <w:p w:rsidR="005F1F37" w:rsidRPr="003F0B0C" w:rsidRDefault="005F1F37" w:rsidP="005F1F37">
      <w:pPr>
        <w:pStyle w:val="ad"/>
        <w:rPr>
          <w:rFonts w:hAnsi="宋体" w:cs="宋体"/>
        </w:rPr>
      </w:pPr>
      <w:r w:rsidRPr="003F0B0C">
        <w:rPr>
          <w:rFonts w:hAnsi="宋体" w:cs="宋体" w:hint="eastAsia"/>
        </w:rPr>
        <w:t>//可以处理加入边和删除边不同的情况</w:t>
      </w:r>
    </w:p>
    <w:p w:rsidR="005F1F37" w:rsidRPr="003F0B0C" w:rsidRDefault="005F1F37" w:rsidP="005F1F37">
      <w:pPr>
        <w:pStyle w:val="ad"/>
        <w:rPr>
          <w:rFonts w:hAnsi="宋体" w:cs="宋体"/>
        </w:rPr>
      </w:pPr>
      <w:r w:rsidRPr="003F0B0C">
        <w:rPr>
          <w:rFonts w:hAnsi="宋体" w:cs="宋体" w:hint="eastAsia"/>
        </w:rPr>
        <w:t>//inc_seg和dec_seg用于加入边</w:t>
      </w:r>
    </w:p>
    <w:p w:rsidR="005F1F37" w:rsidRPr="003F0B0C" w:rsidRDefault="005F1F37" w:rsidP="005F1F37">
      <w:pPr>
        <w:pStyle w:val="ad"/>
        <w:rPr>
          <w:rFonts w:hAnsi="宋体" w:cs="宋体"/>
        </w:rPr>
      </w:pPr>
      <w:r w:rsidRPr="003F0B0C">
        <w:rPr>
          <w:rFonts w:hAnsi="宋体" w:cs="宋体" w:hint="eastAsia"/>
        </w:rPr>
        <w:t>//seg_len求长度</w:t>
      </w:r>
    </w:p>
    <w:p w:rsidR="005F1F37" w:rsidRPr="003F0B0C" w:rsidRDefault="005F1F37" w:rsidP="005F1F37">
      <w:pPr>
        <w:pStyle w:val="ad"/>
        <w:rPr>
          <w:rFonts w:hAnsi="宋体" w:cs="宋体"/>
        </w:rPr>
      </w:pPr>
      <w:r w:rsidRPr="003F0B0C">
        <w:rPr>
          <w:rFonts w:hAnsi="宋体" w:cs="宋体" w:hint="eastAsia"/>
        </w:rPr>
        <w:t>//t传根节点(一律为1)</w:t>
      </w:r>
    </w:p>
    <w:p w:rsidR="005F1F37" w:rsidRPr="003F0B0C" w:rsidRDefault="005F1F37" w:rsidP="005F1F37">
      <w:pPr>
        <w:pStyle w:val="ad"/>
        <w:rPr>
          <w:rFonts w:hAnsi="宋体" w:cs="宋体"/>
        </w:rPr>
      </w:pPr>
      <w:r w:rsidRPr="003F0B0C">
        <w:rPr>
          <w:rFonts w:hAnsi="宋体" w:cs="宋体" w:hint="eastAsia"/>
        </w:rPr>
        <w:t>//l0,r0传树的节点范围(一律为1..t)</w:t>
      </w:r>
    </w:p>
    <w:p w:rsidR="005F1F37" w:rsidRPr="003F0B0C" w:rsidRDefault="005F1F37" w:rsidP="005F1F37">
      <w:pPr>
        <w:pStyle w:val="ad"/>
        <w:rPr>
          <w:rFonts w:hAnsi="宋体" w:cs="宋体"/>
        </w:rPr>
      </w:pPr>
      <w:r w:rsidRPr="003F0B0C">
        <w:rPr>
          <w:rFonts w:hAnsi="宋体" w:cs="宋体" w:hint="eastAsia"/>
        </w:rPr>
        <w:t>//l,r传线段(端点)</w:t>
      </w:r>
    </w:p>
    <w:p w:rsidR="005F1F37" w:rsidRPr="003F0B0C" w:rsidRDefault="005F1F37" w:rsidP="005F1F37">
      <w:pPr>
        <w:pStyle w:val="ad"/>
        <w:rPr>
          <w:rFonts w:hAnsi="宋体" w:cs="宋体"/>
        </w:rPr>
      </w:pPr>
      <w:r w:rsidRPr="003F0B0C">
        <w:rPr>
          <w:rFonts w:hAnsi="宋体" w:cs="宋体" w:hint="eastAsia"/>
        </w:rPr>
        <w:t>#define MAXN 10000</w:t>
      </w:r>
    </w:p>
    <w:p w:rsidR="005F1F37" w:rsidRPr="003F0B0C" w:rsidRDefault="005F1F37" w:rsidP="005F1F37">
      <w:pPr>
        <w:pStyle w:val="ad"/>
        <w:rPr>
          <w:rFonts w:hAnsi="宋体" w:cs="宋体"/>
        </w:rPr>
      </w:pPr>
      <w:r w:rsidRPr="003F0B0C">
        <w:rPr>
          <w:rFonts w:hAnsi="宋体" w:cs="宋体" w:hint="eastAsia"/>
        </w:rPr>
        <w:t>struct segtree{</w:t>
      </w:r>
    </w:p>
    <w:p w:rsidR="005F1F37" w:rsidRPr="003F0B0C" w:rsidRDefault="005F1F37" w:rsidP="005F1F37">
      <w:pPr>
        <w:pStyle w:val="ad"/>
        <w:rPr>
          <w:rFonts w:hAnsi="宋体" w:cs="宋体"/>
        </w:rPr>
      </w:pPr>
      <w:r w:rsidRPr="003F0B0C">
        <w:rPr>
          <w:rFonts w:hAnsi="宋体" w:cs="宋体" w:hint="eastAsia"/>
        </w:rPr>
        <w:t xml:space="preserve">       int n,cnt[MAXN],len[MAXN];</w:t>
      </w:r>
    </w:p>
    <w:p w:rsidR="005F1F37" w:rsidRPr="003F0B0C" w:rsidRDefault="005F1F37" w:rsidP="005F1F37">
      <w:pPr>
        <w:pStyle w:val="ad"/>
        <w:rPr>
          <w:rFonts w:hAnsi="宋体" w:cs="宋体"/>
        </w:rPr>
      </w:pPr>
      <w:r w:rsidRPr="003F0B0C">
        <w:rPr>
          <w:rFonts w:hAnsi="宋体" w:cs="宋体" w:hint="eastAsia"/>
        </w:rPr>
        <w:t xml:space="preserve">       segtree(int t):n(t){</w:t>
      </w:r>
    </w:p>
    <w:p w:rsidR="005F1F37" w:rsidRPr="003F0B0C" w:rsidRDefault="005F1F37" w:rsidP="005F1F37">
      <w:pPr>
        <w:pStyle w:val="ad"/>
        <w:rPr>
          <w:rFonts w:hAnsi="宋体" w:cs="宋体"/>
        </w:rPr>
      </w:pPr>
      <w:r w:rsidRPr="003F0B0C">
        <w:rPr>
          <w:rFonts w:hAnsi="宋体" w:cs="宋体" w:hint="eastAsia"/>
        </w:rPr>
        <w:t xml:space="preserve">              for (int i=1;i&lt;=t;i++)</w:t>
      </w:r>
    </w:p>
    <w:p w:rsidR="005F1F37" w:rsidRPr="003F0B0C" w:rsidRDefault="005F1F37" w:rsidP="005F1F37">
      <w:pPr>
        <w:pStyle w:val="ad"/>
        <w:rPr>
          <w:rFonts w:hAnsi="宋体" w:cs="宋体"/>
        </w:rPr>
      </w:pPr>
      <w:r w:rsidRPr="003F0B0C">
        <w:rPr>
          <w:rFonts w:hAnsi="宋体" w:cs="宋体" w:hint="eastAsia"/>
        </w:rPr>
        <w:t xml:space="preserve">                     cnt[i]=len[i]=0;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void update(int t,int l,int r);</w:t>
      </w:r>
    </w:p>
    <w:p w:rsidR="005F1F37" w:rsidRPr="003F0B0C" w:rsidRDefault="005F1F37" w:rsidP="005F1F37">
      <w:pPr>
        <w:pStyle w:val="ad"/>
        <w:rPr>
          <w:rFonts w:hAnsi="宋体" w:cs="宋体"/>
        </w:rPr>
      </w:pPr>
      <w:r w:rsidRPr="003F0B0C">
        <w:rPr>
          <w:rFonts w:hAnsi="宋体" w:cs="宋体" w:hint="eastAsia"/>
        </w:rPr>
        <w:t xml:space="preserve">       void inc_seg(int t,int l0,int r0,int l,int r);</w:t>
      </w:r>
    </w:p>
    <w:p w:rsidR="005F1F37" w:rsidRPr="003F0B0C" w:rsidRDefault="005F1F37" w:rsidP="005F1F37">
      <w:pPr>
        <w:pStyle w:val="ad"/>
        <w:rPr>
          <w:rFonts w:hAnsi="宋体" w:cs="宋体"/>
        </w:rPr>
      </w:pPr>
      <w:r w:rsidRPr="003F0B0C">
        <w:rPr>
          <w:rFonts w:hAnsi="宋体" w:cs="宋体" w:hint="eastAsia"/>
        </w:rPr>
        <w:t xml:space="preserve">       void dec_seg(int t,int l0,int r0,int l,int r);</w:t>
      </w:r>
    </w:p>
    <w:p w:rsidR="005F1F37" w:rsidRPr="003F0B0C" w:rsidRDefault="005F1F37" w:rsidP="005F1F37">
      <w:pPr>
        <w:pStyle w:val="ad"/>
        <w:rPr>
          <w:rFonts w:hAnsi="宋体" w:cs="宋体"/>
        </w:rPr>
      </w:pPr>
      <w:r w:rsidRPr="003F0B0C">
        <w:rPr>
          <w:rFonts w:hAnsi="宋体" w:cs="宋体" w:hint="eastAsia"/>
        </w:rPr>
        <w:t xml:space="preserve">       int seg_len(int t,int l0,int r0,int l,int r);</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length(int l,int r){</w:t>
      </w:r>
    </w:p>
    <w:p w:rsidR="005F1F37" w:rsidRPr="003F0B0C" w:rsidRDefault="005F1F37" w:rsidP="005F1F37">
      <w:pPr>
        <w:pStyle w:val="ad"/>
        <w:rPr>
          <w:rFonts w:hAnsi="宋体" w:cs="宋体"/>
        </w:rPr>
      </w:pPr>
      <w:r w:rsidRPr="003F0B0C">
        <w:rPr>
          <w:rFonts w:hAnsi="宋体" w:cs="宋体" w:hint="eastAsia"/>
        </w:rPr>
        <w:t xml:space="preserve">       return r-l;</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segtree::update(int t,int l,int r){</w:t>
      </w:r>
    </w:p>
    <w:p w:rsidR="005F1F37" w:rsidRPr="003F0B0C" w:rsidRDefault="005F1F37" w:rsidP="005F1F37">
      <w:pPr>
        <w:pStyle w:val="ad"/>
        <w:rPr>
          <w:rFonts w:hAnsi="宋体" w:cs="宋体"/>
        </w:rPr>
      </w:pPr>
      <w:r w:rsidRPr="003F0B0C">
        <w:rPr>
          <w:rFonts w:hAnsi="宋体" w:cs="宋体" w:hint="eastAsia"/>
        </w:rPr>
        <w:t xml:space="preserve">       if (cnt[t]||r-l==1)</w:t>
      </w:r>
    </w:p>
    <w:p w:rsidR="005F1F37" w:rsidRPr="003F0B0C" w:rsidRDefault="005F1F37" w:rsidP="005F1F37">
      <w:pPr>
        <w:pStyle w:val="ad"/>
        <w:rPr>
          <w:rFonts w:hAnsi="宋体" w:cs="宋体"/>
        </w:rPr>
      </w:pPr>
      <w:r w:rsidRPr="003F0B0C">
        <w:rPr>
          <w:rFonts w:hAnsi="宋体" w:cs="宋体" w:hint="eastAsia"/>
        </w:rPr>
        <w:t xml:space="preserve">              len[t]=length(l,r);</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len[t]=len[t+t]+len[t+t+1];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segtree::inc_seg(int t,int l0,int r0,int l,int r){</w:t>
      </w:r>
    </w:p>
    <w:p w:rsidR="005F1F37" w:rsidRPr="003F0B0C" w:rsidRDefault="005F1F37" w:rsidP="005F1F37">
      <w:pPr>
        <w:pStyle w:val="ad"/>
        <w:rPr>
          <w:rFonts w:hAnsi="宋体" w:cs="宋体"/>
          <w:lang w:val="pt-BR"/>
        </w:rPr>
      </w:pPr>
      <w:r w:rsidRPr="003F0B0C">
        <w:rPr>
          <w:rFonts w:hAnsi="宋体" w:cs="宋体" w:hint="eastAsia"/>
          <w:lang w:val="pt-BR"/>
        </w:rPr>
        <w:t xml:space="preserve">       if (l0==l&amp;&amp;r0==r)</w:t>
      </w:r>
    </w:p>
    <w:p w:rsidR="005F1F37" w:rsidRPr="003F0B0C" w:rsidRDefault="005F1F37" w:rsidP="005F1F37">
      <w:pPr>
        <w:pStyle w:val="ad"/>
        <w:rPr>
          <w:rFonts w:hAnsi="宋体" w:cs="宋体"/>
          <w:lang w:val="pt-BR"/>
        </w:rPr>
      </w:pPr>
      <w:r w:rsidRPr="003F0B0C">
        <w:rPr>
          <w:rFonts w:hAnsi="宋体" w:cs="宋体" w:hint="eastAsia"/>
          <w:lang w:val="pt-BR"/>
        </w:rPr>
        <w:t xml:space="preserve">              cnt[t]++;</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int m0=(l0+r0)&gt;&gt;1;</w:t>
      </w:r>
    </w:p>
    <w:p w:rsidR="005F1F37" w:rsidRPr="003F0B0C" w:rsidRDefault="005F1F37" w:rsidP="005F1F37">
      <w:pPr>
        <w:pStyle w:val="ad"/>
        <w:rPr>
          <w:rFonts w:hAnsi="宋体" w:cs="宋体"/>
        </w:rPr>
      </w:pPr>
      <w:r w:rsidRPr="003F0B0C">
        <w:rPr>
          <w:rFonts w:hAnsi="宋体" w:cs="宋体" w:hint="eastAsia"/>
        </w:rPr>
        <w:t xml:space="preserve">              if (l&lt;m0)</w:t>
      </w:r>
    </w:p>
    <w:p w:rsidR="005F1F37" w:rsidRPr="003F0B0C" w:rsidRDefault="005F1F37" w:rsidP="005F1F37">
      <w:pPr>
        <w:pStyle w:val="ad"/>
        <w:rPr>
          <w:rFonts w:hAnsi="宋体" w:cs="宋体"/>
        </w:rPr>
      </w:pPr>
      <w:r w:rsidRPr="003F0B0C">
        <w:rPr>
          <w:rFonts w:hAnsi="宋体" w:cs="宋体" w:hint="eastAsia"/>
        </w:rPr>
        <w:t xml:space="preserve">                     inc_seg(t+t,l0,m0,l,m0&lt;r?m0:r);</w:t>
      </w:r>
    </w:p>
    <w:p w:rsidR="005F1F37" w:rsidRPr="003F0B0C" w:rsidRDefault="005F1F37" w:rsidP="005F1F37">
      <w:pPr>
        <w:pStyle w:val="ad"/>
        <w:rPr>
          <w:rFonts w:hAnsi="宋体" w:cs="宋体"/>
          <w:lang w:val="pt-BR"/>
        </w:rPr>
      </w:pPr>
      <w:r w:rsidRPr="003F0B0C">
        <w:rPr>
          <w:rFonts w:hAnsi="宋体" w:cs="宋体" w:hint="eastAsia"/>
          <w:lang w:val="pt-BR"/>
        </w:rPr>
        <w:lastRenderedPageBreak/>
        <w:t xml:space="preserve">              if (r&gt;m0)</w:t>
      </w:r>
    </w:p>
    <w:p w:rsidR="005F1F37" w:rsidRPr="003F0B0C" w:rsidRDefault="005F1F37" w:rsidP="005F1F37">
      <w:pPr>
        <w:pStyle w:val="ad"/>
        <w:rPr>
          <w:rFonts w:hAnsi="宋体" w:cs="宋体"/>
          <w:lang w:val="pt-BR"/>
        </w:rPr>
      </w:pPr>
      <w:r w:rsidRPr="003F0B0C">
        <w:rPr>
          <w:rFonts w:hAnsi="宋体" w:cs="宋体" w:hint="eastAsia"/>
          <w:lang w:val="pt-BR"/>
        </w:rPr>
        <w:t xml:space="preserve">                     inc_seg(t+t+1,m0,r0,m0&gt;l?m0:l,r);</w:t>
      </w:r>
    </w:p>
    <w:p w:rsidR="005F1F37" w:rsidRPr="003F0B0C" w:rsidRDefault="005F1F37" w:rsidP="005F1F37">
      <w:pPr>
        <w:pStyle w:val="ad"/>
        <w:rPr>
          <w:rFonts w:hAnsi="宋体" w:cs="宋体"/>
        </w:rPr>
      </w:pPr>
      <w:r w:rsidRPr="003F0B0C">
        <w:rPr>
          <w:rFonts w:hAnsi="宋体" w:cs="宋体" w:hint="eastAsia"/>
        </w:rPr>
        <w:t xml:space="preserve">              if (cnt[t+t]&amp;&amp;cnt[t+t+1]){</w:t>
      </w:r>
    </w:p>
    <w:p w:rsidR="005F1F37" w:rsidRPr="003F0B0C" w:rsidRDefault="005F1F37" w:rsidP="005F1F37">
      <w:pPr>
        <w:pStyle w:val="ad"/>
        <w:rPr>
          <w:rFonts w:hAnsi="宋体" w:cs="宋体"/>
        </w:rPr>
      </w:pPr>
      <w:r w:rsidRPr="003F0B0C">
        <w:rPr>
          <w:rFonts w:hAnsi="宋体" w:cs="宋体" w:hint="eastAsia"/>
        </w:rPr>
        <w:t xml:space="preserve">                     cnt[t+t]--;</w:t>
      </w:r>
    </w:p>
    <w:p w:rsidR="005F1F37" w:rsidRPr="003F0B0C" w:rsidRDefault="005F1F37" w:rsidP="005F1F37">
      <w:pPr>
        <w:pStyle w:val="ad"/>
        <w:rPr>
          <w:rFonts w:hAnsi="宋体" w:cs="宋体"/>
        </w:rPr>
      </w:pPr>
      <w:r w:rsidRPr="003F0B0C">
        <w:rPr>
          <w:rFonts w:hAnsi="宋体" w:cs="宋体" w:hint="eastAsia"/>
        </w:rPr>
        <w:t xml:space="preserve">                     update(t+t,l0,m0);</w:t>
      </w:r>
    </w:p>
    <w:p w:rsidR="005F1F37" w:rsidRPr="003F0B0C" w:rsidRDefault="005F1F37" w:rsidP="005F1F37">
      <w:pPr>
        <w:pStyle w:val="ad"/>
        <w:rPr>
          <w:rFonts w:hAnsi="宋体" w:cs="宋体"/>
        </w:rPr>
      </w:pPr>
      <w:r w:rsidRPr="003F0B0C">
        <w:rPr>
          <w:rFonts w:hAnsi="宋体" w:cs="宋体" w:hint="eastAsia"/>
        </w:rPr>
        <w:t xml:space="preserve">                     cnt[t+t+1]--;</w:t>
      </w:r>
    </w:p>
    <w:p w:rsidR="005F1F37" w:rsidRPr="003F0B0C" w:rsidRDefault="005F1F37" w:rsidP="005F1F37">
      <w:pPr>
        <w:pStyle w:val="ad"/>
        <w:rPr>
          <w:rFonts w:hAnsi="宋体" w:cs="宋体"/>
        </w:rPr>
      </w:pPr>
      <w:r w:rsidRPr="003F0B0C">
        <w:rPr>
          <w:rFonts w:hAnsi="宋体" w:cs="宋体" w:hint="eastAsia"/>
        </w:rPr>
        <w:t xml:space="preserve">                     update(t+t+1,m0,r0);</w:t>
      </w:r>
    </w:p>
    <w:p w:rsidR="005F1F37" w:rsidRPr="003F0B0C" w:rsidRDefault="005F1F37" w:rsidP="005F1F37">
      <w:pPr>
        <w:pStyle w:val="ad"/>
        <w:rPr>
          <w:rFonts w:hAnsi="宋体" w:cs="宋体"/>
        </w:rPr>
      </w:pPr>
      <w:r w:rsidRPr="003F0B0C">
        <w:rPr>
          <w:rFonts w:hAnsi="宋体" w:cs="宋体" w:hint="eastAsia"/>
        </w:rPr>
        <w:t xml:space="preserve">                     cnt[t]++;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update(t,l0,r0);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segtree::dec_seg(int t,int l0,int r0,int l,int r){</w:t>
      </w:r>
    </w:p>
    <w:p w:rsidR="005F1F37" w:rsidRPr="003F0B0C" w:rsidRDefault="005F1F37" w:rsidP="005F1F37">
      <w:pPr>
        <w:pStyle w:val="ad"/>
        <w:rPr>
          <w:rFonts w:hAnsi="宋体" w:cs="宋体"/>
          <w:lang w:val="pt-BR"/>
        </w:rPr>
      </w:pPr>
      <w:r w:rsidRPr="003F0B0C">
        <w:rPr>
          <w:rFonts w:hAnsi="宋体" w:cs="宋体" w:hint="eastAsia"/>
          <w:lang w:val="pt-BR"/>
        </w:rPr>
        <w:t xml:space="preserve">       if (l0==l&amp;&amp;r0==r)</w:t>
      </w:r>
    </w:p>
    <w:p w:rsidR="005F1F37" w:rsidRPr="003F0B0C" w:rsidRDefault="005F1F37" w:rsidP="005F1F37">
      <w:pPr>
        <w:pStyle w:val="ad"/>
        <w:rPr>
          <w:rFonts w:hAnsi="宋体" w:cs="宋体"/>
          <w:lang w:val="pt-BR"/>
        </w:rPr>
      </w:pPr>
      <w:r w:rsidRPr="003F0B0C">
        <w:rPr>
          <w:rFonts w:hAnsi="宋体" w:cs="宋体" w:hint="eastAsia"/>
          <w:lang w:val="pt-BR"/>
        </w:rPr>
        <w:t xml:space="preserve">              cnt[t]--;</w:t>
      </w:r>
    </w:p>
    <w:p w:rsidR="005F1F37" w:rsidRPr="003F0B0C" w:rsidRDefault="005F1F37" w:rsidP="005F1F37">
      <w:pPr>
        <w:pStyle w:val="ad"/>
        <w:rPr>
          <w:rFonts w:hAnsi="宋体" w:cs="宋体"/>
        </w:rPr>
      </w:pPr>
      <w:r w:rsidRPr="003F0B0C">
        <w:rPr>
          <w:rFonts w:hAnsi="宋体" w:cs="宋体" w:hint="eastAsia"/>
        </w:rPr>
        <w:t xml:space="preserve">       else if (cnt[t]){</w:t>
      </w:r>
    </w:p>
    <w:p w:rsidR="005F1F37" w:rsidRPr="003F0B0C" w:rsidRDefault="005F1F37" w:rsidP="005F1F37">
      <w:pPr>
        <w:pStyle w:val="ad"/>
        <w:rPr>
          <w:rFonts w:hAnsi="宋体" w:cs="宋体"/>
        </w:rPr>
      </w:pPr>
      <w:r w:rsidRPr="003F0B0C">
        <w:rPr>
          <w:rFonts w:hAnsi="宋体" w:cs="宋体" w:hint="eastAsia"/>
        </w:rPr>
        <w:t xml:space="preserve">              cnt[t]--;</w:t>
      </w:r>
    </w:p>
    <w:p w:rsidR="005F1F37" w:rsidRPr="003F0B0C" w:rsidRDefault="005F1F37" w:rsidP="005F1F37">
      <w:pPr>
        <w:pStyle w:val="ad"/>
        <w:rPr>
          <w:rFonts w:hAnsi="宋体" w:cs="宋体"/>
        </w:rPr>
      </w:pPr>
      <w:r w:rsidRPr="003F0B0C">
        <w:rPr>
          <w:rFonts w:hAnsi="宋体" w:cs="宋体" w:hint="eastAsia"/>
        </w:rPr>
        <w:t xml:space="preserve">              if (l&gt;l0)</w:t>
      </w:r>
    </w:p>
    <w:p w:rsidR="005F1F37" w:rsidRPr="003F0B0C" w:rsidRDefault="005F1F37" w:rsidP="005F1F37">
      <w:pPr>
        <w:pStyle w:val="ad"/>
        <w:rPr>
          <w:rFonts w:hAnsi="宋体" w:cs="宋体"/>
        </w:rPr>
      </w:pPr>
      <w:r w:rsidRPr="003F0B0C">
        <w:rPr>
          <w:rFonts w:hAnsi="宋体" w:cs="宋体" w:hint="eastAsia"/>
        </w:rPr>
        <w:t xml:space="preserve">                     inc_seg(t,l0,r0,l0,l);</w:t>
      </w:r>
    </w:p>
    <w:p w:rsidR="005F1F37" w:rsidRPr="003F0B0C" w:rsidRDefault="005F1F37" w:rsidP="005F1F37">
      <w:pPr>
        <w:pStyle w:val="ad"/>
        <w:rPr>
          <w:rFonts w:hAnsi="宋体" w:cs="宋体"/>
          <w:lang w:val="pt-BR"/>
        </w:rPr>
      </w:pPr>
      <w:r w:rsidRPr="003F0B0C">
        <w:rPr>
          <w:rFonts w:hAnsi="宋体" w:cs="宋体" w:hint="eastAsia"/>
          <w:lang w:val="pt-BR"/>
        </w:rPr>
        <w:t xml:space="preserve">              if (r&lt;r0)</w:t>
      </w:r>
    </w:p>
    <w:p w:rsidR="005F1F37" w:rsidRPr="003F0B0C" w:rsidRDefault="005F1F37" w:rsidP="005F1F37">
      <w:pPr>
        <w:pStyle w:val="ad"/>
        <w:rPr>
          <w:rFonts w:hAnsi="宋体" w:cs="宋体"/>
          <w:lang w:val="pt-BR"/>
        </w:rPr>
      </w:pPr>
      <w:r w:rsidRPr="003F0B0C">
        <w:rPr>
          <w:rFonts w:hAnsi="宋体" w:cs="宋体" w:hint="eastAsia"/>
          <w:lang w:val="pt-BR"/>
        </w:rPr>
        <w:t xml:space="preserve">                     inc_seg(t,l0,r0,r,r0);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int m0=(l0+r0)&gt;&gt;1;</w:t>
      </w:r>
    </w:p>
    <w:p w:rsidR="005F1F37" w:rsidRPr="003F0B0C" w:rsidRDefault="005F1F37" w:rsidP="005F1F37">
      <w:pPr>
        <w:pStyle w:val="ad"/>
        <w:rPr>
          <w:rFonts w:hAnsi="宋体" w:cs="宋体"/>
        </w:rPr>
      </w:pPr>
      <w:r w:rsidRPr="003F0B0C">
        <w:rPr>
          <w:rFonts w:hAnsi="宋体" w:cs="宋体" w:hint="eastAsia"/>
        </w:rPr>
        <w:t xml:space="preserve">              if (l&lt;m0)</w:t>
      </w:r>
    </w:p>
    <w:p w:rsidR="005F1F37" w:rsidRPr="003F0B0C" w:rsidRDefault="005F1F37" w:rsidP="005F1F37">
      <w:pPr>
        <w:pStyle w:val="ad"/>
        <w:rPr>
          <w:rFonts w:hAnsi="宋体" w:cs="宋体"/>
        </w:rPr>
      </w:pPr>
      <w:r w:rsidRPr="003F0B0C">
        <w:rPr>
          <w:rFonts w:hAnsi="宋体" w:cs="宋体" w:hint="eastAsia"/>
        </w:rPr>
        <w:t xml:space="preserve">                     dec_seg(t+t,l0,m0,l,m0&lt;r?m0:r);</w:t>
      </w:r>
    </w:p>
    <w:p w:rsidR="005F1F37" w:rsidRPr="003F0B0C" w:rsidRDefault="005F1F37" w:rsidP="005F1F37">
      <w:pPr>
        <w:pStyle w:val="ad"/>
        <w:rPr>
          <w:rFonts w:hAnsi="宋体" w:cs="宋体"/>
        </w:rPr>
      </w:pPr>
      <w:r w:rsidRPr="003F0B0C">
        <w:rPr>
          <w:rFonts w:hAnsi="宋体" w:cs="宋体" w:hint="eastAsia"/>
        </w:rPr>
        <w:t xml:space="preserve">              if (r&gt;m0)</w:t>
      </w:r>
    </w:p>
    <w:p w:rsidR="005F1F37" w:rsidRPr="003F0B0C" w:rsidRDefault="005F1F37" w:rsidP="005F1F37">
      <w:pPr>
        <w:pStyle w:val="ad"/>
        <w:rPr>
          <w:rFonts w:hAnsi="宋体" w:cs="宋体"/>
          <w:lang w:val="pt-BR"/>
        </w:rPr>
      </w:pPr>
      <w:r w:rsidRPr="003F0B0C">
        <w:rPr>
          <w:rFonts w:hAnsi="宋体" w:cs="宋体" w:hint="eastAsia"/>
          <w:lang w:val="pt-BR"/>
        </w:rPr>
        <w:t xml:space="preserve">                     dec_seg(t+t+1,m0,r0,m0&gt;l?m0:l,r);</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update(t,l0,r0);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segtree::seg_len(int t,int l0,int r0,int l,int r){</w:t>
      </w:r>
    </w:p>
    <w:p w:rsidR="005F1F37" w:rsidRPr="003F0B0C" w:rsidRDefault="005F1F37" w:rsidP="005F1F37">
      <w:pPr>
        <w:pStyle w:val="ad"/>
        <w:rPr>
          <w:rFonts w:hAnsi="宋体" w:cs="宋体"/>
          <w:lang w:val="pt-BR"/>
        </w:rPr>
      </w:pPr>
      <w:r w:rsidRPr="003F0B0C">
        <w:rPr>
          <w:rFonts w:hAnsi="宋体" w:cs="宋体" w:hint="eastAsia"/>
          <w:lang w:val="pt-BR"/>
        </w:rPr>
        <w:t xml:space="preserve">       if (cnt[t]||(l0==l&amp;&amp;r0==r))</w:t>
      </w:r>
    </w:p>
    <w:p w:rsidR="005F1F37" w:rsidRPr="003F0B0C" w:rsidRDefault="005F1F37" w:rsidP="005F1F37">
      <w:pPr>
        <w:pStyle w:val="ad"/>
        <w:rPr>
          <w:rFonts w:hAnsi="宋体" w:cs="宋体"/>
        </w:rPr>
      </w:pPr>
      <w:r w:rsidRPr="003F0B0C">
        <w:rPr>
          <w:rFonts w:hAnsi="宋体" w:cs="宋体" w:hint="eastAsia"/>
        </w:rPr>
        <w:t xml:space="preserve">              return len[t];</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int m0=(l0+r0)&gt;&gt;1,ret=0;</w:t>
      </w:r>
    </w:p>
    <w:p w:rsidR="005F1F37" w:rsidRPr="003F0B0C" w:rsidRDefault="005F1F37" w:rsidP="005F1F37">
      <w:pPr>
        <w:pStyle w:val="ad"/>
        <w:rPr>
          <w:rFonts w:hAnsi="宋体" w:cs="宋体"/>
        </w:rPr>
      </w:pPr>
      <w:r w:rsidRPr="003F0B0C">
        <w:rPr>
          <w:rFonts w:hAnsi="宋体" w:cs="宋体" w:hint="eastAsia"/>
        </w:rPr>
        <w:t xml:space="preserve">              if (l&lt;m0)</w:t>
      </w:r>
    </w:p>
    <w:p w:rsidR="005F1F37" w:rsidRPr="003F0B0C" w:rsidRDefault="005F1F37" w:rsidP="005F1F37">
      <w:pPr>
        <w:pStyle w:val="ad"/>
        <w:rPr>
          <w:rFonts w:hAnsi="宋体" w:cs="宋体"/>
        </w:rPr>
      </w:pPr>
      <w:r w:rsidRPr="003F0B0C">
        <w:rPr>
          <w:rFonts w:hAnsi="宋体" w:cs="宋体" w:hint="eastAsia"/>
        </w:rPr>
        <w:t xml:space="preserve">                     ret+=seg_len(t+t,l0,m0,l,m0&lt;r?m0:r);</w:t>
      </w:r>
    </w:p>
    <w:p w:rsidR="005F1F37" w:rsidRPr="003F0B0C" w:rsidRDefault="005F1F37" w:rsidP="005F1F37">
      <w:pPr>
        <w:pStyle w:val="ad"/>
        <w:rPr>
          <w:rFonts w:hAnsi="宋体" w:cs="宋体"/>
        </w:rPr>
      </w:pPr>
      <w:r w:rsidRPr="003F0B0C">
        <w:rPr>
          <w:rFonts w:hAnsi="宋体" w:cs="宋体" w:hint="eastAsia"/>
        </w:rPr>
        <w:t xml:space="preserve">              if (r&gt;m0)</w:t>
      </w:r>
    </w:p>
    <w:p w:rsidR="005F1F37" w:rsidRPr="003F0B0C" w:rsidRDefault="005F1F37" w:rsidP="005F1F37">
      <w:pPr>
        <w:pStyle w:val="ad"/>
        <w:rPr>
          <w:rFonts w:hAnsi="宋体" w:cs="宋体"/>
        </w:rPr>
      </w:pPr>
      <w:r w:rsidRPr="003F0B0C">
        <w:rPr>
          <w:rFonts w:hAnsi="宋体" w:cs="宋体" w:hint="eastAsia"/>
        </w:rPr>
        <w:t xml:space="preserve">                     ret+=seg_len(t+t+1,m0,r0,m0&gt;l?m0:l,r);</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//线段树扩展</w:t>
      </w:r>
    </w:p>
    <w:p w:rsidR="005F1F37" w:rsidRPr="003F0B0C" w:rsidRDefault="005F1F37" w:rsidP="005F1F37">
      <w:pPr>
        <w:pStyle w:val="ad"/>
        <w:rPr>
          <w:rFonts w:hAnsi="宋体" w:cs="宋体"/>
        </w:rPr>
      </w:pPr>
      <w:r w:rsidRPr="003F0B0C">
        <w:rPr>
          <w:rFonts w:hAnsi="宋体" w:cs="宋体" w:hint="eastAsia"/>
        </w:rPr>
        <w:t>//可以计算长度和线段数</w:t>
      </w:r>
    </w:p>
    <w:p w:rsidR="005F1F37" w:rsidRPr="003F0B0C" w:rsidRDefault="005F1F37" w:rsidP="005F1F37">
      <w:pPr>
        <w:pStyle w:val="ad"/>
        <w:rPr>
          <w:rFonts w:hAnsi="宋体" w:cs="宋体"/>
        </w:rPr>
      </w:pPr>
      <w:r w:rsidRPr="003F0B0C">
        <w:rPr>
          <w:rFonts w:hAnsi="宋体" w:cs="宋体" w:hint="eastAsia"/>
        </w:rPr>
        <w:t>//可以处理加入边和删除边不同的情况</w:t>
      </w:r>
    </w:p>
    <w:p w:rsidR="005F1F37" w:rsidRPr="003F0B0C" w:rsidRDefault="005F1F37" w:rsidP="005F1F37">
      <w:pPr>
        <w:pStyle w:val="ad"/>
        <w:rPr>
          <w:rFonts w:hAnsi="宋体" w:cs="宋体"/>
        </w:rPr>
      </w:pPr>
      <w:r w:rsidRPr="003F0B0C">
        <w:rPr>
          <w:rFonts w:hAnsi="宋体" w:cs="宋体" w:hint="eastAsia"/>
        </w:rPr>
        <w:t>//inc_seg和dec_seg用于加入边</w:t>
      </w:r>
    </w:p>
    <w:p w:rsidR="005F1F37" w:rsidRPr="003F0B0C" w:rsidRDefault="005F1F37" w:rsidP="005F1F37">
      <w:pPr>
        <w:pStyle w:val="ad"/>
        <w:rPr>
          <w:rFonts w:hAnsi="宋体" w:cs="宋体"/>
        </w:rPr>
      </w:pPr>
      <w:r w:rsidRPr="003F0B0C">
        <w:rPr>
          <w:rFonts w:hAnsi="宋体" w:cs="宋体" w:hint="eastAsia"/>
        </w:rPr>
        <w:t>//seg_len求长度,seg_cut求线段数</w:t>
      </w:r>
    </w:p>
    <w:p w:rsidR="005F1F37" w:rsidRPr="003F0B0C" w:rsidRDefault="005F1F37" w:rsidP="005F1F37">
      <w:pPr>
        <w:pStyle w:val="ad"/>
        <w:rPr>
          <w:rFonts w:hAnsi="宋体" w:cs="宋体"/>
        </w:rPr>
      </w:pPr>
      <w:r w:rsidRPr="003F0B0C">
        <w:rPr>
          <w:rFonts w:hAnsi="宋体" w:cs="宋体" w:hint="eastAsia"/>
        </w:rPr>
        <w:t>//t传根节点(一律为1)</w:t>
      </w:r>
    </w:p>
    <w:p w:rsidR="005F1F37" w:rsidRPr="003F0B0C" w:rsidRDefault="005F1F37" w:rsidP="005F1F37">
      <w:pPr>
        <w:pStyle w:val="ad"/>
        <w:rPr>
          <w:rFonts w:hAnsi="宋体" w:cs="宋体"/>
        </w:rPr>
      </w:pPr>
      <w:r w:rsidRPr="003F0B0C">
        <w:rPr>
          <w:rFonts w:hAnsi="宋体" w:cs="宋体" w:hint="eastAsia"/>
        </w:rPr>
        <w:t>//l0,r0传树的节点范围(一律为1..t)</w:t>
      </w:r>
    </w:p>
    <w:p w:rsidR="005F1F37" w:rsidRPr="003F0B0C" w:rsidRDefault="005F1F37" w:rsidP="005F1F37">
      <w:pPr>
        <w:pStyle w:val="ad"/>
        <w:rPr>
          <w:rFonts w:hAnsi="宋体" w:cs="宋体"/>
        </w:rPr>
      </w:pPr>
      <w:r w:rsidRPr="003F0B0C">
        <w:rPr>
          <w:rFonts w:hAnsi="宋体" w:cs="宋体" w:hint="eastAsia"/>
        </w:rPr>
        <w:t>//l,r传线段(端点)</w:t>
      </w:r>
    </w:p>
    <w:p w:rsidR="005F1F37" w:rsidRPr="003F0B0C" w:rsidRDefault="005F1F37" w:rsidP="005F1F37">
      <w:pPr>
        <w:pStyle w:val="ad"/>
        <w:rPr>
          <w:rFonts w:hAnsi="宋体" w:cs="宋体"/>
        </w:rPr>
      </w:pPr>
      <w:r w:rsidRPr="003F0B0C">
        <w:rPr>
          <w:rFonts w:hAnsi="宋体" w:cs="宋体" w:hint="eastAsia"/>
        </w:rPr>
        <w:t>#define MAXN 10000</w:t>
      </w:r>
    </w:p>
    <w:p w:rsidR="005F1F37" w:rsidRPr="003F0B0C" w:rsidRDefault="005F1F37" w:rsidP="005F1F37">
      <w:pPr>
        <w:pStyle w:val="ad"/>
        <w:rPr>
          <w:rFonts w:hAnsi="宋体" w:cs="宋体"/>
        </w:rPr>
      </w:pPr>
      <w:r w:rsidRPr="003F0B0C">
        <w:rPr>
          <w:rFonts w:hAnsi="宋体" w:cs="宋体" w:hint="eastAsia"/>
        </w:rPr>
        <w:t>struct segtree{</w:t>
      </w:r>
    </w:p>
    <w:p w:rsidR="005F1F37" w:rsidRPr="003F0B0C" w:rsidRDefault="005F1F37" w:rsidP="005F1F37">
      <w:pPr>
        <w:pStyle w:val="ad"/>
        <w:rPr>
          <w:rFonts w:hAnsi="宋体" w:cs="宋体"/>
        </w:rPr>
      </w:pPr>
      <w:r w:rsidRPr="003F0B0C">
        <w:rPr>
          <w:rFonts w:hAnsi="宋体" w:cs="宋体" w:hint="eastAsia"/>
        </w:rPr>
        <w:t xml:space="preserve">       int n,cnt[MAXN],len[MAXN],cut[MAXN],bl[MAXN],br[MAXN];</w:t>
      </w:r>
    </w:p>
    <w:p w:rsidR="005F1F37" w:rsidRPr="003F0B0C" w:rsidRDefault="005F1F37" w:rsidP="005F1F37">
      <w:pPr>
        <w:pStyle w:val="ad"/>
        <w:rPr>
          <w:rFonts w:hAnsi="宋体" w:cs="宋体"/>
        </w:rPr>
      </w:pPr>
      <w:r w:rsidRPr="003F0B0C">
        <w:rPr>
          <w:rFonts w:hAnsi="宋体" w:cs="宋体" w:hint="eastAsia"/>
        </w:rPr>
        <w:t xml:space="preserve">       segtree(int t):n(t){</w:t>
      </w:r>
    </w:p>
    <w:p w:rsidR="005F1F37" w:rsidRPr="003F0B0C" w:rsidRDefault="005F1F37" w:rsidP="005F1F37">
      <w:pPr>
        <w:pStyle w:val="ad"/>
        <w:rPr>
          <w:rFonts w:hAnsi="宋体" w:cs="宋体"/>
        </w:rPr>
      </w:pPr>
      <w:r w:rsidRPr="003F0B0C">
        <w:rPr>
          <w:rFonts w:hAnsi="宋体" w:cs="宋体" w:hint="eastAsia"/>
        </w:rPr>
        <w:t xml:space="preserve">              for (int i=1;i&lt;=t;i++)</w:t>
      </w:r>
    </w:p>
    <w:p w:rsidR="005F1F37" w:rsidRPr="003F0B0C" w:rsidRDefault="005F1F37" w:rsidP="005F1F37">
      <w:pPr>
        <w:pStyle w:val="ad"/>
        <w:rPr>
          <w:rFonts w:hAnsi="宋体" w:cs="宋体"/>
        </w:rPr>
      </w:pPr>
      <w:r w:rsidRPr="003F0B0C">
        <w:rPr>
          <w:rFonts w:hAnsi="宋体" w:cs="宋体" w:hint="eastAsia"/>
        </w:rPr>
        <w:t xml:space="preserve">                     cnt[i]=len[i]=cut[i]=bl[i]=br[i]=0;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void update(int t,int l,int r);</w:t>
      </w:r>
    </w:p>
    <w:p w:rsidR="005F1F37" w:rsidRPr="003F0B0C" w:rsidRDefault="005F1F37" w:rsidP="005F1F37">
      <w:pPr>
        <w:pStyle w:val="ad"/>
        <w:rPr>
          <w:rFonts w:hAnsi="宋体" w:cs="宋体"/>
        </w:rPr>
      </w:pPr>
      <w:r w:rsidRPr="003F0B0C">
        <w:rPr>
          <w:rFonts w:hAnsi="宋体" w:cs="宋体" w:hint="eastAsia"/>
        </w:rPr>
        <w:t xml:space="preserve">       void inc_seg(int t,int l0,int r0,int l,int r);</w:t>
      </w:r>
    </w:p>
    <w:p w:rsidR="005F1F37" w:rsidRPr="003F0B0C" w:rsidRDefault="005F1F37" w:rsidP="005F1F37">
      <w:pPr>
        <w:pStyle w:val="ad"/>
        <w:rPr>
          <w:rFonts w:hAnsi="宋体" w:cs="宋体"/>
        </w:rPr>
      </w:pPr>
      <w:r w:rsidRPr="003F0B0C">
        <w:rPr>
          <w:rFonts w:hAnsi="宋体" w:cs="宋体" w:hint="eastAsia"/>
        </w:rPr>
        <w:t xml:space="preserve">       void dec_seg(int t,int l0,int r0,int l,int r);</w:t>
      </w:r>
    </w:p>
    <w:p w:rsidR="005F1F37" w:rsidRPr="003F0B0C" w:rsidRDefault="005F1F37" w:rsidP="005F1F37">
      <w:pPr>
        <w:pStyle w:val="ad"/>
        <w:rPr>
          <w:rFonts w:hAnsi="宋体" w:cs="宋体"/>
        </w:rPr>
      </w:pPr>
      <w:r w:rsidRPr="003F0B0C">
        <w:rPr>
          <w:rFonts w:hAnsi="宋体" w:cs="宋体" w:hint="eastAsia"/>
        </w:rPr>
        <w:t xml:space="preserve">       int seg_len(int t,int l0,int r0,int l,int r);</w:t>
      </w:r>
    </w:p>
    <w:p w:rsidR="005F1F37" w:rsidRPr="003F0B0C" w:rsidRDefault="005F1F37" w:rsidP="005F1F37">
      <w:pPr>
        <w:pStyle w:val="ad"/>
        <w:rPr>
          <w:rFonts w:hAnsi="宋体" w:cs="宋体"/>
        </w:rPr>
      </w:pPr>
      <w:r w:rsidRPr="003F0B0C">
        <w:rPr>
          <w:rFonts w:hAnsi="宋体" w:cs="宋体" w:hint="eastAsia"/>
        </w:rPr>
        <w:t xml:space="preserve">       int seg_cut(int t,int l0,int r0,int l,int r);</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length(int l,int r){</w:t>
      </w:r>
    </w:p>
    <w:p w:rsidR="005F1F37" w:rsidRPr="003F0B0C" w:rsidRDefault="005F1F37" w:rsidP="005F1F37">
      <w:pPr>
        <w:pStyle w:val="ad"/>
        <w:rPr>
          <w:rFonts w:hAnsi="宋体" w:cs="宋体"/>
        </w:rPr>
      </w:pPr>
      <w:r w:rsidRPr="003F0B0C">
        <w:rPr>
          <w:rFonts w:hAnsi="宋体" w:cs="宋体" w:hint="eastAsia"/>
        </w:rPr>
        <w:t xml:space="preserve">       return r-l;</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segtree::update(int t,int l,int r){</w:t>
      </w:r>
    </w:p>
    <w:p w:rsidR="005F1F37" w:rsidRPr="003F0B0C" w:rsidRDefault="005F1F37" w:rsidP="005F1F37">
      <w:pPr>
        <w:pStyle w:val="ad"/>
        <w:rPr>
          <w:rFonts w:hAnsi="宋体" w:cs="宋体"/>
        </w:rPr>
      </w:pPr>
      <w:r w:rsidRPr="003F0B0C">
        <w:rPr>
          <w:rFonts w:hAnsi="宋体" w:cs="宋体" w:hint="eastAsia"/>
        </w:rPr>
        <w:t xml:space="preserve">       if (cnt[t]||r-l==1)</w:t>
      </w:r>
    </w:p>
    <w:p w:rsidR="005F1F37" w:rsidRPr="003F0B0C" w:rsidRDefault="005F1F37" w:rsidP="005F1F37">
      <w:pPr>
        <w:pStyle w:val="ad"/>
        <w:rPr>
          <w:rFonts w:hAnsi="宋体" w:cs="宋体"/>
        </w:rPr>
      </w:pPr>
      <w:r w:rsidRPr="003F0B0C">
        <w:rPr>
          <w:rFonts w:hAnsi="宋体" w:cs="宋体" w:hint="eastAsia"/>
        </w:rPr>
        <w:t xml:space="preserve">              len[t]=length(l,r),cut[t]=bl[t]=br[t]=1;</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len[t]=len[t+t]+len[t+t+1];</w:t>
      </w:r>
    </w:p>
    <w:p w:rsidR="005F1F37" w:rsidRPr="003F0B0C" w:rsidRDefault="005F1F37" w:rsidP="005F1F37">
      <w:pPr>
        <w:pStyle w:val="ad"/>
        <w:rPr>
          <w:rFonts w:hAnsi="宋体" w:cs="宋体"/>
        </w:rPr>
      </w:pPr>
      <w:r w:rsidRPr="003F0B0C">
        <w:rPr>
          <w:rFonts w:hAnsi="宋体" w:cs="宋体" w:hint="eastAsia"/>
        </w:rPr>
        <w:t xml:space="preserve">              cut[t]=cut[t+t]+cut[t+t+1];</w:t>
      </w:r>
    </w:p>
    <w:p w:rsidR="005F1F37" w:rsidRPr="003F0B0C" w:rsidRDefault="005F1F37" w:rsidP="005F1F37">
      <w:pPr>
        <w:pStyle w:val="ad"/>
        <w:rPr>
          <w:rFonts w:hAnsi="宋体" w:cs="宋体"/>
        </w:rPr>
      </w:pPr>
      <w:r w:rsidRPr="003F0B0C">
        <w:rPr>
          <w:rFonts w:hAnsi="宋体" w:cs="宋体" w:hint="eastAsia"/>
        </w:rPr>
        <w:t xml:space="preserve">              if (br[t+t]&amp;&amp;bl[t+t+1])</w:t>
      </w:r>
    </w:p>
    <w:p w:rsidR="005F1F37" w:rsidRPr="003F0B0C" w:rsidRDefault="005F1F37" w:rsidP="005F1F37">
      <w:pPr>
        <w:pStyle w:val="ad"/>
        <w:rPr>
          <w:rFonts w:hAnsi="宋体" w:cs="宋体"/>
        </w:rPr>
      </w:pPr>
      <w:r w:rsidRPr="003F0B0C">
        <w:rPr>
          <w:rFonts w:hAnsi="宋体" w:cs="宋体" w:hint="eastAsia"/>
        </w:rPr>
        <w:t xml:space="preserve">                   cut[t]--;</w:t>
      </w:r>
    </w:p>
    <w:p w:rsidR="005F1F37" w:rsidRPr="003F0B0C" w:rsidRDefault="005F1F37" w:rsidP="005F1F37">
      <w:pPr>
        <w:pStyle w:val="ad"/>
        <w:rPr>
          <w:rFonts w:hAnsi="宋体" w:cs="宋体"/>
        </w:rPr>
      </w:pPr>
      <w:r w:rsidRPr="003F0B0C">
        <w:rPr>
          <w:rFonts w:hAnsi="宋体" w:cs="宋体" w:hint="eastAsia"/>
        </w:rPr>
        <w:t xml:space="preserve">              bl[t]=bl[t+t],br[t]=br[t+t+1];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segtree::inc_seg(int t,int l0,int r0,int l,int r){</w:t>
      </w:r>
    </w:p>
    <w:p w:rsidR="005F1F37" w:rsidRPr="003F0B0C" w:rsidRDefault="005F1F37" w:rsidP="005F1F37">
      <w:pPr>
        <w:pStyle w:val="ad"/>
        <w:rPr>
          <w:rFonts w:hAnsi="宋体" w:cs="宋体"/>
          <w:lang w:val="pt-BR"/>
        </w:rPr>
      </w:pPr>
      <w:r w:rsidRPr="003F0B0C">
        <w:rPr>
          <w:rFonts w:hAnsi="宋体" w:cs="宋体" w:hint="eastAsia"/>
          <w:lang w:val="pt-BR"/>
        </w:rPr>
        <w:t xml:space="preserve">       if (l0==l&amp;&amp;r0==r)</w:t>
      </w:r>
    </w:p>
    <w:p w:rsidR="005F1F37" w:rsidRPr="003F0B0C" w:rsidRDefault="005F1F37" w:rsidP="005F1F37">
      <w:pPr>
        <w:pStyle w:val="ad"/>
        <w:rPr>
          <w:rFonts w:hAnsi="宋体" w:cs="宋体"/>
          <w:lang w:val="pt-BR"/>
        </w:rPr>
      </w:pPr>
      <w:r w:rsidRPr="003F0B0C">
        <w:rPr>
          <w:rFonts w:hAnsi="宋体" w:cs="宋体" w:hint="eastAsia"/>
          <w:lang w:val="pt-BR"/>
        </w:rPr>
        <w:t xml:space="preserve">              cnt[t]++;</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lastRenderedPageBreak/>
        <w:t xml:space="preserve">              int m0=(l0+r0)&gt;&gt;1;</w:t>
      </w:r>
    </w:p>
    <w:p w:rsidR="005F1F37" w:rsidRPr="003F0B0C" w:rsidRDefault="005F1F37" w:rsidP="005F1F37">
      <w:pPr>
        <w:pStyle w:val="ad"/>
        <w:rPr>
          <w:rFonts w:hAnsi="宋体" w:cs="宋体"/>
        </w:rPr>
      </w:pPr>
      <w:r w:rsidRPr="003F0B0C">
        <w:rPr>
          <w:rFonts w:hAnsi="宋体" w:cs="宋体" w:hint="eastAsia"/>
        </w:rPr>
        <w:t xml:space="preserve">              if (l&lt;m0)</w:t>
      </w:r>
    </w:p>
    <w:p w:rsidR="005F1F37" w:rsidRPr="003F0B0C" w:rsidRDefault="005F1F37" w:rsidP="005F1F37">
      <w:pPr>
        <w:pStyle w:val="ad"/>
        <w:rPr>
          <w:rFonts w:hAnsi="宋体" w:cs="宋体"/>
        </w:rPr>
      </w:pPr>
      <w:r w:rsidRPr="003F0B0C">
        <w:rPr>
          <w:rFonts w:hAnsi="宋体" w:cs="宋体" w:hint="eastAsia"/>
        </w:rPr>
        <w:t xml:space="preserve">                     inc_seg(t+t,l0,m0,l,m0&lt;r?m0:r);</w:t>
      </w:r>
    </w:p>
    <w:p w:rsidR="005F1F37" w:rsidRPr="003F0B0C" w:rsidRDefault="005F1F37" w:rsidP="005F1F37">
      <w:pPr>
        <w:pStyle w:val="ad"/>
        <w:rPr>
          <w:rFonts w:hAnsi="宋体" w:cs="宋体"/>
          <w:lang w:val="pt-BR"/>
        </w:rPr>
      </w:pPr>
      <w:r w:rsidRPr="003F0B0C">
        <w:rPr>
          <w:rFonts w:hAnsi="宋体" w:cs="宋体" w:hint="eastAsia"/>
          <w:lang w:val="pt-BR"/>
        </w:rPr>
        <w:t xml:space="preserve">              if (r&gt;m0)</w:t>
      </w:r>
    </w:p>
    <w:p w:rsidR="005F1F37" w:rsidRPr="003F0B0C" w:rsidRDefault="005F1F37" w:rsidP="005F1F37">
      <w:pPr>
        <w:pStyle w:val="ad"/>
        <w:rPr>
          <w:rFonts w:hAnsi="宋体" w:cs="宋体"/>
          <w:lang w:val="pt-BR"/>
        </w:rPr>
      </w:pPr>
      <w:r w:rsidRPr="003F0B0C">
        <w:rPr>
          <w:rFonts w:hAnsi="宋体" w:cs="宋体" w:hint="eastAsia"/>
          <w:lang w:val="pt-BR"/>
        </w:rPr>
        <w:t xml:space="preserve">                     inc_seg(t+t+1,m0,r0,m0&gt;l?m0:l,r);</w:t>
      </w:r>
    </w:p>
    <w:p w:rsidR="005F1F37" w:rsidRPr="003F0B0C" w:rsidRDefault="005F1F37" w:rsidP="005F1F37">
      <w:pPr>
        <w:pStyle w:val="ad"/>
        <w:rPr>
          <w:rFonts w:hAnsi="宋体" w:cs="宋体"/>
        </w:rPr>
      </w:pPr>
      <w:r w:rsidRPr="003F0B0C">
        <w:rPr>
          <w:rFonts w:hAnsi="宋体" w:cs="宋体" w:hint="eastAsia"/>
        </w:rPr>
        <w:t xml:space="preserve">              if (cnt[t+t]&amp;&amp;cnt[t+t+1]){</w:t>
      </w:r>
    </w:p>
    <w:p w:rsidR="005F1F37" w:rsidRPr="003F0B0C" w:rsidRDefault="005F1F37" w:rsidP="005F1F37">
      <w:pPr>
        <w:pStyle w:val="ad"/>
        <w:rPr>
          <w:rFonts w:hAnsi="宋体" w:cs="宋体"/>
        </w:rPr>
      </w:pPr>
      <w:r w:rsidRPr="003F0B0C">
        <w:rPr>
          <w:rFonts w:hAnsi="宋体" w:cs="宋体" w:hint="eastAsia"/>
        </w:rPr>
        <w:t xml:space="preserve">                     cnt[t+t]--;</w:t>
      </w:r>
    </w:p>
    <w:p w:rsidR="005F1F37" w:rsidRPr="003F0B0C" w:rsidRDefault="005F1F37" w:rsidP="005F1F37">
      <w:pPr>
        <w:pStyle w:val="ad"/>
        <w:rPr>
          <w:rFonts w:hAnsi="宋体" w:cs="宋体"/>
        </w:rPr>
      </w:pPr>
      <w:r w:rsidRPr="003F0B0C">
        <w:rPr>
          <w:rFonts w:hAnsi="宋体" w:cs="宋体" w:hint="eastAsia"/>
        </w:rPr>
        <w:t xml:space="preserve">                     update(t+t,l0,m0);</w:t>
      </w:r>
    </w:p>
    <w:p w:rsidR="005F1F37" w:rsidRPr="003F0B0C" w:rsidRDefault="005F1F37" w:rsidP="005F1F37">
      <w:pPr>
        <w:pStyle w:val="ad"/>
        <w:rPr>
          <w:rFonts w:hAnsi="宋体" w:cs="宋体"/>
        </w:rPr>
      </w:pPr>
      <w:r w:rsidRPr="003F0B0C">
        <w:rPr>
          <w:rFonts w:hAnsi="宋体" w:cs="宋体" w:hint="eastAsia"/>
        </w:rPr>
        <w:t xml:space="preserve">                     cnt[t+t+1]--;</w:t>
      </w:r>
    </w:p>
    <w:p w:rsidR="005F1F37" w:rsidRPr="003F0B0C" w:rsidRDefault="005F1F37" w:rsidP="005F1F37">
      <w:pPr>
        <w:pStyle w:val="ad"/>
        <w:rPr>
          <w:rFonts w:hAnsi="宋体" w:cs="宋体"/>
        </w:rPr>
      </w:pPr>
      <w:r w:rsidRPr="003F0B0C">
        <w:rPr>
          <w:rFonts w:hAnsi="宋体" w:cs="宋体" w:hint="eastAsia"/>
        </w:rPr>
        <w:t xml:space="preserve">                     update(t+t+1,m0,r0);</w:t>
      </w:r>
    </w:p>
    <w:p w:rsidR="005F1F37" w:rsidRPr="003F0B0C" w:rsidRDefault="005F1F37" w:rsidP="005F1F37">
      <w:pPr>
        <w:pStyle w:val="ad"/>
        <w:rPr>
          <w:rFonts w:hAnsi="宋体" w:cs="宋体"/>
        </w:rPr>
      </w:pPr>
      <w:r w:rsidRPr="003F0B0C">
        <w:rPr>
          <w:rFonts w:hAnsi="宋体" w:cs="宋体" w:hint="eastAsia"/>
        </w:rPr>
        <w:t xml:space="preserve">                     cnt[t]++;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update(t,l0,r0);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segtree::dec_seg(int t,int l0,int r0,int l,int r){</w:t>
      </w:r>
    </w:p>
    <w:p w:rsidR="005F1F37" w:rsidRPr="003F0B0C" w:rsidRDefault="005F1F37" w:rsidP="005F1F37">
      <w:pPr>
        <w:pStyle w:val="ad"/>
        <w:rPr>
          <w:rFonts w:hAnsi="宋体" w:cs="宋体"/>
          <w:lang w:val="pt-BR"/>
        </w:rPr>
      </w:pPr>
      <w:r w:rsidRPr="003F0B0C">
        <w:rPr>
          <w:rFonts w:hAnsi="宋体" w:cs="宋体" w:hint="eastAsia"/>
          <w:lang w:val="pt-BR"/>
        </w:rPr>
        <w:t xml:space="preserve">       if (l0==l&amp;&amp;r0==r)</w:t>
      </w:r>
    </w:p>
    <w:p w:rsidR="005F1F37" w:rsidRPr="003F0B0C" w:rsidRDefault="005F1F37" w:rsidP="005F1F37">
      <w:pPr>
        <w:pStyle w:val="ad"/>
        <w:rPr>
          <w:rFonts w:hAnsi="宋体" w:cs="宋体"/>
          <w:lang w:val="pt-BR"/>
        </w:rPr>
      </w:pPr>
      <w:r w:rsidRPr="003F0B0C">
        <w:rPr>
          <w:rFonts w:hAnsi="宋体" w:cs="宋体" w:hint="eastAsia"/>
          <w:lang w:val="pt-BR"/>
        </w:rPr>
        <w:t xml:space="preserve">              cnt[t]--;</w:t>
      </w:r>
    </w:p>
    <w:p w:rsidR="005F1F37" w:rsidRPr="003F0B0C" w:rsidRDefault="005F1F37" w:rsidP="005F1F37">
      <w:pPr>
        <w:pStyle w:val="ad"/>
        <w:rPr>
          <w:rFonts w:hAnsi="宋体" w:cs="宋体"/>
        </w:rPr>
      </w:pPr>
      <w:r w:rsidRPr="003F0B0C">
        <w:rPr>
          <w:rFonts w:hAnsi="宋体" w:cs="宋体" w:hint="eastAsia"/>
        </w:rPr>
        <w:t xml:space="preserve">       else if (cnt[t]){</w:t>
      </w:r>
    </w:p>
    <w:p w:rsidR="005F1F37" w:rsidRPr="003F0B0C" w:rsidRDefault="005F1F37" w:rsidP="005F1F37">
      <w:pPr>
        <w:pStyle w:val="ad"/>
        <w:rPr>
          <w:rFonts w:hAnsi="宋体" w:cs="宋体"/>
        </w:rPr>
      </w:pPr>
      <w:r w:rsidRPr="003F0B0C">
        <w:rPr>
          <w:rFonts w:hAnsi="宋体" w:cs="宋体" w:hint="eastAsia"/>
        </w:rPr>
        <w:t xml:space="preserve">              cnt[t]--;</w:t>
      </w:r>
    </w:p>
    <w:p w:rsidR="005F1F37" w:rsidRPr="003F0B0C" w:rsidRDefault="005F1F37" w:rsidP="005F1F37">
      <w:pPr>
        <w:pStyle w:val="ad"/>
        <w:rPr>
          <w:rFonts w:hAnsi="宋体" w:cs="宋体"/>
        </w:rPr>
      </w:pPr>
      <w:r w:rsidRPr="003F0B0C">
        <w:rPr>
          <w:rFonts w:hAnsi="宋体" w:cs="宋体" w:hint="eastAsia"/>
        </w:rPr>
        <w:t xml:space="preserve">              if (l&gt;l0)</w:t>
      </w:r>
    </w:p>
    <w:p w:rsidR="005F1F37" w:rsidRPr="003F0B0C" w:rsidRDefault="005F1F37" w:rsidP="005F1F37">
      <w:pPr>
        <w:pStyle w:val="ad"/>
        <w:rPr>
          <w:rFonts w:hAnsi="宋体" w:cs="宋体"/>
        </w:rPr>
      </w:pPr>
      <w:r w:rsidRPr="003F0B0C">
        <w:rPr>
          <w:rFonts w:hAnsi="宋体" w:cs="宋体" w:hint="eastAsia"/>
        </w:rPr>
        <w:t xml:space="preserve">                     inc_seg(t,l0,r0,l0,l);</w:t>
      </w:r>
    </w:p>
    <w:p w:rsidR="005F1F37" w:rsidRPr="003F0B0C" w:rsidRDefault="005F1F37" w:rsidP="005F1F37">
      <w:pPr>
        <w:pStyle w:val="ad"/>
        <w:rPr>
          <w:rFonts w:hAnsi="宋体" w:cs="宋体"/>
          <w:lang w:val="pt-BR"/>
        </w:rPr>
      </w:pPr>
      <w:r w:rsidRPr="003F0B0C">
        <w:rPr>
          <w:rFonts w:hAnsi="宋体" w:cs="宋体" w:hint="eastAsia"/>
          <w:lang w:val="pt-BR"/>
        </w:rPr>
        <w:t xml:space="preserve">              if (r&lt;r0)</w:t>
      </w:r>
    </w:p>
    <w:p w:rsidR="005F1F37" w:rsidRPr="003F0B0C" w:rsidRDefault="005F1F37" w:rsidP="005F1F37">
      <w:pPr>
        <w:pStyle w:val="ad"/>
        <w:rPr>
          <w:rFonts w:hAnsi="宋体" w:cs="宋体"/>
          <w:lang w:val="pt-BR"/>
        </w:rPr>
      </w:pPr>
      <w:r w:rsidRPr="003F0B0C">
        <w:rPr>
          <w:rFonts w:hAnsi="宋体" w:cs="宋体" w:hint="eastAsia"/>
          <w:lang w:val="pt-BR"/>
        </w:rPr>
        <w:t xml:space="preserve">                     inc_seg(t,l0,r0,r,r0);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int m0=(l0+r0)&gt;&gt;1;</w:t>
      </w:r>
    </w:p>
    <w:p w:rsidR="005F1F37" w:rsidRPr="003F0B0C" w:rsidRDefault="005F1F37" w:rsidP="005F1F37">
      <w:pPr>
        <w:pStyle w:val="ad"/>
        <w:rPr>
          <w:rFonts w:hAnsi="宋体" w:cs="宋体"/>
        </w:rPr>
      </w:pPr>
      <w:r w:rsidRPr="003F0B0C">
        <w:rPr>
          <w:rFonts w:hAnsi="宋体" w:cs="宋体" w:hint="eastAsia"/>
        </w:rPr>
        <w:t xml:space="preserve">              if (l&lt;m0)</w:t>
      </w:r>
    </w:p>
    <w:p w:rsidR="005F1F37" w:rsidRPr="003F0B0C" w:rsidRDefault="005F1F37" w:rsidP="005F1F37">
      <w:pPr>
        <w:pStyle w:val="ad"/>
        <w:rPr>
          <w:rFonts w:hAnsi="宋体" w:cs="宋体"/>
        </w:rPr>
      </w:pPr>
      <w:r w:rsidRPr="003F0B0C">
        <w:rPr>
          <w:rFonts w:hAnsi="宋体" w:cs="宋体" w:hint="eastAsia"/>
        </w:rPr>
        <w:t xml:space="preserve">                     dec_seg(t+t,l0,m0,l,m0&lt;r?m0:r);</w:t>
      </w:r>
    </w:p>
    <w:p w:rsidR="005F1F37" w:rsidRPr="003F0B0C" w:rsidRDefault="005F1F37" w:rsidP="005F1F37">
      <w:pPr>
        <w:pStyle w:val="ad"/>
        <w:rPr>
          <w:rFonts w:hAnsi="宋体" w:cs="宋体"/>
        </w:rPr>
      </w:pPr>
      <w:r w:rsidRPr="003F0B0C">
        <w:rPr>
          <w:rFonts w:hAnsi="宋体" w:cs="宋体" w:hint="eastAsia"/>
        </w:rPr>
        <w:t xml:space="preserve">              if (r&gt;m0)</w:t>
      </w:r>
    </w:p>
    <w:p w:rsidR="005F1F37" w:rsidRPr="003F0B0C" w:rsidRDefault="005F1F37" w:rsidP="005F1F37">
      <w:pPr>
        <w:pStyle w:val="ad"/>
        <w:rPr>
          <w:rFonts w:hAnsi="宋体" w:cs="宋体"/>
          <w:lang w:val="pt-BR"/>
        </w:rPr>
      </w:pPr>
      <w:r w:rsidRPr="003F0B0C">
        <w:rPr>
          <w:rFonts w:hAnsi="宋体" w:cs="宋体" w:hint="eastAsia"/>
          <w:lang w:val="pt-BR"/>
        </w:rPr>
        <w:t xml:space="preserve">                     dec_seg(t+t+1,m0,r0,m0&gt;l?m0:l,r);</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update(t,l0,r0);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int segtree::seg_len(int t,int l0,int r0,int l,int r){</w:t>
      </w:r>
    </w:p>
    <w:p w:rsidR="005F1F37" w:rsidRPr="003F0B0C" w:rsidRDefault="005F1F37" w:rsidP="005F1F37">
      <w:pPr>
        <w:pStyle w:val="ad"/>
        <w:rPr>
          <w:rFonts w:hAnsi="宋体" w:cs="宋体"/>
          <w:lang w:val="pt-BR"/>
        </w:rPr>
      </w:pPr>
      <w:r w:rsidRPr="003F0B0C">
        <w:rPr>
          <w:rFonts w:hAnsi="宋体" w:cs="宋体" w:hint="eastAsia"/>
        </w:rPr>
        <w:t xml:space="preserve">       </w:t>
      </w:r>
      <w:r w:rsidRPr="003F0B0C">
        <w:rPr>
          <w:rFonts w:hAnsi="宋体" w:cs="宋体" w:hint="eastAsia"/>
          <w:lang w:val="pt-BR"/>
        </w:rPr>
        <w:t>if (cnt[t]||(l0==l&amp;&amp;r0==r))</w:t>
      </w:r>
    </w:p>
    <w:p w:rsidR="005F1F37" w:rsidRPr="003F0B0C" w:rsidRDefault="005F1F37" w:rsidP="005F1F37">
      <w:pPr>
        <w:pStyle w:val="ad"/>
        <w:rPr>
          <w:rFonts w:hAnsi="宋体" w:cs="宋体"/>
        </w:rPr>
      </w:pPr>
      <w:r w:rsidRPr="003F0B0C">
        <w:rPr>
          <w:rFonts w:hAnsi="宋体" w:cs="宋体" w:hint="eastAsia"/>
        </w:rPr>
        <w:t xml:space="preserve">              return len[t];</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int m0=(l0+r0)&gt;&gt;1,ret=0;</w:t>
      </w:r>
    </w:p>
    <w:p w:rsidR="005F1F37" w:rsidRPr="003F0B0C" w:rsidRDefault="005F1F37" w:rsidP="005F1F37">
      <w:pPr>
        <w:pStyle w:val="ad"/>
        <w:rPr>
          <w:rFonts w:hAnsi="宋体" w:cs="宋体"/>
        </w:rPr>
      </w:pPr>
      <w:r w:rsidRPr="003F0B0C">
        <w:rPr>
          <w:rFonts w:hAnsi="宋体" w:cs="宋体" w:hint="eastAsia"/>
        </w:rPr>
        <w:t xml:space="preserve">              if (l&lt;m0)</w:t>
      </w:r>
    </w:p>
    <w:p w:rsidR="005F1F37" w:rsidRPr="003F0B0C" w:rsidRDefault="005F1F37" w:rsidP="005F1F37">
      <w:pPr>
        <w:pStyle w:val="ad"/>
        <w:rPr>
          <w:rFonts w:hAnsi="宋体" w:cs="宋体"/>
        </w:rPr>
      </w:pPr>
      <w:r w:rsidRPr="003F0B0C">
        <w:rPr>
          <w:rFonts w:hAnsi="宋体" w:cs="宋体" w:hint="eastAsia"/>
        </w:rPr>
        <w:t xml:space="preserve">                     ret+=seg_len(t+t,l0,m0,l,m0&lt;r?m0:r);</w:t>
      </w:r>
    </w:p>
    <w:p w:rsidR="005F1F37" w:rsidRPr="003F0B0C" w:rsidRDefault="005F1F37" w:rsidP="005F1F37">
      <w:pPr>
        <w:pStyle w:val="ad"/>
        <w:rPr>
          <w:rFonts w:hAnsi="宋体" w:cs="宋体"/>
        </w:rPr>
      </w:pPr>
      <w:r w:rsidRPr="003F0B0C">
        <w:rPr>
          <w:rFonts w:hAnsi="宋体" w:cs="宋体" w:hint="eastAsia"/>
        </w:rPr>
        <w:t xml:space="preserve">              if (r&gt;m0)</w:t>
      </w:r>
    </w:p>
    <w:p w:rsidR="005F1F37" w:rsidRPr="003F0B0C" w:rsidRDefault="005F1F37" w:rsidP="005F1F37">
      <w:pPr>
        <w:pStyle w:val="ad"/>
        <w:rPr>
          <w:rFonts w:hAnsi="宋体" w:cs="宋体"/>
        </w:rPr>
      </w:pPr>
      <w:r w:rsidRPr="003F0B0C">
        <w:rPr>
          <w:rFonts w:hAnsi="宋体" w:cs="宋体" w:hint="eastAsia"/>
        </w:rPr>
        <w:lastRenderedPageBreak/>
        <w:t xml:space="preserve">                     ret+=seg_len(t+t+1,m0,r0,m0&gt;l?m0:l,r);</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segtree::seg_cut(int t,int l0,int r0,int l,int r){</w:t>
      </w:r>
    </w:p>
    <w:p w:rsidR="005F1F37" w:rsidRPr="003F0B0C" w:rsidRDefault="005F1F37" w:rsidP="005F1F37">
      <w:pPr>
        <w:pStyle w:val="ad"/>
        <w:rPr>
          <w:rFonts w:hAnsi="宋体" w:cs="宋体"/>
        </w:rPr>
      </w:pPr>
      <w:r w:rsidRPr="003F0B0C">
        <w:rPr>
          <w:rFonts w:hAnsi="宋体" w:cs="宋体" w:hint="eastAsia"/>
        </w:rPr>
        <w:t xml:space="preserve">       if (cnt[t])</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 xml:space="preserve">       if (l0==l&amp;&amp;r0==r)</w:t>
      </w:r>
    </w:p>
    <w:p w:rsidR="005F1F37" w:rsidRPr="003F0B0C" w:rsidRDefault="005F1F37" w:rsidP="005F1F37">
      <w:pPr>
        <w:pStyle w:val="ad"/>
        <w:rPr>
          <w:rFonts w:hAnsi="宋体" w:cs="宋体"/>
        </w:rPr>
      </w:pPr>
      <w:r w:rsidRPr="003F0B0C">
        <w:rPr>
          <w:rFonts w:hAnsi="宋体" w:cs="宋体" w:hint="eastAsia"/>
        </w:rPr>
        <w:t xml:space="preserve">              return cut[t];</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int m0=(l0+r0)&gt;&gt;1,ret=0;</w:t>
      </w:r>
    </w:p>
    <w:p w:rsidR="005F1F37" w:rsidRPr="003F0B0C" w:rsidRDefault="005F1F37" w:rsidP="005F1F37">
      <w:pPr>
        <w:pStyle w:val="ad"/>
        <w:rPr>
          <w:rFonts w:hAnsi="宋体" w:cs="宋体"/>
        </w:rPr>
      </w:pPr>
      <w:r w:rsidRPr="003F0B0C">
        <w:rPr>
          <w:rFonts w:hAnsi="宋体" w:cs="宋体" w:hint="eastAsia"/>
        </w:rPr>
        <w:t xml:space="preserve">              if (l&lt;m0)</w:t>
      </w:r>
    </w:p>
    <w:p w:rsidR="005F1F37" w:rsidRPr="003F0B0C" w:rsidRDefault="005F1F37" w:rsidP="005F1F37">
      <w:pPr>
        <w:pStyle w:val="ad"/>
        <w:rPr>
          <w:rFonts w:hAnsi="宋体" w:cs="宋体"/>
        </w:rPr>
      </w:pPr>
      <w:r w:rsidRPr="003F0B0C">
        <w:rPr>
          <w:rFonts w:hAnsi="宋体" w:cs="宋体" w:hint="eastAsia"/>
        </w:rPr>
        <w:t xml:space="preserve">                     ret+=seg_cut(t+t,l0,m0,l,m0&lt;r?m0:r);</w:t>
      </w:r>
    </w:p>
    <w:p w:rsidR="005F1F37" w:rsidRPr="003F0B0C" w:rsidRDefault="005F1F37" w:rsidP="005F1F37">
      <w:pPr>
        <w:pStyle w:val="ad"/>
        <w:rPr>
          <w:rFonts w:hAnsi="宋体" w:cs="宋体"/>
        </w:rPr>
      </w:pPr>
      <w:r w:rsidRPr="003F0B0C">
        <w:rPr>
          <w:rFonts w:hAnsi="宋体" w:cs="宋体" w:hint="eastAsia"/>
        </w:rPr>
        <w:t xml:space="preserve">              if (r&gt;m0)</w:t>
      </w:r>
    </w:p>
    <w:p w:rsidR="005F1F37" w:rsidRPr="003F0B0C" w:rsidRDefault="005F1F37" w:rsidP="005F1F37">
      <w:pPr>
        <w:pStyle w:val="ad"/>
        <w:rPr>
          <w:rFonts w:hAnsi="宋体" w:cs="宋体"/>
        </w:rPr>
      </w:pPr>
      <w:r w:rsidRPr="003F0B0C">
        <w:rPr>
          <w:rFonts w:hAnsi="宋体" w:cs="宋体" w:hint="eastAsia"/>
        </w:rPr>
        <w:t xml:space="preserve">                     ret+=seg_cut(t+t+1,m0,r0,m0&gt;l?m0:l,r);</w:t>
      </w:r>
    </w:p>
    <w:p w:rsidR="005F1F37" w:rsidRPr="003F0B0C" w:rsidRDefault="005F1F37" w:rsidP="005F1F37">
      <w:pPr>
        <w:pStyle w:val="ad"/>
        <w:rPr>
          <w:rFonts w:hAnsi="宋体" w:cs="宋体"/>
        </w:rPr>
      </w:pPr>
      <w:r w:rsidRPr="003F0B0C">
        <w:rPr>
          <w:rFonts w:hAnsi="宋体" w:cs="宋体" w:hint="eastAsia"/>
        </w:rPr>
        <w:t xml:space="preserve">              if (l&lt;m0&amp;&amp;r&gt;m0&amp;&amp;br[t+t]&amp;&amp;bl[t+t+1])</w:t>
      </w:r>
    </w:p>
    <w:p w:rsidR="005F1F37" w:rsidRPr="003F0B0C" w:rsidRDefault="005F1F37" w:rsidP="005F1F37">
      <w:pPr>
        <w:pStyle w:val="ad"/>
        <w:rPr>
          <w:rFonts w:hAnsi="宋体" w:cs="宋体"/>
        </w:rPr>
      </w:pPr>
      <w:r w:rsidRPr="003F0B0C">
        <w:rPr>
          <w:rFonts w:hAnsi="宋体" w:cs="宋体" w:hint="eastAsia"/>
        </w:rPr>
        <w:t xml:space="preserve">                     ret--;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3.4 子段和</w:t>
      </w:r>
    </w:p>
    <w:p w:rsidR="005F1F37" w:rsidRPr="003F0B0C" w:rsidRDefault="005F1F37" w:rsidP="005F1F37">
      <w:pPr>
        <w:pStyle w:val="ad"/>
        <w:rPr>
          <w:rFonts w:hAnsi="宋体" w:cs="宋体"/>
        </w:rPr>
      </w:pPr>
      <w:r w:rsidRPr="003F0B0C">
        <w:rPr>
          <w:rFonts w:hAnsi="宋体" w:cs="宋体" w:hint="eastAsia"/>
        </w:rPr>
        <w:t>//求sum{[0..n-1]}</w:t>
      </w:r>
    </w:p>
    <w:p w:rsidR="005F1F37" w:rsidRPr="003F0B0C" w:rsidRDefault="005F1F37" w:rsidP="005F1F37">
      <w:pPr>
        <w:pStyle w:val="ad"/>
        <w:rPr>
          <w:rFonts w:hAnsi="宋体" w:cs="宋体"/>
        </w:rPr>
      </w:pPr>
      <w:r w:rsidRPr="003F0B0C">
        <w:rPr>
          <w:rFonts w:hAnsi="宋体" w:cs="宋体" w:hint="eastAsia"/>
        </w:rPr>
        <w:t>//维护和查询复杂度均为O(logn)</w:t>
      </w:r>
    </w:p>
    <w:p w:rsidR="005F1F37" w:rsidRPr="003F0B0C" w:rsidRDefault="005F1F37" w:rsidP="005F1F37">
      <w:pPr>
        <w:pStyle w:val="ad"/>
        <w:rPr>
          <w:rFonts w:hAnsi="宋体" w:cs="宋体"/>
        </w:rPr>
      </w:pPr>
      <w:r w:rsidRPr="003F0B0C">
        <w:rPr>
          <w:rFonts w:hAnsi="宋体" w:cs="宋体" w:hint="eastAsia"/>
        </w:rPr>
        <w:t>//用于动态求子段和,数组内容保存在sum.a[]中</w:t>
      </w:r>
    </w:p>
    <w:p w:rsidR="005F1F37" w:rsidRPr="003F0B0C" w:rsidRDefault="005F1F37" w:rsidP="005F1F37">
      <w:pPr>
        <w:pStyle w:val="ad"/>
        <w:rPr>
          <w:rFonts w:hAnsi="宋体" w:cs="宋体"/>
        </w:rPr>
      </w:pPr>
      <w:r w:rsidRPr="003F0B0C">
        <w:rPr>
          <w:rFonts w:hAnsi="宋体" w:cs="宋体" w:hint="eastAsia"/>
        </w:rPr>
        <w:t>//可以改成其他数据类型</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lowbit(x) ((x)&amp;((x)^((x)-1)))</w:t>
      </w:r>
    </w:p>
    <w:p w:rsidR="005F1F37" w:rsidRPr="003F0B0C" w:rsidRDefault="005F1F37" w:rsidP="005F1F37">
      <w:pPr>
        <w:pStyle w:val="ad"/>
        <w:rPr>
          <w:rFonts w:hAnsi="宋体" w:cs="宋体"/>
        </w:rPr>
      </w:pPr>
      <w:r w:rsidRPr="003F0B0C">
        <w:rPr>
          <w:rFonts w:hAnsi="宋体" w:cs="宋体" w:hint="eastAsia"/>
        </w:rPr>
        <w:t>#define MAXN 10000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struct sum{</w:t>
      </w:r>
    </w:p>
    <w:p w:rsidR="005F1F37" w:rsidRPr="003F0B0C" w:rsidRDefault="005F1F37" w:rsidP="005F1F37">
      <w:pPr>
        <w:pStyle w:val="ad"/>
        <w:rPr>
          <w:rFonts w:hAnsi="宋体" w:cs="宋体"/>
        </w:rPr>
      </w:pPr>
      <w:r w:rsidRPr="003F0B0C">
        <w:rPr>
          <w:rFonts w:hAnsi="宋体" w:cs="宋体" w:hint="eastAsia"/>
        </w:rPr>
        <w:t xml:space="preserve">       elem_t a[MAXN],c[MAXN],ret;</w:t>
      </w:r>
    </w:p>
    <w:p w:rsidR="005F1F37" w:rsidRPr="003F0B0C" w:rsidRDefault="005F1F37" w:rsidP="005F1F37">
      <w:pPr>
        <w:pStyle w:val="ad"/>
        <w:rPr>
          <w:rFonts w:hAnsi="宋体" w:cs="宋体"/>
        </w:rPr>
      </w:pPr>
      <w:r w:rsidRPr="003F0B0C">
        <w:rPr>
          <w:rFonts w:hAnsi="宋体" w:cs="宋体" w:hint="eastAsia"/>
        </w:rPr>
        <w:t xml:space="preserve">       int n;</w:t>
      </w:r>
    </w:p>
    <w:p w:rsidR="005F1F37" w:rsidRPr="003F0B0C" w:rsidRDefault="005F1F37" w:rsidP="005F1F37">
      <w:pPr>
        <w:pStyle w:val="ad"/>
        <w:rPr>
          <w:rFonts w:hAnsi="宋体" w:cs="宋体"/>
        </w:rPr>
      </w:pPr>
      <w:r w:rsidRPr="003F0B0C">
        <w:rPr>
          <w:rFonts w:hAnsi="宋体" w:cs="宋体" w:hint="eastAsia"/>
        </w:rPr>
        <w:t xml:space="preserve">       void init(int i){memset(a,0,sizeof(a));memset(c,0,sizeof(c));n=i;}</w:t>
      </w:r>
    </w:p>
    <w:p w:rsidR="005F1F37" w:rsidRPr="003F0B0C" w:rsidRDefault="005F1F37" w:rsidP="005F1F37">
      <w:pPr>
        <w:pStyle w:val="ad"/>
        <w:rPr>
          <w:rFonts w:hAnsi="宋体" w:cs="宋体"/>
        </w:rPr>
      </w:pPr>
      <w:r w:rsidRPr="003F0B0C">
        <w:rPr>
          <w:rFonts w:hAnsi="宋体" w:cs="宋体" w:hint="eastAsia"/>
        </w:rPr>
        <w:t xml:space="preserve">       void update(int i,elem_t v){for (v-=a[i],a[i++]+=v;i&lt;=n;c[i-1]+=v,i+=lowbit(i));}</w:t>
      </w:r>
    </w:p>
    <w:p w:rsidR="005F1F37" w:rsidRPr="003F0B0C" w:rsidRDefault="005F1F37" w:rsidP="005F1F37">
      <w:pPr>
        <w:pStyle w:val="ad"/>
        <w:rPr>
          <w:rFonts w:hAnsi="宋体" w:cs="宋体"/>
        </w:rPr>
      </w:pPr>
      <w:r w:rsidRPr="003F0B0C">
        <w:rPr>
          <w:rFonts w:hAnsi="宋体" w:cs="宋体" w:hint="eastAsia"/>
        </w:rPr>
        <w:t xml:space="preserve">       elem_t query(int i){for (ret=0;i;ret+=c[i-1],i^=lowbit(i));return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3.5 子阵和</w:t>
      </w:r>
    </w:p>
    <w:p w:rsidR="005F1F37" w:rsidRPr="003F0B0C" w:rsidRDefault="005F1F37" w:rsidP="005F1F37">
      <w:pPr>
        <w:pStyle w:val="ad"/>
        <w:rPr>
          <w:rFonts w:hAnsi="宋体" w:cs="宋体"/>
        </w:rPr>
      </w:pPr>
      <w:r w:rsidRPr="003F0B0C">
        <w:rPr>
          <w:rFonts w:hAnsi="宋体" w:cs="宋体" w:hint="eastAsia"/>
        </w:rPr>
        <w:t>//求sum{a[0..m-1][0..n-1]}</w:t>
      </w:r>
    </w:p>
    <w:p w:rsidR="005F1F37" w:rsidRPr="003F0B0C" w:rsidRDefault="005F1F37" w:rsidP="005F1F37">
      <w:pPr>
        <w:pStyle w:val="ad"/>
        <w:rPr>
          <w:rFonts w:hAnsi="宋体" w:cs="宋体"/>
        </w:rPr>
      </w:pPr>
      <w:r w:rsidRPr="003F0B0C">
        <w:rPr>
          <w:rFonts w:hAnsi="宋体" w:cs="宋体" w:hint="eastAsia"/>
        </w:rPr>
        <w:t>//维护和查询复杂度均为O(logm*logn)</w:t>
      </w:r>
    </w:p>
    <w:p w:rsidR="005F1F37" w:rsidRPr="003F0B0C" w:rsidRDefault="005F1F37" w:rsidP="005F1F37">
      <w:pPr>
        <w:pStyle w:val="ad"/>
        <w:rPr>
          <w:rFonts w:hAnsi="宋体" w:cs="宋体"/>
        </w:rPr>
      </w:pPr>
      <w:r w:rsidRPr="003F0B0C">
        <w:rPr>
          <w:rFonts w:hAnsi="宋体" w:cs="宋体" w:hint="eastAsia"/>
        </w:rPr>
        <w:t>//用于动态求子阵和,数组内容保存在sum.a[][]中</w:t>
      </w:r>
    </w:p>
    <w:p w:rsidR="005F1F37" w:rsidRPr="003F0B0C" w:rsidRDefault="005F1F37" w:rsidP="005F1F37">
      <w:pPr>
        <w:pStyle w:val="ad"/>
        <w:rPr>
          <w:rFonts w:hAnsi="宋体" w:cs="宋体"/>
        </w:rPr>
      </w:pPr>
      <w:r w:rsidRPr="003F0B0C">
        <w:rPr>
          <w:rFonts w:hAnsi="宋体" w:cs="宋体" w:hint="eastAsia"/>
        </w:rPr>
        <w:lastRenderedPageBreak/>
        <w:t>//可以改成其他数据类型</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lowbit(x) ((x)&amp;((x)^((x)-1)))</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struct sum{</w:t>
      </w:r>
    </w:p>
    <w:p w:rsidR="005F1F37" w:rsidRPr="003F0B0C" w:rsidRDefault="005F1F37" w:rsidP="005F1F37">
      <w:pPr>
        <w:pStyle w:val="ad"/>
        <w:rPr>
          <w:rFonts w:hAnsi="宋体" w:cs="宋体"/>
        </w:rPr>
      </w:pPr>
      <w:r w:rsidRPr="003F0B0C">
        <w:rPr>
          <w:rFonts w:hAnsi="宋体" w:cs="宋体" w:hint="eastAsia"/>
        </w:rPr>
        <w:t xml:space="preserve">       elem_t a[MAXN][MAXN],c[MAXN][MAXN],ret;</w:t>
      </w:r>
    </w:p>
    <w:p w:rsidR="005F1F37" w:rsidRPr="003F0B0C" w:rsidRDefault="005F1F37" w:rsidP="005F1F37">
      <w:pPr>
        <w:pStyle w:val="ad"/>
        <w:rPr>
          <w:rFonts w:hAnsi="宋体" w:cs="宋体"/>
        </w:rPr>
      </w:pPr>
      <w:r w:rsidRPr="003F0B0C">
        <w:rPr>
          <w:rFonts w:hAnsi="宋体" w:cs="宋体" w:hint="eastAsia"/>
        </w:rPr>
        <w:t xml:space="preserve">       int m,n,t;</w:t>
      </w:r>
    </w:p>
    <w:p w:rsidR="005F1F37" w:rsidRPr="003F0B0C" w:rsidRDefault="005F1F37" w:rsidP="005F1F37">
      <w:pPr>
        <w:pStyle w:val="ad"/>
        <w:rPr>
          <w:rFonts w:hAnsi="宋体" w:cs="宋体"/>
        </w:rPr>
      </w:pPr>
    </w:p>
    <w:p w:rsidR="005F1F37" w:rsidRPr="003F0B0C" w:rsidRDefault="005F1F37" w:rsidP="005F1F37">
      <w:pPr>
        <w:pStyle w:val="ad"/>
        <w:ind w:firstLine="420"/>
        <w:rPr>
          <w:rFonts w:hAnsi="宋体" w:cs="宋体"/>
        </w:rPr>
      </w:pPr>
      <w:r w:rsidRPr="003F0B0C">
        <w:rPr>
          <w:rFonts w:hAnsi="宋体" w:cs="宋体" w:hint="eastAsia"/>
        </w:rPr>
        <w:t>void init(int i,int j)</w:t>
      </w:r>
    </w:p>
    <w:p w:rsidR="005F1F37" w:rsidRPr="003F0B0C" w:rsidRDefault="005F1F37" w:rsidP="005F1F37">
      <w:pPr>
        <w:pStyle w:val="ad"/>
        <w:ind w:firstLine="420"/>
        <w:rPr>
          <w:rFonts w:hAnsi="宋体" w:cs="宋体"/>
        </w:rPr>
      </w:pPr>
      <w:r w:rsidRPr="003F0B0C">
        <w:rPr>
          <w:rFonts w:hAnsi="宋体" w:cs="宋体" w:hint="eastAsia"/>
        </w:rPr>
        <w:t>{memset(a,0,sizeof(a));memset(c,0,sizeof(c));m=i,n=j;}</w:t>
      </w:r>
    </w:p>
    <w:p w:rsidR="005F1F37" w:rsidRPr="003F0B0C" w:rsidRDefault="005F1F37" w:rsidP="005F1F37">
      <w:pPr>
        <w:pStyle w:val="ad"/>
        <w:rPr>
          <w:rFonts w:hAnsi="宋体" w:cs="宋体"/>
        </w:rPr>
      </w:pPr>
      <w:r w:rsidRPr="003F0B0C">
        <w:rPr>
          <w:rFonts w:hAnsi="宋体" w:cs="宋体" w:hint="eastAsia"/>
        </w:rPr>
        <w:t xml:space="preserve">   void update(int i,int j,elem_t v){</w:t>
      </w:r>
    </w:p>
    <w:p w:rsidR="005F1F37" w:rsidRPr="003F0B0C" w:rsidRDefault="005F1F37" w:rsidP="005F1F37">
      <w:pPr>
        <w:pStyle w:val="ad"/>
        <w:rPr>
          <w:rFonts w:hAnsi="宋体" w:cs="宋体"/>
        </w:rPr>
      </w:pPr>
      <w:r w:rsidRPr="003F0B0C">
        <w:rPr>
          <w:rFonts w:hAnsi="宋体" w:cs="宋体" w:hint="eastAsia"/>
        </w:rPr>
        <w:t xml:space="preserve">              for (v-=a[i][j],a[i++][j++]+=v,t=j;i&lt;=m;i+=lowbit(i))</w:t>
      </w:r>
    </w:p>
    <w:p w:rsidR="005F1F37" w:rsidRPr="003F0B0C" w:rsidRDefault="005F1F37" w:rsidP="005F1F37">
      <w:pPr>
        <w:pStyle w:val="ad"/>
        <w:rPr>
          <w:rFonts w:hAnsi="宋体" w:cs="宋体"/>
        </w:rPr>
      </w:pPr>
      <w:r w:rsidRPr="003F0B0C">
        <w:rPr>
          <w:rFonts w:hAnsi="宋体" w:cs="宋体" w:hint="eastAsia"/>
        </w:rPr>
        <w:t xml:space="preserve">                     for (j=t;j&lt;=n;c[i-1][j-1]+=v,j+=lowbit(j));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elem_t query(int i,int j){</w:t>
      </w:r>
    </w:p>
    <w:p w:rsidR="005F1F37" w:rsidRPr="003F0B0C" w:rsidRDefault="005F1F37" w:rsidP="005F1F37">
      <w:pPr>
        <w:pStyle w:val="ad"/>
        <w:rPr>
          <w:rFonts w:hAnsi="宋体" w:cs="宋体"/>
        </w:rPr>
      </w:pPr>
      <w:r w:rsidRPr="003F0B0C">
        <w:rPr>
          <w:rFonts w:hAnsi="宋体" w:cs="宋体" w:hint="eastAsia"/>
        </w:rPr>
        <w:t xml:space="preserve">              for (ret=0,t=j;i;i^=lowbit(i))</w:t>
      </w:r>
    </w:p>
    <w:p w:rsidR="005F1F37" w:rsidRPr="003F0B0C" w:rsidRDefault="005F1F37" w:rsidP="005F1F37">
      <w:pPr>
        <w:pStyle w:val="ad"/>
        <w:rPr>
          <w:rFonts w:hAnsi="宋体" w:cs="宋体"/>
        </w:rPr>
      </w:pPr>
      <w:r w:rsidRPr="003F0B0C">
        <w:rPr>
          <w:rFonts w:hAnsi="宋体" w:cs="宋体" w:hint="eastAsia"/>
        </w:rPr>
        <w:t xml:space="preserve">                     for (j=t;j;ret+=c[i-1][j-1],j^=lowbit(j));</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b/>
          <w:sz w:val="24"/>
          <w:szCs w:val="24"/>
        </w:rPr>
      </w:pPr>
      <w:r w:rsidRPr="003F0B0C">
        <w:rPr>
          <w:rFonts w:hAnsi="宋体" w:cs="宋体" w:hint="eastAsia"/>
          <w:b/>
          <w:sz w:val="24"/>
          <w:szCs w:val="24"/>
        </w:rPr>
        <w:t>4、数论</w:t>
      </w:r>
    </w:p>
    <w:p w:rsidR="005F1F37" w:rsidRPr="003F0B0C" w:rsidRDefault="005F1F37" w:rsidP="005F1F37">
      <w:pPr>
        <w:pStyle w:val="ad"/>
        <w:rPr>
          <w:rFonts w:hAnsi="宋体" w:cs="宋体"/>
          <w:b/>
        </w:rPr>
      </w:pPr>
      <w:r w:rsidRPr="003F0B0C">
        <w:rPr>
          <w:rFonts w:hAnsi="宋体" w:cs="宋体" w:hint="eastAsia"/>
          <w:b/>
        </w:rPr>
        <w:t>4.1 阶乘最后非0位</w:t>
      </w:r>
    </w:p>
    <w:p w:rsidR="005F1F37" w:rsidRPr="003F0B0C" w:rsidRDefault="005F1F37" w:rsidP="005F1F37">
      <w:pPr>
        <w:pStyle w:val="ad"/>
        <w:rPr>
          <w:rFonts w:hAnsi="宋体" w:cs="宋体"/>
        </w:rPr>
      </w:pPr>
      <w:r w:rsidRPr="003F0B0C">
        <w:rPr>
          <w:rFonts w:hAnsi="宋体" w:cs="宋体" w:hint="eastAsia"/>
        </w:rPr>
        <w:t>//求阶乘最后非零位,复杂度O(nlogn)</w:t>
      </w:r>
    </w:p>
    <w:p w:rsidR="005F1F37" w:rsidRPr="003F0B0C" w:rsidRDefault="005F1F37" w:rsidP="005F1F37">
      <w:pPr>
        <w:pStyle w:val="ad"/>
        <w:rPr>
          <w:rFonts w:hAnsi="宋体" w:cs="宋体"/>
        </w:rPr>
      </w:pPr>
      <w:r w:rsidRPr="003F0B0C">
        <w:rPr>
          <w:rFonts w:hAnsi="宋体" w:cs="宋体" w:hint="eastAsia"/>
        </w:rPr>
        <w:t>//返回该位,n以字符串方式传入</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10000</w:t>
      </w:r>
    </w:p>
    <w:p w:rsidR="005F1F37" w:rsidRPr="003F0B0C" w:rsidRDefault="005F1F37" w:rsidP="005F1F37">
      <w:pPr>
        <w:pStyle w:val="ad"/>
        <w:rPr>
          <w:rFonts w:hAnsi="宋体" w:cs="宋体"/>
        </w:rPr>
      </w:pPr>
      <w:r w:rsidRPr="003F0B0C">
        <w:rPr>
          <w:rFonts w:hAnsi="宋体" w:cs="宋体" w:hint="eastAsia"/>
        </w:rPr>
        <w:t>int lastdigit(char* buf){</w:t>
      </w:r>
    </w:p>
    <w:p w:rsidR="005F1F37" w:rsidRPr="003F0B0C" w:rsidRDefault="005F1F37" w:rsidP="005F1F37">
      <w:pPr>
        <w:pStyle w:val="ad"/>
        <w:rPr>
          <w:rFonts w:hAnsi="宋体" w:cs="宋体"/>
        </w:rPr>
      </w:pPr>
      <w:r w:rsidRPr="003F0B0C">
        <w:rPr>
          <w:rFonts w:hAnsi="宋体" w:cs="宋体" w:hint="eastAsia"/>
        </w:rPr>
        <w:t xml:space="preserve">       const int mod[20]={1,1,2,6,4,2,2,4,2,8,4,4,8,4,6,8,8,6,8,2};</w:t>
      </w:r>
    </w:p>
    <w:p w:rsidR="005F1F37" w:rsidRPr="003F0B0C" w:rsidRDefault="005F1F37" w:rsidP="005F1F37">
      <w:pPr>
        <w:pStyle w:val="ad"/>
        <w:rPr>
          <w:rFonts w:hAnsi="宋体" w:cs="宋体"/>
        </w:rPr>
      </w:pPr>
      <w:r w:rsidRPr="003F0B0C">
        <w:rPr>
          <w:rFonts w:hAnsi="宋体" w:cs="宋体" w:hint="eastAsia"/>
        </w:rPr>
        <w:t xml:space="preserve">       int len=strlen(buf),a[MAXN],i,c,ret=1;</w:t>
      </w:r>
    </w:p>
    <w:p w:rsidR="005F1F37" w:rsidRPr="003F0B0C" w:rsidRDefault="005F1F37" w:rsidP="005F1F37">
      <w:pPr>
        <w:pStyle w:val="ad"/>
        <w:rPr>
          <w:rFonts w:hAnsi="宋体" w:cs="宋体"/>
        </w:rPr>
      </w:pPr>
      <w:r w:rsidRPr="003F0B0C">
        <w:rPr>
          <w:rFonts w:hAnsi="宋体" w:cs="宋体" w:hint="eastAsia"/>
        </w:rPr>
        <w:t xml:space="preserve">       if (len==1)</w:t>
      </w:r>
    </w:p>
    <w:p w:rsidR="005F1F37" w:rsidRPr="003F0B0C" w:rsidRDefault="005F1F37" w:rsidP="005F1F37">
      <w:pPr>
        <w:pStyle w:val="ad"/>
        <w:rPr>
          <w:rFonts w:hAnsi="宋体" w:cs="宋体"/>
        </w:rPr>
      </w:pPr>
      <w:r w:rsidRPr="003F0B0C">
        <w:rPr>
          <w:rFonts w:hAnsi="宋体" w:cs="宋体" w:hint="eastAsia"/>
        </w:rPr>
        <w:t xml:space="preserve">              return mod[buf[0]-'0'];</w:t>
      </w:r>
    </w:p>
    <w:p w:rsidR="005F1F37" w:rsidRPr="003F0B0C" w:rsidRDefault="005F1F37" w:rsidP="005F1F37">
      <w:pPr>
        <w:pStyle w:val="ad"/>
        <w:rPr>
          <w:rFonts w:hAnsi="宋体" w:cs="宋体"/>
        </w:rPr>
      </w:pPr>
      <w:r w:rsidRPr="003F0B0C">
        <w:rPr>
          <w:rFonts w:hAnsi="宋体" w:cs="宋体" w:hint="eastAsia"/>
        </w:rPr>
        <w:t xml:space="preserve">       for (i=0;i&lt;len;i++)</w:t>
      </w:r>
    </w:p>
    <w:p w:rsidR="005F1F37" w:rsidRPr="003F0B0C" w:rsidRDefault="005F1F37" w:rsidP="005F1F37">
      <w:pPr>
        <w:pStyle w:val="ad"/>
        <w:rPr>
          <w:rFonts w:hAnsi="宋体" w:cs="宋体"/>
        </w:rPr>
      </w:pPr>
      <w:r w:rsidRPr="003F0B0C">
        <w:rPr>
          <w:rFonts w:hAnsi="宋体" w:cs="宋体" w:hint="eastAsia"/>
        </w:rPr>
        <w:t xml:space="preserve">              a[i]=buf[len-1-i]-'0';</w:t>
      </w:r>
    </w:p>
    <w:p w:rsidR="005F1F37" w:rsidRPr="003F0B0C" w:rsidRDefault="005F1F37" w:rsidP="005F1F37">
      <w:pPr>
        <w:pStyle w:val="ad"/>
        <w:rPr>
          <w:rFonts w:hAnsi="宋体" w:cs="宋体"/>
        </w:rPr>
      </w:pPr>
      <w:r w:rsidRPr="003F0B0C">
        <w:rPr>
          <w:rFonts w:hAnsi="宋体" w:cs="宋体" w:hint="eastAsia"/>
        </w:rPr>
        <w:t xml:space="preserve">       for (;len;len-=!a[len-1]){</w:t>
      </w:r>
    </w:p>
    <w:p w:rsidR="005F1F37" w:rsidRPr="003F0B0C" w:rsidRDefault="005F1F37" w:rsidP="005F1F37">
      <w:pPr>
        <w:pStyle w:val="ad"/>
        <w:rPr>
          <w:rFonts w:hAnsi="宋体" w:cs="宋体"/>
        </w:rPr>
      </w:pPr>
      <w:r w:rsidRPr="003F0B0C">
        <w:rPr>
          <w:rFonts w:hAnsi="宋体" w:cs="宋体" w:hint="eastAsia"/>
        </w:rPr>
        <w:t xml:space="preserve">              ret=ret*mod[a[1]%2*10+a[0]]%5;</w:t>
      </w:r>
    </w:p>
    <w:p w:rsidR="005F1F37" w:rsidRPr="003F0B0C" w:rsidRDefault="005F1F37" w:rsidP="005F1F37">
      <w:pPr>
        <w:pStyle w:val="ad"/>
        <w:rPr>
          <w:rFonts w:hAnsi="宋体" w:cs="宋体"/>
        </w:rPr>
      </w:pPr>
      <w:r w:rsidRPr="003F0B0C">
        <w:rPr>
          <w:rFonts w:hAnsi="宋体" w:cs="宋体" w:hint="eastAsia"/>
        </w:rPr>
        <w:t xml:space="preserve">              for (c=0,i=len-1;i&gt;=0;i--)</w:t>
      </w:r>
    </w:p>
    <w:p w:rsidR="005F1F37" w:rsidRPr="003F0B0C" w:rsidRDefault="005F1F37" w:rsidP="005F1F37">
      <w:pPr>
        <w:pStyle w:val="ad"/>
        <w:rPr>
          <w:rFonts w:hAnsi="宋体" w:cs="宋体"/>
        </w:rPr>
      </w:pPr>
      <w:r w:rsidRPr="003F0B0C">
        <w:rPr>
          <w:rFonts w:hAnsi="宋体" w:cs="宋体" w:hint="eastAsia"/>
        </w:rPr>
        <w:t xml:space="preserve">                     c=c*10+a[i],a[i]=c/5,c%=5;</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lastRenderedPageBreak/>
        <w:t xml:space="preserve">       return ret+ret%2*5;</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4.2 模线性方程组</w:t>
      </w:r>
    </w:p>
    <w:p w:rsidR="005F1F37" w:rsidRPr="003F0B0C" w:rsidRDefault="005F1F37" w:rsidP="005F1F37">
      <w:pPr>
        <w:pStyle w:val="ad"/>
        <w:rPr>
          <w:rFonts w:hAnsi="宋体" w:cs="宋体"/>
        </w:rPr>
      </w:pPr>
      <w:r w:rsidRPr="003F0B0C">
        <w:rPr>
          <w:rFonts w:hAnsi="宋体" w:cs="宋体" w:hint="eastAsia"/>
        </w:rPr>
        <w:t>#ifdef WIN32</w:t>
      </w:r>
    </w:p>
    <w:p w:rsidR="005F1F37" w:rsidRPr="003F0B0C" w:rsidRDefault="005F1F37" w:rsidP="005F1F37">
      <w:pPr>
        <w:pStyle w:val="ad"/>
        <w:rPr>
          <w:rFonts w:hAnsi="宋体" w:cs="宋体"/>
        </w:rPr>
      </w:pPr>
      <w:r w:rsidRPr="003F0B0C">
        <w:rPr>
          <w:rFonts w:hAnsi="宋体" w:cs="宋体" w:hint="eastAsia"/>
        </w:rPr>
        <w:t>typedef __int64 i64;</w:t>
      </w:r>
    </w:p>
    <w:p w:rsidR="005F1F37" w:rsidRPr="003F0B0C" w:rsidRDefault="005F1F37" w:rsidP="005F1F37">
      <w:pPr>
        <w:pStyle w:val="ad"/>
        <w:rPr>
          <w:rFonts w:hAnsi="宋体" w:cs="宋体"/>
        </w:rPr>
      </w:pPr>
      <w:r w:rsidRPr="003F0B0C">
        <w:rPr>
          <w:rFonts w:hAnsi="宋体" w:cs="宋体" w:hint="eastAsia"/>
        </w:rPr>
        <w:t>#else</w:t>
      </w:r>
    </w:p>
    <w:p w:rsidR="005F1F37" w:rsidRPr="003F0B0C" w:rsidRDefault="005F1F37" w:rsidP="005F1F37">
      <w:pPr>
        <w:pStyle w:val="ad"/>
        <w:rPr>
          <w:rFonts w:hAnsi="宋体" w:cs="宋体"/>
        </w:rPr>
      </w:pPr>
      <w:r w:rsidRPr="003F0B0C">
        <w:rPr>
          <w:rFonts w:hAnsi="宋体" w:cs="宋体" w:hint="eastAsia"/>
        </w:rPr>
        <w:t>typedef long long i64;</w:t>
      </w:r>
    </w:p>
    <w:p w:rsidR="005F1F37" w:rsidRPr="003F0B0C" w:rsidRDefault="005F1F37" w:rsidP="005F1F37">
      <w:pPr>
        <w:pStyle w:val="ad"/>
        <w:rPr>
          <w:rFonts w:hAnsi="宋体" w:cs="宋体"/>
        </w:rPr>
      </w:pPr>
      <w:r w:rsidRPr="003F0B0C">
        <w:rPr>
          <w:rFonts w:hAnsi="宋体" w:cs="宋体" w:hint="eastAsia"/>
        </w:rPr>
        <w:t>#endif</w:t>
      </w:r>
    </w:p>
    <w:p w:rsidR="005F1F37" w:rsidRPr="003F0B0C" w:rsidRDefault="005F1F37" w:rsidP="005F1F37">
      <w:pPr>
        <w:pStyle w:val="ad"/>
        <w:rPr>
          <w:rFonts w:hAnsi="宋体" w:cs="宋体"/>
        </w:rPr>
      </w:pPr>
      <w:r w:rsidRPr="003F0B0C">
        <w:rPr>
          <w:rFonts w:hAnsi="宋体" w:cs="宋体" w:hint="eastAsia"/>
        </w:rPr>
        <w:t>//扩展Euclid求解gcd(a,b)=ax+by</w:t>
      </w:r>
    </w:p>
    <w:p w:rsidR="005F1F37" w:rsidRPr="003F0B0C" w:rsidRDefault="005F1F37" w:rsidP="005F1F37">
      <w:pPr>
        <w:pStyle w:val="ad"/>
        <w:rPr>
          <w:rFonts w:hAnsi="宋体" w:cs="宋体"/>
        </w:rPr>
      </w:pPr>
      <w:r w:rsidRPr="003F0B0C">
        <w:rPr>
          <w:rFonts w:hAnsi="宋体" w:cs="宋体" w:hint="eastAsia"/>
        </w:rPr>
        <w:t>int ext_gcd(int a,int b,int&amp; x,int&amp; y){</w:t>
      </w:r>
    </w:p>
    <w:p w:rsidR="005F1F37" w:rsidRPr="003F0B0C" w:rsidRDefault="005F1F37" w:rsidP="005F1F37">
      <w:pPr>
        <w:pStyle w:val="ad"/>
        <w:rPr>
          <w:rFonts w:hAnsi="宋体" w:cs="宋体"/>
        </w:rPr>
      </w:pPr>
      <w:r w:rsidRPr="003F0B0C">
        <w:rPr>
          <w:rFonts w:hAnsi="宋体" w:cs="宋体" w:hint="eastAsia"/>
        </w:rPr>
        <w:t xml:space="preserve">       int t,ret;</w:t>
      </w:r>
    </w:p>
    <w:p w:rsidR="005F1F37" w:rsidRPr="003F0B0C" w:rsidRDefault="005F1F37" w:rsidP="005F1F37">
      <w:pPr>
        <w:pStyle w:val="ad"/>
        <w:rPr>
          <w:rFonts w:hAnsi="宋体" w:cs="宋体"/>
        </w:rPr>
      </w:pPr>
      <w:r w:rsidRPr="003F0B0C">
        <w:rPr>
          <w:rFonts w:hAnsi="宋体" w:cs="宋体" w:hint="eastAsia"/>
        </w:rPr>
        <w:t xml:space="preserve">       if (!b){</w:t>
      </w:r>
    </w:p>
    <w:p w:rsidR="005F1F37" w:rsidRPr="003F0B0C" w:rsidRDefault="005F1F37" w:rsidP="005F1F37">
      <w:pPr>
        <w:pStyle w:val="ad"/>
        <w:rPr>
          <w:rFonts w:hAnsi="宋体" w:cs="宋体"/>
        </w:rPr>
      </w:pPr>
      <w:r w:rsidRPr="003F0B0C">
        <w:rPr>
          <w:rFonts w:hAnsi="宋体" w:cs="宋体" w:hint="eastAsia"/>
        </w:rPr>
        <w:t xml:space="preserve">              x=1,y=0;</w:t>
      </w:r>
    </w:p>
    <w:p w:rsidR="005F1F37" w:rsidRPr="003F0B0C" w:rsidRDefault="005F1F37" w:rsidP="005F1F37">
      <w:pPr>
        <w:pStyle w:val="ad"/>
        <w:rPr>
          <w:rFonts w:hAnsi="宋体" w:cs="宋体"/>
        </w:rPr>
      </w:pPr>
      <w:r w:rsidRPr="003F0B0C">
        <w:rPr>
          <w:rFonts w:hAnsi="宋体" w:cs="宋体" w:hint="eastAsia"/>
        </w:rPr>
        <w:t xml:space="preserve">              return a;</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ret=ext_gcd(b,a%b,x,y);</w:t>
      </w:r>
    </w:p>
    <w:p w:rsidR="005F1F37" w:rsidRPr="003F0B0C" w:rsidRDefault="005F1F37" w:rsidP="005F1F37">
      <w:pPr>
        <w:pStyle w:val="ad"/>
        <w:rPr>
          <w:rFonts w:hAnsi="宋体" w:cs="宋体"/>
        </w:rPr>
      </w:pPr>
      <w:r w:rsidRPr="003F0B0C">
        <w:rPr>
          <w:rFonts w:hAnsi="宋体" w:cs="宋体" w:hint="eastAsia"/>
        </w:rPr>
        <w:t xml:space="preserve">       t=x,x=y,y=t-a/b*y;</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//计算m^a, O(loga), 本身没什么用, 注意这个按位处理的方法 :-P</w:t>
      </w:r>
    </w:p>
    <w:p w:rsidR="005F1F37" w:rsidRPr="003F0B0C" w:rsidRDefault="005F1F37" w:rsidP="005F1F37">
      <w:pPr>
        <w:pStyle w:val="ad"/>
        <w:rPr>
          <w:rFonts w:hAnsi="宋体" w:cs="宋体"/>
        </w:rPr>
      </w:pPr>
      <w:r w:rsidRPr="003F0B0C">
        <w:rPr>
          <w:rFonts w:hAnsi="宋体" w:cs="宋体" w:hint="eastAsia"/>
        </w:rPr>
        <w:t>int exponent(int m,int a){</w:t>
      </w:r>
    </w:p>
    <w:p w:rsidR="005F1F37" w:rsidRPr="003F0B0C" w:rsidRDefault="005F1F37" w:rsidP="005F1F37">
      <w:pPr>
        <w:pStyle w:val="ad"/>
        <w:rPr>
          <w:rFonts w:hAnsi="宋体" w:cs="宋体"/>
        </w:rPr>
      </w:pPr>
      <w:r w:rsidRPr="003F0B0C">
        <w:rPr>
          <w:rFonts w:hAnsi="宋体" w:cs="宋体" w:hint="eastAsia"/>
        </w:rPr>
        <w:t xml:space="preserve">       int ret=1;</w:t>
      </w:r>
    </w:p>
    <w:p w:rsidR="005F1F37" w:rsidRPr="003F0B0C" w:rsidRDefault="005F1F37" w:rsidP="005F1F37">
      <w:pPr>
        <w:pStyle w:val="ad"/>
        <w:rPr>
          <w:rFonts w:hAnsi="宋体" w:cs="宋体"/>
        </w:rPr>
      </w:pPr>
      <w:r w:rsidRPr="003F0B0C">
        <w:rPr>
          <w:rFonts w:hAnsi="宋体" w:cs="宋体" w:hint="eastAsia"/>
        </w:rPr>
        <w:t xml:space="preserve">       for (;a;a&gt;&gt;=1,m*=m)</w:t>
      </w:r>
    </w:p>
    <w:p w:rsidR="005F1F37" w:rsidRPr="003F0B0C" w:rsidRDefault="005F1F37" w:rsidP="005F1F37">
      <w:pPr>
        <w:pStyle w:val="ad"/>
        <w:rPr>
          <w:rFonts w:hAnsi="宋体" w:cs="宋体"/>
        </w:rPr>
      </w:pPr>
      <w:r w:rsidRPr="003F0B0C">
        <w:rPr>
          <w:rFonts w:hAnsi="宋体" w:cs="宋体" w:hint="eastAsia"/>
        </w:rPr>
        <w:t xml:space="preserve">              if (a&amp;1)</w:t>
      </w:r>
    </w:p>
    <w:p w:rsidR="005F1F37" w:rsidRPr="003F0B0C" w:rsidRDefault="005F1F37" w:rsidP="005F1F37">
      <w:pPr>
        <w:pStyle w:val="ad"/>
        <w:rPr>
          <w:rFonts w:hAnsi="宋体" w:cs="宋体"/>
        </w:rPr>
      </w:pPr>
      <w:r w:rsidRPr="003F0B0C">
        <w:rPr>
          <w:rFonts w:hAnsi="宋体" w:cs="宋体" w:hint="eastAsia"/>
        </w:rPr>
        <w:t xml:space="preserve">                     ret*=m;</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//计算幂取模a^b mod n, O(logb)</w:t>
      </w:r>
    </w:p>
    <w:p w:rsidR="005F1F37" w:rsidRPr="003F0B0C" w:rsidRDefault="005F1F37" w:rsidP="005F1F37">
      <w:pPr>
        <w:pStyle w:val="ad"/>
        <w:rPr>
          <w:rFonts w:hAnsi="宋体" w:cs="宋体"/>
        </w:rPr>
      </w:pPr>
      <w:r w:rsidRPr="003F0B0C">
        <w:rPr>
          <w:rFonts w:hAnsi="宋体" w:cs="宋体" w:hint="eastAsia"/>
        </w:rPr>
        <w:t>int modular_exponent(int a,int b,int n){ //a^b mod n</w:t>
      </w:r>
    </w:p>
    <w:p w:rsidR="005F1F37" w:rsidRPr="003F0B0C" w:rsidRDefault="005F1F37" w:rsidP="005F1F37">
      <w:pPr>
        <w:pStyle w:val="ad"/>
        <w:rPr>
          <w:rFonts w:hAnsi="宋体" w:cs="宋体"/>
        </w:rPr>
      </w:pPr>
      <w:r w:rsidRPr="003F0B0C">
        <w:rPr>
          <w:rFonts w:hAnsi="宋体" w:cs="宋体" w:hint="eastAsia"/>
        </w:rPr>
        <w:t xml:space="preserve">       int ret=1;</w:t>
      </w:r>
    </w:p>
    <w:p w:rsidR="005F1F37" w:rsidRPr="003F0B0C" w:rsidRDefault="005F1F37" w:rsidP="005F1F37">
      <w:pPr>
        <w:pStyle w:val="ad"/>
        <w:rPr>
          <w:rFonts w:hAnsi="宋体" w:cs="宋体"/>
        </w:rPr>
      </w:pPr>
      <w:r w:rsidRPr="003F0B0C">
        <w:rPr>
          <w:rFonts w:hAnsi="宋体" w:cs="宋体" w:hint="eastAsia"/>
        </w:rPr>
        <w:t xml:space="preserve">       for (;b;b&gt;&gt;=1,a=(int)((i64)a)*a%n)</w:t>
      </w:r>
    </w:p>
    <w:p w:rsidR="005F1F37" w:rsidRPr="003F0B0C" w:rsidRDefault="005F1F37" w:rsidP="005F1F37">
      <w:pPr>
        <w:pStyle w:val="ad"/>
        <w:rPr>
          <w:rFonts w:hAnsi="宋体" w:cs="宋体"/>
        </w:rPr>
      </w:pPr>
      <w:r w:rsidRPr="003F0B0C">
        <w:rPr>
          <w:rFonts w:hAnsi="宋体" w:cs="宋体" w:hint="eastAsia"/>
        </w:rPr>
        <w:t xml:space="preserve">              if (b&amp;1)</w:t>
      </w:r>
    </w:p>
    <w:p w:rsidR="005F1F37" w:rsidRPr="003F0B0C" w:rsidRDefault="005F1F37" w:rsidP="005F1F37">
      <w:pPr>
        <w:pStyle w:val="ad"/>
        <w:rPr>
          <w:rFonts w:hAnsi="宋体" w:cs="宋体"/>
        </w:rPr>
      </w:pPr>
      <w:r w:rsidRPr="003F0B0C">
        <w:rPr>
          <w:rFonts w:hAnsi="宋体" w:cs="宋体" w:hint="eastAsia"/>
        </w:rPr>
        <w:t xml:space="preserve">                     ret=(int)((i64)ret)*a%n;</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//求解模线性方程ax=b (mod n)</w:t>
      </w:r>
    </w:p>
    <w:p w:rsidR="005F1F37" w:rsidRPr="003F0B0C" w:rsidRDefault="005F1F37" w:rsidP="005F1F37">
      <w:pPr>
        <w:pStyle w:val="ad"/>
        <w:rPr>
          <w:rFonts w:hAnsi="宋体" w:cs="宋体"/>
        </w:rPr>
      </w:pPr>
      <w:r w:rsidRPr="003F0B0C">
        <w:rPr>
          <w:rFonts w:hAnsi="宋体" w:cs="宋体" w:hint="eastAsia"/>
        </w:rPr>
        <w:t>//返回解的个数,解保存在sol[]中</w:t>
      </w:r>
    </w:p>
    <w:p w:rsidR="005F1F37" w:rsidRPr="003F0B0C" w:rsidRDefault="005F1F37" w:rsidP="005F1F37">
      <w:pPr>
        <w:pStyle w:val="ad"/>
        <w:rPr>
          <w:rFonts w:hAnsi="宋体" w:cs="宋体"/>
        </w:rPr>
      </w:pPr>
      <w:r w:rsidRPr="003F0B0C">
        <w:rPr>
          <w:rFonts w:hAnsi="宋体" w:cs="宋体" w:hint="eastAsia"/>
        </w:rPr>
        <w:t>//要求n&gt;0,解的范围0..n-1</w:t>
      </w:r>
    </w:p>
    <w:p w:rsidR="005F1F37" w:rsidRPr="003F0B0C" w:rsidRDefault="005F1F37" w:rsidP="005F1F37">
      <w:pPr>
        <w:pStyle w:val="ad"/>
        <w:rPr>
          <w:rFonts w:hAnsi="宋体" w:cs="宋体"/>
        </w:rPr>
      </w:pPr>
      <w:r w:rsidRPr="003F0B0C">
        <w:rPr>
          <w:rFonts w:hAnsi="宋体" w:cs="宋体" w:hint="eastAsia"/>
        </w:rPr>
        <w:t>int modular_linear(int a,int b,int n,int* sol){</w:t>
      </w:r>
    </w:p>
    <w:p w:rsidR="005F1F37" w:rsidRPr="003F0B0C" w:rsidRDefault="005F1F37" w:rsidP="005F1F37">
      <w:pPr>
        <w:pStyle w:val="ad"/>
        <w:rPr>
          <w:rFonts w:hAnsi="宋体" w:cs="宋体"/>
        </w:rPr>
      </w:pPr>
      <w:r w:rsidRPr="003F0B0C">
        <w:rPr>
          <w:rFonts w:hAnsi="宋体" w:cs="宋体" w:hint="eastAsia"/>
        </w:rPr>
        <w:t xml:space="preserve">       int d,e,x,y,i;</w:t>
      </w:r>
    </w:p>
    <w:p w:rsidR="005F1F37" w:rsidRPr="003F0B0C" w:rsidRDefault="005F1F37" w:rsidP="005F1F37">
      <w:pPr>
        <w:pStyle w:val="ad"/>
        <w:rPr>
          <w:rFonts w:hAnsi="宋体" w:cs="宋体"/>
        </w:rPr>
      </w:pPr>
      <w:r w:rsidRPr="003F0B0C">
        <w:rPr>
          <w:rFonts w:hAnsi="宋体" w:cs="宋体" w:hint="eastAsia"/>
        </w:rPr>
        <w:t xml:space="preserve">       d=ext_gcd(a,n,x,y);</w:t>
      </w:r>
    </w:p>
    <w:p w:rsidR="005F1F37" w:rsidRPr="003F0B0C" w:rsidRDefault="005F1F37" w:rsidP="005F1F37">
      <w:pPr>
        <w:pStyle w:val="ad"/>
        <w:rPr>
          <w:rFonts w:hAnsi="宋体" w:cs="宋体"/>
        </w:rPr>
      </w:pPr>
      <w:r w:rsidRPr="003F0B0C">
        <w:rPr>
          <w:rFonts w:hAnsi="宋体" w:cs="宋体" w:hint="eastAsia"/>
        </w:rPr>
        <w:lastRenderedPageBreak/>
        <w:t xml:space="preserve">       if (b%d)</w:t>
      </w:r>
    </w:p>
    <w:p w:rsidR="005F1F37" w:rsidRPr="003F0B0C" w:rsidRDefault="005F1F37" w:rsidP="005F1F37">
      <w:pPr>
        <w:pStyle w:val="ad"/>
        <w:rPr>
          <w:rFonts w:hAnsi="宋体" w:cs="宋体"/>
          <w:lang w:val="pt-BR"/>
        </w:rPr>
      </w:pPr>
      <w:r w:rsidRPr="003F0B0C">
        <w:rPr>
          <w:rFonts w:hAnsi="宋体" w:cs="宋体" w:hint="eastAsia"/>
          <w:lang w:val="pt-BR"/>
        </w:rPr>
        <w:t xml:space="preserve">              return 0;</w:t>
      </w:r>
    </w:p>
    <w:p w:rsidR="005F1F37" w:rsidRPr="003F0B0C" w:rsidRDefault="005F1F37" w:rsidP="005F1F37">
      <w:pPr>
        <w:pStyle w:val="ad"/>
        <w:rPr>
          <w:rFonts w:hAnsi="宋体" w:cs="宋体"/>
          <w:lang w:val="pt-BR"/>
        </w:rPr>
      </w:pPr>
      <w:r w:rsidRPr="003F0B0C">
        <w:rPr>
          <w:rFonts w:hAnsi="宋体" w:cs="宋体" w:hint="eastAsia"/>
          <w:lang w:val="pt-BR"/>
        </w:rPr>
        <w:t xml:space="preserve">       e=(x*(b/d)%n+n)%n;</w:t>
      </w:r>
    </w:p>
    <w:p w:rsidR="005F1F37" w:rsidRPr="003F0B0C" w:rsidRDefault="005F1F37" w:rsidP="005F1F37">
      <w:pPr>
        <w:pStyle w:val="ad"/>
        <w:rPr>
          <w:rFonts w:hAnsi="宋体" w:cs="宋体"/>
          <w:lang w:val="pt-BR"/>
        </w:rPr>
      </w:pPr>
      <w:r w:rsidRPr="003F0B0C">
        <w:rPr>
          <w:rFonts w:hAnsi="宋体" w:cs="宋体" w:hint="eastAsia"/>
          <w:lang w:val="pt-BR"/>
        </w:rPr>
        <w:t xml:space="preserve">       for (i=0;i&lt;d;i++)</w:t>
      </w:r>
    </w:p>
    <w:p w:rsidR="005F1F37" w:rsidRPr="003F0B0C" w:rsidRDefault="005F1F37" w:rsidP="005F1F37">
      <w:pPr>
        <w:pStyle w:val="ad"/>
        <w:rPr>
          <w:rFonts w:hAnsi="宋体" w:cs="宋体"/>
          <w:lang w:val="pt-BR"/>
        </w:rPr>
      </w:pPr>
      <w:r w:rsidRPr="003F0B0C">
        <w:rPr>
          <w:rFonts w:hAnsi="宋体" w:cs="宋体" w:hint="eastAsia"/>
          <w:lang w:val="pt-BR"/>
        </w:rPr>
        <w:t xml:space="preserve">              sol[i]=(e+i*(n/d))%n;</w:t>
      </w:r>
    </w:p>
    <w:p w:rsidR="005F1F37" w:rsidRPr="003F0B0C" w:rsidRDefault="005F1F37" w:rsidP="005F1F37">
      <w:pPr>
        <w:pStyle w:val="ad"/>
        <w:rPr>
          <w:rFonts w:hAnsi="宋体" w:cs="宋体"/>
          <w:lang w:val="pt-BR"/>
        </w:rPr>
      </w:pPr>
      <w:r w:rsidRPr="003F0B0C">
        <w:rPr>
          <w:rFonts w:hAnsi="宋体" w:cs="宋体" w:hint="eastAsia"/>
          <w:lang w:val="pt-BR"/>
        </w:rPr>
        <w:t xml:space="preserve">       return d;</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求解模线性方程组</w:t>
      </w:r>
      <w:r w:rsidRPr="003F0B0C">
        <w:rPr>
          <w:rFonts w:hAnsi="宋体" w:cs="宋体" w:hint="eastAsia"/>
          <w:lang w:val="pt-BR"/>
        </w:rPr>
        <w:t>(</w:t>
      </w:r>
      <w:r w:rsidRPr="003F0B0C">
        <w:rPr>
          <w:rFonts w:hAnsi="宋体" w:cs="宋体" w:hint="eastAsia"/>
        </w:rPr>
        <w:t>中国余数定理</w:t>
      </w:r>
      <w:r w:rsidRPr="003F0B0C">
        <w:rPr>
          <w:rFonts w:hAnsi="宋体" w:cs="宋体" w:hint="eastAsia"/>
          <w:lang w:val="pt-BR"/>
        </w:rPr>
        <w:t>)</w:t>
      </w:r>
    </w:p>
    <w:p w:rsidR="005F1F37" w:rsidRPr="003F0B0C" w:rsidRDefault="005F1F37" w:rsidP="005F1F37">
      <w:pPr>
        <w:pStyle w:val="ad"/>
        <w:rPr>
          <w:rFonts w:hAnsi="宋体" w:cs="宋体"/>
          <w:lang w:val="pt-BR"/>
        </w:rPr>
      </w:pPr>
      <w:r w:rsidRPr="003F0B0C">
        <w:rPr>
          <w:rFonts w:hAnsi="宋体" w:cs="宋体" w:hint="eastAsia"/>
          <w:lang w:val="pt-BR"/>
        </w:rPr>
        <w:t>//  x = b[0] (mod w[0])</w:t>
      </w:r>
    </w:p>
    <w:p w:rsidR="005F1F37" w:rsidRPr="003F0B0C" w:rsidRDefault="005F1F37" w:rsidP="005F1F37">
      <w:pPr>
        <w:pStyle w:val="ad"/>
        <w:rPr>
          <w:rFonts w:hAnsi="宋体" w:cs="宋体"/>
          <w:lang w:val="pt-BR"/>
        </w:rPr>
      </w:pPr>
      <w:r w:rsidRPr="003F0B0C">
        <w:rPr>
          <w:rFonts w:hAnsi="宋体" w:cs="宋体" w:hint="eastAsia"/>
          <w:lang w:val="pt-BR"/>
        </w:rPr>
        <w:t>//  x = b[1] (mod w[1])</w:t>
      </w:r>
    </w:p>
    <w:p w:rsidR="005F1F37" w:rsidRPr="003F0B0C" w:rsidRDefault="005F1F37" w:rsidP="005F1F37">
      <w:pPr>
        <w:pStyle w:val="ad"/>
        <w:rPr>
          <w:rFonts w:hAnsi="宋体" w:cs="宋体"/>
          <w:lang w:val="pt-BR"/>
        </w:rPr>
      </w:pPr>
      <w:r w:rsidRPr="003F0B0C">
        <w:rPr>
          <w:rFonts w:hAnsi="宋体" w:cs="宋体" w:hint="eastAsia"/>
          <w:lang w:val="pt-BR"/>
        </w:rPr>
        <w:t>//  ...</w:t>
      </w:r>
    </w:p>
    <w:p w:rsidR="005F1F37" w:rsidRPr="003F0B0C" w:rsidRDefault="005F1F37" w:rsidP="005F1F37">
      <w:pPr>
        <w:pStyle w:val="ad"/>
        <w:rPr>
          <w:rFonts w:hAnsi="宋体" w:cs="宋体"/>
          <w:lang w:val="pt-BR"/>
        </w:rPr>
      </w:pPr>
      <w:r w:rsidRPr="003F0B0C">
        <w:rPr>
          <w:rFonts w:hAnsi="宋体" w:cs="宋体" w:hint="eastAsia"/>
          <w:lang w:val="pt-BR"/>
        </w:rPr>
        <w:t>//  x = b[k-1] (mod w[k-1])</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要求</w:t>
      </w:r>
      <w:r w:rsidRPr="003F0B0C">
        <w:rPr>
          <w:rFonts w:hAnsi="宋体" w:cs="宋体" w:hint="eastAsia"/>
          <w:lang w:val="pt-BR"/>
        </w:rPr>
        <w:t>w[i]&gt;0,w[i]</w:t>
      </w:r>
      <w:r w:rsidRPr="003F0B0C">
        <w:rPr>
          <w:rFonts w:hAnsi="宋体" w:cs="宋体" w:hint="eastAsia"/>
        </w:rPr>
        <w:t>与</w:t>
      </w:r>
      <w:r w:rsidRPr="003F0B0C">
        <w:rPr>
          <w:rFonts w:hAnsi="宋体" w:cs="宋体" w:hint="eastAsia"/>
          <w:lang w:val="pt-BR"/>
        </w:rPr>
        <w:t>w[j]</w:t>
      </w:r>
      <w:r w:rsidRPr="003F0B0C">
        <w:rPr>
          <w:rFonts w:hAnsi="宋体" w:cs="宋体" w:hint="eastAsia"/>
        </w:rPr>
        <w:t>互质</w:t>
      </w:r>
      <w:r w:rsidRPr="003F0B0C">
        <w:rPr>
          <w:rFonts w:hAnsi="宋体" w:cs="宋体" w:hint="eastAsia"/>
          <w:lang w:val="pt-BR"/>
        </w:rPr>
        <w:t>,</w:t>
      </w:r>
      <w:r w:rsidRPr="003F0B0C">
        <w:rPr>
          <w:rFonts w:hAnsi="宋体" w:cs="宋体" w:hint="eastAsia"/>
        </w:rPr>
        <w:t>解的范围</w:t>
      </w:r>
      <w:r w:rsidRPr="003F0B0C">
        <w:rPr>
          <w:rFonts w:hAnsi="宋体" w:cs="宋体" w:hint="eastAsia"/>
          <w:lang w:val="pt-BR"/>
        </w:rPr>
        <w:t>1..n,n=w[0]*w[1]*...*w[k-1]</w:t>
      </w:r>
    </w:p>
    <w:p w:rsidR="005F1F37" w:rsidRPr="003F0B0C" w:rsidRDefault="005F1F37" w:rsidP="005F1F37">
      <w:pPr>
        <w:pStyle w:val="ad"/>
        <w:rPr>
          <w:rFonts w:hAnsi="宋体" w:cs="宋体"/>
          <w:lang w:val="pt-BR"/>
        </w:rPr>
      </w:pPr>
      <w:r w:rsidRPr="003F0B0C">
        <w:rPr>
          <w:rFonts w:hAnsi="宋体" w:cs="宋体" w:hint="eastAsia"/>
          <w:lang w:val="pt-BR"/>
        </w:rPr>
        <w:t>int modular_linear_system(int b[],int w[],int k){</w:t>
      </w:r>
    </w:p>
    <w:p w:rsidR="005F1F37" w:rsidRPr="003F0B0C" w:rsidRDefault="005F1F37" w:rsidP="005F1F37">
      <w:pPr>
        <w:pStyle w:val="ad"/>
        <w:rPr>
          <w:rFonts w:hAnsi="宋体" w:cs="宋体"/>
        </w:rPr>
      </w:pPr>
      <w:r w:rsidRPr="003F0B0C">
        <w:rPr>
          <w:rFonts w:hAnsi="宋体" w:cs="宋体" w:hint="eastAsia"/>
          <w:lang w:val="pt-BR"/>
        </w:rPr>
        <w:t xml:space="preserve">       </w:t>
      </w:r>
      <w:r w:rsidRPr="003F0B0C">
        <w:rPr>
          <w:rFonts w:hAnsi="宋体" w:cs="宋体" w:hint="eastAsia"/>
        </w:rPr>
        <w:t>int d,x,y,a=0,m,n=1,i;</w:t>
      </w:r>
    </w:p>
    <w:p w:rsidR="005F1F37" w:rsidRPr="003F0B0C" w:rsidRDefault="005F1F37" w:rsidP="005F1F37">
      <w:pPr>
        <w:pStyle w:val="ad"/>
        <w:rPr>
          <w:rFonts w:hAnsi="宋体" w:cs="宋体"/>
        </w:rPr>
      </w:pPr>
      <w:r w:rsidRPr="003F0B0C">
        <w:rPr>
          <w:rFonts w:hAnsi="宋体" w:cs="宋体" w:hint="eastAsia"/>
        </w:rPr>
        <w:t xml:space="preserve">       for (i=0;i&lt;k;i++)</w:t>
      </w:r>
    </w:p>
    <w:p w:rsidR="005F1F37" w:rsidRPr="003F0B0C" w:rsidRDefault="005F1F37" w:rsidP="005F1F37">
      <w:pPr>
        <w:pStyle w:val="ad"/>
        <w:rPr>
          <w:rFonts w:hAnsi="宋体" w:cs="宋体"/>
        </w:rPr>
      </w:pPr>
      <w:r w:rsidRPr="003F0B0C">
        <w:rPr>
          <w:rFonts w:hAnsi="宋体" w:cs="宋体" w:hint="eastAsia"/>
        </w:rPr>
        <w:t xml:space="preserve">              n*=w[i];</w:t>
      </w:r>
    </w:p>
    <w:p w:rsidR="005F1F37" w:rsidRPr="003F0B0C" w:rsidRDefault="005F1F37" w:rsidP="005F1F37">
      <w:pPr>
        <w:pStyle w:val="ad"/>
        <w:rPr>
          <w:rFonts w:hAnsi="宋体" w:cs="宋体"/>
        </w:rPr>
      </w:pPr>
      <w:r w:rsidRPr="003F0B0C">
        <w:rPr>
          <w:rFonts w:hAnsi="宋体" w:cs="宋体" w:hint="eastAsia"/>
        </w:rPr>
        <w:t xml:space="preserve">       for (i=0;i&lt;k;i++){</w:t>
      </w:r>
    </w:p>
    <w:p w:rsidR="005F1F37" w:rsidRPr="003F0B0C" w:rsidRDefault="005F1F37" w:rsidP="005F1F37">
      <w:pPr>
        <w:pStyle w:val="ad"/>
        <w:rPr>
          <w:rFonts w:hAnsi="宋体" w:cs="宋体"/>
        </w:rPr>
      </w:pPr>
      <w:r w:rsidRPr="003F0B0C">
        <w:rPr>
          <w:rFonts w:hAnsi="宋体" w:cs="宋体" w:hint="eastAsia"/>
        </w:rPr>
        <w:t xml:space="preserve">              m=n/w[i];</w:t>
      </w:r>
    </w:p>
    <w:p w:rsidR="005F1F37" w:rsidRPr="003F0B0C" w:rsidRDefault="005F1F37" w:rsidP="005F1F37">
      <w:pPr>
        <w:pStyle w:val="ad"/>
        <w:rPr>
          <w:rFonts w:hAnsi="宋体" w:cs="宋体"/>
        </w:rPr>
      </w:pPr>
      <w:r w:rsidRPr="003F0B0C">
        <w:rPr>
          <w:rFonts w:hAnsi="宋体" w:cs="宋体" w:hint="eastAsia"/>
        </w:rPr>
        <w:t xml:space="preserve">              d=ext_gcd(w[i],m,x,y);</w:t>
      </w:r>
    </w:p>
    <w:p w:rsidR="005F1F37" w:rsidRPr="003F0B0C" w:rsidRDefault="005F1F37" w:rsidP="005F1F37">
      <w:pPr>
        <w:pStyle w:val="ad"/>
        <w:rPr>
          <w:rFonts w:hAnsi="宋体" w:cs="宋体"/>
          <w:lang w:val="pt-BR"/>
        </w:rPr>
      </w:pPr>
      <w:r w:rsidRPr="003F0B0C">
        <w:rPr>
          <w:rFonts w:hAnsi="宋体" w:cs="宋体" w:hint="eastAsia"/>
          <w:lang w:val="pt-BR"/>
        </w:rPr>
        <w:t xml:space="preserve">              a=(a+y*m*b[i])%n;</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return (a+n)%n;</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p>
    <w:p w:rsidR="005F1F37" w:rsidRPr="003F0B0C" w:rsidRDefault="005F1F37" w:rsidP="005F1F37">
      <w:pPr>
        <w:pStyle w:val="ad"/>
        <w:rPr>
          <w:rFonts w:hAnsi="宋体" w:cs="宋体"/>
          <w:b/>
          <w:lang w:val="pt-BR"/>
        </w:rPr>
      </w:pPr>
      <w:r w:rsidRPr="003F0B0C">
        <w:rPr>
          <w:rFonts w:hAnsi="宋体" w:cs="宋体" w:hint="eastAsia"/>
          <w:b/>
          <w:lang w:val="pt-BR"/>
        </w:rPr>
        <w:t xml:space="preserve">4.3 </w:t>
      </w:r>
      <w:r w:rsidRPr="003F0B0C">
        <w:rPr>
          <w:rFonts w:hAnsi="宋体" w:cs="宋体" w:hint="eastAsia"/>
          <w:b/>
        </w:rPr>
        <w:t>素数</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用素数表判定素数</w:t>
      </w:r>
      <w:r w:rsidRPr="003F0B0C">
        <w:rPr>
          <w:rFonts w:hAnsi="宋体" w:cs="宋体" w:hint="eastAsia"/>
          <w:lang w:val="pt-BR"/>
        </w:rPr>
        <w:t>,</w:t>
      </w:r>
      <w:r w:rsidRPr="003F0B0C">
        <w:rPr>
          <w:rFonts w:hAnsi="宋体" w:cs="宋体" w:hint="eastAsia"/>
        </w:rPr>
        <w:t>先调用</w:t>
      </w:r>
      <w:r w:rsidRPr="003F0B0C">
        <w:rPr>
          <w:rFonts w:hAnsi="宋体" w:cs="宋体" w:hint="eastAsia"/>
          <w:lang w:val="pt-BR"/>
        </w:rPr>
        <w:t>initprime</w:t>
      </w:r>
    </w:p>
    <w:p w:rsidR="005F1F37" w:rsidRPr="003F0B0C" w:rsidRDefault="005F1F37" w:rsidP="005F1F37">
      <w:pPr>
        <w:pStyle w:val="ad"/>
        <w:rPr>
          <w:rFonts w:hAnsi="宋体" w:cs="宋体"/>
          <w:lang w:val="pt-BR"/>
        </w:rPr>
      </w:pPr>
      <w:r w:rsidRPr="003F0B0C">
        <w:rPr>
          <w:rFonts w:hAnsi="宋体" w:cs="宋体" w:hint="eastAsia"/>
          <w:lang w:val="pt-BR"/>
        </w:rPr>
        <w:t>int plist[10000],pcount=0;</w:t>
      </w:r>
    </w:p>
    <w:p w:rsidR="005F1F37" w:rsidRPr="003F0B0C" w:rsidRDefault="005F1F37" w:rsidP="005F1F37">
      <w:pPr>
        <w:pStyle w:val="ad"/>
        <w:rPr>
          <w:rFonts w:hAnsi="宋体" w:cs="宋体"/>
          <w:lang w:val="pt-BR"/>
        </w:rPr>
      </w:pPr>
      <w:r w:rsidRPr="003F0B0C">
        <w:rPr>
          <w:rFonts w:hAnsi="宋体" w:cs="宋体" w:hint="eastAsia"/>
          <w:lang w:val="pt-BR"/>
        </w:rPr>
        <w:t>int prime(int n){</w:t>
      </w:r>
    </w:p>
    <w:p w:rsidR="005F1F37" w:rsidRPr="003F0B0C" w:rsidRDefault="005F1F37" w:rsidP="005F1F37">
      <w:pPr>
        <w:pStyle w:val="ad"/>
        <w:rPr>
          <w:rFonts w:hAnsi="宋体" w:cs="宋体"/>
          <w:lang w:val="pt-BR"/>
        </w:rPr>
      </w:pPr>
      <w:r w:rsidRPr="003F0B0C">
        <w:rPr>
          <w:rFonts w:hAnsi="宋体" w:cs="宋体" w:hint="eastAsia"/>
          <w:lang w:val="pt-BR"/>
        </w:rPr>
        <w:t xml:space="preserve">       int i;</w:t>
      </w:r>
    </w:p>
    <w:p w:rsidR="005F1F37" w:rsidRPr="003F0B0C" w:rsidRDefault="005F1F37" w:rsidP="005F1F37">
      <w:pPr>
        <w:pStyle w:val="ad"/>
        <w:rPr>
          <w:rFonts w:hAnsi="宋体" w:cs="宋体"/>
          <w:lang w:val="pt-BR"/>
        </w:rPr>
      </w:pPr>
      <w:r w:rsidRPr="003F0B0C">
        <w:rPr>
          <w:rFonts w:hAnsi="宋体" w:cs="宋体" w:hint="eastAsia"/>
          <w:lang w:val="pt-BR"/>
        </w:rPr>
        <w:t xml:space="preserve">       if ((n!=2&amp;&amp;!(n%2))||(n!=3&amp;&amp;!(n%3))||(n!=5&amp;&amp;!(n%5))||(n!=7&amp;&amp;!(n%7)))</w:t>
      </w:r>
    </w:p>
    <w:p w:rsidR="005F1F37" w:rsidRPr="003F0B0C" w:rsidRDefault="005F1F37" w:rsidP="005F1F37">
      <w:pPr>
        <w:pStyle w:val="ad"/>
        <w:rPr>
          <w:rFonts w:hAnsi="宋体" w:cs="宋体"/>
        </w:rPr>
      </w:pPr>
      <w:r w:rsidRPr="003F0B0C">
        <w:rPr>
          <w:rFonts w:hAnsi="宋体" w:cs="宋体" w:hint="eastAsia"/>
          <w:lang w:val="pt-BR"/>
        </w:rPr>
        <w:t xml:space="preserve">              </w:t>
      </w:r>
      <w:r w:rsidRPr="003F0B0C">
        <w:rPr>
          <w:rFonts w:hAnsi="宋体" w:cs="宋体" w:hint="eastAsia"/>
        </w:rPr>
        <w:t>return 0;</w:t>
      </w:r>
    </w:p>
    <w:p w:rsidR="005F1F37" w:rsidRPr="003F0B0C" w:rsidRDefault="005F1F37" w:rsidP="005F1F37">
      <w:pPr>
        <w:pStyle w:val="ad"/>
        <w:rPr>
          <w:rFonts w:hAnsi="宋体" w:cs="宋体"/>
        </w:rPr>
      </w:pPr>
      <w:r w:rsidRPr="003F0B0C">
        <w:rPr>
          <w:rFonts w:hAnsi="宋体" w:cs="宋体" w:hint="eastAsia"/>
        </w:rPr>
        <w:t xml:space="preserve">       for (i=0;plist[i]*plist[i]&lt;=n;i++)</w:t>
      </w:r>
    </w:p>
    <w:p w:rsidR="005F1F37" w:rsidRPr="003F0B0C" w:rsidRDefault="005F1F37" w:rsidP="005F1F37">
      <w:pPr>
        <w:pStyle w:val="ad"/>
        <w:rPr>
          <w:rFonts w:hAnsi="宋体" w:cs="宋体"/>
        </w:rPr>
      </w:pPr>
      <w:r w:rsidRPr="003F0B0C">
        <w:rPr>
          <w:rFonts w:hAnsi="宋体" w:cs="宋体" w:hint="eastAsia"/>
        </w:rPr>
        <w:t xml:space="preserve">              if (!(n%plist[i]))</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return n&gt;1;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initprime(){</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(plist[pcount++]=2,i=3;i&lt;50000;i++)</w:t>
      </w:r>
    </w:p>
    <w:p w:rsidR="005F1F37" w:rsidRPr="003F0B0C" w:rsidRDefault="005F1F37" w:rsidP="005F1F37">
      <w:pPr>
        <w:pStyle w:val="ad"/>
        <w:rPr>
          <w:rFonts w:hAnsi="宋体" w:cs="宋体"/>
        </w:rPr>
      </w:pPr>
      <w:r w:rsidRPr="003F0B0C">
        <w:rPr>
          <w:rFonts w:hAnsi="宋体" w:cs="宋体" w:hint="eastAsia"/>
        </w:rPr>
        <w:t xml:space="preserve">              if (prime(i))</w:t>
      </w:r>
    </w:p>
    <w:p w:rsidR="005F1F37" w:rsidRPr="003F0B0C" w:rsidRDefault="005F1F37" w:rsidP="005F1F37">
      <w:pPr>
        <w:pStyle w:val="ad"/>
        <w:rPr>
          <w:rFonts w:hAnsi="宋体" w:cs="宋体"/>
        </w:rPr>
      </w:pPr>
      <w:r w:rsidRPr="003F0B0C">
        <w:rPr>
          <w:rFonts w:hAnsi="宋体" w:cs="宋体" w:hint="eastAsia"/>
        </w:rPr>
        <w:t xml:space="preserve">                     plist[pcount++]=i;</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//miller rabin</w:t>
      </w:r>
    </w:p>
    <w:p w:rsidR="005F1F37" w:rsidRPr="003F0B0C" w:rsidRDefault="005F1F37" w:rsidP="005F1F37">
      <w:pPr>
        <w:pStyle w:val="ad"/>
        <w:rPr>
          <w:rFonts w:hAnsi="宋体" w:cs="宋体"/>
        </w:rPr>
      </w:pPr>
      <w:r w:rsidRPr="003F0B0C">
        <w:rPr>
          <w:rFonts w:hAnsi="宋体" w:cs="宋体" w:hint="eastAsia"/>
        </w:rPr>
        <w:t>//判断自然数n是否为素数</w:t>
      </w:r>
    </w:p>
    <w:p w:rsidR="005F1F37" w:rsidRPr="003F0B0C" w:rsidRDefault="005F1F37" w:rsidP="005F1F37">
      <w:pPr>
        <w:pStyle w:val="ad"/>
        <w:rPr>
          <w:rFonts w:hAnsi="宋体" w:cs="宋体"/>
        </w:rPr>
      </w:pPr>
      <w:r w:rsidRPr="003F0B0C">
        <w:rPr>
          <w:rFonts w:hAnsi="宋体" w:cs="宋体" w:hint="eastAsia"/>
        </w:rPr>
        <w:t>//time越高失败概率越低,一般取10到50</w:t>
      </w:r>
    </w:p>
    <w:p w:rsidR="005F1F37" w:rsidRPr="003F0B0C" w:rsidRDefault="005F1F37" w:rsidP="005F1F37">
      <w:pPr>
        <w:pStyle w:val="ad"/>
        <w:rPr>
          <w:rFonts w:hAnsi="宋体" w:cs="宋体"/>
        </w:rPr>
      </w:pPr>
      <w:r w:rsidRPr="003F0B0C">
        <w:rPr>
          <w:rFonts w:hAnsi="宋体" w:cs="宋体" w:hint="eastAsia"/>
        </w:rPr>
        <w:t>#include &lt;stdlib.h&gt;</w:t>
      </w:r>
    </w:p>
    <w:p w:rsidR="005F1F37" w:rsidRPr="003F0B0C" w:rsidRDefault="005F1F37" w:rsidP="005F1F37">
      <w:pPr>
        <w:pStyle w:val="ad"/>
        <w:rPr>
          <w:rFonts w:hAnsi="宋体" w:cs="宋体"/>
        </w:rPr>
      </w:pPr>
      <w:r w:rsidRPr="003F0B0C">
        <w:rPr>
          <w:rFonts w:hAnsi="宋体" w:cs="宋体" w:hint="eastAsia"/>
        </w:rPr>
        <w:t>#ifdef WIN32</w:t>
      </w:r>
    </w:p>
    <w:p w:rsidR="005F1F37" w:rsidRPr="003F0B0C" w:rsidRDefault="005F1F37" w:rsidP="005F1F37">
      <w:pPr>
        <w:pStyle w:val="ad"/>
        <w:rPr>
          <w:rFonts w:hAnsi="宋体" w:cs="宋体"/>
        </w:rPr>
      </w:pPr>
      <w:r w:rsidRPr="003F0B0C">
        <w:rPr>
          <w:rFonts w:hAnsi="宋体" w:cs="宋体" w:hint="eastAsia"/>
        </w:rPr>
        <w:t>typedef __int64 i64;</w:t>
      </w:r>
    </w:p>
    <w:p w:rsidR="005F1F37" w:rsidRPr="003F0B0C" w:rsidRDefault="005F1F37" w:rsidP="005F1F37">
      <w:pPr>
        <w:pStyle w:val="ad"/>
        <w:rPr>
          <w:rFonts w:hAnsi="宋体" w:cs="宋体"/>
        </w:rPr>
      </w:pPr>
      <w:r w:rsidRPr="003F0B0C">
        <w:rPr>
          <w:rFonts w:hAnsi="宋体" w:cs="宋体" w:hint="eastAsia"/>
        </w:rPr>
        <w:t>#else</w:t>
      </w:r>
    </w:p>
    <w:p w:rsidR="005F1F37" w:rsidRPr="003F0B0C" w:rsidRDefault="005F1F37" w:rsidP="005F1F37">
      <w:pPr>
        <w:pStyle w:val="ad"/>
        <w:rPr>
          <w:rFonts w:hAnsi="宋体" w:cs="宋体"/>
        </w:rPr>
      </w:pPr>
      <w:r w:rsidRPr="003F0B0C">
        <w:rPr>
          <w:rFonts w:hAnsi="宋体" w:cs="宋体" w:hint="eastAsia"/>
        </w:rPr>
        <w:t>typedef long long i64;</w:t>
      </w:r>
    </w:p>
    <w:p w:rsidR="005F1F37" w:rsidRPr="003F0B0C" w:rsidRDefault="005F1F37" w:rsidP="005F1F37">
      <w:pPr>
        <w:pStyle w:val="ad"/>
        <w:rPr>
          <w:rFonts w:hAnsi="宋体" w:cs="宋体"/>
        </w:rPr>
      </w:pPr>
      <w:r w:rsidRPr="003F0B0C">
        <w:rPr>
          <w:rFonts w:hAnsi="宋体" w:cs="宋体" w:hint="eastAsia"/>
        </w:rPr>
        <w:t>#endif</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modular_exponent(int a,int b,int n){ //a^b mod n</w:t>
      </w:r>
    </w:p>
    <w:p w:rsidR="005F1F37" w:rsidRPr="003F0B0C" w:rsidRDefault="005F1F37" w:rsidP="005F1F37">
      <w:pPr>
        <w:pStyle w:val="ad"/>
        <w:rPr>
          <w:rFonts w:hAnsi="宋体" w:cs="宋体"/>
        </w:rPr>
      </w:pPr>
      <w:r w:rsidRPr="003F0B0C">
        <w:rPr>
          <w:rFonts w:hAnsi="宋体" w:cs="宋体" w:hint="eastAsia"/>
        </w:rPr>
        <w:t xml:space="preserve">       int ret;</w:t>
      </w:r>
    </w:p>
    <w:p w:rsidR="005F1F37" w:rsidRPr="003F0B0C" w:rsidRDefault="005F1F37" w:rsidP="005F1F37">
      <w:pPr>
        <w:pStyle w:val="ad"/>
        <w:rPr>
          <w:rFonts w:hAnsi="宋体" w:cs="宋体"/>
        </w:rPr>
      </w:pPr>
      <w:r w:rsidRPr="003F0B0C">
        <w:rPr>
          <w:rFonts w:hAnsi="宋体" w:cs="宋体" w:hint="eastAsia"/>
        </w:rPr>
        <w:t xml:space="preserve">       for (;b;b&gt;&gt;=1,a=(int)((i64)a)*a%n)</w:t>
      </w:r>
    </w:p>
    <w:p w:rsidR="005F1F37" w:rsidRPr="003F0B0C" w:rsidRDefault="005F1F37" w:rsidP="005F1F37">
      <w:pPr>
        <w:pStyle w:val="ad"/>
        <w:rPr>
          <w:rFonts w:hAnsi="宋体" w:cs="宋体"/>
        </w:rPr>
      </w:pPr>
      <w:r w:rsidRPr="003F0B0C">
        <w:rPr>
          <w:rFonts w:hAnsi="宋体" w:cs="宋体" w:hint="eastAsia"/>
        </w:rPr>
        <w:t xml:space="preserve">              if (b&amp;1)</w:t>
      </w:r>
    </w:p>
    <w:p w:rsidR="005F1F37" w:rsidRPr="003F0B0C" w:rsidRDefault="005F1F37" w:rsidP="005F1F37">
      <w:pPr>
        <w:pStyle w:val="ad"/>
        <w:rPr>
          <w:rFonts w:hAnsi="宋体" w:cs="宋体"/>
        </w:rPr>
      </w:pPr>
      <w:r w:rsidRPr="003F0B0C">
        <w:rPr>
          <w:rFonts w:hAnsi="宋体" w:cs="宋体" w:hint="eastAsia"/>
        </w:rPr>
        <w:t xml:space="preserve">                     ret=(int)((i64)ret)*a%n;</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Carmicheal number: 561,41041,825265,321197185</w:t>
      </w:r>
    </w:p>
    <w:p w:rsidR="005F1F37" w:rsidRPr="003F0B0C" w:rsidRDefault="005F1F37" w:rsidP="005F1F37">
      <w:pPr>
        <w:pStyle w:val="ad"/>
        <w:rPr>
          <w:rFonts w:hAnsi="宋体" w:cs="宋体"/>
        </w:rPr>
      </w:pPr>
      <w:r w:rsidRPr="003F0B0C">
        <w:rPr>
          <w:rFonts w:hAnsi="宋体" w:cs="宋体" w:hint="eastAsia"/>
        </w:rPr>
        <w:t>int miller_rabin(int n,int time=10){</w:t>
      </w:r>
    </w:p>
    <w:p w:rsidR="005F1F37" w:rsidRPr="003F0B0C" w:rsidRDefault="005F1F37" w:rsidP="005F1F37">
      <w:pPr>
        <w:pStyle w:val="ad"/>
        <w:rPr>
          <w:rFonts w:hAnsi="宋体" w:cs="宋体"/>
          <w:lang w:val="pt-BR"/>
        </w:rPr>
      </w:pPr>
      <w:r w:rsidRPr="003F0B0C">
        <w:rPr>
          <w:rFonts w:hAnsi="宋体" w:cs="宋体" w:hint="eastAsia"/>
          <w:lang w:val="pt-BR"/>
        </w:rPr>
        <w:t xml:space="preserve">       if (n==1||(n!=2&amp;&amp;!(n%2))||(n!=3&amp;&amp;!(n%3))||(n!=5&amp;&amp;!(n%5))||(n!=7&amp;&amp;!(n%7)))</w:t>
      </w:r>
    </w:p>
    <w:p w:rsidR="005F1F37" w:rsidRPr="003F0B0C" w:rsidRDefault="005F1F37" w:rsidP="005F1F37">
      <w:pPr>
        <w:pStyle w:val="ad"/>
        <w:rPr>
          <w:rFonts w:hAnsi="宋体" w:cs="宋体"/>
        </w:rPr>
      </w:pPr>
      <w:r w:rsidRPr="003F0B0C">
        <w:rPr>
          <w:rFonts w:hAnsi="宋体" w:cs="宋体" w:hint="eastAsia"/>
          <w:lang w:val="pt-BR"/>
        </w:rPr>
        <w:t xml:space="preserve">              </w:t>
      </w:r>
      <w:r w:rsidRPr="003F0B0C">
        <w:rPr>
          <w:rFonts w:hAnsi="宋体" w:cs="宋体" w:hint="eastAsia"/>
        </w:rPr>
        <w:t>return 0;</w:t>
      </w:r>
    </w:p>
    <w:p w:rsidR="005F1F37" w:rsidRPr="003F0B0C" w:rsidRDefault="005F1F37" w:rsidP="005F1F37">
      <w:pPr>
        <w:pStyle w:val="ad"/>
        <w:rPr>
          <w:rFonts w:hAnsi="宋体" w:cs="宋体"/>
        </w:rPr>
      </w:pPr>
      <w:r w:rsidRPr="003F0B0C">
        <w:rPr>
          <w:rFonts w:hAnsi="宋体" w:cs="宋体" w:hint="eastAsia"/>
        </w:rPr>
        <w:t xml:space="preserve">       while (time--)</w:t>
      </w:r>
    </w:p>
    <w:p w:rsidR="005F1F37" w:rsidRPr="003F0B0C" w:rsidRDefault="005F1F37" w:rsidP="005F1F37">
      <w:pPr>
        <w:pStyle w:val="ad"/>
        <w:rPr>
          <w:rFonts w:hAnsi="宋体" w:cs="宋体"/>
        </w:rPr>
      </w:pPr>
      <w:r w:rsidRPr="003F0B0C">
        <w:rPr>
          <w:rFonts w:hAnsi="宋体" w:cs="宋体" w:hint="eastAsia"/>
        </w:rPr>
        <w:t xml:space="preserve">              if (modular_exponent(((rand()&amp;0x7fff&lt;&lt;16)+rand()&amp;0x7fff+rand()&amp;0x7fff)%(n-1)+1,n-1,n)!=1)</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4.4 欧拉函数</w:t>
      </w:r>
    </w:p>
    <w:p w:rsidR="005F1F37" w:rsidRPr="003F0B0C" w:rsidRDefault="005F1F37" w:rsidP="005F1F37">
      <w:pPr>
        <w:pStyle w:val="ad"/>
        <w:rPr>
          <w:rFonts w:hAnsi="宋体" w:cs="宋体"/>
        </w:rPr>
      </w:pPr>
      <w:r w:rsidRPr="003F0B0C">
        <w:rPr>
          <w:rFonts w:hAnsi="宋体" w:cs="宋体" w:hint="eastAsia"/>
        </w:rPr>
        <w:t>int gcd(int a,int b){</w:t>
      </w:r>
    </w:p>
    <w:p w:rsidR="005F1F37" w:rsidRPr="003F0B0C" w:rsidRDefault="005F1F37" w:rsidP="005F1F37">
      <w:pPr>
        <w:pStyle w:val="ad"/>
        <w:rPr>
          <w:rFonts w:hAnsi="宋体" w:cs="宋体"/>
        </w:rPr>
      </w:pPr>
      <w:r w:rsidRPr="003F0B0C">
        <w:rPr>
          <w:rFonts w:hAnsi="宋体" w:cs="宋体" w:hint="eastAsia"/>
        </w:rPr>
        <w:t xml:space="preserve">       return b?gcd(b,a%b):a;</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inline int lcm(int a,int b){</w:t>
      </w:r>
    </w:p>
    <w:p w:rsidR="005F1F37" w:rsidRPr="003F0B0C" w:rsidRDefault="005F1F37" w:rsidP="005F1F37">
      <w:pPr>
        <w:pStyle w:val="ad"/>
        <w:rPr>
          <w:rFonts w:hAnsi="宋体" w:cs="宋体"/>
        </w:rPr>
      </w:pPr>
      <w:r w:rsidRPr="003F0B0C">
        <w:rPr>
          <w:rFonts w:hAnsi="宋体" w:cs="宋体" w:hint="eastAsia"/>
        </w:rPr>
        <w:t xml:space="preserve">       return a/gcd(a,b)*b;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//求1..n-1中与n互质的数的个数</w:t>
      </w:r>
    </w:p>
    <w:p w:rsidR="005F1F37" w:rsidRPr="003F0B0C" w:rsidRDefault="005F1F37" w:rsidP="005F1F37">
      <w:pPr>
        <w:pStyle w:val="ad"/>
        <w:rPr>
          <w:rFonts w:hAnsi="宋体" w:cs="宋体"/>
        </w:rPr>
      </w:pPr>
      <w:r w:rsidRPr="003F0B0C">
        <w:rPr>
          <w:rFonts w:hAnsi="宋体" w:cs="宋体" w:hint="eastAsia"/>
        </w:rPr>
        <w:t>int eular(int n){</w:t>
      </w:r>
    </w:p>
    <w:p w:rsidR="005F1F37" w:rsidRPr="003F0B0C" w:rsidRDefault="005F1F37" w:rsidP="005F1F37">
      <w:pPr>
        <w:pStyle w:val="ad"/>
        <w:rPr>
          <w:rFonts w:hAnsi="宋体" w:cs="宋体"/>
        </w:rPr>
      </w:pPr>
      <w:r w:rsidRPr="003F0B0C">
        <w:rPr>
          <w:rFonts w:hAnsi="宋体" w:cs="宋体" w:hint="eastAsia"/>
        </w:rPr>
        <w:t xml:space="preserve">       int ret=1,i;</w:t>
      </w:r>
    </w:p>
    <w:p w:rsidR="005F1F37" w:rsidRPr="003F0B0C" w:rsidRDefault="005F1F37" w:rsidP="005F1F37">
      <w:pPr>
        <w:pStyle w:val="ad"/>
        <w:rPr>
          <w:rFonts w:hAnsi="宋体" w:cs="宋体"/>
        </w:rPr>
      </w:pPr>
      <w:r w:rsidRPr="003F0B0C">
        <w:rPr>
          <w:rFonts w:hAnsi="宋体" w:cs="宋体" w:hint="eastAsia"/>
        </w:rPr>
        <w:lastRenderedPageBreak/>
        <w:t xml:space="preserve">       for (i=2;i*i&lt;=n;i++)</w:t>
      </w:r>
    </w:p>
    <w:p w:rsidR="005F1F37" w:rsidRPr="003F0B0C" w:rsidRDefault="005F1F37" w:rsidP="005F1F37">
      <w:pPr>
        <w:pStyle w:val="ad"/>
        <w:rPr>
          <w:rFonts w:hAnsi="宋体" w:cs="宋体"/>
        </w:rPr>
      </w:pPr>
      <w:r w:rsidRPr="003F0B0C">
        <w:rPr>
          <w:rFonts w:hAnsi="宋体" w:cs="宋体" w:hint="eastAsia"/>
        </w:rPr>
        <w:t xml:space="preserve">              if (n%i==0){</w:t>
      </w:r>
    </w:p>
    <w:p w:rsidR="005F1F37" w:rsidRPr="003F0B0C" w:rsidRDefault="005F1F37" w:rsidP="005F1F37">
      <w:pPr>
        <w:pStyle w:val="ad"/>
        <w:rPr>
          <w:rFonts w:hAnsi="宋体" w:cs="宋体"/>
        </w:rPr>
      </w:pPr>
      <w:r w:rsidRPr="003F0B0C">
        <w:rPr>
          <w:rFonts w:hAnsi="宋体" w:cs="宋体" w:hint="eastAsia"/>
        </w:rPr>
        <w:t xml:space="preserve">                     n/=i,ret*=i-1;</w:t>
      </w:r>
    </w:p>
    <w:p w:rsidR="005F1F37" w:rsidRPr="003F0B0C" w:rsidRDefault="005F1F37" w:rsidP="005F1F37">
      <w:pPr>
        <w:pStyle w:val="ad"/>
        <w:rPr>
          <w:rFonts w:hAnsi="宋体" w:cs="宋体"/>
        </w:rPr>
      </w:pPr>
      <w:r w:rsidRPr="003F0B0C">
        <w:rPr>
          <w:rFonts w:hAnsi="宋体" w:cs="宋体" w:hint="eastAsia"/>
        </w:rPr>
        <w:t xml:space="preserve">                     while (n%i==0)</w:t>
      </w:r>
    </w:p>
    <w:p w:rsidR="005F1F37" w:rsidRPr="003F0B0C" w:rsidRDefault="005F1F37" w:rsidP="005F1F37">
      <w:pPr>
        <w:pStyle w:val="ad"/>
        <w:rPr>
          <w:rFonts w:hAnsi="宋体" w:cs="宋体"/>
        </w:rPr>
      </w:pPr>
      <w:r w:rsidRPr="003F0B0C">
        <w:rPr>
          <w:rFonts w:hAnsi="宋体" w:cs="宋体" w:hint="eastAsia"/>
        </w:rPr>
        <w:t xml:space="preserve">                            n/=i,ret*=i;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(n&gt;1)</w:t>
      </w:r>
    </w:p>
    <w:p w:rsidR="005F1F37" w:rsidRPr="003F0B0C" w:rsidRDefault="005F1F37" w:rsidP="005F1F37">
      <w:pPr>
        <w:pStyle w:val="ad"/>
        <w:rPr>
          <w:rFonts w:hAnsi="宋体" w:cs="宋体"/>
        </w:rPr>
      </w:pPr>
      <w:r w:rsidRPr="003F0B0C">
        <w:rPr>
          <w:rFonts w:hAnsi="宋体" w:cs="宋体" w:hint="eastAsia"/>
        </w:rPr>
        <w:t xml:space="preserve">              ret*=n-1;</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sz w:val="24"/>
          <w:szCs w:val="24"/>
        </w:rPr>
      </w:pPr>
      <w:r w:rsidRPr="003F0B0C">
        <w:rPr>
          <w:rFonts w:hAnsi="宋体" w:cs="宋体" w:hint="eastAsia"/>
          <w:b/>
          <w:sz w:val="24"/>
          <w:szCs w:val="24"/>
        </w:rPr>
        <w:t>5、数值计算</w:t>
      </w:r>
    </w:p>
    <w:p w:rsidR="005F1F37" w:rsidRPr="003F0B0C" w:rsidRDefault="005F1F37" w:rsidP="005F1F37">
      <w:pPr>
        <w:pStyle w:val="ad"/>
        <w:rPr>
          <w:rFonts w:hAnsi="宋体" w:cs="宋体"/>
          <w:b/>
        </w:rPr>
      </w:pPr>
      <w:r w:rsidRPr="003F0B0C">
        <w:rPr>
          <w:rFonts w:hAnsi="宋体" w:cs="宋体" w:hint="eastAsia"/>
          <w:b/>
        </w:rPr>
        <w:t>5.1 定积分计算(Romberg)</w:t>
      </w:r>
    </w:p>
    <w:p w:rsidR="005F1F37" w:rsidRPr="003F0B0C" w:rsidRDefault="005F1F37" w:rsidP="005F1F37">
      <w:pPr>
        <w:pStyle w:val="ad"/>
        <w:rPr>
          <w:rFonts w:hAnsi="宋体" w:cs="宋体"/>
        </w:rPr>
      </w:pPr>
      <w:r w:rsidRPr="003F0B0C">
        <w:rPr>
          <w:rFonts w:hAnsi="宋体" w:cs="宋体" w:hint="eastAsia"/>
        </w:rPr>
        <w:t>/*  Romberg求定积分</w:t>
      </w:r>
    </w:p>
    <w:p w:rsidR="005F1F37" w:rsidRPr="003F0B0C" w:rsidRDefault="005F1F37" w:rsidP="005F1F37">
      <w:pPr>
        <w:pStyle w:val="ad"/>
        <w:rPr>
          <w:rFonts w:hAnsi="宋体" w:cs="宋体"/>
        </w:rPr>
      </w:pPr>
      <w:r w:rsidRPr="003F0B0C">
        <w:rPr>
          <w:rFonts w:hAnsi="宋体" w:cs="宋体" w:hint="eastAsia"/>
        </w:rPr>
        <w:t xml:space="preserve">    输入：积分区间[a,b]，被积函数f(x,y,z)</w:t>
      </w:r>
    </w:p>
    <w:p w:rsidR="005F1F37" w:rsidRPr="003F0B0C" w:rsidRDefault="005F1F37" w:rsidP="005F1F37">
      <w:pPr>
        <w:pStyle w:val="ad"/>
        <w:rPr>
          <w:rFonts w:hAnsi="宋体" w:cs="宋体"/>
        </w:rPr>
      </w:pPr>
      <w:r w:rsidRPr="003F0B0C">
        <w:rPr>
          <w:rFonts w:hAnsi="宋体" w:cs="宋体" w:hint="eastAsia"/>
        </w:rPr>
        <w:t xml:space="preserve">    输出：积分结果</w:t>
      </w:r>
    </w:p>
    <w:p w:rsidR="005F1F37" w:rsidRPr="003F0B0C" w:rsidRDefault="005F1F37" w:rsidP="005F1F37">
      <w:pPr>
        <w:pStyle w:val="ad"/>
        <w:rPr>
          <w:rFonts w:hAnsi="宋体" w:cs="宋体"/>
        </w:rPr>
      </w:pPr>
      <w:r w:rsidRPr="003F0B0C">
        <w:rPr>
          <w:rFonts w:hAnsi="宋体" w:cs="宋体" w:hint="eastAsia"/>
        </w:rPr>
        <w:t xml:space="preserve">    f(x,y,z)示例：</w:t>
      </w:r>
    </w:p>
    <w:p w:rsidR="005F1F37" w:rsidRPr="003F0B0C" w:rsidRDefault="005F1F37" w:rsidP="005F1F37">
      <w:pPr>
        <w:pStyle w:val="ad"/>
        <w:rPr>
          <w:rFonts w:hAnsi="宋体" w:cs="宋体"/>
        </w:rPr>
      </w:pPr>
      <w:r w:rsidRPr="003F0B0C">
        <w:rPr>
          <w:rFonts w:hAnsi="宋体" w:cs="宋体" w:hint="eastAsia"/>
        </w:rPr>
        <w:t xml:space="preserve">    double f0( double x, double l, double t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sqrt(1.0+l*l*t*t*cos(t*x)*cos(t*x));</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double Integral(double a, double b, double (*f)(double x, double y, double z), double eps, </w:t>
      </w:r>
    </w:p>
    <w:p w:rsidR="005F1F37" w:rsidRPr="003F0B0C" w:rsidRDefault="005F1F37" w:rsidP="005F1F37">
      <w:pPr>
        <w:pStyle w:val="ad"/>
        <w:rPr>
          <w:rFonts w:hAnsi="宋体" w:cs="宋体"/>
        </w:rPr>
      </w:pPr>
      <w:r w:rsidRPr="003F0B0C">
        <w:rPr>
          <w:rFonts w:hAnsi="宋体" w:cs="宋体" w:hint="eastAsia"/>
        </w:rPr>
        <w:t xml:space="preserve">                            double l, double 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double Romberg (double a, double b, double (*f)(double x, double y, double z), double eps, </w:t>
      </w:r>
    </w:p>
    <w:p w:rsidR="005F1F37" w:rsidRPr="003F0B0C" w:rsidRDefault="005F1F37" w:rsidP="005F1F37">
      <w:pPr>
        <w:pStyle w:val="ad"/>
        <w:rPr>
          <w:rFonts w:hAnsi="宋体" w:cs="宋体"/>
        </w:rPr>
      </w:pPr>
      <w:r w:rsidRPr="003F0B0C">
        <w:rPr>
          <w:rFonts w:hAnsi="宋体" w:cs="宋体" w:hint="eastAsia"/>
        </w:rPr>
        <w:t xml:space="preserve">                            double l, double 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#define MAX_N  1000</w:t>
      </w:r>
    </w:p>
    <w:p w:rsidR="005F1F37" w:rsidRPr="003F0B0C" w:rsidRDefault="005F1F37" w:rsidP="005F1F37">
      <w:pPr>
        <w:pStyle w:val="ad"/>
        <w:rPr>
          <w:rFonts w:hAnsi="宋体" w:cs="宋体"/>
        </w:rPr>
      </w:pPr>
      <w:r w:rsidRPr="003F0B0C">
        <w:rPr>
          <w:rFonts w:hAnsi="宋体" w:cs="宋体" w:hint="eastAsia"/>
        </w:rPr>
        <w:t xml:space="preserve">       int i, j, temp2, min;</w:t>
      </w:r>
    </w:p>
    <w:p w:rsidR="005F1F37" w:rsidRPr="003F0B0C" w:rsidRDefault="005F1F37" w:rsidP="005F1F37">
      <w:pPr>
        <w:pStyle w:val="ad"/>
        <w:rPr>
          <w:rFonts w:hAnsi="宋体" w:cs="宋体"/>
          <w:lang w:val="pt-BR"/>
        </w:rPr>
      </w:pPr>
      <w:r w:rsidRPr="003F0B0C">
        <w:rPr>
          <w:rFonts w:hAnsi="宋体" w:cs="宋体" w:hint="eastAsia"/>
          <w:lang w:val="pt-BR"/>
        </w:rPr>
        <w:t xml:space="preserve">       double h, R[2][MAX_N], temp4;</w:t>
      </w:r>
    </w:p>
    <w:p w:rsidR="005F1F37" w:rsidRPr="003F0B0C" w:rsidRDefault="005F1F37" w:rsidP="005F1F37">
      <w:pPr>
        <w:pStyle w:val="ad"/>
        <w:rPr>
          <w:rFonts w:hAnsi="宋体" w:cs="宋体"/>
          <w:lang w:val="pt-BR"/>
        </w:rPr>
      </w:pPr>
      <w:r w:rsidRPr="003F0B0C">
        <w:rPr>
          <w:rFonts w:hAnsi="宋体" w:cs="宋体" w:hint="eastAsia"/>
          <w:lang w:val="pt-BR"/>
        </w:rPr>
        <w:t xml:space="preserve">       for (i=0; i&lt;MAX_N; i++) {</w:t>
      </w:r>
    </w:p>
    <w:p w:rsidR="005F1F37" w:rsidRPr="003F0B0C" w:rsidRDefault="005F1F37" w:rsidP="005F1F37">
      <w:pPr>
        <w:pStyle w:val="ad"/>
        <w:rPr>
          <w:rFonts w:hAnsi="宋体" w:cs="宋体"/>
          <w:lang w:val="pt-BR"/>
        </w:rPr>
      </w:pPr>
      <w:r w:rsidRPr="003F0B0C">
        <w:rPr>
          <w:rFonts w:hAnsi="宋体" w:cs="宋体" w:hint="eastAsia"/>
          <w:lang w:val="pt-BR"/>
        </w:rPr>
        <w:t xml:space="preserve">              R[0][i] = 0.0;</w:t>
      </w:r>
    </w:p>
    <w:p w:rsidR="005F1F37" w:rsidRPr="003F0B0C" w:rsidRDefault="005F1F37" w:rsidP="005F1F37">
      <w:pPr>
        <w:pStyle w:val="ad"/>
        <w:rPr>
          <w:rFonts w:hAnsi="宋体" w:cs="宋体"/>
        </w:rPr>
      </w:pPr>
      <w:r w:rsidRPr="003F0B0C">
        <w:rPr>
          <w:rFonts w:hAnsi="宋体" w:cs="宋体" w:hint="eastAsia"/>
        </w:rPr>
        <w:t xml:space="preserve">              R[1][i] = 0.0;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h = b-a;</w:t>
      </w:r>
    </w:p>
    <w:p w:rsidR="005F1F37" w:rsidRPr="003F0B0C" w:rsidRDefault="005F1F37" w:rsidP="005F1F37">
      <w:pPr>
        <w:pStyle w:val="ad"/>
        <w:rPr>
          <w:rFonts w:hAnsi="宋体" w:cs="宋体"/>
        </w:rPr>
      </w:pPr>
      <w:r w:rsidRPr="003F0B0C">
        <w:rPr>
          <w:rFonts w:hAnsi="宋体" w:cs="宋体" w:hint="eastAsia"/>
        </w:rPr>
        <w:t xml:space="preserve">       min = (int)(log(h*10.0)/log(2.0)); //h should be at most 0.1</w:t>
      </w:r>
    </w:p>
    <w:p w:rsidR="005F1F37" w:rsidRPr="003F0B0C" w:rsidRDefault="005F1F37" w:rsidP="005F1F37">
      <w:pPr>
        <w:pStyle w:val="ad"/>
        <w:rPr>
          <w:rFonts w:hAnsi="宋体" w:cs="宋体"/>
          <w:lang w:val="pt-BR"/>
        </w:rPr>
      </w:pPr>
      <w:r w:rsidRPr="003F0B0C">
        <w:rPr>
          <w:rFonts w:hAnsi="宋体" w:cs="宋体" w:hint="eastAsia"/>
          <w:lang w:val="pt-BR"/>
        </w:rPr>
        <w:t xml:space="preserve">       R[0][0] = ((*f)(a, l, t)+(*f)(b, l, t))*h*0.50;</w:t>
      </w:r>
    </w:p>
    <w:p w:rsidR="005F1F37" w:rsidRPr="003F0B0C" w:rsidRDefault="005F1F37" w:rsidP="005F1F37">
      <w:pPr>
        <w:pStyle w:val="ad"/>
        <w:rPr>
          <w:rFonts w:hAnsi="宋体" w:cs="宋体"/>
        </w:rPr>
      </w:pPr>
      <w:r w:rsidRPr="003F0B0C">
        <w:rPr>
          <w:rFonts w:hAnsi="宋体" w:cs="宋体" w:hint="eastAsia"/>
        </w:rPr>
        <w:t xml:space="preserve">       i = 1;</w:t>
      </w:r>
    </w:p>
    <w:p w:rsidR="005F1F37" w:rsidRPr="003F0B0C" w:rsidRDefault="005F1F37" w:rsidP="005F1F37">
      <w:pPr>
        <w:pStyle w:val="ad"/>
        <w:rPr>
          <w:rFonts w:hAnsi="宋体" w:cs="宋体"/>
        </w:rPr>
      </w:pPr>
      <w:r w:rsidRPr="003F0B0C">
        <w:rPr>
          <w:rFonts w:hAnsi="宋体" w:cs="宋体" w:hint="eastAsia"/>
        </w:rPr>
        <w:t xml:space="preserve">       temp2 = 1;</w:t>
      </w:r>
    </w:p>
    <w:p w:rsidR="005F1F37" w:rsidRPr="003F0B0C" w:rsidRDefault="005F1F37" w:rsidP="005F1F37">
      <w:pPr>
        <w:pStyle w:val="ad"/>
        <w:rPr>
          <w:rFonts w:hAnsi="宋体" w:cs="宋体"/>
        </w:rPr>
      </w:pPr>
      <w:r w:rsidRPr="003F0B0C">
        <w:rPr>
          <w:rFonts w:hAnsi="宋体" w:cs="宋体" w:hint="eastAsia"/>
        </w:rPr>
        <w:t xml:space="preserve">       while (i&lt;MAX_N){</w:t>
      </w:r>
    </w:p>
    <w:p w:rsidR="005F1F37" w:rsidRPr="003F0B0C" w:rsidRDefault="005F1F37" w:rsidP="005F1F37">
      <w:pPr>
        <w:pStyle w:val="ad"/>
        <w:rPr>
          <w:rFonts w:hAnsi="宋体" w:cs="宋体"/>
          <w:lang w:val="pt-BR"/>
        </w:rPr>
      </w:pPr>
      <w:r w:rsidRPr="003F0B0C">
        <w:rPr>
          <w:rFonts w:hAnsi="宋体" w:cs="宋体" w:hint="eastAsia"/>
          <w:lang w:val="pt-BR"/>
        </w:rPr>
        <w:t xml:space="preserve">              i++;</w:t>
      </w:r>
    </w:p>
    <w:p w:rsidR="005F1F37" w:rsidRPr="003F0B0C" w:rsidRDefault="005F1F37" w:rsidP="005F1F37">
      <w:pPr>
        <w:pStyle w:val="ad"/>
        <w:rPr>
          <w:rFonts w:hAnsi="宋体" w:cs="宋体"/>
          <w:lang w:val="pt-BR"/>
        </w:rPr>
      </w:pPr>
      <w:r w:rsidRPr="003F0B0C">
        <w:rPr>
          <w:rFonts w:hAnsi="宋体" w:cs="宋体" w:hint="eastAsia"/>
          <w:lang w:val="pt-BR"/>
        </w:rPr>
        <w:lastRenderedPageBreak/>
        <w:t xml:space="preserve">              R[1][0] = 0.0;</w:t>
      </w:r>
    </w:p>
    <w:p w:rsidR="005F1F37" w:rsidRPr="003F0B0C" w:rsidRDefault="005F1F37" w:rsidP="005F1F37">
      <w:pPr>
        <w:pStyle w:val="ad"/>
        <w:rPr>
          <w:rFonts w:hAnsi="宋体" w:cs="宋体"/>
          <w:lang w:val="pt-BR"/>
        </w:rPr>
      </w:pPr>
      <w:r w:rsidRPr="003F0B0C">
        <w:rPr>
          <w:rFonts w:hAnsi="宋体" w:cs="宋体" w:hint="eastAsia"/>
          <w:lang w:val="pt-BR"/>
        </w:rPr>
        <w:t xml:space="preserve">              for (j=1; j&lt;=temp2; j++)</w:t>
      </w:r>
    </w:p>
    <w:p w:rsidR="005F1F37" w:rsidRPr="003F0B0C" w:rsidRDefault="005F1F37" w:rsidP="005F1F37">
      <w:pPr>
        <w:pStyle w:val="ad"/>
        <w:rPr>
          <w:rFonts w:hAnsi="宋体" w:cs="宋体"/>
          <w:lang w:val="pt-BR"/>
        </w:rPr>
      </w:pPr>
      <w:r w:rsidRPr="003F0B0C">
        <w:rPr>
          <w:rFonts w:hAnsi="宋体" w:cs="宋体" w:hint="eastAsia"/>
          <w:lang w:val="pt-BR"/>
        </w:rPr>
        <w:t xml:space="preserve">                     R[1][0] += (*f)(a+h*((double)j-0.50), l, t);</w:t>
      </w:r>
    </w:p>
    <w:p w:rsidR="005F1F37" w:rsidRPr="003F0B0C" w:rsidRDefault="005F1F37" w:rsidP="005F1F37">
      <w:pPr>
        <w:pStyle w:val="ad"/>
        <w:rPr>
          <w:rFonts w:hAnsi="宋体" w:cs="宋体"/>
          <w:lang w:val="pt-BR"/>
        </w:rPr>
      </w:pPr>
      <w:r w:rsidRPr="003F0B0C">
        <w:rPr>
          <w:rFonts w:hAnsi="宋体" w:cs="宋体" w:hint="eastAsia"/>
          <w:lang w:val="pt-BR"/>
        </w:rPr>
        <w:t xml:space="preserve">              R[1][0] = (R[0][0] + h*R[1][0])*0.50;</w:t>
      </w:r>
    </w:p>
    <w:p w:rsidR="005F1F37" w:rsidRPr="003F0B0C" w:rsidRDefault="005F1F37" w:rsidP="005F1F37">
      <w:pPr>
        <w:pStyle w:val="ad"/>
        <w:rPr>
          <w:rFonts w:hAnsi="宋体" w:cs="宋体"/>
        </w:rPr>
      </w:pPr>
      <w:r w:rsidRPr="003F0B0C">
        <w:rPr>
          <w:rFonts w:hAnsi="宋体" w:cs="宋体" w:hint="eastAsia"/>
        </w:rPr>
        <w:t xml:space="preserve">              temp4 = 4.0;</w:t>
      </w:r>
    </w:p>
    <w:p w:rsidR="005F1F37" w:rsidRPr="003F0B0C" w:rsidRDefault="005F1F37" w:rsidP="005F1F37">
      <w:pPr>
        <w:pStyle w:val="ad"/>
        <w:rPr>
          <w:rFonts w:hAnsi="宋体" w:cs="宋体"/>
        </w:rPr>
      </w:pPr>
      <w:r w:rsidRPr="003F0B0C">
        <w:rPr>
          <w:rFonts w:hAnsi="宋体" w:cs="宋体" w:hint="eastAsia"/>
        </w:rPr>
        <w:t xml:space="preserve">              for (j=1; j&lt;i; j++) {</w:t>
      </w:r>
    </w:p>
    <w:p w:rsidR="005F1F37" w:rsidRPr="003F0B0C" w:rsidRDefault="005F1F37" w:rsidP="005F1F37">
      <w:pPr>
        <w:pStyle w:val="ad"/>
        <w:rPr>
          <w:rFonts w:hAnsi="宋体" w:cs="宋体"/>
          <w:lang w:val="pt-BR"/>
        </w:rPr>
      </w:pPr>
      <w:r w:rsidRPr="003F0B0C">
        <w:rPr>
          <w:rFonts w:hAnsi="宋体" w:cs="宋体" w:hint="eastAsia"/>
          <w:lang w:val="pt-BR"/>
        </w:rPr>
        <w:t xml:space="preserve">                     R[1][j] = R[1][j-1] + (R[1][j-1]-R[0][j-1])/(temp4-1.0);</w:t>
      </w:r>
    </w:p>
    <w:p w:rsidR="005F1F37" w:rsidRPr="003F0B0C" w:rsidRDefault="005F1F37" w:rsidP="005F1F37">
      <w:pPr>
        <w:pStyle w:val="ad"/>
        <w:rPr>
          <w:rFonts w:hAnsi="宋体" w:cs="宋体"/>
        </w:rPr>
      </w:pPr>
      <w:r w:rsidRPr="003F0B0C">
        <w:rPr>
          <w:rFonts w:hAnsi="宋体" w:cs="宋体" w:hint="eastAsia"/>
        </w:rPr>
        <w:t xml:space="preserve">                     temp4 *= 4.0;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((fabs(R[1][i-1]-R[0][i-2])&lt;eps)&amp;&amp;(i&gt;min))</w:t>
      </w:r>
    </w:p>
    <w:p w:rsidR="005F1F37" w:rsidRPr="003F0B0C" w:rsidRDefault="005F1F37" w:rsidP="005F1F37">
      <w:pPr>
        <w:pStyle w:val="ad"/>
        <w:rPr>
          <w:rFonts w:hAnsi="宋体" w:cs="宋体"/>
        </w:rPr>
      </w:pPr>
      <w:r w:rsidRPr="003F0B0C">
        <w:rPr>
          <w:rFonts w:hAnsi="宋体" w:cs="宋体" w:hint="eastAsia"/>
        </w:rPr>
        <w:t xml:space="preserve">                     return R[1][i-1];</w:t>
      </w:r>
    </w:p>
    <w:p w:rsidR="005F1F37" w:rsidRPr="003F0B0C" w:rsidRDefault="005F1F37" w:rsidP="005F1F37">
      <w:pPr>
        <w:pStyle w:val="ad"/>
        <w:rPr>
          <w:rFonts w:hAnsi="宋体" w:cs="宋体"/>
          <w:lang w:val="pt-BR"/>
        </w:rPr>
      </w:pPr>
      <w:r w:rsidRPr="003F0B0C">
        <w:rPr>
          <w:rFonts w:hAnsi="宋体" w:cs="宋体" w:hint="eastAsia"/>
          <w:lang w:val="pt-BR"/>
        </w:rPr>
        <w:t xml:space="preserve">              h *= 0.50;</w:t>
      </w:r>
    </w:p>
    <w:p w:rsidR="005F1F37" w:rsidRPr="003F0B0C" w:rsidRDefault="005F1F37" w:rsidP="005F1F37">
      <w:pPr>
        <w:pStyle w:val="ad"/>
        <w:rPr>
          <w:rFonts w:hAnsi="宋体" w:cs="宋体"/>
          <w:lang w:val="pt-BR"/>
        </w:rPr>
      </w:pPr>
      <w:r w:rsidRPr="003F0B0C">
        <w:rPr>
          <w:rFonts w:hAnsi="宋体" w:cs="宋体" w:hint="eastAsia"/>
          <w:lang w:val="pt-BR"/>
        </w:rPr>
        <w:t xml:space="preserve">              temp2 *= 2;</w:t>
      </w:r>
    </w:p>
    <w:p w:rsidR="005F1F37" w:rsidRPr="003F0B0C" w:rsidRDefault="005F1F37" w:rsidP="005F1F37">
      <w:pPr>
        <w:pStyle w:val="ad"/>
        <w:rPr>
          <w:rFonts w:hAnsi="宋体" w:cs="宋体"/>
          <w:lang w:val="pt-BR"/>
        </w:rPr>
      </w:pPr>
      <w:r w:rsidRPr="003F0B0C">
        <w:rPr>
          <w:rFonts w:hAnsi="宋体" w:cs="宋体" w:hint="eastAsia"/>
          <w:lang w:val="pt-BR"/>
        </w:rPr>
        <w:t xml:space="preserve">              for (j=0; j&lt;i; j++)</w:t>
      </w:r>
    </w:p>
    <w:p w:rsidR="005F1F37" w:rsidRPr="003F0B0C" w:rsidRDefault="005F1F37" w:rsidP="005F1F37">
      <w:pPr>
        <w:pStyle w:val="ad"/>
        <w:rPr>
          <w:rFonts w:hAnsi="宋体" w:cs="宋体"/>
          <w:lang w:val="pt-BR"/>
        </w:rPr>
      </w:pPr>
      <w:r w:rsidRPr="003F0B0C">
        <w:rPr>
          <w:rFonts w:hAnsi="宋体" w:cs="宋体" w:hint="eastAsia"/>
          <w:lang w:val="pt-BR"/>
        </w:rPr>
        <w:t xml:space="preserve">                     R[0][j] = R[1][j];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R[1][MAX_N-1];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double Integral(double a, double b, double (*f)(double x, double y, double z), double eps, </w:t>
      </w:r>
    </w:p>
    <w:p w:rsidR="005F1F37" w:rsidRPr="003F0B0C" w:rsidRDefault="005F1F37" w:rsidP="005F1F37">
      <w:pPr>
        <w:pStyle w:val="ad"/>
        <w:rPr>
          <w:rFonts w:hAnsi="宋体" w:cs="宋体"/>
        </w:rPr>
      </w:pPr>
      <w:r w:rsidRPr="003F0B0C">
        <w:rPr>
          <w:rFonts w:hAnsi="宋体" w:cs="宋体" w:hint="eastAsia"/>
        </w:rPr>
        <w:t xml:space="preserve">                            double l, double 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#define pi 3.1415926535897932</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n;</w:t>
      </w:r>
    </w:p>
    <w:p w:rsidR="005F1F37" w:rsidRPr="003F0B0C" w:rsidRDefault="005F1F37" w:rsidP="005F1F37">
      <w:pPr>
        <w:pStyle w:val="ad"/>
        <w:rPr>
          <w:rFonts w:hAnsi="宋体" w:cs="宋体"/>
        </w:rPr>
      </w:pPr>
      <w:r w:rsidRPr="003F0B0C">
        <w:rPr>
          <w:rFonts w:hAnsi="宋体" w:cs="宋体" w:hint="eastAsia"/>
        </w:rPr>
        <w:t xml:space="preserve">       double R, p, res;</w:t>
      </w:r>
    </w:p>
    <w:p w:rsidR="005F1F37" w:rsidRPr="003F0B0C" w:rsidRDefault="005F1F37" w:rsidP="005F1F37">
      <w:pPr>
        <w:pStyle w:val="ad"/>
        <w:rPr>
          <w:rFonts w:hAnsi="宋体" w:cs="宋体"/>
        </w:rPr>
      </w:pPr>
      <w:r w:rsidRPr="003F0B0C">
        <w:rPr>
          <w:rFonts w:hAnsi="宋体" w:cs="宋体" w:hint="eastAsia"/>
        </w:rPr>
        <w:t xml:space="preserve">       n = (int)(floor)(b * t * 0.50 / pi);</w:t>
      </w:r>
    </w:p>
    <w:p w:rsidR="005F1F37" w:rsidRPr="003F0B0C" w:rsidRDefault="005F1F37" w:rsidP="005F1F37">
      <w:pPr>
        <w:pStyle w:val="ad"/>
        <w:rPr>
          <w:rFonts w:hAnsi="宋体" w:cs="宋体"/>
        </w:rPr>
      </w:pPr>
      <w:r w:rsidRPr="003F0B0C">
        <w:rPr>
          <w:rFonts w:hAnsi="宋体" w:cs="宋体" w:hint="eastAsia"/>
        </w:rPr>
        <w:t xml:space="preserve">       p = 2.0 * pi / t;</w:t>
      </w:r>
    </w:p>
    <w:p w:rsidR="005F1F37" w:rsidRPr="003F0B0C" w:rsidRDefault="005F1F37" w:rsidP="005F1F37">
      <w:pPr>
        <w:pStyle w:val="ad"/>
        <w:rPr>
          <w:rFonts w:hAnsi="宋体" w:cs="宋体"/>
        </w:rPr>
      </w:pPr>
      <w:r w:rsidRPr="003F0B0C">
        <w:rPr>
          <w:rFonts w:hAnsi="宋体" w:cs="宋体" w:hint="eastAsia"/>
        </w:rPr>
        <w:t xml:space="preserve">       res = b - (double)n * p;</w:t>
      </w:r>
    </w:p>
    <w:p w:rsidR="005F1F37" w:rsidRPr="003F0B0C" w:rsidRDefault="005F1F37" w:rsidP="005F1F37">
      <w:pPr>
        <w:pStyle w:val="ad"/>
        <w:rPr>
          <w:rFonts w:hAnsi="宋体" w:cs="宋体"/>
        </w:rPr>
      </w:pPr>
      <w:r w:rsidRPr="003F0B0C">
        <w:rPr>
          <w:rFonts w:hAnsi="宋体" w:cs="宋体" w:hint="eastAsia"/>
        </w:rPr>
        <w:t xml:space="preserve">       if (n) </w:t>
      </w:r>
    </w:p>
    <w:p w:rsidR="005F1F37" w:rsidRPr="003F0B0C" w:rsidRDefault="005F1F37" w:rsidP="005F1F37">
      <w:pPr>
        <w:pStyle w:val="ad"/>
        <w:rPr>
          <w:rFonts w:hAnsi="宋体" w:cs="宋体"/>
        </w:rPr>
      </w:pPr>
      <w:r w:rsidRPr="003F0B0C">
        <w:rPr>
          <w:rFonts w:hAnsi="宋体" w:cs="宋体" w:hint="eastAsia"/>
        </w:rPr>
        <w:t xml:space="preserve">              R = Romberg (a, p, f0, eps/(double)n, l, t);</w:t>
      </w:r>
    </w:p>
    <w:p w:rsidR="005F1F37" w:rsidRPr="003F0B0C" w:rsidRDefault="005F1F37" w:rsidP="005F1F37">
      <w:pPr>
        <w:pStyle w:val="ad"/>
        <w:rPr>
          <w:rFonts w:hAnsi="宋体" w:cs="宋体"/>
        </w:rPr>
      </w:pPr>
      <w:r w:rsidRPr="003F0B0C">
        <w:rPr>
          <w:rFonts w:hAnsi="宋体" w:cs="宋体" w:hint="eastAsia"/>
        </w:rPr>
        <w:t xml:space="preserve">       R = R * (double)n + Romberg( 0.0, res, f0, eps, l, t );</w:t>
      </w:r>
    </w:p>
    <w:p w:rsidR="005F1F37" w:rsidRPr="003F0B0C" w:rsidRDefault="005F1F37" w:rsidP="005F1F37">
      <w:pPr>
        <w:pStyle w:val="ad"/>
        <w:rPr>
          <w:rFonts w:hAnsi="宋体" w:cs="宋体"/>
        </w:rPr>
      </w:pPr>
      <w:r w:rsidRPr="003F0B0C">
        <w:rPr>
          <w:rFonts w:hAnsi="宋体" w:cs="宋体" w:hint="eastAsia"/>
        </w:rPr>
        <w:t xml:space="preserve">       return R/100.0;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5.2 多项式求根(牛顿法)</w:t>
      </w:r>
    </w:p>
    <w:p w:rsidR="005F1F37" w:rsidRPr="003F0B0C" w:rsidRDefault="005F1F37" w:rsidP="005F1F37">
      <w:pPr>
        <w:pStyle w:val="ad"/>
        <w:rPr>
          <w:rFonts w:hAnsi="宋体" w:cs="宋体"/>
        </w:rPr>
      </w:pPr>
      <w:r w:rsidRPr="003F0B0C">
        <w:rPr>
          <w:rFonts w:hAnsi="宋体" w:cs="宋体" w:hint="eastAsia"/>
        </w:rPr>
        <w:t>/* 牛顿法解多项式的根</w:t>
      </w:r>
    </w:p>
    <w:p w:rsidR="005F1F37" w:rsidRPr="003F0B0C" w:rsidRDefault="005F1F37" w:rsidP="005F1F37">
      <w:pPr>
        <w:pStyle w:val="ad"/>
        <w:rPr>
          <w:rFonts w:hAnsi="宋体" w:cs="宋体"/>
        </w:rPr>
      </w:pPr>
      <w:r w:rsidRPr="003F0B0C">
        <w:rPr>
          <w:rFonts w:hAnsi="宋体" w:cs="宋体" w:hint="eastAsia"/>
        </w:rPr>
        <w:t xml:space="preserve">   输入：多项式系数c[]，多项式度数n，求在[a,b]间的根</w:t>
      </w:r>
    </w:p>
    <w:p w:rsidR="005F1F37" w:rsidRPr="003F0B0C" w:rsidRDefault="005F1F37" w:rsidP="005F1F37">
      <w:pPr>
        <w:pStyle w:val="ad"/>
        <w:rPr>
          <w:rFonts w:hAnsi="宋体" w:cs="宋体"/>
        </w:rPr>
      </w:pPr>
      <w:r w:rsidRPr="003F0B0C">
        <w:rPr>
          <w:rFonts w:hAnsi="宋体" w:cs="宋体" w:hint="eastAsia"/>
        </w:rPr>
        <w:t xml:space="preserve">   输出：根</w:t>
      </w:r>
    </w:p>
    <w:p w:rsidR="005F1F37" w:rsidRPr="003F0B0C" w:rsidRDefault="005F1F37" w:rsidP="005F1F37">
      <w:pPr>
        <w:pStyle w:val="ad"/>
        <w:rPr>
          <w:rFonts w:hAnsi="宋体" w:cs="宋体"/>
        </w:rPr>
      </w:pPr>
      <w:r w:rsidRPr="003F0B0C">
        <w:rPr>
          <w:rFonts w:hAnsi="宋体" w:cs="宋体" w:hint="eastAsia"/>
        </w:rPr>
        <w:t xml:space="preserve">   要求保证[a,b]间有根</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fabs( double x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lastRenderedPageBreak/>
        <w:t xml:space="preserve">       return (x&lt;0)? -x : x;</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double f(int m, double c[], double x)</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double p = c[m];</w:t>
      </w:r>
    </w:p>
    <w:p w:rsidR="005F1F37" w:rsidRPr="003F0B0C" w:rsidRDefault="005F1F37" w:rsidP="005F1F37">
      <w:pPr>
        <w:pStyle w:val="ad"/>
        <w:rPr>
          <w:rFonts w:hAnsi="宋体" w:cs="宋体"/>
        </w:rPr>
      </w:pPr>
      <w:r w:rsidRPr="003F0B0C">
        <w:rPr>
          <w:rFonts w:hAnsi="宋体" w:cs="宋体" w:hint="eastAsia"/>
        </w:rPr>
        <w:t xml:space="preserve">       for (i=m; i&gt;0; i--)</w:t>
      </w:r>
    </w:p>
    <w:p w:rsidR="005F1F37" w:rsidRPr="003F0B0C" w:rsidRDefault="005F1F37" w:rsidP="005F1F37">
      <w:pPr>
        <w:pStyle w:val="ad"/>
        <w:rPr>
          <w:rFonts w:hAnsi="宋体" w:cs="宋体"/>
        </w:rPr>
      </w:pPr>
      <w:r w:rsidRPr="003F0B0C">
        <w:rPr>
          <w:rFonts w:hAnsi="宋体" w:cs="宋体" w:hint="eastAsia"/>
        </w:rPr>
        <w:t xml:space="preserve">              p = p*x + c[i-1];</w:t>
      </w:r>
    </w:p>
    <w:p w:rsidR="005F1F37" w:rsidRPr="003F0B0C" w:rsidRDefault="005F1F37" w:rsidP="005F1F37">
      <w:pPr>
        <w:pStyle w:val="ad"/>
        <w:rPr>
          <w:rFonts w:hAnsi="宋体" w:cs="宋体"/>
        </w:rPr>
      </w:pPr>
      <w:r w:rsidRPr="003F0B0C">
        <w:rPr>
          <w:rFonts w:hAnsi="宋体" w:cs="宋体" w:hint="eastAsia"/>
        </w:rPr>
        <w:t xml:space="preserve">       return p;</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int newton(double x0, double *r, </w:t>
      </w:r>
    </w:p>
    <w:p w:rsidR="005F1F37" w:rsidRPr="003F0B0C" w:rsidRDefault="005F1F37" w:rsidP="005F1F37">
      <w:pPr>
        <w:pStyle w:val="ad"/>
        <w:rPr>
          <w:rFonts w:hAnsi="宋体" w:cs="宋体"/>
        </w:rPr>
      </w:pPr>
      <w:r w:rsidRPr="003F0B0C">
        <w:rPr>
          <w:rFonts w:hAnsi="宋体" w:cs="宋体" w:hint="eastAsia"/>
        </w:rPr>
        <w:t xml:space="preserve">                 double c[], double cp[], int n, </w:t>
      </w:r>
    </w:p>
    <w:p w:rsidR="005F1F37" w:rsidRPr="003F0B0C" w:rsidRDefault="005F1F37" w:rsidP="005F1F37">
      <w:pPr>
        <w:pStyle w:val="ad"/>
        <w:rPr>
          <w:rFonts w:hAnsi="宋体" w:cs="宋体"/>
        </w:rPr>
      </w:pPr>
      <w:r w:rsidRPr="003F0B0C">
        <w:rPr>
          <w:rFonts w:hAnsi="宋体" w:cs="宋体" w:hint="eastAsia"/>
        </w:rPr>
        <w:t xml:space="preserve">                 double a, double b, double 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int MAX_ITERATION = 1000;</w:t>
      </w:r>
    </w:p>
    <w:p w:rsidR="005F1F37" w:rsidRPr="003F0B0C" w:rsidRDefault="005F1F37" w:rsidP="005F1F37">
      <w:pPr>
        <w:pStyle w:val="ad"/>
        <w:rPr>
          <w:rFonts w:hAnsi="宋体" w:cs="宋体"/>
        </w:rPr>
      </w:pPr>
      <w:r w:rsidRPr="003F0B0C">
        <w:rPr>
          <w:rFonts w:hAnsi="宋体" w:cs="宋体" w:hint="eastAsia"/>
        </w:rPr>
        <w:t xml:space="preserve">       int i = 1;</w:t>
      </w:r>
    </w:p>
    <w:p w:rsidR="005F1F37" w:rsidRPr="003F0B0C" w:rsidRDefault="005F1F37" w:rsidP="005F1F37">
      <w:pPr>
        <w:pStyle w:val="ad"/>
        <w:rPr>
          <w:rFonts w:hAnsi="宋体" w:cs="宋体"/>
        </w:rPr>
      </w:pPr>
      <w:r w:rsidRPr="003F0B0C">
        <w:rPr>
          <w:rFonts w:hAnsi="宋体" w:cs="宋体" w:hint="eastAsia"/>
        </w:rPr>
        <w:t xml:space="preserve">       double x1, x2, fp, eps2 = eps/10.0;</w:t>
      </w:r>
    </w:p>
    <w:p w:rsidR="005F1F37" w:rsidRPr="003F0B0C" w:rsidRDefault="005F1F37" w:rsidP="005F1F37">
      <w:pPr>
        <w:pStyle w:val="ad"/>
        <w:rPr>
          <w:rFonts w:hAnsi="宋体" w:cs="宋体"/>
        </w:rPr>
      </w:pPr>
      <w:r w:rsidRPr="003F0B0C">
        <w:rPr>
          <w:rFonts w:hAnsi="宋体" w:cs="宋体" w:hint="eastAsia"/>
        </w:rPr>
        <w:t xml:space="preserve">      x1 = x0;</w:t>
      </w:r>
    </w:p>
    <w:p w:rsidR="005F1F37" w:rsidRPr="003F0B0C" w:rsidRDefault="005F1F37" w:rsidP="005F1F37">
      <w:pPr>
        <w:pStyle w:val="ad"/>
        <w:rPr>
          <w:rFonts w:hAnsi="宋体" w:cs="宋体"/>
        </w:rPr>
      </w:pPr>
      <w:r w:rsidRPr="003F0B0C">
        <w:rPr>
          <w:rFonts w:hAnsi="宋体" w:cs="宋体" w:hint="eastAsia"/>
        </w:rPr>
        <w:t xml:space="preserve">       while (i &lt; MAX_ITERATION) {</w:t>
      </w:r>
    </w:p>
    <w:p w:rsidR="005F1F37" w:rsidRPr="003F0B0C" w:rsidRDefault="005F1F37" w:rsidP="005F1F37">
      <w:pPr>
        <w:pStyle w:val="ad"/>
        <w:rPr>
          <w:rFonts w:hAnsi="宋体" w:cs="宋体"/>
          <w:lang w:val="pt-BR"/>
        </w:rPr>
      </w:pPr>
      <w:r w:rsidRPr="003F0B0C">
        <w:rPr>
          <w:rFonts w:hAnsi="宋体" w:cs="宋体" w:hint="eastAsia"/>
          <w:lang w:val="pt-BR"/>
        </w:rPr>
        <w:t xml:space="preserve">              x2 = f(n, c, x1);</w:t>
      </w:r>
    </w:p>
    <w:p w:rsidR="005F1F37" w:rsidRPr="003F0B0C" w:rsidRDefault="005F1F37" w:rsidP="005F1F37">
      <w:pPr>
        <w:pStyle w:val="ad"/>
        <w:rPr>
          <w:rFonts w:hAnsi="宋体" w:cs="宋体"/>
          <w:lang w:val="pt-BR"/>
        </w:rPr>
      </w:pPr>
      <w:r w:rsidRPr="003F0B0C">
        <w:rPr>
          <w:rFonts w:hAnsi="宋体" w:cs="宋体" w:hint="eastAsia"/>
          <w:lang w:val="pt-BR"/>
        </w:rPr>
        <w:t xml:space="preserve">              fp = f(n-1, cp, x1);</w:t>
      </w:r>
    </w:p>
    <w:p w:rsidR="005F1F37" w:rsidRPr="003F0B0C" w:rsidRDefault="005F1F37" w:rsidP="005F1F37">
      <w:pPr>
        <w:pStyle w:val="ad"/>
        <w:rPr>
          <w:rFonts w:hAnsi="宋体" w:cs="宋体"/>
        </w:rPr>
      </w:pPr>
      <w:r w:rsidRPr="003F0B0C">
        <w:rPr>
          <w:rFonts w:hAnsi="宋体" w:cs="宋体" w:hint="eastAsia"/>
        </w:rPr>
        <w:t xml:space="preserve">              if ((fabs(fp)&lt;0.000000001) &amp;&amp; (fabs(x2)&gt;1.0))</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x2 = x1 - x2/fp;</w:t>
      </w:r>
    </w:p>
    <w:p w:rsidR="005F1F37" w:rsidRPr="003F0B0C" w:rsidRDefault="005F1F37" w:rsidP="005F1F37">
      <w:pPr>
        <w:pStyle w:val="ad"/>
        <w:rPr>
          <w:rFonts w:hAnsi="宋体" w:cs="宋体"/>
        </w:rPr>
      </w:pPr>
      <w:r w:rsidRPr="003F0B0C">
        <w:rPr>
          <w:rFonts w:hAnsi="宋体" w:cs="宋体" w:hint="eastAsia"/>
        </w:rPr>
        <w:t xml:space="preserve">              if (fabs(x1-x2)&lt;eps2) {</w:t>
      </w:r>
    </w:p>
    <w:p w:rsidR="005F1F37" w:rsidRPr="003F0B0C" w:rsidRDefault="005F1F37" w:rsidP="005F1F37">
      <w:pPr>
        <w:pStyle w:val="ad"/>
        <w:rPr>
          <w:rFonts w:hAnsi="宋体" w:cs="宋体"/>
        </w:rPr>
      </w:pPr>
      <w:r w:rsidRPr="003F0B0C">
        <w:rPr>
          <w:rFonts w:hAnsi="宋体" w:cs="宋体" w:hint="eastAsia"/>
        </w:rPr>
        <w:t xml:space="preserve">                     if (x2&lt;a || x2&gt;b)</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lang w:val="pt-BR"/>
        </w:rPr>
      </w:pPr>
      <w:r w:rsidRPr="003F0B0C">
        <w:rPr>
          <w:rFonts w:hAnsi="宋体" w:cs="宋体" w:hint="eastAsia"/>
          <w:lang w:val="pt-BR"/>
        </w:rPr>
        <w:t xml:space="preserve">                     *r = x2;</w:t>
      </w:r>
    </w:p>
    <w:p w:rsidR="005F1F37" w:rsidRPr="003F0B0C" w:rsidRDefault="005F1F37" w:rsidP="005F1F37">
      <w:pPr>
        <w:pStyle w:val="ad"/>
        <w:rPr>
          <w:rFonts w:hAnsi="宋体" w:cs="宋体"/>
          <w:lang w:val="pt-BR"/>
        </w:rPr>
      </w:pPr>
      <w:r w:rsidRPr="003F0B0C">
        <w:rPr>
          <w:rFonts w:hAnsi="宋体" w:cs="宋体" w:hint="eastAsia"/>
          <w:lang w:val="pt-BR"/>
        </w:rPr>
        <w:t xml:space="preserve">                     return 1;</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x1 = x2;</w:t>
      </w:r>
    </w:p>
    <w:p w:rsidR="005F1F37" w:rsidRPr="003F0B0C" w:rsidRDefault="005F1F37" w:rsidP="005F1F37">
      <w:pPr>
        <w:pStyle w:val="ad"/>
        <w:rPr>
          <w:rFonts w:hAnsi="宋体" w:cs="宋体"/>
        </w:rPr>
      </w:pPr>
      <w:r w:rsidRPr="003F0B0C">
        <w:rPr>
          <w:rFonts w:hAnsi="宋体" w:cs="宋体" w:hint="eastAsia"/>
        </w:rPr>
        <w:t xml:space="preserve">              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double Polynomial_Root(double c[], int n, double a, double b, double eps)</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double *cp;</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double root;</w:t>
      </w:r>
    </w:p>
    <w:p w:rsidR="005F1F37" w:rsidRPr="003F0B0C" w:rsidRDefault="005F1F37" w:rsidP="005F1F37">
      <w:pPr>
        <w:pStyle w:val="ad"/>
        <w:rPr>
          <w:rFonts w:hAnsi="宋体" w:cs="宋体"/>
        </w:rPr>
      </w:pPr>
      <w:r w:rsidRPr="003F0B0C">
        <w:rPr>
          <w:rFonts w:hAnsi="宋体" w:cs="宋体" w:hint="eastAsia"/>
        </w:rPr>
        <w:t xml:space="preserve">       cp = (double *)calloc(n, sizeof(double));</w:t>
      </w:r>
    </w:p>
    <w:p w:rsidR="005F1F37" w:rsidRPr="003F0B0C" w:rsidRDefault="005F1F37" w:rsidP="005F1F37">
      <w:pPr>
        <w:pStyle w:val="ad"/>
        <w:rPr>
          <w:rFonts w:hAnsi="宋体" w:cs="宋体"/>
        </w:rPr>
      </w:pPr>
      <w:r w:rsidRPr="003F0B0C">
        <w:rPr>
          <w:rFonts w:hAnsi="宋体" w:cs="宋体" w:hint="eastAsia"/>
        </w:rPr>
        <w:t xml:space="preserve">       for (i=n-1; i&gt;=0; i--) {</w:t>
      </w:r>
    </w:p>
    <w:p w:rsidR="005F1F37" w:rsidRPr="003F0B0C" w:rsidRDefault="005F1F37" w:rsidP="005F1F37">
      <w:pPr>
        <w:pStyle w:val="ad"/>
        <w:rPr>
          <w:rFonts w:hAnsi="宋体" w:cs="宋体"/>
        </w:rPr>
      </w:pPr>
      <w:r w:rsidRPr="003F0B0C">
        <w:rPr>
          <w:rFonts w:hAnsi="宋体" w:cs="宋体" w:hint="eastAsia"/>
        </w:rPr>
        <w:lastRenderedPageBreak/>
        <w:t xml:space="preserve">              cp[i] = (i+1)*c[i+1];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(a&gt;b) {</w:t>
      </w:r>
    </w:p>
    <w:p w:rsidR="005F1F37" w:rsidRPr="003F0B0C" w:rsidRDefault="005F1F37" w:rsidP="005F1F37">
      <w:pPr>
        <w:pStyle w:val="ad"/>
        <w:rPr>
          <w:rFonts w:hAnsi="宋体" w:cs="宋体"/>
        </w:rPr>
      </w:pPr>
      <w:r w:rsidRPr="003F0B0C">
        <w:rPr>
          <w:rFonts w:hAnsi="宋体" w:cs="宋体" w:hint="eastAsia"/>
        </w:rPr>
        <w:t xml:space="preserve">                     root = a; a = b; b = root;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((!newton(a, &amp;root, c, cp, n, a, b, eps)) &amp;&amp; </w:t>
      </w:r>
    </w:p>
    <w:p w:rsidR="005F1F37" w:rsidRPr="003F0B0C" w:rsidRDefault="005F1F37" w:rsidP="005F1F37">
      <w:pPr>
        <w:pStyle w:val="ad"/>
        <w:rPr>
          <w:rFonts w:hAnsi="宋体" w:cs="宋体"/>
        </w:rPr>
      </w:pPr>
      <w:r w:rsidRPr="003F0B0C">
        <w:rPr>
          <w:rFonts w:hAnsi="宋体" w:cs="宋体" w:hint="eastAsia"/>
        </w:rPr>
        <w:t xml:space="preserve">              (!newton(b, &amp;root, c, cp, n, a, b, eps)))</w:t>
      </w:r>
    </w:p>
    <w:p w:rsidR="005F1F37" w:rsidRPr="003F0B0C" w:rsidRDefault="005F1F37" w:rsidP="005F1F37">
      <w:pPr>
        <w:pStyle w:val="ad"/>
        <w:rPr>
          <w:rFonts w:hAnsi="宋体" w:cs="宋体"/>
        </w:rPr>
      </w:pPr>
      <w:r w:rsidRPr="003F0B0C">
        <w:rPr>
          <w:rFonts w:hAnsi="宋体" w:cs="宋体" w:hint="eastAsia"/>
        </w:rPr>
        <w:t xml:space="preserve">                     newton((a+b)*0.5, &amp;root, c, cp, n, a, b, eps);</w:t>
      </w:r>
    </w:p>
    <w:p w:rsidR="005F1F37" w:rsidRPr="003F0B0C" w:rsidRDefault="005F1F37" w:rsidP="005F1F37">
      <w:pPr>
        <w:pStyle w:val="ad"/>
        <w:rPr>
          <w:rFonts w:hAnsi="宋体" w:cs="宋体"/>
        </w:rPr>
      </w:pPr>
      <w:r w:rsidRPr="003F0B0C">
        <w:rPr>
          <w:rFonts w:hAnsi="宋体" w:cs="宋体" w:hint="eastAsia"/>
        </w:rPr>
        <w:t xml:space="preserve">       free(cp);</w:t>
      </w:r>
    </w:p>
    <w:p w:rsidR="005F1F37" w:rsidRPr="003F0B0C" w:rsidRDefault="005F1F37" w:rsidP="005F1F37">
      <w:pPr>
        <w:pStyle w:val="ad"/>
        <w:rPr>
          <w:rFonts w:hAnsi="宋体" w:cs="宋体"/>
        </w:rPr>
      </w:pPr>
      <w:r w:rsidRPr="003F0B0C">
        <w:rPr>
          <w:rFonts w:hAnsi="宋体" w:cs="宋体" w:hint="eastAsia"/>
        </w:rPr>
        <w:t xml:space="preserve">       if (fabs(root)&lt;eps)</w:t>
      </w:r>
    </w:p>
    <w:p w:rsidR="005F1F37" w:rsidRPr="003F0B0C" w:rsidRDefault="005F1F37" w:rsidP="005F1F37">
      <w:pPr>
        <w:pStyle w:val="ad"/>
        <w:rPr>
          <w:rFonts w:hAnsi="宋体" w:cs="宋体"/>
        </w:rPr>
      </w:pPr>
      <w:r w:rsidRPr="003F0B0C">
        <w:rPr>
          <w:rFonts w:hAnsi="宋体" w:cs="宋体" w:hint="eastAsia"/>
        </w:rPr>
        <w:t xml:space="preserve">              return fabs(root);</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return root;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p>
    <w:p w:rsidR="005F1F37" w:rsidRPr="003F0B0C" w:rsidRDefault="005F1F37" w:rsidP="005F1F37">
      <w:pPr>
        <w:pStyle w:val="ad"/>
        <w:rPr>
          <w:rFonts w:hAnsi="宋体" w:cs="宋体"/>
          <w:b/>
        </w:rPr>
      </w:pPr>
      <w:r w:rsidRPr="003F0B0C">
        <w:rPr>
          <w:rFonts w:hAnsi="宋体" w:cs="宋体" w:hint="eastAsia"/>
          <w:b/>
        </w:rPr>
        <w:t>5.3 周期性方程(追赶法)</w:t>
      </w:r>
    </w:p>
    <w:p w:rsidR="005F1F37" w:rsidRPr="003F0B0C" w:rsidRDefault="005F1F37" w:rsidP="005F1F37">
      <w:pPr>
        <w:pStyle w:val="ad"/>
        <w:rPr>
          <w:rFonts w:hAnsi="宋体" w:cs="宋体"/>
        </w:rPr>
      </w:pPr>
      <w:r w:rsidRPr="003F0B0C">
        <w:rPr>
          <w:rFonts w:hAnsi="宋体" w:cs="宋体" w:hint="eastAsia"/>
        </w:rPr>
        <w:t>/*  追赶法解周期性方程</w:t>
      </w:r>
    </w:p>
    <w:p w:rsidR="005F1F37" w:rsidRPr="003F0B0C" w:rsidRDefault="005F1F37" w:rsidP="005F1F37">
      <w:pPr>
        <w:pStyle w:val="ad"/>
        <w:rPr>
          <w:rFonts w:hAnsi="宋体" w:cs="宋体"/>
        </w:rPr>
      </w:pPr>
      <w:r w:rsidRPr="003F0B0C">
        <w:rPr>
          <w:rFonts w:hAnsi="宋体" w:cs="宋体" w:hint="eastAsia"/>
        </w:rPr>
        <w:t xml:space="preserve">    周期性方程定义：| a1 b</w:t>
      </w:r>
      <w:smartTag w:uri="urn:schemas-microsoft-com:office:smarttags" w:element="chmetcnv">
        <w:smartTagPr>
          <w:attr w:name="UnitName" w:val="C"/>
          <w:attr w:name="SourceValue" w:val="1"/>
          <w:attr w:name="HasSpace" w:val="True"/>
          <w:attr w:name="Negative" w:val="False"/>
          <w:attr w:name="NumberType" w:val="1"/>
          <w:attr w:name="TCSC" w:val="0"/>
        </w:smartTagPr>
        <w:r w:rsidRPr="003F0B0C">
          <w:rPr>
            <w:rFonts w:hAnsi="宋体" w:cs="宋体" w:hint="eastAsia"/>
          </w:rPr>
          <w:t>1 c</w:t>
        </w:r>
      </w:smartTag>
      <w:r w:rsidRPr="003F0B0C">
        <w:rPr>
          <w:rFonts w:hAnsi="宋体" w:cs="宋体" w:hint="eastAsia"/>
        </w:rPr>
        <w:t>1 ...                |         =  x1</w:t>
      </w:r>
    </w:p>
    <w:p w:rsidR="005F1F37" w:rsidRPr="003F0B0C" w:rsidRDefault="005F1F37" w:rsidP="005F1F37">
      <w:pPr>
        <w:pStyle w:val="ad"/>
        <w:rPr>
          <w:rFonts w:hAnsi="宋体" w:cs="宋体"/>
        </w:rPr>
      </w:pPr>
      <w:r w:rsidRPr="003F0B0C">
        <w:rPr>
          <w:rFonts w:hAnsi="宋体" w:cs="宋体" w:hint="eastAsia"/>
        </w:rPr>
        <w:t xml:space="preserve">                    |    a2 b</w:t>
      </w:r>
      <w:smartTag w:uri="urn:schemas-microsoft-com:office:smarttags" w:element="chmetcnv">
        <w:smartTagPr>
          <w:attr w:name="UnitName" w:val="C"/>
          <w:attr w:name="SourceValue" w:val="2"/>
          <w:attr w:name="HasSpace" w:val="True"/>
          <w:attr w:name="Negative" w:val="False"/>
          <w:attr w:name="NumberType" w:val="1"/>
          <w:attr w:name="TCSC" w:val="0"/>
        </w:smartTagPr>
        <w:r w:rsidRPr="003F0B0C">
          <w:rPr>
            <w:rFonts w:hAnsi="宋体" w:cs="宋体" w:hint="eastAsia"/>
          </w:rPr>
          <w:t>2 c</w:t>
        </w:r>
      </w:smartTag>
      <w:r w:rsidRPr="003F0B0C">
        <w:rPr>
          <w:rFonts w:hAnsi="宋体" w:cs="宋体" w:hint="eastAsia"/>
        </w:rPr>
        <w:t>2 ...             |         =  x2</w:t>
      </w:r>
    </w:p>
    <w:p w:rsidR="005F1F37" w:rsidRPr="003F0B0C" w:rsidRDefault="005F1F37" w:rsidP="005F1F37">
      <w:pPr>
        <w:pStyle w:val="ad"/>
        <w:rPr>
          <w:rFonts w:hAnsi="宋体" w:cs="宋体"/>
        </w:rPr>
      </w:pPr>
      <w:r w:rsidRPr="003F0B0C">
        <w:rPr>
          <w:rFonts w:hAnsi="宋体" w:cs="宋体" w:hint="eastAsia"/>
        </w:rPr>
        <w:t xml:space="preserve">                    |       ...                   | *   X   =  ...</w:t>
      </w:r>
    </w:p>
    <w:p w:rsidR="005F1F37" w:rsidRPr="003F0B0C" w:rsidRDefault="005F1F37" w:rsidP="005F1F37">
      <w:pPr>
        <w:pStyle w:val="ad"/>
        <w:rPr>
          <w:rFonts w:hAnsi="宋体" w:cs="宋体"/>
        </w:rPr>
      </w:pPr>
      <w:r w:rsidRPr="003F0B0C">
        <w:rPr>
          <w:rFonts w:hAnsi="宋体" w:cs="宋体" w:hint="eastAsia"/>
        </w:rPr>
        <w:t xml:space="preserve">                    | cn-1 ...         an-1 bn-1  |         =  xn-1</w:t>
      </w:r>
    </w:p>
    <w:p w:rsidR="005F1F37" w:rsidRPr="003F0B0C" w:rsidRDefault="005F1F37" w:rsidP="005F1F37">
      <w:pPr>
        <w:pStyle w:val="ad"/>
        <w:rPr>
          <w:rFonts w:hAnsi="宋体" w:cs="宋体"/>
        </w:rPr>
      </w:pPr>
      <w:r w:rsidRPr="003F0B0C">
        <w:rPr>
          <w:rFonts w:hAnsi="宋体" w:cs="宋体" w:hint="eastAsia"/>
        </w:rPr>
        <w:t xml:space="preserve">                    | bn   cn                an   |         =  xn</w:t>
      </w:r>
    </w:p>
    <w:p w:rsidR="005F1F37" w:rsidRPr="003F0B0C" w:rsidRDefault="005F1F37" w:rsidP="005F1F37">
      <w:pPr>
        <w:pStyle w:val="ad"/>
        <w:rPr>
          <w:rFonts w:hAnsi="宋体" w:cs="宋体"/>
        </w:rPr>
      </w:pPr>
      <w:r w:rsidRPr="003F0B0C">
        <w:rPr>
          <w:rFonts w:hAnsi="宋体" w:cs="宋体" w:hint="eastAsia"/>
        </w:rPr>
        <w:t xml:space="preserve">    输入：a[],b[],c[],x[]</w:t>
      </w:r>
    </w:p>
    <w:p w:rsidR="005F1F37" w:rsidRPr="003F0B0C" w:rsidRDefault="005F1F37" w:rsidP="005F1F37">
      <w:pPr>
        <w:pStyle w:val="ad"/>
        <w:rPr>
          <w:rFonts w:hAnsi="宋体" w:cs="宋体"/>
        </w:rPr>
      </w:pPr>
      <w:r w:rsidRPr="003F0B0C">
        <w:rPr>
          <w:rFonts w:hAnsi="宋体" w:cs="宋体" w:hint="eastAsia"/>
        </w:rPr>
        <w:t xml:space="preserve">    输出：求解结果X在x[]中</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void run()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c[0] /= b[0]; a[0] /= b[0]; x[0] /= b[0];</w:t>
      </w:r>
    </w:p>
    <w:p w:rsidR="005F1F37" w:rsidRPr="003F0B0C" w:rsidRDefault="005F1F37" w:rsidP="005F1F37">
      <w:pPr>
        <w:pStyle w:val="ad"/>
        <w:rPr>
          <w:rFonts w:hAnsi="宋体" w:cs="宋体"/>
        </w:rPr>
      </w:pPr>
      <w:r w:rsidRPr="003F0B0C">
        <w:rPr>
          <w:rFonts w:hAnsi="宋体" w:cs="宋体" w:hint="eastAsia"/>
        </w:rPr>
        <w:t xml:space="preserve">       for (int i = 1; i &lt; N - 1; i ++) {</w:t>
      </w:r>
    </w:p>
    <w:p w:rsidR="005F1F37" w:rsidRPr="003F0B0C" w:rsidRDefault="005F1F37" w:rsidP="005F1F37">
      <w:pPr>
        <w:pStyle w:val="ad"/>
        <w:rPr>
          <w:rFonts w:hAnsi="宋体" w:cs="宋体"/>
        </w:rPr>
      </w:pPr>
      <w:r w:rsidRPr="003F0B0C">
        <w:rPr>
          <w:rFonts w:hAnsi="宋体" w:cs="宋体" w:hint="eastAsia"/>
        </w:rPr>
        <w:t xml:space="preserve">              double temp = b[i] - a[i] * c[i - 1];</w:t>
      </w:r>
    </w:p>
    <w:p w:rsidR="005F1F37" w:rsidRPr="003F0B0C" w:rsidRDefault="005F1F37" w:rsidP="005F1F37">
      <w:pPr>
        <w:pStyle w:val="ad"/>
        <w:rPr>
          <w:rFonts w:hAnsi="宋体" w:cs="宋体"/>
          <w:lang w:val="pt-BR"/>
        </w:rPr>
      </w:pPr>
      <w:r w:rsidRPr="003F0B0C">
        <w:rPr>
          <w:rFonts w:hAnsi="宋体" w:cs="宋体" w:hint="eastAsia"/>
          <w:lang w:val="pt-BR"/>
        </w:rPr>
        <w:t xml:space="preserve">              c[i] /= temp;</w:t>
      </w:r>
    </w:p>
    <w:p w:rsidR="005F1F37" w:rsidRPr="003F0B0C" w:rsidRDefault="005F1F37" w:rsidP="005F1F37">
      <w:pPr>
        <w:pStyle w:val="ad"/>
        <w:rPr>
          <w:rFonts w:hAnsi="宋体" w:cs="宋体"/>
          <w:lang w:val="pt-BR"/>
        </w:rPr>
      </w:pPr>
      <w:r w:rsidRPr="003F0B0C">
        <w:rPr>
          <w:rFonts w:hAnsi="宋体" w:cs="宋体" w:hint="eastAsia"/>
          <w:lang w:val="pt-BR"/>
        </w:rPr>
        <w:t xml:space="preserve">              x[i] = (x[i] - a[i] * x[i - 1]) / temp;</w:t>
      </w:r>
    </w:p>
    <w:p w:rsidR="005F1F37" w:rsidRPr="003F0B0C" w:rsidRDefault="005F1F37" w:rsidP="005F1F37">
      <w:pPr>
        <w:pStyle w:val="ad"/>
        <w:rPr>
          <w:rFonts w:hAnsi="宋体" w:cs="宋体"/>
          <w:lang w:val="pt-BR"/>
        </w:rPr>
      </w:pPr>
      <w:r w:rsidRPr="003F0B0C">
        <w:rPr>
          <w:rFonts w:hAnsi="宋体" w:cs="宋体" w:hint="eastAsia"/>
          <w:lang w:val="pt-BR"/>
        </w:rPr>
        <w:t xml:space="preserve">              a[i] = -a[i] * a[i - 1] / temp;</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a[N - 2] = -a[N - 2] - c[N - 2];</w:t>
      </w:r>
    </w:p>
    <w:p w:rsidR="005F1F37" w:rsidRPr="003F0B0C" w:rsidRDefault="005F1F37" w:rsidP="005F1F37">
      <w:pPr>
        <w:pStyle w:val="ad"/>
        <w:rPr>
          <w:rFonts w:hAnsi="宋体" w:cs="宋体"/>
        </w:rPr>
      </w:pPr>
      <w:r w:rsidRPr="003F0B0C">
        <w:rPr>
          <w:rFonts w:hAnsi="宋体" w:cs="宋体" w:hint="eastAsia"/>
        </w:rPr>
        <w:t xml:space="preserve">       for (int i = N - 3; i &gt;= 0; i --) {</w:t>
      </w:r>
    </w:p>
    <w:p w:rsidR="005F1F37" w:rsidRPr="003F0B0C" w:rsidRDefault="005F1F37" w:rsidP="005F1F37">
      <w:pPr>
        <w:pStyle w:val="ad"/>
        <w:rPr>
          <w:rFonts w:hAnsi="宋体" w:cs="宋体"/>
          <w:lang w:val="pt-BR"/>
        </w:rPr>
      </w:pPr>
      <w:r w:rsidRPr="003F0B0C">
        <w:rPr>
          <w:rFonts w:hAnsi="宋体" w:cs="宋体" w:hint="eastAsia"/>
          <w:lang w:val="pt-BR"/>
        </w:rPr>
        <w:t xml:space="preserve">              a[i] = -a[i] - c[i] * a[i + 1];</w:t>
      </w:r>
    </w:p>
    <w:p w:rsidR="005F1F37" w:rsidRPr="003F0B0C" w:rsidRDefault="005F1F37" w:rsidP="005F1F37">
      <w:pPr>
        <w:pStyle w:val="ad"/>
        <w:rPr>
          <w:rFonts w:hAnsi="宋体" w:cs="宋体"/>
          <w:lang w:val="pt-BR"/>
        </w:rPr>
      </w:pPr>
      <w:r w:rsidRPr="003F0B0C">
        <w:rPr>
          <w:rFonts w:hAnsi="宋体" w:cs="宋体" w:hint="eastAsia"/>
          <w:lang w:val="pt-BR"/>
        </w:rPr>
        <w:t xml:space="preserve">              x[i] -= c[i] * x[i + 1];</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x[N - 1] -= (c[N - 1] * x[0] + a[N - 1] * x[N - 2]);</w:t>
      </w:r>
    </w:p>
    <w:p w:rsidR="005F1F37" w:rsidRPr="003F0B0C" w:rsidRDefault="005F1F37" w:rsidP="005F1F37">
      <w:pPr>
        <w:pStyle w:val="ad"/>
        <w:rPr>
          <w:rFonts w:hAnsi="宋体" w:cs="宋体"/>
          <w:lang w:val="pt-BR"/>
        </w:rPr>
      </w:pPr>
      <w:r w:rsidRPr="003F0B0C">
        <w:rPr>
          <w:rFonts w:hAnsi="宋体" w:cs="宋体" w:hint="eastAsia"/>
          <w:lang w:val="pt-BR"/>
        </w:rPr>
        <w:t xml:space="preserve">       x[N - 1] /= (c[N - 1] * a[0] + a[N - 1] * a[N - 2] + b[N - 1]);</w:t>
      </w:r>
    </w:p>
    <w:p w:rsidR="005F1F37" w:rsidRPr="003F0B0C" w:rsidRDefault="005F1F37" w:rsidP="005F1F37">
      <w:pPr>
        <w:pStyle w:val="ad"/>
        <w:rPr>
          <w:rFonts w:hAnsi="宋体" w:cs="宋体"/>
        </w:rPr>
      </w:pPr>
      <w:r w:rsidRPr="003F0B0C">
        <w:rPr>
          <w:rFonts w:hAnsi="宋体" w:cs="宋体" w:hint="eastAsia"/>
        </w:rPr>
        <w:t xml:space="preserve">       for (int i = N - 2; i &gt;= 0; i --)</w:t>
      </w:r>
    </w:p>
    <w:p w:rsidR="005F1F37" w:rsidRPr="003F0B0C" w:rsidRDefault="005F1F37" w:rsidP="005F1F37">
      <w:pPr>
        <w:pStyle w:val="ad"/>
        <w:rPr>
          <w:rFonts w:hAnsi="宋体" w:cs="宋体"/>
        </w:rPr>
      </w:pPr>
      <w:r w:rsidRPr="003F0B0C">
        <w:rPr>
          <w:rFonts w:hAnsi="宋体" w:cs="宋体" w:hint="eastAsia"/>
        </w:rPr>
        <w:t xml:space="preserve">              x[i] += a[i] * x[N - 1];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sz w:val="24"/>
          <w:szCs w:val="24"/>
        </w:rPr>
      </w:pPr>
      <w:r w:rsidRPr="003F0B0C">
        <w:rPr>
          <w:rFonts w:hAnsi="宋体" w:cs="宋体" w:hint="eastAsia"/>
          <w:b/>
          <w:sz w:val="24"/>
          <w:szCs w:val="24"/>
        </w:rPr>
        <w:t>6、图论—NP搜索</w:t>
      </w:r>
    </w:p>
    <w:p w:rsidR="005F1F37" w:rsidRPr="003F0B0C" w:rsidRDefault="005F1F37" w:rsidP="005F1F37">
      <w:pPr>
        <w:pStyle w:val="ad"/>
        <w:rPr>
          <w:rFonts w:hAnsi="宋体" w:cs="宋体"/>
          <w:b/>
        </w:rPr>
      </w:pPr>
      <w:r w:rsidRPr="003F0B0C">
        <w:rPr>
          <w:rFonts w:hAnsi="宋体" w:cs="宋体" w:hint="eastAsia"/>
          <w:b/>
        </w:rPr>
        <w:t>6.1 最大团</w:t>
      </w:r>
    </w:p>
    <w:p w:rsidR="005F1F37" w:rsidRPr="003F0B0C" w:rsidRDefault="005F1F37" w:rsidP="005F1F37">
      <w:pPr>
        <w:pStyle w:val="ad"/>
        <w:rPr>
          <w:rFonts w:hAnsi="宋体" w:cs="宋体"/>
        </w:rPr>
      </w:pPr>
      <w:r w:rsidRPr="003F0B0C">
        <w:rPr>
          <w:rFonts w:hAnsi="宋体" w:cs="宋体" w:hint="eastAsia"/>
        </w:rPr>
        <w:t>//最大团</w:t>
      </w:r>
    </w:p>
    <w:p w:rsidR="005F1F37" w:rsidRPr="003F0B0C" w:rsidRDefault="005F1F37" w:rsidP="005F1F37">
      <w:pPr>
        <w:pStyle w:val="ad"/>
        <w:rPr>
          <w:rFonts w:hAnsi="宋体" w:cs="宋体"/>
        </w:rPr>
      </w:pPr>
      <w:r w:rsidRPr="003F0B0C">
        <w:rPr>
          <w:rFonts w:hAnsi="宋体" w:cs="宋体" w:hint="eastAsia"/>
        </w:rPr>
        <w:t>//返回最大团大小和一个方案,传入图的大小n和邻接阵mat</w:t>
      </w:r>
    </w:p>
    <w:p w:rsidR="005F1F37" w:rsidRPr="003F0B0C" w:rsidRDefault="005F1F37" w:rsidP="005F1F37">
      <w:pPr>
        <w:pStyle w:val="ad"/>
        <w:rPr>
          <w:rFonts w:hAnsi="宋体" w:cs="宋体"/>
        </w:rPr>
      </w:pPr>
      <w:r w:rsidRPr="003F0B0C">
        <w:rPr>
          <w:rFonts w:hAnsi="宋体" w:cs="宋体" w:hint="eastAsia"/>
        </w:rPr>
        <w:t>//mat[i][j]为布尔量</w:t>
      </w:r>
    </w:p>
    <w:p w:rsidR="005F1F37" w:rsidRPr="003F0B0C" w:rsidRDefault="005F1F37" w:rsidP="005F1F37">
      <w:pPr>
        <w:pStyle w:val="ad"/>
        <w:rPr>
          <w:rFonts w:hAnsi="宋体" w:cs="宋体"/>
        </w:rPr>
      </w:pPr>
      <w:r w:rsidRPr="003F0B0C">
        <w:rPr>
          <w:rFonts w:hAnsi="宋体" w:cs="宋体" w:hint="eastAsia"/>
        </w:rPr>
        <w:t>#define MAXN 60</w:t>
      </w:r>
    </w:p>
    <w:p w:rsidR="005F1F37" w:rsidRPr="003F0B0C" w:rsidRDefault="005F1F37" w:rsidP="005F1F37">
      <w:pPr>
        <w:pStyle w:val="ad"/>
        <w:rPr>
          <w:rFonts w:hAnsi="宋体" w:cs="宋体"/>
        </w:rPr>
      </w:pPr>
      <w:r w:rsidRPr="003F0B0C">
        <w:rPr>
          <w:rFonts w:hAnsi="宋体" w:cs="宋体" w:hint="eastAsia"/>
        </w:rPr>
        <w:t>void clique(int n, int* u, int mat[][MAXN], int size, int&amp; max, int&amp; bb, int* res, int* rr, int* c) {</w:t>
      </w:r>
    </w:p>
    <w:p w:rsidR="005F1F37" w:rsidRPr="003F0B0C" w:rsidRDefault="005F1F37" w:rsidP="005F1F37">
      <w:pPr>
        <w:pStyle w:val="ad"/>
        <w:rPr>
          <w:rFonts w:hAnsi="宋体" w:cs="宋体"/>
        </w:rPr>
      </w:pPr>
      <w:r w:rsidRPr="003F0B0C">
        <w:rPr>
          <w:rFonts w:hAnsi="宋体" w:cs="宋体" w:hint="eastAsia"/>
        </w:rPr>
        <w:t xml:space="preserve">       int i, j, vn, v[MAXN];</w:t>
      </w:r>
    </w:p>
    <w:p w:rsidR="005F1F37" w:rsidRPr="003F0B0C" w:rsidRDefault="005F1F37" w:rsidP="005F1F37">
      <w:pPr>
        <w:pStyle w:val="ad"/>
        <w:rPr>
          <w:rFonts w:hAnsi="宋体" w:cs="宋体"/>
        </w:rPr>
      </w:pPr>
      <w:r w:rsidRPr="003F0B0C">
        <w:rPr>
          <w:rFonts w:hAnsi="宋体" w:cs="宋体" w:hint="eastAsia"/>
        </w:rPr>
        <w:t xml:space="preserve">       if (n) {</w:t>
      </w:r>
    </w:p>
    <w:p w:rsidR="005F1F37" w:rsidRPr="003F0B0C" w:rsidRDefault="005F1F37" w:rsidP="005F1F37">
      <w:pPr>
        <w:pStyle w:val="ad"/>
        <w:rPr>
          <w:rFonts w:hAnsi="宋体" w:cs="宋体"/>
        </w:rPr>
      </w:pPr>
      <w:r w:rsidRPr="003F0B0C">
        <w:rPr>
          <w:rFonts w:hAnsi="宋体" w:cs="宋体" w:hint="eastAsia"/>
        </w:rPr>
        <w:t xml:space="preserve">              if (size + c[u[0]] &lt;= max) return;</w:t>
      </w:r>
    </w:p>
    <w:p w:rsidR="005F1F37" w:rsidRPr="003F0B0C" w:rsidRDefault="005F1F37" w:rsidP="005F1F37">
      <w:pPr>
        <w:pStyle w:val="ad"/>
        <w:rPr>
          <w:rFonts w:hAnsi="宋体" w:cs="宋体"/>
        </w:rPr>
      </w:pPr>
      <w:r w:rsidRPr="003F0B0C">
        <w:rPr>
          <w:rFonts w:hAnsi="宋体" w:cs="宋体" w:hint="eastAsia"/>
        </w:rPr>
        <w:t xml:space="preserve">              for (i = 0; i &lt; n + size - max &amp;&amp; i &lt; n; ++ i) {</w:t>
      </w:r>
    </w:p>
    <w:p w:rsidR="005F1F37" w:rsidRPr="003F0B0C" w:rsidRDefault="005F1F37" w:rsidP="005F1F37">
      <w:pPr>
        <w:pStyle w:val="ad"/>
        <w:rPr>
          <w:rFonts w:hAnsi="宋体" w:cs="宋体"/>
        </w:rPr>
      </w:pPr>
      <w:r w:rsidRPr="003F0B0C">
        <w:rPr>
          <w:rFonts w:hAnsi="宋体" w:cs="宋体" w:hint="eastAsia"/>
        </w:rPr>
        <w:t xml:space="preserve">                     for (j = i + 1, vn = 0; j &lt; n; ++ j)</w:t>
      </w:r>
    </w:p>
    <w:p w:rsidR="005F1F37" w:rsidRPr="003F0B0C" w:rsidRDefault="005F1F37" w:rsidP="005F1F37">
      <w:pPr>
        <w:pStyle w:val="ad"/>
        <w:rPr>
          <w:rFonts w:hAnsi="宋体" w:cs="宋体"/>
        </w:rPr>
      </w:pPr>
      <w:r w:rsidRPr="003F0B0C">
        <w:rPr>
          <w:rFonts w:hAnsi="宋体" w:cs="宋体" w:hint="eastAsia"/>
        </w:rPr>
        <w:t xml:space="preserve">                            if (mat[u[i]][u[j]])</w:t>
      </w:r>
    </w:p>
    <w:p w:rsidR="005F1F37" w:rsidRPr="003F0B0C" w:rsidRDefault="005F1F37" w:rsidP="005F1F37">
      <w:pPr>
        <w:pStyle w:val="ad"/>
        <w:rPr>
          <w:rFonts w:hAnsi="宋体" w:cs="宋体"/>
        </w:rPr>
      </w:pPr>
      <w:r w:rsidRPr="003F0B0C">
        <w:rPr>
          <w:rFonts w:hAnsi="宋体" w:cs="宋体" w:hint="eastAsia"/>
        </w:rPr>
        <w:t xml:space="preserve">                                   v[vn ++] = u[j];</w:t>
      </w:r>
    </w:p>
    <w:p w:rsidR="005F1F37" w:rsidRPr="003F0B0C" w:rsidRDefault="005F1F37" w:rsidP="005F1F37">
      <w:pPr>
        <w:pStyle w:val="ad"/>
        <w:rPr>
          <w:rFonts w:hAnsi="宋体" w:cs="宋体"/>
        </w:rPr>
      </w:pPr>
      <w:r w:rsidRPr="003F0B0C">
        <w:rPr>
          <w:rFonts w:hAnsi="宋体" w:cs="宋体" w:hint="eastAsia"/>
        </w:rPr>
        <w:t xml:space="preserve">                     rr[size] = u[i];</w:t>
      </w:r>
    </w:p>
    <w:p w:rsidR="005F1F37" w:rsidRPr="003F0B0C" w:rsidRDefault="005F1F37" w:rsidP="005F1F37">
      <w:pPr>
        <w:pStyle w:val="ad"/>
        <w:rPr>
          <w:rFonts w:hAnsi="宋体" w:cs="宋体"/>
        </w:rPr>
      </w:pPr>
      <w:r w:rsidRPr="003F0B0C">
        <w:rPr>
          <w:rFonts w:hAnsi="宋体" w:cs="宋体" w:hint="eastAsia"/>
        </w:rPr>
        <w:t xml:space="preserve">                     clique(vn, v, mat, size + 1, max, bb, res, rr, c);</w:t>
      </w:r>
    </w:p>
    <w:p w:rsidR="005F1F37" w:rsidRPr="003F0B0C" w:rsidRDefault="005F1F37" w:rsidP="005F1F37">
      <w:pPr>
        <w:pStyle w:val="ad"/>
        <w:rPr>
          <w:rFonts w:hAnsi="宋体" w:cs="宋体"/>
        </w:rPr>
      </w:pPr>
      <w:r w:rsidRPr="003F0B0C">
        <w:rPr>
          <w:rFonts w:hAnsi="宋体" w:cs="宋体" w:hint="eastAsia"/>
        </w:rPr>
        <w:t xml:space="preserve">                     if (bb) return;</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 else if (size &gt; max) {</w:t>
      </w:r>
    </w:p>
    <w:p w:rsidR="005F1F37" w:rsidRPr="003F0B0C" w:rsidRDefault="005F1F37" w:rsidP="005F1F37">
      <w:pPr>
        <w:pStyle w:val="ad"/>
        <w:rPr>
          <w:rFonts w:hAnsi="宋体" w:cs="宋体"/>
        </w:rPr>
      </w:pPr>
      <w:r w:rsidRPr="003F0B0C">
        <w:rPr>
          <w:rFonts w:hAnsi="宋体" w:cs="宋体" w:hint="eastAsia"/>
        </w:rPr>
        <w:t xml:space="preserve">              max = size;</w:t>
      </w:r>
    </w:p>
    <w:p w:rsidR="005F1F37" w:rsidRPr="003F0B0C" w:rsidRDefault="005F1F37" w:rsidP="005F1F37">
      <w:pPr>
        <w:pStyle w:val="ad"/>
        <w:rPr>
          <w:rFonts w:hAnsi="宋体" w:cs="宋体"/>
        </w:rPr>
      </w:pPr>
      <w:r w:rsidRPr="003F0B0C">
        <w:rPr>
          <w:rFonts w:hAnsi="宋体" w:cs="宋体" w:hint="eastAsia"/>
        </w:rPr>
        <w:t xml:space="preserve">              for (i = 0; i &lt; size; ++ i)</w:t>
      </w:r>
    </w:p>
    <w:p w:rsidR="005F1F37" w:rsidRPr="003F0B0C" w:rsidRDefault="005F1F37" w:rsidP="005F1F37">
      <w:pPr>
        <w:pStyle w:val="ad"/>
        <w:rPr>
          <w:rFonts w:hAnsi="宋体" w:cs="宋体"/>
        </w:rPr>
      </w:pPr>
      <w:r w:rsidRPr="003F0B0C">
        <w:rPr>
          <w:rFonts w:hAnsi="宋体" w:cs="宋体" w:hint="eastAsia"/>
        </w:rPr>
        <w:t xml:space="preserve">                     res[i] = rr[i];</w:t>
      </w:r>
    </w:p>
    <w:p w:rsidR="005F1F37" w:rsidRPr="003F0B0C" w:rsidRDefault="005F1F37" w:rsidP="005F1F37">
      <w:pPr>
        <w:pStyle w:val="ad"/>
        <w:rPr>
          <w:rFonts w:hAnsi="宋体" w:cs="宋体"/>
        </w:rPr>
      </w:pPr>
      <w:r w:rsidRPr="003F0B0C">
        <w:rPr>
          <w:rFonts w:hAnsi="宋体" w:cs="宋体" w:hint="eastAsia"/>
        </w:rPr>
        <w:t xml:space="preserve">              bb =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maxclique(int n, int mat[][MAXN], int *ret) {</w:t>
      </w:r>
    </w:p>
    <w:p w:rsidR="005F1F37" w:rsidRPr="003F0B0C" w:rsidRDefault="005F1F37" w:rsidP="005F1F37">
      <w:pPr>
        <w:pStyle w:val="ad"/>
        <w:rPr>
          <w:rFonts w:hAnsi="宋体" w:cs="宋体"/>
        </w:rPr>
      </w:pPr>
      <w:r w:rsidRPr="003F0B0C">
        <w:rPr>
          <w:rFonts w:hAnsi="宋体" w:cs="宋体" w:hint="eastAsia"/>
        </w:rPr>
        <w:t xml:space="preserve">       int max = 0, bb, c[MAXN], i, j;</w:t>
      </w:r>
    </w:p>
    <w:p w:rsidR="005F1F37" w:rsidRPr="003F0B0C" w:rsidRDefault="005F1F37" w:rsidP="005F1F37">
      <w:pPr>
        <w:pStyle w:val="ad"/>
        <w:rPr>
          <w:rFonts w:hAnsi="宋体" w:cs="宋体"/>
        </w:rPr>
      </w:pPr>
      <w:r w:rsidRPr="003F0B0C">
        <w:rPr>
          <w:rFonts w:hAnsi="宋体" w:cs="宋体" w:hint="eastAsia"/>
        </w:rPr>
        <w:t xml:space="preserve">       int vn, v[MAXN], rr[MAXN];</w:t>
      </w:r>
    </w:p>
    <w:p w:rsidR="005F1F37" w:rsidRPr="003F0B0C" w:rsidRDefault="005F1F37" w:rsidP="005F1F37">
      <w:pPr>
        <w:pStyle w:val="ad"/>
        <w:rPr>
          <w:rFonts w:hAnsi="宋体" w:cs="宋体"/>
        </w:rPr>
      </w:pPr>
      <w:r w:rsidRPr="003F0B0C">
        <w:rPr>
          <w:rFonts w:hAnsi="宋体" w:cs="宋体" w:hint="eastAsia"/>
        </w:rPr>
        <w:t xml:space="preserve">       for (c[i = n - 1] = 0; i &gt;= 0; -- i) {</w:t>
      </w:r>
    </w:p>
    <w:p w:rsidR="005F1F37" w:rsidRPr="003F0B0C" w:rsidRDefault="005F1F37" w:rsidP="005F1F37">
      <w:pPr>
        <w:pStyle w:val="ad"/>
        <w:rPr>
          <w:rFonts w:hAnsi="宋体" w:cs="宋体"/>
        </w:rPr>
      </w:pPr>
      <w:r w:rsidRPr="003F0B0C">
        <w:rPr>
          <w:rFonts w:hAnsi="宋体" w:cs="宋体" w:hint="eastAsia"/>
        </w:rPr>
        <w:t xml:space="preserve">              for (vn = 0, j = i + 1; j &lt; n; ++ j)</w:t>
      </w:r>
    </w:p>
    <w:p w:rsidR="005F1F37" w:rsidRPr="003F0B0C" w:rsidRDefault="005F1F37" w:rsidP="005F1F37">
      <w:pPr>
        <w:pStyle w:val="ad"/>
        <w:rPr>
          <w:rFonts w:hAnsi="宋体" w:cs="宋体"/>
        </w:rPr>
      </w:pPr>
      <w:r w:rsidRPr="003F0B0C">
        <w:rPr>
          <w:rFonts w:hAnsi="宋体" w:cs="宋体" w:hint="eastAsia"/>
        </w:rPr>
        <w:t xml:space="preserve">                     if (mat[i][j])</w:t>
      </w:r>
    </w:p>
    <w:p w:rsidR="005F1F37" w:rsidRPr="003F0B0C" w:rsidRDefault="005F1F37" w:rsidP="005F1F37">
      <w:pPr>
        <w:pStyle w:val="ad"/>
        <w:rPr>
          <w:rFonts w:hAnsi="宋体" w:cs="宋体"/>
        </w:rPr>
      </w:pPr>
      <w:r w:rsidRPr="003F0B0C">
        <w:rPr>
          <w:rFonts w:hAnsi="宋体" w:cs="宋体" w:hint="eastAsia"/>
        </w:rPr>
        <w:t xml:space="preserve">                            v[vn ++] = j;</w:t>
      </w:r>
    </w:p>
    <w:p w:rsidR="005F1F37" w:rsidRPr="003F0B0C" w:rsidRDefault="005F1F37" w:rsidP="005F1F37">
      <w:pPr>
        <w:pStyle w:val="ad"/>
        <w:rPr>
          <w:rFonts w:hAnsi="宋体" w:cs="宋体"/>
        </w:rPr>
      </w:pPr>
      <w:r w:rsidRPr="003F0B0C">
        <w:rPr>
          <w:rFonts w:hAnsi="宋体" w:cs="宋体" w:hint="eastAsia"/>
        </w:rPr>
        <w:t xml:space="preserve">              bb = 0;</w:t>
      </w:r>
    </w:p>
    <w:p w:rsidR="005F1F37" w:rsidRPr="003F0B0C" w:rsidRDefault="005F1F37" w:rsidP="005F1F37">
      <w:pPr>
        <w:pStyle w:val="ad"/>
        <w:rPr>
          <w:rFonts w:hAnsi="宋体" w:cs="宋体"/>
        </w:rPr>
      </w:pPr>
      <w:r w:rsidRPr="003F0B0C">
        <w:rPr>
          <w:rFonts w:hAnsi="宋体" w:cs="宋体" w:hint="eastAsia"/>
        </w:rPr>
        <w:t xml:space="preserve">              rr[0] = i;</w:t>
      </w:r>
    </w:p>
    <w:p w:rsidR="005F1F37" w:rsidRPr="003F0B0C" w:rsidRDefault="005F1F37" w:rsidP="005F1F37">
      <w:pPr>
        <w:pStyle w:val="ad"/>
        <w:rPr>
          <w:rFonts w:hAnsi="宋体" w:cs="宋体"/>
        </w:rPr>
      </w:pPr>
      <w:r w:rsidRPr="003F0B0C">
        <w:rPr>
          <w:rFonts w:hAnsi="宋体" w:cs="宋体" w:hint="eastAsia"/>
        </w:rPr>
        <w:t xml:space="preserve">              clique(vn, v, mat, 1, max, bb, ret, rr, c);</w:t>
      </w:r>
    </w:p>
    <w:p w:rsidR="005F1F37" w:rsidRPr="003F0B0C" w:rsidRDefault="005F1F37" w:rsidP="005F1F37">
      <w:pPr>
        <w:pStyle w:val="ad"/>
        <w:rPr>
          <w:rFonts w:hAnsi="宋体" w:cs="宋体"/>
        </w:rPr>
      </w:pPr>
      <w:r w:rsidRPr="003F0B0C">
        <w:rPr>
          <w:rFonts w:hAnsi="宋体" w:cs="宋体" w:hint="eastAsia"/>
        </w:rPr>
        <w:t xml:space="preserve">              c[i] = max;</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max;</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6.2 最大团(n&lt;64)(faster)</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 xml:space="preserve"> * WishingBone's ACM/ICPC Routine Library</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 maximum clique solver</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#include &lt;vector&gt;</w:t>
      </w:r>
    </w:p>
    <w:p w:rsidR="005F1F37" w:rsidRPr="003F0B0C" w:rsidRDefault="005F1F37" w:rsidP="005F1F37">
      <w:pPr>
        <w:pStyle w:val="ad"/>
        <w:rPr>
          <w:rFonts w:hAnsi="宋体" w:cs="宋体"/>
        </w:rPr>
      </w:pPr>
      <w:r w:rsidRPr="003F0B0C">
        <w:rPr>
          <w:rFonts w:hAnsi="宋体" w:cs="宋体" w:hint="eastAsia"/>
        </w:rPr>
        <w:t>using std::vector;</w:t>
      </w:r>
    </w:p>
    <w:p w:rsidR="005F1F37" w:rsidRPr="003F0B0C" w:rsidRDefault="005F1F37" w:rsidP="005F1F37">
      <w:pPr>
        <w:pStyle w:val="ad"/>
        <w:rPr>
          <w:rFonts w:hAnsi="宋体" w:cs="宋体"/>
        </w:rPr>
      </w:pPr>
      <w:r w:rsidRPr="003F0B0C">
        <w:rPr>
          <w:rFonts w:hAnsi="宋体" w:cs="宋体" w:hint="eastAsia"/>
        </w:rPr>
        <w:t>// clique solver calculates both size and consitution of maximum clique</w:t>
      </w:r>
    </w:p>
    <w:p w:rsidR="005F1F37" w:rsidRPr="003F0B0C" w:rsidRDefault="005F1F37" w:rsidP="005F1F37">
      <w:pPr>
        <w:pStyle w:val="ad"/>
        <w:rPr>
          <w:rFonts w:hAnsi="宋体" w:cs="宋体"/>
        </w:rPr>
      </w:pPr>
      <w:r w:rsidRPr="003F0B0C">
        <w:rPr>
          <w:rFonts w:hAnsi="宋体" w:cs="宋体" w:hint="eastAsia"/>
        </w:rPr>
        <w:t>// uses bit operation to accelerate searching</w:t>
      </w:r>
    </w:p>
    <w:p w:rsidR="005F1F37" w:rsidRPr="003F0B0C" w:rsidRDefault="005F1F37" w:rsidP="005F1F37">
      <w:pPr>
        <w:pStyle w:val="ad"/>
        <w:rPr>
          <w:rFonts w:hAnsi="宋体" w:cs="宋体"/>
        </w:rPr>
      </w:pPr>
      <w:r w:rsidRPr="003F0B0C">
        <w:rPr>
          <w:rFonts w:hAnsi="宋体" w:cs="宋体" w:hint="eastAsia"/>
        </w:rPr>
        <w:t>// graph size limit is 63, the graph should be undirected</w:t>
      </w:r>
    </w:p>
    <w:p w:rsidR="005F1F37" w:rsidRPr="003F0B0C" w:rsidRDefault="005F1F37" w:rsidP="005F1F37">
      <w:pPr>
        <w:pStyle w:val="ad"/>
        <w:rPr>
          <w:rFonts w:hAnsi="宋体" w:cs="宋体"/>
        </w:rPr>
      </w:pPr>
      <w:r w:rsidRPr="003F0B0C">
        <w:rPr>
          <w:rFonts w:hAnsi="宋体" w:cs="宋体" w:hint="eastAsia"/>
        </w:rPr>
        <w:t>// can optimize to calculate on each component, and sort on vertex degrees</w:t>
      </w:r>
    </w:p>
    <w:p w:rsidR="005F1F37" w:rsidRPr="003F0B0C" w:rsidRDefault="005F1F37" w:rsidP="005F1F37">
      <w:pPr>
        <w:pStyle w:val="ad"/>
        <w:rPr>
          <w:rFonts w:hAnsi="宋体" w:cs="宋体"/>
        </w:rPr>
      </w:pPr>
      <w:r w:rsidRPr="003F0B0C">
        <w:rPr>
          <w:rFonts w:hAnsi="宋体" w:cs="宋体" w:hint="eastAsia"/>
        </w:rPr>
        <w:t>// can be used to solve maximum independent set</w:t>
      </w:r>
    </w:p>
    <w:p w:rsidR="005F1F37" w:rsidRPr="003F0B0C" w:rsidRDefault="005F1F37" w:rsidP="005F1F37">
      <w:pPr>
        <w:pStyle w:val="ad"/>
        <w:rPr>
          <w:rFonts w:hAnsi="宋体" w:cs="宋体"/>
        </w:rPr>
      </w:pPr>
      <w:r w:rsidRPr="003F0B0C">
        <w:rPr>
          <w:rFonts w:hAnsi="宋体" w:cs="宋体" w:hint="eastAsia"/>
        </w:rPr>
        <w:t>class clique {</w:t>
      </w:r>
    </w:p>
    <w:p w:rsidR="005F1F37" w:rsidRPr="003F0B0C" w:rsidRDefault="005F1F37" w:rsidP="005F1F37">
      <w:pPr>
        <w:pStyle w:val="ad"/>
        <w:rPr>
          <w:rFonts w:hAnsi="宋体" w:cs="宋体"/>
        </w:rPr>
      </w:pPr>
      <w:r w:rsidRPr="003F0B0C">
        <w:rPr>
          <w:rFonts w:hAnsi="宋体" w:cs="宋体" w:hint="eastAsia"/>
        </w:rPr>
        <w:t>public:</w:t>
      </w:r>
    </w:p>
    <w:p w:rsidR="005F1F37" w:rsidRPr="003F0B0C" w:rsidRDefault="005F1F37" w:rsidP="005F1F37">
      <w:pPr>
        <w:pStyle w:val="ad"/>
        <w:rPr>
          <w:rFonts w:hAnsi="宋体" w:cs="宋体"/>
        </w:rPr>
      </w:pPr>
      <w:r w:rsidRPr="003F0B0C">
        <w:rPr>
          <w:rFonts w:hAnsi="宋体" w:cs="宋体" w:hint="eastAsia"/>
        </w:rPr>
        <w:t xml:space="preserve">    static const long long ONE = 1;</w:t>
      </w:r>
    </w:p>
    <w:p w:rsidR="005F1F37" w:rsidRPr="003F0B0C" w:rsidRDefault="005F1F37" w:rsidP="005F1F37">
      <w:pPr>
        <w:pStyle w:val="ad"/>
        <w:rPr>
          <w:rFonts w:hAnsi="宋体" w:cs="宋体"/>
        </w:rPr>
      </w:pPr>
      <w:r w:rsidRPr="003F0B0C">
        <w:rPr>
          <w:rFonts w:hAnsi="宋体" w:cs="宋体" w:hint="eastAsia"/>
        </w:rPr>
        <w:t xml:space="preserve">    static const long long MASK = (1 &lt;&lt; 21) - 1;</w:t>
      </w:r>
    </w:p>
    <w:p w:rsidR="005F1F37" w:rsidRPr="003F0B0C" w:rsidRDefault="005F1F37" w:rsidP="005F1F37">
      <w:pPr>
        <w:pStyle w:val="ad"/>
        <w:rPr>
          <w:rFonts w:hAnsi="宋体" w:cs="宋体"/>
        </w:rPr>
      </w:pPr>
      <w:r w:rsidRPr="003F0B0C">
        <w:rPr>
          <w:rFonts w:hAnsi="宋体" w:cs="宋体" w:hint="eastAsia"/>
        </w:rPr>
        <w:t xml:space="preserve">    char* bits;</w:t>
      </w:r>
    </w:p>
    <w:p w:rsidR="005F1F37" w:rsidRPr="003F0B0C" w:rsidRDefault="005F1F37" w:rsidP="005F1F37">
      <w:pPr>
        <w:pStyle w:val="ad"/>
        <w:rPr>
          <w:rFonts w:hAnsi="宋体" w:cs="宋体"/>
        </w:rPr>
      </w:pPr>
      <w:r w:rsidRPr="003F0B0C">
        <w:rPr>
          <w:rFonts w:hAnsi="宋体" w:cs="宋体" w:hint="eastAsia"/>
        </w:rPr>
        <w:t xml:space="preserve">    int n, size, cmax[63];</w:t>
      </w:r>
    </w:p>
    <w:p w:rsidR="005F1F37" w:rsidRPr="003F0B0C" w:rsidRDefault="005F1F37" w:rsidP="005F1F37">
      <w:pPr>
        <w:pStyle w:val="ad"/>
        <w:rPr>
          <w:rFonts w:hAnsi="宋体" w:cs="宋体"/>
        </w:rPr>
      </w:pPr>
      <w:r w:rsidRPr="003F0B0C">
        <w:rPr>
          <w:rFonts w:hAnsi="宋体" w:cs="宋体" w:hint="eastAsia"/>
        </w:rPr>
        <w:t xml:space="preserve">    long long mask[63], cons;</w:t>
      </w:r>
    </w:p>
    <w:p w:rsidR="005F1F37" w:rsidRPr="003F0B0C" w:rsidRDefault="005F1F37" w:rsidP="005F1F37">
      <w:pPr>
        <w:pStyle w:val="ad"/>
        <w:rPr>
          <w:rFonts w:hAnsi="宋体" w:cs="宋体"/>
        </w:rPr>
      </w:pPr>
      <w:r w:rsidRPr="003F0B0C">
        <w:rPr>
          <w:rFonts w:hAnsi="宋体" w:cs="宋体" w:hint="eastAsia"/>
        </w:rPr>
        <w:t xml:space="preserve">    // initiate lookup table</w:t>
      </w:r>
    </w:p>
    <w:p w:rsidR="005F1F37" w:rsidRPr="003F0B0C" w:rsidRDefault="005F1F37" w:rsidP="005F1F37">
      <w:pPr>
        <w:pStyle w:val="ad"/>
        <w:rPr>
          <w:rFonts w:hAnsi="宋体" w:cs="宋体"/>
        </w:rPr>
      </w:pPr>
      <w:r w:rsidRPr="003F0B0C">
        <w:rPr>
          <w:rFonts w:hAnsi="宋体" w:cs="宋体" w:hint="eastAsia"/>
        </w:rPr>
        <w:t xml:space="preserve">    clique() {</w:t>
      </w:r>
    </w:p>
    <w:p w:rsidR="005F1F37" w:rsidRPr="003F0B0C" w:rsidRDefault="005F1F37" w:rsidP="005F1F37">
      <w:pPr>
        <w:pStyle w:val="ad"/>
        <w:rPr>
          <w:rFonts w:hAnsi="宋体" w:cs="宋体"/>
        </w:rPr>
      </w:pPr>
      <w:r w:rsidRPr="003F0B0C">
        <w:rPr>
          <w:rFonts w:hAnsi="宋体" w:cs="宋体" w:hint="eastAsia"/>
        </w:rPr>
        <w:t xml:space="preserve">        bits = new char[1 &lt;&lt; 21];</w:t>
      </w:r>
    </w:p>
    <w:p w:rsidR="005F1F37" w:rsidRPr="003F0B0C" w:rsidRDefault="005F1F37" w:rsidP="005F1F37">
      <w:pPr>
        <w:pStyle w:val="ad"/>
        <w:rPr>
          <w:rFonts w:hAnsi="宋体" w:cs="宋体"/>
        </w:rPr>
      </w:pPr>
      <w:r w:rsidRPr="003F0B0C">
        <w:rPr>
          <w:rFonts w:hAnsi="宋体" w:cs="宋体" w:hint="eastAsia"/>
        </w:rPr>
        <w:t xml:space="preserve">        bits[0] = 0;</w:t>
      </w:r>
    </w:p>
    <w:p w:rsidR="005F1F37" w:rsidRPr="003F0B0C" w:rsidRDefault="005F1F37" w:rsidP="005F1F37">
      <w:pPr>
        <w:pStyle w:val="ad"/>
        <w:rPr>
          <w:rFonts w:hAnsi="宋体" w:cs="宋体"/>
        </w:rPr>
      </w:pPr>
      <w:r w:rsidRPr="003F0B0C">
        <w:rPr>
          <w:rFonts w:hAnsi="宋体" w:cs="宋体" w:hint="eastAsia"/>
        </w:rPr>
        <w:t xml:space="preserve">        for (int i = 1; i &lt; 1 &lt;&lt; 21; ++i) bits[i] = bits[i &gt;&gt; 1] + (i &amp;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~clique() {</w:t>
      </w:r>
    </w:p>
    <w:p w:rsidR="005F1F37" w:rsidRPr="003F0B0C" w:rsidRDefault="005F1F37" w:rsidP="005F1F37">
      <w:pPr>
        <w:pStyle w:val="ad"/>
        <w:rPr>
          <w:rFonts w:hAnsi="宋体" w:cs="宋体"/>
        </w:rPr>
      </w:pPr>
      <w:r w:rsidRPr="003F0B0C">
        <w:rPr>
          <w:rFonts w:hAnsi="宋体" w:cs="宋体" w:hint="eastAsia"/>
        </w:rPr>
        <w:t xml:space="preserve">        delete bits;</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 search routine</w:t>
      </w:r>
    </w:p>
    <w:p w:rsidR="005F1F37" w:rsidRPr="003F0B0C" w:rsidRDefault="005F1F37" w:rsidP="005F1F37">
      <w:pPr>
        <w:pStyle w:val="ad"/>
        <w:rPr>
          <w:rFonts w:hAnsi="宋体" w:cs="宋体"/>
        </w:rPr>
      </w:pPr>
      <w:r w:rsidRPr="003F0B0C">
        <w:rPr>
          <w:rFonts w:hAnsi="宋体" w:cs="宋体" w:hint="eastAsia"/>
        </w:rPr>
        <w:t xml:space="preserve">    bool search(int step, int size, long long more, long long con);</w:t>
      </w:r>
    </w:p>
    <w:p w:rsidR="005F1F37" w:rsidRPr="003F0B0C" w:rsidRDefault="005F1F37" w:rsidP="005F1F37">
      <w:pPr>
        <w:pStyle w:val="ad"/>
        <w:rPr>
          <w:rFonts w:hAnsi="宋体" w:cs="宋体"/>
        </w:rPr>
      </w:pPr>
      <w:r w:rsidRPr="003F0B0C">
        <w:rPr>
          <w:rFonts w:hAnsi="宋体" w:cs="宋体" w:hint="eastAsia"/>
        </w:rPr>
        <w:t xml:space="preserve">    // solve maximum clique and return size</w:t>
      </w:r>
    </w:p>
    <w:p w:rsidR="005F1F37" w:rsidRPr="003F0B0C" w:rsidRDefault="005F1F37" w:rsidP="005F1F37">
      <w:pPr>
        <w:pStyle w:val="ad"/>
        <w:rPr>
          <w:rFonts w:hAnsi="宋体" w:cs="宋体"/>
        </w:rPr>
      </w:pPr>
      <w:r w:rsidRPr="003F0B0C">
        <w:rPr>
          <w:rFonts w:hAnsi="宋体" w:cs="宋体" w:hint="eastAsia"/>
        </w:rPr>
        <w:t xml:space="preserve">    int sizeClique(vector&lt;vector&lt;int&gt; &gt;&amp; mat);</w:t>
      </w:r>
    </w:p>
    <w:p w:rsidR="005F1F37" w:rsidRPr="003F0B0C" w:rsidRDefault="005F1F37" w:rsidP="005F1F37">
      <w:pPr>
        <w:pStyle w:val="ad"/>
        <w:rPr>
          <w:rFonts w:hAnsi="宋体" w:cs="宋体"/>
        </w:rPr>
      </w:pPr>
      <w:r w:rsidRPr="003F0B0C">
        <w:rPr>
          <w:rFonts w:hAnsi="宋体" w:cs="宋体" w:hint="eastAsia"/>
        </w:rPr>
        <w:t xml:space="preserve">    // solve maximum clique and return constitution</w:t>
      </w:r>
    </w:p>
    <w:p w:rsidR="005F1F37" w:rsidRPr="003F0B0C" w:rsidRDefault="005F1F37" w:rsidP="005F1F37">
      <w:pPr>
        <w:pStyle w:val="ad"/>
        <w:rPr>
          <w:rFonts w:hAnsi="宋体" w:cs="宋体"/>
        </w:rPr>
      </w:pPr>
      <w:r w:rsidRPr="003F0B0C">
        <w:rPr>
          <w:rFonts w:hAnsi="宋体" w:cs="宋体" w:hint="eastAsia"/>
        </w:rPr>
        <w:t xml:space="preserve">    vector&lt;int&gt; consClique(vector&lt;vector&lt;int&gt; &gt;&amp; mat);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search routine</w:t>
      </w:r>
    </w:p>
    <w:p w:rsidR="005F1F37" w:rsidRPr="003F0B0C" w:rsidRDefault="005F1F37" w:rsidP="005F1F37">
      <w:pPr>
        <w:pStyle w:val="ad"/>
        <w:rPr>
          <w:rFonts w:hAnsi="宋体" w:cs="宋体"/>
        </w:rPr>
      </w:pPr>
      <w:r w:rsidRPr="003F0B0C">
        <w:rPr>
          <w:rFonts w:hAnsi="宋体" w:cs="宋体" w:hint="eastAsia"/>
        </w:rPr>
        <w:t>// step is node id, size is current solution, more is available mask, cons is</w:t>
      </w:r>
    </w:p>
    <w:p w:rsidR="005F1F37" w:rsidRPr="003F0B0C" w:rsidRDefault="005F1F37" w:rsidP="005F1F37">
      <w:pPr>
        <w:pStyle w:val="ad"/>
        <w:rPr>
          <w:rFonts w:hAnsi="宋体" w:cs="宋体"/>
        </w:rPr>
      </w:pPr>
      <w:r w:rsidRPr="003F0B0C">
        <w:rPr>
          <w:rFonts w:hAnsi="宋体" w:cs="宋体" w:hint="eastAsia"/>
        </w:rPr>
        <w:t>constitution mask</w:t>
      </w:r>
    </w:p>
    <w:p w:rsidR="005F1F37" w:rsidRPr="003F0B0C" w:rsidRDefault="005F1F37" w:rsidP="005F1F37">
      <w:pPr>
        <w:pStyle w:val="ad"/>
        <w:rPr>
          <w:rFonts w:hAnsi="宋体" w:cs="宋体"/>
        </w:rPr>
      </w:pPr>
      <w:r w:rsidRPr="003F0B0C">
        <w:rPr>
          <w:rFonts w:hAnsi="宋体" w:cs="宋体" w:hint="eastAsia"/>
        </w:rPr>
        <w:t>bool clique::search(int step, int size, long long more, long long cons) {</w:t>
      </w:r>
    </w:p>
    <w:p w:rsidR="005F1F37" w:rsidRPr="003F0B0C" w:rsidRDefault="005F1F37" w:rsidP="005F1F37">
      <w:pPr>
        <w:pStyle w:val="ad"/>
        <w:rPr>
          <w:rFonts w:hAnsi="宋体" w:cs="宋体"/>
        </w:rPr>
      </w:pPr>
      <w:r w:rsidRPr="003F0B0C">
        <w:rPr>
          <w:rFonts w:hAnsi="宋体" w:cs="宋体" w:hint="eastAsia"/>
        </w:rPr>
        <w:t xml:space="preserve">    if (step &gt;= n) {</w:t>
      </w:r>
    </w:p>
    <w:p w:rsidR="005F1F37" w:rsidRPr="003F0B0C" w:rsidRDefault="005F1F37" w:rsidP="005F1F37">
      <w:pPr>
        <w:pStyle w:val="ad"/>
        <w:rPr>
          <w:rFonts w:hAnsi="宋体" w:cs="宋体"/>
        </w:rPr>
      </w:pPr>
      <w:r w:rsidRPr="003F0B0C">
        <w:rPr>
          <w:rFonts w:hAnsi="宋体" w:cs="宋体" w:hint="eastAsia"/>
        </w:rPr>
        <w:t xml:space="preserve">        // a new solution reached</w:t>
      </w:r>
    </w:p>
    <w:p w:rsidR="005F1F37" w:rsidRPr="003F0B0C" w:rsidRDefault="005F1F37" w:rsidP="005F1F37">
      <w:pPr>
        <w:pStyle w:val="ad"/>
        <w:rPr>
          <w:rFonts w:hAnsi="宋体" w:cs="宋体"/>
        </w:rPr>
      </w:pPr>
      <w:r w:rsidRPr="003F0B0C">
        <w:rPr>
          <w:rFonts w:hAnsi="宋体" w:cs="宋体" w:hint="eastAsia"/>
        </w:rPr>
        <w:t xml:space="preserve">        this-&gt;size = size;</w:t>
      </w:r>
    </w:p>
    <w:p w:rsidR="005F1F37" w:rsidRPr="003F0B0C" w:rsidRDefault="005F1F37" w:rsidP="005F1F37">
      <w:pPr>
        <w:pStyle w:val="ad"/>
        <w:rPr>
          <w:rFonts w:hAnsi="宋体" w:cs="宋体"/>
        </w:rPr>
      </w:pPr>
      <w:r w:rsidRPr="003F0B0C">
        <w:rPr>
          <w:rFonts w:hAnsi="宋体" w:cs="宋体" w:hint="eastAsia"/>
        </w:rPr>
        <w:lastRenderedPageBreak/>
        <w:t xml:space="preserve">        this-&gt;cons = cons;</w:t>
      </w:r>
    </w:p>
    <w:p w:rsidR="005F1F37" w:rsidRPr="003F0B0C" w:rsidRDefault="005F1F37" w:rsidP="005F1F37">
      <w:pPr>
        <w:pStyle w:val="ad"/>
        <w:rPr>
          <w:rFonts w:hAnsi="宋体" w:cs="宋体"/>
        </w:rPr>
      </w:pPr>
      <w:r w:rsidRPr="003F0B0C">
        <w:rPr>
          <w:rFonts w:hAnsi="宋体" w:cs="宋体" w:hint="eastAsia"/>
        </w:rPr>
        <w:t xml:space="preserve">        return true;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long long now = ONE &lt;&lt; step;</w:t>
      </w:r>
    </w:p>
    <w:p w:rsidR="005F1F37" w:rsidRPr="003F0B0C" w:rsidRDefault="005F1F37" w:rsidP="005F1F37">
      <w:pPr>
        <w:pStyle w:val="ad"/>
        <w:rPr>
          <w:rFonts w:hAnsi="宋体" w:cs="宋体"/>
        </w:rPr>
      </w:pPr>
      <w:r w:rsidRPr="003F0B0C">
        <w:rPr>
          <w:rFonts w:hAnsi="宋体" w:cs="宋体" w:hint="eastAsia"/>
        </w:rPr>
        <w:t xml:space="preserve">    if ((now &amp; more) &gt; 0) {</w:t>
      </w:r>
    </w:p>
    <w:p w:rsidR="005F1F37" w:rsidRPr="003F0B0C" w:rsidRDefault="005F1F37" w:rsidP="005F1F37">
      <w:pPr>
        <w:pStyle w:val="ad"/>
        <w:rPr>
          <w:rFonts w:hAnsi="宋体" w:cs="宋体"/>
        </w:rPr>
      </w:pPr>
      <w:r w:rsidRPr="003F0B0C">
        <w:rPr>
          <w:rFonts w:hAnsi="宋体" w:cs="宋体" w:hint="eastAsia"/>
        </w:rPr>
        <w:t xml:space="preserve">        long long next = more &amp; mask[step];</w:t>
      </w:r>
    </w:p>
    <w:p w:rsidR="005F1F37" w:rsidRPr="003F0B0C" w:rsidRDefault="005F1F37" w:rsidP="005F1F37">
      <w:pPr>
        <w:pStyle w:val="ad"/>
        <w:rPr>
          <w:rFonts w:hAnsi="宋体" w:cs="宋体"/>
        </w:rPr>
      </w:pPr>
      <w:r w:rsidRPr="003F0B0C">
        <w:rPr>
          <w:rFonts w:hAnsi="宋体" w:cs="宋体" w:hint="eastAsia"/>
        </w:rPr>
        <w:t xml:space="preserve">        if (size + bits[next &amp; MASK] + bits[(next &gt;&gt; 21) &amp; MASK] + bits[next &gt;&gt;</w:t>
      </w:r>
    </w:p>
    <w:p w:rsidR="005F1F37" w:rsidRPr="003F0B0C" w:rsidRDefault="005F1F37" w:rsidP="005F1F37">
      <w:pPr>
        <w:pStyle w:val="ad"/>
        <w:rPr>
          <w:rFonts w:hAnsi="宋体" w:cs="宋体"/>
        </w:rPr>
      </w:pPr>
      <w:r w:rsidRPr="003F0B0C">
        <w:rPr>
          <w:rFonts w:hAnsi="宋体" w:cs="宋体" w:hint="eastAsia"/>
        </w:rPr>
        <w:t>42] &gt;= this-&gt;size</w:t>
      </w:r>
    </w:p>
    <w:p w:rsidR="005F1F37" w:rsidRPr="003F0B0C" w:rsidRDefault="005F1F37" w:rsidP="005F1F37">
      <w:pPr>
        <w:pStyle w:val="ad"/>
        <w:rPr>
          <w:rFonts w:hAnsi="宋体" w:cs="宋体"/>
        </w:rPr>
      </w:pPr>
      <w:r w:rsidRPr="003F0B0C">
        <w:rPr>
          <w:rFonts w:hAnsi="宋体" w:cs="宋体" w:hint="eastAsia"/>
        </w:rPr>
        <w:t xml:space="preserve">                &amp;&amp; size + cmax[step] &gt; this-&gt;size) {</w:t>
      </w:r>
    </w:p>
    <w:p w:rsidR="005F1F37" w:rsidRPr="003F0B0C" w:rsidRDefault="005F1F37" w:rsidP="005F1F37">
      <w:pPr>
        <w:pStyle w:val="ad"/>
        <w:rPr>
          <w:rFonts w:hAnsi="宋体" w:cs="宋体"/>
        </w:rPr>
      </w:pPr>
      <w:r w:rsidRPr="003F0B0C">
        <w:rPr>
          <w:rFonts w:hAnsi="宋体" w:cs="宋体" w:hint="eastAsia"/>
        </w:rPr>
        <w:t xml:space="preserve">            // the current node is in the clique</w:t>
      </w:r>
    </w:p>
    <w:p w:rsidR="005F1F37" w:rsidRPr="003F0B0C" w:rsidRDefault="005F1F37" w:rsidP="005F1F37">
      <w:pPr>
        <w:pStyle w:val="ad"/>
        <w:rPr>
          <w:rFonts w:hAnsi="宋体" w:cs="宋体"/>
        </w:rPr>
      </w:pPr>
      <w:r w:rsidRPr="003F0B0C">
        <w:rPr>
          <w:rFonts w:hAnsi="宋体" w:cs="宋体" w:hint="eastAsia"/>
        </w:rPr>
        <w:t xml:space="preserve">            if (search(step + 1, size + 1, next, cons | now)) return true;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long long next = more &amp; ~now;</w:t>
      </w:r>
    </w:p>
    <w:p w:rsidR="005F1F37" w:rsidRPr="003F0B0C" w:rsidRDefault="005F1F37" w:rsidP="005F1F37">
      <w:pPr>
        <w:pStyle w:val="ad"/>
        <w:rPr>
          <w:rFonts w:hAnsi="宋体" w:cs="宋体"/>
        </w:rPr>
      </w:pPr>
      <w:r w:rsidRPr="003F0B0C">
        <w:rPr>
          <w:rFonts w:hAnsi="宋体" w:cs="宋体" w:hint="eastAsia"/>
        </w:rPr>
        <w:t xml:space="preserve">    if (size + bits[next &amp; MASK] + bits[(next &gt;&gt; 21) &amp; MASK] + bits[next &gt;&gt; 42]</w:t>
      </w:r>
    </w:p>
    <w:p w:rsidR="005F1F37" w:rsidRPr="003F0B0C" w:rsidRDefault="005F1F37" w:rsidP="005F1F37">
      <w:pPr>
        <w:pStyle w:val="ad"/>
        <w:rPr>
          <w:rFonts w:hAnsi="宋体" w:cs="宋体"/>
        </w:rPr>
      </w:pPr>
      <w:r w:rsidRPr="003F0B0C">
        <w:rPr>
          <w:rFonts w:hAnsi="宋体" w:cs="宋体" w:hint="eastAsia"/>
        </w:rPr>
        <w:t>&gt; this-&gt;size) {</w:t>
      </w:r>
    </w:p>
    <w:p w:rsidR="005F1F37" w:rsidRPr="003F0B0C" w:rsidRDefault="005F1F37" w:rsidP="005F1F37">
      <w:pPr>
        <w:pStyle w:val="ad"/>
        <w:rPr>
          <w:rFonts w:hAnsi="宋体" w:cs="宋体"/>
        </w:rPr>
      </w:pPr>
      <w:r w:rsidRPr="003F0B0C">
        <w:rPr>
          <w:rFonts w:hAnsi="宋体" w:cs="宋体" w:hint="eastAsia"/>
        </w:rPr>
        <w:t xml:space="preserve">        // the current node is not in the clique</w:t>
      </w:r>
    </w:p>
    <w:p w:rsidR="005F1F37" w:rsidRPr="003F0B0C" w:rsidRDefault="005F1F37" w:rsidP="005F1F37">
      <w:pPr>
        <w:pStyle w:val="ad"/>
        <w:rPr>
          <w:rFonts w:hAnsi="宋体" w:cs="宋体"/>
        </w:rPr>
      </w:pPr>
      <w:r w:rsidRPr="003F0B0C">
        <w:rPr>
          <w:rFonts w:hAnsi="宋体" w:cs="宋体" w:hint="eastAsia"/>
        </w:rPr>
        <w:t xml:space="preserve">        if (search(step + 1, size, next, cons)) return true;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false;</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solve maximum clique and return size</w:t>
      </w:r>
    </w:p>
    <w:p w:rsidR="005F1F37" w:rsidRPr="003F0B0C" w:rsidRDefault="005F1F37" w:rsidP="005F1F37">
      <w:pPr>
        <w:pStyle w:val="ad"/>
        <w:rPr>
          <w:rFonts w:hAnsi="宋体" w:cs="宋体"/>
        </w:rPr>
      </w:pPr>
      <w:r w:rsidRPr="003F0B0C">
        <w:rPr>
          <w:rFonts w:hAnsi="宋体" w:cs="宋体" w:hint="eastAsia"/>
        </w:rPr>
        <w:t>int clique::sizeClique(vector&lt;vector&lt;int&gt; &gt;&amp; mat) {</w:t>
      </w:r>
    </w:p>
    <w:p w:rsidR="005F1F37" w:rsidRPr="003F0B0C" w:rsidRDefault="005F1F37" w:rsidP="005F1F37">
      <w:pPr>
        <w:pStyle w:val="ad"/>
        <w:rPr>
          <w:rFonts w:hAnsi="宋体" w:cs="宋体"/>
        </w:rPr>
      </w:pPr>
      <w:r w:rsidRPr="003F0B0C">
        <w:rPr>
          <w:rFonts w:hAnsi="宋体" w:cs="宋体" w:hint="eastAsia"/>
        </w:rPr>
        <w:t xml:space="preserve">    n = mat.size();</w:t>
      </w:r>
    </w:p>
    <w:p w:rsidR="005F1F37" w:rsidRPr="003F0B0C" w:rsidRDefault="005F1F37" w:rsidP="005F1F37">
      <w:pPr>
        <w:pStyle w:val="ad"/>
        <w:rPr>
          <w:rFonts w:hAnsi="宋体" w:cs="宋体"/>
        </w:rPr>
      </w:pPr>
      <w:r w:rsidRPr="003F0B0C">
        <w:rPr>
          <w:rFonts w:hAnsi="宋体" w:cs="宋体" w:hint="eastAsia"/>
        </w:rPr>
        <w:t xml:space="preserve">    // generate mask vectors</w:t>
      </w:r>
    </w:p>
    <w:p w:rsidR="005F1F37" w:rsidRPr="003F0B0C" w:rsidRDefault="005F1F37" w:rsidP="005F1F37">
      <w:pPr>
        <w:pStyle w:val="ad"/>
        <w:rPr>
          <w:rFonts w:hAnsi="宋体" w:cs="宋体"/>
        </w:rPr>
      </w:pPr>
      <w:r w:rsidRPr="003F0B0C">
        <w:rPr>
          <w:rFonts w:hAnsi="宋体" w:cs="宋体" w:hint="eastAsia"/>
        </w:rPr>
        <w:t xml:space="preserve">    for (int i = 0; i &lt; n; ++i) {</w:t>
      </w:r>
    </w:p>
    <w:p w:rsidR="005F1F37" w:rsidRPr="003F0B0C" w:rsidRDefault="005F1F37" w:rsidP="005F1F37">
      <w:pPr>
        <w:pStyle w:val="ad"/>
        <w:rPr>
          <w:rFonts w:hAnsi="宋体" w:cs="宋体"/>
        </w:rPr>
      </w:pPr>
      <w:r w:rsidRPr="003F0B0C">
        <w:rPr>
          <w:rFonts w:hAnsi="宋体" w:cs="宋体" w:hint="eastAsia"/>
        </w:rPr>
        <w:t xml:space="preserve">        mask[i] = 0;</w:t>
      </w:r>
    </w:p>
    <w:p w:rsidR="005F1F37" w:rsidRPr="003F0B0C" w:rsidRDefault="005F1F37" w:rsidP="005F1F37">
      <w:pPr>
        <w:pStyle w:val="ad"/>
        <w:rPr>
          <w:rFonts w:hAnsi="宋体" w:cs="宋体"/>
        </w:rPr>
      </w:pPr>
      <w:r w:rsidRPr="003F0B0C">
        <w:rPr>
          <w:rFonts w:hAnsi="宋体" w:cs="宋体" w:hint="eastAsia"/>
        </w:rPr>
        <w:t xml:space="preserve">        for (int j = 0; j &lt; n; ++j) if (mat[i][j] &gt; 0) mask[i] |= ONE &lt;&lt; 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size = 0;</w:t>
      </w:r>
    </w:p>
    <w:p w:rsidR="005F1F37" w:rsidRPr="003F0B0C" w:rsidRDefault="005F1F37" w:rsidP="005F1F37">
      <w:pPr>
        <w:pStyle w:val="ad"/>
        <w:rPr>
          <w:rFonts w:hAnsi="宋体" w:cs="宋体"/>
        </w:rPr>
      </w:pPr>
      <w:r w:rsidRPr="003F0B0C">
        <w:rPr>
          <w:rFonts w:hAnsi="宋体" w:cs="宋体" w:hint="eastAsia"/>
        </w:rPr>
        <w:t xml:space="preserve">    for (int i = n - 1; i &gt;= 0; --i) {</w:t>
      </w:r>
    </w:p>
    <w:p w:rsidR="005F1F37" w:rsidRPr="003F0B0C" w:rsidRDefault="005F1F37" w:rsidP="005F1F37">
      <w:pPr>
        <w:pStyle w:val="ad"/>
        <w:rPr>
          <w:rFonts w:hAnsi="宋体" w:cs="宋体"/>
        </w:rPr>
      </w:pPr>
      <w:r w:rsidRPr="003F0B0C">
        <w:rPr>
          <w:rFonts w:hAnsi="宋体" w:cs="宋体" w:hint="eastAsia"/>
        </w:rPr>
        <w:t xml:space="preserve">        search(i + 1, 1, mask[i], ONE &lt;&lt; i);</w:t>
      </w:r>
    </w:p>
    <w:p w:rsidR="005F1F37" w:rsidRPr="003F0B0C" w:rsidRDefault="005F1F37" w:rsidP="005F1F37">
      <w:pPr>
        <w:pStyle w:val="ad"/>
        <w:rPr>
          <w:rFonts w:hAnsi="宋体" w:cs="宋体"/>
        </w:rPr>
      </w:pPr>
      <w:r w:rsidRPr="003F0B0C">
        <w:rPr>
          <w:rFonts w:hAnsi="宋体" w:cs="宋体" w:hint="eastAsia"/>
        </w:rPr>
        <w:t xml:space="preserve">       cmax[i] = size;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size;</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solve maximum clique and return constitution</w:t>
      </w:r>
    </w:p>
    <w:p w:rsidR="005F1F37" w:rsidRPr="003F0B0C" w:rsidRDefault="005F1F37" w:rsidP="005F1F37">
      <w:pPr>
        <w:pStyle w:val="ad"/>
        <w:rPr>
          <w:rFonts w:hAnsi="宋体" w:cs="宋体"/>
        </w:rPr>
      </w:pPr>
      <w:r w:rsidRPr="003F0B0C">
        <w:rPr>
          <w:rFonts w:hAnsi="宋体" w:cs="宋体" w:hint="eastAsia"/>
        </w:rPr>
        <w:t>// calls sizeClique and restore cons</w:t>
      </w:r>
    </w:p>
    <w:p w:rsidR="005F1F37" w:rsidRPr="003F0B0C" w:rsidRDefault="005F1F37" w:rsidP="005F1F37">
      <w:pPr>
        <w:pStyle w:val="ad"/>
        <w:rPr>
          <w:rFonts w:hAnsi="宋体" w:cs="宋体"/>
        </w:rPr>
      </w:pPr>
      <w:r w:rsidRPr="003F0B0C">
        <w:rPr>
          <w:rFonts w:hAnsi="宋体" w:cs="宋体" w:hint="eastAsia"/>
        </w:rPr>
        <w:t>vector&lt;int&gt; clique::consClique(vector&lt;vector&lt;int&gt; &gt;&amp; mat) {</w:t>
      </w:r>
    </w:p>
    <w:p w:rsidR="005F1F37" w:rsidRPr="003F0B0C" w:rsidRDefault="005F1F37" w:rsidP="005F1F37">
      <w:pPr>
        <w:pStyle w:val="ad"/>
        <w:rPr>
          <w:rFonts w:hAnsi="宋体" w:cs="宋体"/>
        </w:rPr>
      </w:pPr>
      <w:r w:rsidRPr="003F0B0C">
        <w:rPr>
          <w:rFonts w:hAnsi="宋体" w:cs="宋体" w:hint="eastAsia"/>
        </w:rPr>
        <w:t xml:space="preserve">    sizeClique(mat);</w:t>
      </w:r>
    </w:p>
    <w:p w:rsidR="005F1F37" w:rsidRPr="003F0B0C" w:rsidRDefault="005F1F37" w:rsidP="005F1F37">
      <w:pPr>
        <w:pStyle w:val="ad"/>
        <w:rPr>
          <w:rFonts w:hAnsi="宋体" w:cs="宋体"/>
        </w:rPr>
      </w:pPr>
      <w:r w:rsidRPr="003F0B0C">
        <w:rPr>
          <w:rFonts w:hAnsi="宋体" w:cs="宋体" w:hint="eastAsia"/>
        </w:rPr>
        <w:t xml:space="preserve">    vector&lt;int&gt; ret;</w:t>
      </w:r>
    </w:p>
    <w:p w:rsidR="005F1F37" w:rsidRPr="003F0B0C" w:rsidRDefault="005F1F37" w:rsidP="005F1F37">
      <w:pPr>
        <w:pStyle w:val="ad"/>
        <w:rPr>
          <w:rFonts w:hAnsi="宋体" w:cs="宋体"/>
        </w:rPr>
      </w:pPr>
      <w:r w:rsidRPr="003F0B0C">
        <w:rPr>
          <w:rFonts w:hAnsi="宋体" w:cs="宋体" w:hint="eastAsia"/>
        </w:rPr>
        <w:t xml:space="preserve">    for (int i = 0; i &lt; n; ++i) if ((cons &amp; (ONE &lt;&lt; i)) &gt; 0) ret.push_back(i);</w:t>
      </w:r>
    </w:p>
    <w:p w:rsidR="005F1F37" w:rsidRPr="003F0B0C" w:rsidRDefault="005F1F37" w:rsidP="005F1F37">
      <w:pPr>
        <w:pStyle w:val="ad"/>
        <w:rPr>
          <w:rFonts w:hAnsi="宋体" w:cs="宋体"/>
        </w:rPr>
      </w:pPr>
      <w:r w:rsidRPr="003F0B0C">
        <w:rPr>
          <w:rFonts w:hAnsi="宋体" w:cs="宋体" w:hint="eastAsia"/>
        </w:rPr>
        <w:lastRenderedPageBreak/>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sz w:val="24"/>
          <w:szCs w:val="24"/>
        </w:rPr>
      </w:pPr>
      <w:r w:rsidRPr="003F0B0C">
        <w:rPr>
          <w:rFonts w:hAnsi="宋体" w:cs="宋体" w:hint="eastAsia"/>
          <w:b/>
          <w:sz w:val="24"/>
          <w:szCs w:val="24"/>
        </w:rPr>
        <w:t>7、图论—连通性</w:t>
      </w:r>
    </w:p>
    <w:p w:rsidR="005F1F37" w:rsidRPr="003F0B0C" w:rsidRDefault="005F1F37" w:rsidP="005F1F37">
      <w:pPr>
        <w:pStyle w:val="ad"/>
        <w:rPr>
          <w:rFonts w:hAnsi="宋体" w:cs="宋体"/>
          <w:b/>
        </w:rPr>
      </w:pPr>
      <w:r w:rsidRPr="003F0B0C">
        <w:rPr>
          <w:rFonts w:hAnsi="宋体" w:cs="宋体" w:hint="eastAsia"/>
          <w:b/>
        </w:rPr>
        <w:t>7.1 无向图关键点(dfs邻接阵)</w:t>
      </w:r>
    </w:p>
    <w:p w:rsidR="005F1F37" w:rsidRPr="003F0B0C" w:rsidRDefault="005F1F37" w:rsidP="005F1F37">
      <w:pPr>
        <w:pStyle w:val="ad"/>
        <w:rPr>
          <w:rFonts w:hAnsi="宋体" w:cs="宋体"/>
        </w:rPr>
      </w:pPr>
      <w:r w:rsidRPr="003F0B0C">
        <w:rPr>
          <w:rFonts w:hAnsi="宋体" w:cs="宋体" w:hint="eastAsia"/>
        </w:rPr>
        <w:t>//无向图的关键点,dfs邻接阵形式,O(n^2)</w:t>
      </w:r>
    </w:p>
    <w:p w:rsidR="005F1F37" w:rsidRPr="003F0B0C" w:rsidRDefault="005F1F37" w:rsidP="005F1F37">
      <w:pPr>
        <w:pStyle w:val="ad"/>
        <w:rPr>
          <w:rFonts w:hAnsi="宋体" w:cs="宋体"/>
        </w:rPr>
      </w:pPr>
      <w:r w:rsidRPr="003F0B0C">
        <w:rPr>
          <w:rFonts w:hAnsi="宋体" w:cs="宋体" w:hint="eastAsia"/>
        </w:rPr>
        <w:t>//返回关键点个数,key[]返回点集</w:t>
      </w:r>
    </w:p>
    <w:p w:rsidR="005F1F37" w:rsidRPr="003F0B0C" w:rsidRDefault="005F1F37" w:rsidP="005F1F37">
      <w:pPr>
        <w:pStyle w:val="ad"/>
        <w:rPr>
          <w:rFonts w:hAnsi="宋体" w:cs="宋体"/>
        </w:rPr>
      </w:pPr>
      <w:r w:rsidRPr="003F0B0C">
        <w:rPr>
          <w:rFonts w:hAnsi="宋体" w:cs="宋体" w:hint="eastAsia"/>
        </w:rPr>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#define MAXN 110</w:t>
      </w:r>
    </w:p>
    <w:p w:rsidR="005F1F37" w:rsidRPr="003F0B0C" w:rsidRDefault="005F1F37" w:rsidP="005F1F37">
      <w:pPr>
        <w:pStyle w:val="ad"/>
        <w:rPr>
          <w:rFonts w:hAnsi="宋体" w:cs="宋体"/>
        </w:rPr>
      </w:pPr>
      <w:r w:rsidRPr="003F0B0C">
        <w:rPr>
          <w:rFonts w:hAnsi="宋体" w:cs="宋体" w:hint="eastAsia"/>
        </w:rPr>
        <w:t>void search(int n,int mat[][MAXN],int* dfn,int* low,int now,int&amp; ret,int* key,int&amp; cnt,int root,int&amp; rd,int* bb){</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dfn[now]=low[now]=++cnt;</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(mat[now][i]){</w:t>
      </w:r>
    </w:p>
    <w:p w:rsidR="005F1F37" w:rsidRPr="003F0B0C" w:rsidRDefault="005F1F37" w:rsidP="005F1F37">
      <w:pPr>
        <w:pStyle w:val="ad"/>
        <w:rPr>
          <w:rFonts w:hAnsi="宋体" w:cs="宋体"/>
        </w:rPr>
      </w:pPr>
      <w:r w:rsidRPr="003F0B0C">
        <w:rPr>
          <w:rFonts w:hAnsi="宋体" w:cs="宋体" w:hint="eastAsia"/>
        </w:rPr>
        <w:t xml:space="preserve">                     if (!dfn[i]){</w:t>
      </w:r>
    </w:p>
    <w:p w:rsidR="005F1F37" w:rsidRPr="003F0B0C" w:rsidRDefault="005F1F37" w:rsidP="005F1F37">
      <w:pPr>
        <w:pStyle w:val="ad"/>
        <w:rPr>
          <w:rFonts w:hAnsi="宋体" w:cs="宋体"/>
        </w:rPr>
      </w:pPr>
      <w:r w:rsidRPr="003F0B0C">
        <w:rPr>
          <w:rFonts w:hAnsi="宋体" w:cs="宋体" w:hint="eastAsia"/>
        </w:rPr>
        <w:t xml:space="preserve">                            search(n,mat,dfn,low,i,ret,key,cnt,root,rd,bb);</w:t>
      </w:r>
    </w:p>
    <w:p w:rsidR="005F1F37" w:rsidRPr="003F0B0C" w:rsidRDefault="005F1F37" w:rsidP="005F1F37">
      <w:pPr>
        <w:pStyle w:val="ad"/>
        <w:rPr>
          <w:rFonts w:hAnsi="宋体" w:cs="宋体"/>
        </w:rPr>
      </w:pPr>
      <w:r w:rsidRPr="003F0B0C">
        <w:rPr>
          <w:rFonts w:hAnsi="宋体" w:cs="宋体" w:hint="eastAsia"/>
        </w:rPr>
        <w:t xml:space="preserve">                            if (low[i]&lt;low[now])</w:t>
      </w:r>
    </w:p>
    <w:p w:rsidR="005F1F37" w:rsidRPr="003F0B0C" w:rsidRDefault="005F1F37" w:rsidP="005F1F37">
      <w:pPr>
        <w:pStyle w:val="ad"/>
        <w:rPr>
          <w:rFonts w:hAnsi="宋体" w:cs="宋体"/>
        </w:rPr>
      </w:pPr>
      <w:r w:rsidRPr="003F0B0C">
        <w:rPr>
          <w:rFonts w:hAnsi="宋体" w:cs="宋体" w:hint="eastAsia"/>
        </w:rPr>
        <w:t xml:space="preserve">                                   low[now]=low[i];</w:t>
      </w:r>
    </w:p>
    <w:p w:rsidR="005F1F37" w:rsidRPr="003F0B0C" w:rsidRDefault="005F1F37" w:rsidP="005F1F37">
      <w:pPr>
        <w:pStyle w:val="ad"/>
        <w:rPr>
          <w:rFonts w:hAnsi="宋体" w:cs="宋体"/>
        </w:rPr>
      </w:pPr>
      <w:r w:rsidRPr="003F0B0C">
        <w:rPr>
          <w:rFonts w:hAnsi="宋体" w:cs="宋体" w:hint="eastAsia"/>
        </w:rPr>
        <w:t xml:space="preserve">                            if (low[i]&gt;=dfn[now]){</w:t>
      </w:r>
    </w:p>
    <w:p w:rsidR="005F1F37" w:rsidRPr="003F0B0C" w:rsidRDefault="005F1F37" w:rsidP="005F1F37">
      <w:pPr>
        <w:pStyle w:val="ad"/>
        <w:rPr>
          <w:rFonts w:hAnsi="宋体" w:cs="宋体"/>
        </w:rPr>
      </w:pPr>
      <w:r w:rsidRPr="003F0B0C">
        <w:rPr>
          <w:rFonts w:hAnsi="宋体" w:cs="宋体" w:hint="eastAsia"/>
        </w:rPr>
        <w:t xml:space="preserve">                                   if (now!=root&amp;&amp;!bb[now])</w:t>
      </w:r>
    </w:p>
    <w:p w:rsidR="005F1F37" w:rsidRPr="003F0B0C" w:rsidRDefault="005F1F37" w:rsidP="005F1F37">
      <w:pPr>
        <w:pStyle w:val="ad"/>
        <w:rPr>
          <w:rFonts w:hAnsi="宋体" w:cs="宋体"/>
        </w:rPr>
      </w:pPr>
      <w:r w:rsidRPr="003F0B0C">
        <w:rPr>
          <w:rFonts w:hAnsi="宋体" w:cs="宋体" w:hint="eastAsia"/>
        </w:rPr>
        <w:t xml:space="preserve">                                          key[ret++]=now,bb[now]=1;</w:t>
      </w:r>
    </w:p>
    <w:p w:rsidR="005F1F37" w:rsidRPr="003F0B0C" w:rsidRDefault="005F1F37" w:rsidP="005F1F37">
      <w:pPr>
        <w:pStyle w:val="ad"/>
        <w:rPr>
          <w:rFonts w:hAnsi="宋体" w:cs="宋体"/>
        </w:rPr>
      </w:pPr>
      <w:r w:rsidRPr="003F0B0C">
        <w:rPr>
          <w:rFonts w:hAnsi="宋体" w:cs="宋体" w:hint="eastAsia"/>
        </w:rPr>
        <w:t xml:space="preserve">                                   else if(now==root)</w:t>
      </w:r>
    </w:p>
    <w:p w:rsidR="005F1F37" w:rsidRPr="003F0B0C" w:rsidRDefault="005F1F37" w:rsidP="005F1F37">
      <w:pPr>
        <w:pStyle w:val="ad"/>
        <w:rPr>
          <w:rFonts w:hAnsi="宋体" w:cs="宋体"/>
        </w:rPr>
      </w:pPr>
      <w:r w:rsidRPr="003F0B0C">
        <w:rPr>
          <w:rFonts w:hAnsi="宋体" w:cs="宋体" w:hint="eastAsia"/>
        </w:rPr>
        <w:t xml:space="preserve">                                          rd++;</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else if (dfn[i]&lt;low[now])</w:t>
      </w:r>
    </w:p>
    <w:p w:rsidR="005F1F37" w:rsidRPr="003F0B0C" w:rsidRDefault="005F1F37" w:rsidP="005F1F37">
      <w:pPr>
        <w:pStyle w:val="ad"/>
        <w:rPr>
          <w:rFonts w:hAnsi="宋体" w:cs="宋体"/>
        </w:rPr>
      </w:pPr>
      <w:r w:rsidRPr="003F0B0C">
        <w:rPr>
          <w:rFonts w:hAnsi="宋体" w:cs="宋体" w:hint="eastAsia"/>
        </w:rPr>
        <w:t xml:space="preserve">                            low[now]=dfn[i];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key_vertex(int n,int mat[][MAXN],int* key){</w:t>
      </w:r>
    </w:p>
    <w:p w:rsidR="005F1F37" w:rsidRPr="003F0B0C" w:rsidRDefault="005F1F37" w:rsidP="005F1F37">
      <w:pPr>
        <w:pStyle w:val="ad"/>
        <w:rPr>
          <w:rFonts w:hAnsi="宋体" w:cs="宋体"/>
        </w:rPr>
      </w:pPr>
      <w:r w:rsidRPr="003F0B0C">
        <w:rPr>
          <w:rFonts w:hAnsi="宋体" w:cs="宋体" w:hint="eastAsia"/>
        </w:rPr>
        <w:t xml:space="preserve">       int ret=0,i,cnt,rd,dfn[MAXN],low[MAXN],bb[MAXN];</w:t>
      </w:r>
    </w:p>
    <w:p w:rsidR="005F1F37" w:rsidRPr="003F0B0C" w:rsidRDefault="005F1F37" w:rsidP="005F1F37">
      <w:pPr>
        <w:pStyle w:val="ad"/>
        <w:rPr>
          <w:rFonts w:hAnsi="宋体" w:cs="宋体"/>
        </w:rPr>
      </w:pPr>
      <w:r w:rsidRPr="003F0B0C">
        <w:rPr>
          <w:rFonts w:hAnsi="宋体" w:cs="宋体" w:hint="eastAsia"/>
        </w:rPr>
        <w:t xml:space="preserve">       for (i=0;i&lt;n;dfn[i++]=bb[i]=0);</w:t>
      </w:r>
    </w:p>
    <w:p w:rsidR="005F1F37" w:rsidRPr="003F0B0C" w:rsidRDefault="005F1F37" w:rsidP="005F1F37">
      <w:pPr>
        <w:pStyle w:val="ad"/>
        <w:rPr>
          <w:rFonts w:hAnsi="宋体" w:cs="宋体"/>
        </w:rPr>
      </w:pPr>
      <w:r w:rsidRPr="003F0B0C">
        <w:rPr>
          <w:rFonts w:hAnsi="宋体" w:cs="宋体" w:hint="eastAsia"/>
        </w:rPr>
        <w:t xml:space="preserve">       for (cnt=i=0;i&lt;n;i++)</w:t>
      </w:r>
    </w:p>
    <w:p w:rsidR="005F1F37" w:rsidRPr="003F0B0C" w:rsidRDefault="005F1F37" w:rsidP="005F1F37">
      <w:pPr>
        <w:pStyle w:val="ad"/>
        <w:rPr>
          <w:rFonts w:hAnsi="宋体" w:cs="宋体"/>
        </w:rPr>
      </w:pPr>
      <w:r w:rsidRPr="003F0B0C">
        <w:rPr>
          <w:rFonts w:hAnsi="宋体" w:cs="宋体" w:hint="eastAsia"/>
        </w:rPr>
        <w:t xml:space="preserve">              if (!dfn[i]){</w:t>
      </w:r>
    </w:p>
    <w:p w:rsidR="005F1F37" w:rsidRPr="003F0B0C" w:rsidRDefault="005F1F37" w:rsidP="005F1F37">
      <w:pPr>
        <w:pStyle w:val="ad"/>
        <w:rPr>
          <w:rFonts w:hAnsi="宋体" w:cs="宋体"/>
        </w:rPr>
      </w:pPr>
      <w:r w:rsidRPr="003F0B0C">
        <w:rPr>
          <w:rFonts w:hAnsi="宋体" w:cs="宋体" w:hint="eastAsia"/>
        </w:rPr>
        <w:t xml:space="preserve">                     rd=0;</w:t>
      </w:r>
    </w:p>
    <w:p w:rsidR="005F1F37" w:rsidRPr="003F0B0C" w:rsidRDefault="005F1F37" w:rsidP="005F1F37">
      <w:pPr>
        <w:pStyle w:val="ad"/>
        <w:rPr>
          <w:rFonts w:hAnsi="宋体" w:cs="宋体"/>
        </w:rPr>
      </w:pPr>
      <w:r w:rsidRPr="003F0B0C">
        <w:rPr>
          <w:rFonts w:hAnsi="宋体" w:cs="宋体" w:hint="eastAsia"/>
        </w:rPr>
        <w:t xml:space="preserve">                     search(n,mat,dfn,low,i,ret,key,cnt,i,rd,bb);</w:t>
      </w:r>
    </w:p>
    <w:p w:rsidR="005F1F37" w:rsidRPr="003F0B0C" w:rsidRDefault="005F1F37" w:rsidP="005F1F37">
      <w:pPr>
        <w:pStyle w:val="ad"/>
        <w:rPr>
          <w:rFonts w:hAnsi="宋体" w:cs="宋体"/>
        </w:rPr>
      </w:pPr>
      <w:r w:rsidRPr="003F0B0C">
        <w:rPr>
          <w:rFonts w:hAnsi="宋体" w:cs="宋体" w:hint="eastAsia"/>
        </w:rPr>
        <w:t xml:space="preserve">                     if (rd&gt;1&amp;&amp;!bb[i])</w:t>
      </w:r>
    </w:p>
    <w:p w:rsidR="005F1F37" w:rsidRPr="003F0B0C" w:rsidRDefault="005F1F37" w:rsidP="005F1F37">
      <w:pPr>
        <w:pStyle w:val="ad"/>
        <w:rPr>
          <w:rFonts w:hAnsi="宋体" w:cs="宋体"/>
        </w:rPr>
      </w:pPr>
      <w:r w:rsidRPr="003F0B0C">
        <w:rPr>
          <w:rFonts w:hAnsi="宋体" w:cs="宋体" w:hint="eastAsia"/>
        </w:rPr>
        <w:t xml:space="preserve">                            key[ret++]=i,bb[i]=1;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7.2 无向图关键边(dfs邻接阵)</w:t>
      </w:r>
    </w:p>
    <w:p w:rsidR="005F1F37" w:rsidRPr="003F0B0C" w:rsidRDefault="005F1F37" w:rsidP="005F1F37">
      <w:pPr>
        <w:pStyle w:val="ad"/>
        <w:rPr>
          <w:rFonts w:hAnsi="宋体" w:cs="宋体"/>
        </w:rPr>
      </w:pPr>
      <w:r w:rsidRPr="003F0B0C">
        <w:rPr>
          <w:rFonts w:hAnsi="宋体" w:cs="宋体" w:hint="eastAsia"/>
        </w:rPr>
        <w:lastRenderedPageBreak/>
        <w:t>//无向图的关键边,dfs邻接阵形式,O(n^2)</w:t>
      </w:r>
    </w:p>
    <w:p w:rsidR="005F1F37" w:rsidRPr="003F0B0C" w:rsidRDefault="005F1F37" w:rsidP="005F1F37">
      <w:pPr>
        <w:pStyle w:val="ad"/>
        <w:rPr>
          <w:rFonts w:hAnsi="宋体" w:cs="宋体"/>
        </w:rPr>
      </w:pPr>
      <w:r w:rsidRPr="003F0B0C">
        <w:rPr>
          <w:rFonts w:hAnsi="宋体" w:cs="宋体" w:hint="eastAsia"/>
        </w:rPr>
        <w:t>//返回关键边条数,key[][2]返回边集</w:t>
      </w:r>
    </w:p>
    <w:p w:rsidR="005F1F37" w:rsidRPr="003F0B0C" w:rsidRDefault="005F1F37" w:rsidP="005F1F37">
      <w:pPr>
        <w:pStyle w:val="ad"/>
        <w:rPr>
          <w:rFonts w:hAnsi="宋体" w:cs="宋体"/>
        </w:rPr>
      </w:pPr>
      <w:r w:rsidRPr="003F0B0C">
        <w:rPr>
          <w:rFonts w:hAnsi="宋体" w:cs="宋体" w:hint="eastAsia"/>
        </w:rPr>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void search(int n,int mat[][MAXN],int* dfn,int* low,int now,int&amp; cnt,int key[][2]){</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(low[now]=dfn[now],i=0;i&lt;n;i++)</w:t>
      </w:r>
    </w:p>
    <w:p w:rsidR="005F1F37" w:rsidRPr="003F0B0C" w:rsidRDefault="005F1F37" w:rsidP="005F1F37">
      <w:pPr>
        <w:pStyle w:val="ad"/>
        <w:rPr>
          <w:rFonts w:hAnsi="宋体" w:cs="宋体"/>
        </w:rPr>
      </w:pPr>
      <w:r w:rsidRPr="003F0B0C">
        <w:rPr>
          <w:rFonts w:hAnsi="宋体" w:cs="宋体" w:hint="eastAsia"/>
        </w:rPr>
        <w:t xml:space="preserve">              if (mat[now][i]){</w:t>
      </w:r>
    </w:p>
    <w:p w:rsidR="005F1F37" w:rsidRPr="003F0B0C" w:rsidRDefault="005F1F37" w:rsidP="005F1F37">
      <w:pPr>
        <w:pStyle w:val="ad"/>
        <w:rPr>
          <w:rFonts w:hAnsi="宋体" w:cs="宋体"/>
        </w:rPr>
      </w:pPr>
      <w:r w:rsidRPr="003F0B0C">
        <w:rPr>
          <w:rFonts w:hAnsi="宋体" w:cs="宋体" w:hint="eastAsia"/>
        </w:rPr>
        <w:t xml:space="preserve">                     if (!dfn[i]){</w:t>
      </w:r>
    </w:p>
    <w:p w:rsidR="005F1F37" w:rsidRPr="003F0B0C" w:rsidRDefault="005F1F37" w:rsidP="005F1F37">
      <w:pPr>
        <w:pStyle w:val="ad"/>
        <w:rPr>
          <w:rFonts w:hAnsi="宋体" w:cs="宋体"/>
        </w:rPr>
      </w:pPr>
      <w:r w:rsidRPr="003F0B0C">
        <w:rPr>
          <w:rFonts w:hAnsi="宋体" w:cs="宋体" w:hint="eastAsia"/>
        </w:rPr>
        <w:t xml:space="preserve">                            dfn[i]=dfn[now]+1;</w:t>
      </w:r>
    </w:p>
    <w:p w:rsidR="005F1F37" w:rsidRPr="003F0B0C" w:rsidRDefault="005F1F37" w:rsidP="005F1F37">
      <w:pPr>
        <w:pStyle w:val="ad"/>
        <w:rPr>
          <w:rFonts w:hAnsi="宋体" w:cs="宋体"/>
        </w:rPr>
      </w:pPr>
      <w:r w:rsidRPr="003F0B0C">
        <w:rPr>
          <w:rFonts w:hAnsi="宋体" w:cs="宋体" w:hint="eastAsia"/>
        </w:rPr>
        <w:t xml:space="preserve">                            search(n,mat,dfn,low,i,cnt,key);</w:t>
      </w:r>
    </w:p>
    <w:p w:rsidR="005F1F37" w:rsidRPr="003F0B0C" w:rsidRDefault="005F1F37" w:rsidP="005F1F37">
      <w:pPr>
        <w:pStyle w:val="ad"/>
        <w:rPr>
          <w:rFonts w:hAnsi="宋体" w:cs="宋体"/>
        </w:rPr>
      </w:pPr>
      <w:r w:rsidRPr="003F0B0C">
        <w:rPr>
          <w:rFonts w:hAnsi="宋体" w:cs="宋体" w:hint="eastAsia"/>
        </w:rPr>
        <w:t xml:space="preserve">                            if (low[i]&gt;dfn[now])</w:t>
      </w:r>
    </w:p>
    <w:p w:rsidR="005F1F37" w:rsidRPr="003F0B0C" w:rsidRDefault="005F1F37" w:rsidP="005F1F37">
      <w:pPr>
        <w:pStyle w:val="ad"/>
        <w:rPr>
          <w:rFonts w:hAnsi="宋体" w:cs="宋体"/>
        </w:rPr>
      </w:pPr>
      <w:r w:rsidRPr="003F0B0C">
        <w:rPr>
          <w:rFonts w:hAnsi="宋体" w:cs="宋体" w:hint="eastAsia"/>
        </w:rPr>
        <w:t xml:space="preserve">                                   key[cnt][0]=i,key[cnt++][1]=now;</w:t>
      </w:r>
    </w:p>
    <w:p w:rsidR="005F1F37" w:rsidRPr="003F0B0C" w:rsidRDefault="005F1F37" w:rsidP="005F1F37">
      <w:pPr>
        <w:pStyle w:val="ad"/>
        <w:rPr>
          <w:rFonts w:hAnsi="宋体" w:cs="宋体"/>
        </w:rPr>
      </w:pPr>
      <w:r w:rsidRPr="003F0B0C">
        <w:rPr>
          <w:rFonts w:hAnsi="宋体" w:cs="宋体" w:hint="eastAsia"/>
        </w:rPr>
        <w:t xml:space="preserve">                            if (low[i]&lt;low[now])</w:t>
      </w:r>
    </w:p>
    <w:p w:rsidR="005F1F37" w:rsidRPr="003F0B0C" w:rsidRDefault="005F1F37" w:rsidP="005F1F37">
      <w:pPr>
        <w:pStyle w:val="ad"/>
        <w:rPr>
          <w:rFonts w:hAnsi="宋体" w:cs="宋体"/>
        </w:rPr>
      </w:pPr>
      <w:r w:rsidRPr="003F0B0C">
        <w:rPr>
          <w:rFonts w:hAnsi="宋体" w:cs="宋体" w:hint="eastAsia"/>
        </w:rPr>
        <w:t xml:space="preserve">                                   low[now]=low[i];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else if (dfn[i]&lt;dfn[now]-1&amp;&amp;dfn[i]&lt;low[now])</w:t>
      </w:r>
    </w:p>
    <w:p w:rsidR="005F1F37" w:rsidRPr="003F0B0C" w:rsidRDefault="005F1F37" w:rsidP="005F1F37">
      <w:pPr>
        <w:pStyle w:val="ad"/>
        <w:rPr>
          <w:rFonts w:hAnsi="宋体" w:cs="宋体"/>
        </w:rPr>
      </w:pPr>
      <w:r w:rsidRPr="003F0B0C">
        <w:rPr>
          <w:rFonts w:hAnsi="宋体" w:cs="宋体" w:hint="eastAsia"/>
        </w:rPr>
        <w:t xml:space="preserve">                            low[now]=lev[i];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key_edge(int n,int mat[][MAXN],int key[][2]){</w:t>
      </w:r>
    </w:p>
    <w:p w:rsidR="005F1F37" w:rsidRPr="003F0B0C" w:rsidRDefault="005F1F37" w:rsidP="005F1F37">
      <w:pPr>
        <w:pStyle w:val="ad"/>
        <w:rPr>
          <w:rFonts w:hAnsi="宋体" w:cs="宋体"/>
        </w:rPr>
      </w:pPr>
      <w:r w:rsidRPr="003F0B0C">
        <w:rPr>
          <w:rFonts w:hAnsi="宋体" w:cs="宋体" w:hint="eastAsia"/>
        </w:rPr>
        <w:t xml:space="preserve">       int ret=0,i,dfn[MAXN],low[MAXN];</w:t>
      </w:r>
    </w:p>
    <w:p w:rsidR="005F1F37" w:rsidRPr="003F0B0C" w:rsidRDefault="005F1F37" w:rsidP="005F1F37">
      <w:pPr>
        <w:pStyle w:val="ad"/>
        <w:rPr>
          <w:rFonts w:hAnsi="宋体" w:cs="宋体"/>
        </w:rPr>
      </w:pPr>
      <w:r w:rsidRPr="003F0B0C">
        <w:rPr>
          <w:rFonts w:hAnsi="宋体" w:cs="宋体" w:hint="eastAsia"/>
        </w:rPr>
        <w:t xml:space="preserve">       for (i=0;i&lt;n;dfn[i++]=0);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(!dfn[i])</w:t>
      </w:r>
    </w:p>
    <w:p w:rsidR="005F1F37" w:rsidRPr="003F0B0C" w:rsidRDefault="005F1F37" w:rsidP="005F1F37">
      <w:pPr>
        <w:pStyle w:val="ad"/>
        <w:rPr>
          <w:rFonts w:hAnsi="宋体" w:cs="宋体"/>
        </w:rPr>
      </w:pPr>
      <w:r w:rsidRPr="003F0B0C">
        <w:rPr>
          <w:rFonts w:hAnsi="宋体" w:cs="宋体" w:hint="eastAsia"/>
        </w:rPr>
        <w:t xml:space="preserve">                     dfn[i]=1,bridge(n,mat,dfn,low,i,ret,key);</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7.3 无向图的块(bfs邻接阵)</w:t>
      </w:r>
    </w:p>
    <w:p w:rsidR="005F1F37" w:rsidRPr="003F0B0C" w:rsidRDefault="005F1F37" w:rsidP="005F1F37">
      <w:pPr>
        <w:pStyle w:val="ad"/>
        <w:rPr>
          <w:rFonts w:hAnsi="宋体" w:cs="宋体"/>
        </w:rPr>
      </w:pPr>
      <w:r w:rsidRPr="003F0B0C">
        <w:rPr>
          <w:rFonts w:hAnsi="宋体" w:cs="宋体" w:hint="eastAsia"/>
        </w:rPr>
        <w:t>//无向图的块,dfs邻接阵形式,O(n^2)</w:t>
      </w:r>
    </w:p>
    <w:p w:rsidR="005F1F37" w:rsidRPr="003F0B0C" w:rsidRDefault="005F1F37" w:rsidP="005F1F37">
      <w:pPr>
        <w:pStyle w:val="ad"/>
        <w:rPr>
          <w:rFonts w:hAnsi="宋体" w:cs="宋体"/>
        </w:rPr>
      </w:pPr>
      <w:r w:rsidRPr="003F0B0C">
        <w:rPr>
          <w:rFonts w:hAnsi="宋体" w:cs="宋体" w:hint="eastAsia"/>
        </w:rPr>
        <w:t>//每产生一个块调用dummy</w:t>
      </w:r>
    </w:p>
    <w:p w:rsidR="005F1F37" w:rsidRPr="003F0B0C" w:rsidRDefault="005F1F37" w:rsidP="005F1F37">
      <w:pPr>
        <w:pStyle w:val="ad"/>
        <w:rPr>
          <w:rFonts w:hAnsi="宋体" w:cs="宋体"/>
        </w:rPr>
      </w:pPr>
      <w:r w:rsidRPr="003F0B0C">
        <w:rPr>
          <w:rFonts w:hAnsi="宋体" w:cs="宋体" w:hint="eastAsia"/>
        </w:rPr>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#include &lt;iostream.h&gt;</w:t>
      </w:r>
    </w:p>
    <w:p w:rsidR="005F1F37" w:rsidRPr="003F0B0C" w:rsidRDefault="005F1F37" w:rsidP="005F1F37">
      <w:pPr>
        <w:pStyle w:val="ad"/>
        <w:rPr>
          <w:rFonts w:hAnsi="宋体" w:cs="宋体"/>
        </w:rPr>
      </w:pPr>
      <w:r w:rsidRPr="003F0B0C">
        <w:rPr>
          <w:rFonts w:hAnsi="宋体" w:cs="宋体" w:hint="eastAsia"/>
        </w:rPr>
        <w:t>void dummy(int n,int* a){</w:t>
      </w:r>
    </w:p>
    <w:p w:rsidR="005F1F37" w:rsidRPr="003F0B0C" w:rsidRDefault="005F1F37" w:rsidP="005F1F37">
      <w:pPr>
        <w:pStyle w:val="ad"/>
        <w:rPr>
          <w:rFonts w:hAnsi="宋体" w:cs="宋体"/>
        </w:rPr>
      </w:pPr>
      <w:r w:rsidRPr="003F0B0C">
        <w:rPr>
          <w:rFonts w:hAnsi="宋体" w:cs="宋体" w:hint="eastAsia"/>
        </w:rPr>
        <w:t xml:space="preserve">      for (int i=0;i&lt;n;i++)</w:t>
      </w:r>
    </w:p>
    <w:p w:rsidR="005F1F37" w:rsidRPr="003F0B0C" w:rsidRDefault="005F1F37" w:rsidP="005F1F37">
      <w:pPr>
        <w:pStyle w:val="ad"/>
        <w:rPr>
          <w:rFonts w:hAnsi="宋体" w:cs="宋体"/>
        </w:rPr>
      </w:pPr>
      <w:r w:rsidRPr="003F0B0C">
        <w:rPr>
          <w:rFonts w:hAnsi="宋体" w:cs="宋体" w:hint="eastAsia"/>
        </w:rPr>
        <w:t xml:space="preserve">              cout&lt;&lt;a[i]&lt;&lt;' ';</w:t>
      </w:r>
    </w:p>
    <w:p w:rsidR="005F1F37" w:rsidRPr="003F0B0C" w:rsidRDefault="005F1F37" w:rsidP="005F1F37">
      <w:pPr>
        <w:pStyle w:val="ad"/>
        <w:rPr>
          <w:rFonts w:hAnsi="宋体" w:cs="宋体"/>
        </w:rPr>
      </w:pPr>
      <w:r w:rsidRPr="003F0B0C">
        <w:rPr>
          <w:rFonts w:hAnsi="宋体" w:cs="宋体" w:hint="eastAsia"/>
        </w:rPr>
        <w:t xml:space="preserve">       cout&lt;&lt;endl;</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void search(int n,int mat[][MAXN],int* dfn,int* low,int now,int&amp; cnt,int* st,int&amp; </w:t>
      </w:r>
      <w:r w:rsidRPr="003F0B0C">
        <w:rPr>
          <w:rFonts w:hAnsi="宋体" w:cs="宋体" w:hint="eastAsia"/>
        </w:rPr>
        <w:lastRenderedPageBreak/>
        <w:t>sp){</w:t>
      </w:r>
    </w:p>
    <w:p w:rsidR="005F1F37" w:rsidRPr="003F0B0C" w:rsidRDefault="005F1F37" w:rsidP="005F1F37">
      <w:pPr>
        <w:pStyle w:val="ad"/>
        <w:rPr>
          <w:rFonts w:hAnsi="宋体" w:cs="宋体"/>
        </w:rPr>
      </w:pPr>
      <w:r w:rsidRPr="003F0B0C">
        <w:rPr>
          <w:rFonts w:hAnsi="宋体" w:cs="宋体" w:hint="eastAsia"/>
        </w:rPr>
        <w:t xml:space="preserve">       int i,m,a[MAXN];</w:t>
      </w:r>
    </w:p>
    <w:p w:rsidR="005F1F37" w:rsidRPr="003F0B0C" w:rsidRDefault="005F1F37" w:rsidP="005F1F37">
      <w:pPr>
        <w:pStyle w:val="ad"/>
        <w:rPr>
          <w:rFonts w:hAnsi="宋体" w:cs="宋体"/>
        </w:rPr>
      </w:pPr>
      <w:r w:rsidRPr="003F0B0C">
        <w:rPr>
          <w:rFonts w:hAnsi="宋体" w:cs="宋体" w:hint="eastAsia"/>
        </w:rPr>
        <w:t xml:space="preserve">       dfn[st[sp++]=now]=low[now]=++cnt;</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(mat[now][i]){</w:t>
      </w:r>
    </w:p>
    <w:p w:rsidR="005F1F37" w:rsidRPr="003F0B0C" w:rsidRDefault="005F1F37" w:rsidP="005F1F37">
      <w:pPr>
        <w:pStyle w:val="ad"/>
        <w:rPr>
          <w:rFonts w:hAnsi="宋体" w:cs="宋体"/>
        </w:rPr>
      </w:pPr>
      <w:r w:rsidRPr="003F0B0C">
        <w:rPr>
          <w:rFonts w:hAnsi="宋体" w:cs="宋体" w:hint="eastAsia"/>
        </w:rPr>
        <w:t xml:space="preserve">                     if (!dfn[i]){</w:t>
      </w:r>
    </w:p>
    <w:p w:rsidR="005F1F37" w:rsidRPr="003F0B0C" w:rsidRDefault="005F1F37" w:rsidP="005F1F37">
      <w:pPr>
        <w:pStyle w:val="ad"/>
        <w:rPr>
          <w:rFonts w:hAnsi="宋体" w:cs="宋体"/>
        </w:rPr>
      </w:pPr>
      <w:r w:rsidRPr="003F0B0C">
        <w:rPr>
          <w:rFonts w:hAnsi="宋体" w:cs="宋体" w:hint="eastAsia"/>
        </w:rPr>
        <w:t xml:space="preserve">                            search(n,mat,dfn,low,i,cnt,st,sp);</w:t>
      </w:r>
    </w:p>
    <w:p w:rsidR="005F1F37" w:rsidRPr="003F0B0C" w:rsidRDefault="005F1F37" w:rsidP="005F1F37">
      <w:pPr>
        <w:pStyle w:val="ad"/>
        <w:rPr>
          <w:rFonts w:hAnsi="宋体" w:cs="宋体"/>
        </w:rPr>
      </w:pPr>
      <w:r w:rsidRPr="003F0B0C">
        <w:rPr>
          <w:rFonts w:hAnsi="宋体" w:cs="宋体" w:hint="eastAsia"/>
        </w:rPr>
        <w:t xml:space="preserve">                            if (low[i]&lt;low[now])</w:t>
      </w:r>
    </w:p>
    <w:p w:rsidR="005F1F37" w:rsidRPr="003F0B0C" w:rsidRDefault="005F1F37" w:rsidP="005F1F37">
      <w:pPr>
        <w:pStyle w:val="ad"/>
        <w:rPr>
          <w:rFonts w:hAnsi="宋体" w:cs="宋体"/>
        </w:rPr>
      </w:pPr>
      <w:r w:rsidRPr="003F0B0C">
        <w:rPr>
          <w:rFonts w:hAnsi="宋体" w:cs="宋体" w:hint="eastAsia"/>
        </w:rPr>
        <w:t xml:space="preserve">                                   low[now]=low[i];</w:t>
      </w:r>
    </w:p>
    <w:p w:rsidR="005F1F37" w:rsidRPr="003F0B0C" w:rsidRDefault="005F1F37" w:rsidP="005F1F37">
      <w:pPr>
        <w:pStyle w:val="ad"/>
        <w:rPr>
          <w:rFonts w:hAnsi="宋体" w:cs="宋体"/>
        </w:rPr>
      </w:pPr>
      <w:r w:rsidRPr="003F0B0C">
        <w:rPr>
          <w:rFonts w:hAnsi="宋体" w:cs="宋体" w:hint="eastAsia"/>
        </w:rPr>
        <w:t xml:space="preserve">                            if (low[i]&gt;=dfn[now]){</w:t>
      </w:r>
    </w:p>
    <w:p w:rsidR="005F1F37" w:rsidRPr="003F0B0C" w:rsidRDefault="005F1F37" w:rsidP="005F1F37">
      <w:pPr>
        <w:pStyle w:val="ad"/>
        <w:rPr>
          <w:rFonts w:hAnsi="宋体" w:cs="宋体"/>
        </w:rPr>
      </w:pPr>
      <w:r w:rsidRPr="003F0B0C">
        <w:rPr>
          <w:rFonts w:hAnsi="宋体" w:cs="宋体" w:hint="eastAsia"/>
        </w:rPr>
        <w:t xml:space="preserve">                                   for (st[sp]=-1,a[0]=now,m=1;st[sp]!=i;a[m++]=st[--sp]);</w:t>
      </w:r>
    </w:p>
    <w:p w:rsidR="005F1F37" w:rsidRPr="003F0B0C" w:rsidRDefault="005F1F37" w:rsidP="005F1F37">
      <w:pPr>
        <w:pStyle w:val="ad"/>
        <w:rPr>
          <w:rFonts w:hAnsi="宋体" w:cs="宋体"/>
        </w:rPr>
      </w:pPr>
      <w:r w:rsidRPr="003F0B0C">
        <w:rPr>
          <w:rFonts w:hAnsi="宋体" w:cs="宋体" w:hint="eastAsia"/>
        </w:rPr>
        <w:t xml:space="preserve">                                   dummy(m,a);</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else if (dfn[i]&lt;low[now])</w:t>
      </w:r>
    </w:p>
    <w:p w:rsidR="005F1F37" w:rsidRPr="003F0B0C" w:rsidRDefault="005F1F37" w:rsidP="005F1F37">
      <w:pPr>
        <w:pStyle w:val="ad"/>
        <w:rPr>
          <w:rFonts w:hAnsi="宋体" w:cs="宋体"/>
        </w:rPr>
      </w:pPr>
      <w:r w:rsidRPr="003F0B0C">
        <w:rPr>
          <w:rFonts w:hAnsi="宋体" w:cs="宋体" w:hint="eastAsia"/>
        </w:rPr>
        <w:t xml:space="preserve">                            low[now]=dfn[i];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block(int n,int mat[][MAXN]){</w:t>
      </w:r>
    </w:p>
    <w:p w:rsidR="005F1F37" w:rsidRPr="003F0B0C" w:rsidRDefault="005F1F37" w:rsidP="005F1F37">
      <w:pPr>
        <w:pStyle w:val="ad"/>
        <w:rPr>
          <w:rFonts w:hAnsi="宋体" w:cs="宋体"/>
        </w:rPr>
      </w:pPr>
      <w:r w:rsidRPr="003F0B0C">
        <w:rPr>
          <w:rFonts w:hAnsi="宋体" w:cs="宋体" w:hint="eastAsia"/>
        </w:rPr>
        <w:t xml:space="preserve">       int i,cnt,dfn[MAXN],low[MAXN],st[MAXN],sp=0;</w:t>
      </w:r>
    </w:p>
    <w:p w:rsidR="005F1F37" w:rsidRPr="003F0B0C" w:rsidRDefault="005F1F37" w:rsidP="005F1F37">
      <w:pPr>
        <w:pStyle w:val="ad"/>
        <w:rPr>
          <w:rFonts w:hAnsi="宋体" w:cs="宋体"/>
        </w:rPr>
      </w:pPr>
      <w:r w:rsidRPr="003F0B0C">
        <w:rPr>
          <w:rFonts w:hAnsi="宋体" w:cs="宋体" w:hint="eastAsia"/>
        </w:rPr>
        <w:t xml:space="preserve">       for (i=0;i&lt;n;dfn[i++]=0);</w:t>
      </w:r>
    </w:p>
    <w:p w:rsidR="005F1F37" w:rsidRPr="003F0B0C" w:rsidRDefault="005F1F37" w:rsidP="005F1F37">
      <w:pPr>
        <w:pStyle w:val="ad"/>
        <w:rPr>
          <w:rFonts w:hAnsi="宋体" w:cs="宋体"/>
        </w:rPr>
      </w:pPr>
      <w:r w:rsidRPr="003F0B0C">
        <w:rPr>
          <w:rFonts w:hAnsi="宋体" w:cs="宋体" w:hint="eastAsia"/>
        </w:rPr>
        <w:t xml:space="preserve">       for (cnt=i=0;i&lt;n;i++)</w:t>
      </w:r>
    </w:p>
    <w:p w:rsidR="005F1F37" w:rsidRPr="003F0B0C" w:rsidRDefault="005F1F37" w:rsidP="005F1F37">
      <w:pPr>
        <w:pStyle w:val="ad"/>
        <w:rPr>
          <w:rFonts w:hAnsi="宋体" w:cs="宋体"/>
        </w:rPr>
      </w:pPr>
      <w:r w:rsidRPr="003F0B0C">
        <w:rPr>
          <w:rFonts w:hAnsi="宋体" w:cs="宋体" w:hint="eastAsia"/>
        </w:rPr>
        <w:t xml:space="preserve">              if (!dfn[i])</w:t>
      </w:r>
    </w:p>
    <w:p w:rsidR="005F1F37" w:rsidRPr="003F0B0C" w:rsidRDefault="005F1F37" w:rsidP="005F1F37">
      <w:pPr>
        <w:pStyle w:val="ad"/>
        <w:rPr>
          <w:rFonts w:hAnsi="宋体" w:cs="宋体"/>
        </w:rPr>
      </w:pPr>
      <w:r w:rsidRPr="003F0B0C">
        <w:rPr>
          <w:rFonts w:hAnsi="宋体" w:cs="宋体" w:hint="eastAsia"/>
        </w:rPr>
        <w:t xml:space="preserve">                     search(n,mat,dfn,low,i,cnt,st,sp);</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r w:rsidRPr="003F0B0C">
        <w:rPr>
          <w:rFonts w:hAnsi="宋体" w:cs="宋体" w:hint="eastAsia"/>
          <w:b/>
        </w:rPr>
        <w:t>7.4 无向图连通分支(dfs/bfs邻接阵)</w:t>
      </w:r>
    </w:p>
    <w:p w:rsidR="005F1F37" w:rsidRPr="003F0B0C" w:rsidRDefault="005F1F37" w:rsidP="005F1F37">
      <w:pPr>
        <w:pStyle w:val="ad"/>
        <w:rPr>
          <w:rFonts w:hAnsi="宋体" w:cs="宋体"/>
        </w:rPr>
      </w:pPr>
      <w:r w:rsidRPr="003F0B0C">
        <w:rPr>
          <w:rFonts w:hAnsi="宋体" w:cs="宋体" w:hint="eastAsia"/>
        </w:rPr>
        <w:t>//无向图连通分支,dfs邻接阵形式,O(n^2)</w:t>
      </w:r>
    </w:p>
    <w:p w:rsidR="005F1F37" w:rsidRPr="003F0B0C" w:rsidRDefault="005F1F37" w:rsidP="005F1F37">
      <w:pPr>
        <w:pStyle w:val="ad"/>
        <w:rPr>
          <w:rFonts w:hAnsi="宋体" w:cs="宋体"/>
        </w:rPr>
      </w:pPr>
      <w:r w:rsidRPr="003F0B0C">
        <w:rPr>
          <w:rFonts w:hAnsi="宋体" w:cs="宋体" w:hint="eastAsia"/>
        </w:rPr>
        <w:t>//返回分支数,id返回1..分支数的值</w:t>
      </w:r>
    </w:p>
    <w:p w:rsidR="005F1F37" w:rsidRPr="003F0B0C" w:rsidRDefault="005F1F37" w:rsidP="005F1F37">
      <w:pPr>
        <w:pStyle w:val="ad"/>
        <w:rPr>
          <w:rFonts w:hAnsi="宋体" w:cs="宋体"/>
        </w:rPr>
      </w:pPr>
      <w:r w:rsidRPr="003F0B0C">
        <w:rPr>
          <w:rFonts w:hAnsi="宋体" w:cs="宋体" w:hint="eastAsia"/>
        </w:rPr>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void floodfill(int n,int mat[][MAXN],int* id,int now,int tag){</w:t>
      </w:r>
    </w:p>
    <w:p w:rsidR="005F1F37" w:rsidRPr="003F0B0C" w:rsidRDefault="005F1F37" w:rsidP="005F1F37">
      <w:pPr>
        <w:pStyle w:val="ad"/>
        <w:rPr>
          <w:rFonts w:hAnsi="宋体" w:cs="宋体"/>
        </w:rPr>
      </w:pPr>
      <w:r w:rsidRPr="003F0B0C">
        <w:rPr>
          <w:rFonts w:hAnsi="宋体" w:cs="宋体" w:hint="eastAsia"/>
        </w:rPr>
        <w:t xml:space="preserve">       int i; </w:t>
      </w:r>
    </w:p>
    <w:p w:rsidR="005F1F37" w:rsidRPr="003F0B0C" w:rsidRDefault="005F1F37" w:rsidP="005F1F37">
      <w:pPr>
        <w:pStyle w:val="ad"/>
        <w:rPr>
          <w:rFonts w:hAnsi="宋体" w:cs="宋体"/>
        </w:rPr>
      </w:pPr>
      <w:r w:rsidRPr="003F0B0C">
        <w:rPr>
          <w:rFonts w:hAnsi="宋体" w:cs="宋体" w:hint="eastAsia"/>
        </w:rPr>
        <w:t xml:space="preserve">       for (id[now]=tag,i=0;i&lt;n;i++)</w:t>
      </w:r>
    </w:p>
    <w:p w:rsidR="005F1F37" w:rsidRPr="003F0B0C" w:rsidRDefault="005F1F37" w:rsidP="005F1F37">
      <w:pPr>
        <w:pStyle w:val="ad"/>
        <w:rPr>
          <w:rFonts w:hAnsi="宋体" w:cs="宋体"/>
        </w:rPr>
      </w:pPr>
      <w:r w:rsidRPr="003F0B0C">
        <w:rPr>
          <w:rFonts w:hAnsi="宋体" w:cs="宋体" w:hint="eastAsia"/>
        </w:rPr>
        <w:t xml:space="preserve">              if (!id[i]&amp;&amp;mat[now][i])</w:t>
      </w:r>
    </w:p>
    <w:p w:rsidR="005F1F37" w:rsidRPr="003F0B0C" w:rsidRDefault="005F1F37" w:rsidP="005F1F37">
      <w:pPr>
        <w:pStyle w:val="ad"/>
        <w:rPr>
          <w:rFonts w:hAnsi="宋体" w:cs="宋体"/>
        </w:rPr>
      </w:pPr>
      <w:r w:rsidRPr="003F0B0C">
        <w:rPr>
          <w:rFonts w:hAnsi="宋体" w:cs="宋体" w:hint="eastAsia"/>
        </w:rPr>
        <w:t xml:space="preserve">                     floodfill(n,mat,id,i,tag);</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find_components(int n,int mat[][MAXN],int* id){</w:t>
      </w:r>
    </w:p>
    <w:p w:rsidR="005F1F37" w:rsidRPr="003F0B0C" w:rsidRDefault="005F1F37" w:rsidP="005F1F37">
      <w:pPr>
        <w:pStyle w:val="ad"/>
        <w:rPr>
          <w:rFonts w:hAnsi="宋体" w:cs="宋体"/>
        </w:rPr>
      </w:pPr>
      <w:r w:rsidRPr="003F0B0C">
        <w:rPr>
          <w:rFonts w:hAnsi="宋体" w:cs="宋体" w:hint="eastAsia"/>
        </w:rPr>
        <w:t xml:space="preserve">       int ret,i;</w:t>
      </w:r>
    </w:p>
    <w:p w:rsidR="005F1F37" w:rsidRPr="003F0B0C" w:rsidRDefault="005F1F37" w:rsidP="005F1F37">
      <w:pPr>
        <w:pStyle w:val="ad"/>
        <w:rPr>
          <w:rFonts w:hAnsi="宋体" w:cs="宋体"/>
        </w:rPr>
      </w:pPr>
      <w:r w:rsidRPr="003F0B0C">
        <w:rPr>
          <w:rFonts w:hAnsi="宋体" w:cs="宋体" w:hint="eastAsia"/>
        </w:rPr>
        <w:t xml:space="preserve">       for (i=0;i&lt;n;id[i++]=0);</w:t>
      </w:r>
    </w:p>
    <w:p w:rsidR="005F1F37" w:rsidRPr="003F0B0C" w:rsidRDefault="005F1F37" w:rsidP="005F1F37">
      <w:pPr>
        <w:pStyle w:val="ad"/>
        <w:rPr>
          <w:rFonts w:hAnsi="宋体" w:cs="宋体"/>
        </w:rPr>
      </w:pPr>
      <w:r w:rsidRPr="003F0B0C">
        <w:rPr>
          <w:rFonts w:hAnsi="宋体" w:cs="宋体" w:hint="eastAsia"/>
        </w:rPr>
        <w:t xml:space="preserve">       for (ret=i=0;i&lt;n;i++)</w:t>
      </w:r>
    </w:p>
    <w:p w:rsidR="005F1F37" w:rsidRPr="003F0B0C" w:rsidRDefault="005F1F37" w:rsidP="005F1F37">
      <w:pPr>
        <w:pStyle w:val="ad"/>
        <w:rPr>
          <w:rFonts w:hAnsi="宋体" w:cs="宋体"/>
        </w:rPr>
      </w:pPr>
      <w:r w:rsidRPr="003F0B0C">
        <w:rPr>
          <w:rFonts w:hAnsi="宋体" w:cs="宋体" w:hint="eastAsia"/>
        </w:rPr>
        <w:t xml:space="preserve">              if (!id[i])</w:t>
      </w:r>
    </w:p>
    <w:p w:rsidR="005F1F37" w:rsidRPr="003F0B0C" w:rsidRDefault="005F1F37" w:rsidP="005F1F37">
      <w:pPr>
        <w:pStyle w:val="ad"/>
        <w:rPr>
          <w:rFonts w:hAnsi="宋体" w:cs="宋体"/>
        </w:rPr>
      </w:pPr>
      <w:r w:rsidRPr="003F0B0C">
        <w:rPr>
          <w:rFonts w:hAnsi="宋体" w:cs="宋体" w:hint="eastAsia"/>
        </w:rPr>
        <w:lastRenderedPageBreak/>
        <w:t xml:space="preserve">                     floodfill(n,mat,id,i,++ret);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//无向图连通分支,bfs邻接阵形式,O(n^2)</w:t>
      </w:r>
    </w:p>
    <w:p w:rsidR="005F1F37" w:rsidRPr="003F0B0C" w:rsidRDefault="005F1F37" w:rsidP="005F1F37">
      <w:pPr>
        <w:pStyle w:val="ad"/>
        <w:rPr>
          <w:rFonts w:hAnsi="宋体" w:cs="宋体"/>
        </w:rPr>
      </w:pPr>
      <w:r w:rsidRPr="003F0B0C">
        <w:rPr>
          <w:rFonts w:hAnsi="宋体" w:cs="宋体" w:hint="eastAsia"/>
        </w:rPr>
        <w:t>//返回分支数,id返回1..分支数的值</w:t>
      </w:r>
    </w:p>
    <w:p w:rsidR="005F1F37" w:rsidRPr="003F0B0C" w:rsidRDefault="005F1F37" w:rsidP="005F1F37">
      <w:pPr>
        <w:pStyle w:val="ad"/>
        <w:rPr>
          <w:rFonts w:hAnsi="宋体" w:cs="宋体"/>
        </w:rPr>
      </w:pPr>
      <w:r w:rsidRPr="003F0B0C">
        <w:rPr>
          <w:rFonts w:hAnsi="宋体" w:cs="宋体" w:hint="eastAsia"/>
        </w:rPr>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int find_components(int n,int mat[][MAXN],int* id){</w:t>
      </w:r>
    </w:p>
    <w:p w:rsidR="005F1F37" w:rsidRPr="003F0B0C" w:rsidRDefault="005F1F37" w:rsidP="005F1F37">
      <w:pPr>
        <w:pStyle w:val="ad"/>
        <w:rPr>
          <w:rFonts w:hAnsi="宋体" w:cs="宋体"/>
        </w:rPr>
      </w:pPr>
      <w:r w:rsidRPr="003F0B0C">
        <w:rPr>
          <w:rFonts w:hAnsi="宋体" w:cs="宋体" w:hint="eastAsia"/>
        </w:rPr>
        <w:t xml:space="preserve">   int ret,k,i,j,m;</w:t>
      </w:r>
    </w:p>
    <w:p w:rsidR="005F1F37" w:rsidRPr="003F0B0C" w:rsidRDefault="005F1F37" w:rsidP="005F1F37">
      <w:pPr>
        <w:pStyle w:val="ad"/>
        <w:rPr>
          <w:rFonts w:hAnsi="宋体" w:cs="宋体"/>
        </w:rPr>
      </w:pPr>
      <w:r w:rsidRPr="003F0B0C">
        <w:rPr>
          <w:rFonts w:hAnsi="宋体" w:cs="宋体" w:hint="eastAsia"/>
        </w:rPr>
        <w:t xml:space="preserve">   for (k=0;k&lt;n;id[k++]=0);</w:t>
      </w:r>
    </w:p>
    <w:p w:rsidR="005F1F37" w:rsidRPr="003F0B0C" w:rsidRDefault="005F1F37" w:rsidP="005F1F37">
      <w:pPr>
        <w:pStyle w:val="ad"/>
        <w:rPr>
          <w:rFonts w:hAnsi="宋体" w:cs="宋体"/>
        </w:rPr>
      </w:pPr>
      <w:r w:rsidRPr="003F0B0C">
        <w:rPr>
          <w:rFonts w:hAnsi="宋体" w:cs="宋体" w:hint="eastAsia"/>
        </w:rPr>
        <w:t xml:space="preserve">   for (ret=k=0;k&lt;n;k++)</w:t>
      </w:r>
    </w:p>
    <w:p w:rsidR="005F1F37" w:rsidRPr="003F0B0C" w:rsidRDefault="005F1F37" w:rsidP="005F1F37">
      <w:pPr>
        <w:pStyle w:val="ad"/>
        <w:rPr>
          <w:rFonts w:hAnsi="宋体" w:cs="宋体"/>
        </w:rPr>
      </w:pPr>
      <w:r w:rsidRPr="003F0B0C">
        <w:rPr>
          <w:rFonts w:hAnsi="宋体" w:cs="宋体" w:hint="eastAsia"/>
        </w:rPr>
        <w:t xml:space="preserve">          if (!id[k])</w:t>
      </w:r>
    </w:p>
    <w:p w:rsidR="005F1F37" w:rsidRPr="003F0B0C" w:rsidRDefault="005F1F37" w:rsidP="005F1F37">
      <w:pPr>
        <w:pStyle w:val="ad"/>
        <w:rPr>
          <w:rFonts w:hAnsi="宋体" w:cs="宋体"/>
        </w:rPr>
      </w:pPr>
      <w:r w:rsidRPr="003F0B0C">
        <w:rPr>
          <w:rFonts w:hAnsi="宋体" w:cs="宋体" w:hint="eastAsia"/>
        </w:rPr>
        <w:t xml:space="preserve">                 for (id[k]=-1,ret++,m=1;m;)</w:t>
      </w:r>
    </w:p>
    <w:p w:rsidR="005F1F37" w:rsidRPr="003F0B0C" w:rsidRDefault="005F1F37" w:rsidP="005F1F37">
      <w:pPr>
        <w:pStyle w:val="ad"/>
        <w:rPr>
          <w:rFonts w:hAnsi="宋体" w:cs="宋体"/>
        </w:rPr>
      </w:pPr>
      <w:r w:rsidRPr="003F0B0C">
        <w:rPr>
          <w:rFonts w:hAnsi="宋体" w:cs="宋体" w:hint="eastAsia"/>
        </w:rPr>
        <w:t xml:space="preserve">                        for (m=i=0;i&lt;n;i++)</w:t>
      </w:r>
    </w:p>
    <w:p w:rsidR="005F1F37" w:rsidRPr="003F0B0C" w:rsidRDefault="005F1F37" w:rsidP="005F1F37">
      <w:pPr>
        <w:pStyle w:val="ad"/>
        <w:rPr>
          <w:rFonts w:hAnsi="宋体" w:cs="宋体"/>
        </w:rPr>
      </w:pPr>
      <w:r w:rsidRPr="003F0B0C">
        <w:rPr>
          <w:rFonts w:hAnsi="宋体" w:cs="宋体" w:hint="eastAsia"/>
        </w:rPr>
        <w:t xml:space="preserve">                               if (id[i]==-1)</w:t>
      </w:r>
    </w:p>
    <w:p w:rsidR="005F1F37" w:rsidRPr="003F0B0C" w:rsidRDefault="005F1F37" w:rsidP="005F1F37">
      <w:pPr>
        <w:pStyle w:val="ad"/>
        <w:rPr>
          <w:rFonts w:hAnsi="宋体" w:cs="宋体"/>
        </w:rPr>
      </w:pPr>
      <w:r w:rsidRPr="003F0B0C">
        <w:rPr>
          <w:rFonts w:hAnsi="宋体" w:cs="宋体" w:hint="eastAsia"/>
        </w:rPr>
        <w:t xml:space="preserve">                                      for (m++,id[i]=ret,j=0;j&lt;n;j++)</w:t>
      </w:r>
    </w:p>
    <w:p w:rsidR="005F1F37" w:rsidRPr="003F0B0C" w:rsidRDefault="005F1F37" w:rsidP="005F1F37">
      <w:pPr>
        <w:pStyle w:val="ad"/>
        <w:rPr>
          <w:rFonts w:hAnsi="宋体" w:cs="宋体"/>
        </w:rPr>
      </w:pPr>
      <w:r w:rsidRPr="003F0B0C">
        <w:rPr>
          <w:rFonts w:hAnsi="宋体" w:cs="宋体" w:hint="eastAsia"/>
        </w:rPr>
        <w:t xml:space="preserve">                                             if (!id[j]&amp;&amp;mat[i][j])</w:t>
      </w:r>
    </w:p>
    <w:p w:rsidR="005F1F37" w:rsidRPr="003F0B0C" w:rsidRDefault="005F1F37" w:rsidP="005F1F37">
      <w:pPr>
        <w:pStyle w:val="ad"/>
        <w:rPr>
          <w:rFonts w:hAnsi="宋体" w:cs="宋体"/>
        </w:rPr>
      </w:pPr>
      <w:r w:rsidRPr="003F0B0C">
        <w:rPr>
          <w:rFonts w:hAnsi="宋体" w:cs="宋体" w:hint="eastAsia"/>
        </w:rPr>
        <w:t xml:space="preserve">                                                   id[j]=-1;</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7.5 有向图强连通分支(dfs/bfs邻接阵)</w:t>
      </w:r>
    </w:p>
    <w:p w:rsidR="005F1F37" w:rsidRPr="003F0B0C" w:rsidRDefault="005F1F37" w:rsidP="005F1F37">
      <w:pPr>
        <w:pStyle w:val="ad"/>
        <w:rPr>
          <w:rFonts w:hAnsi="宋体" w:cs="宋体"/>
        </w:rPr>
      </w:pPr>
      <w:r w:rsidRPr="003F0B0C">
        <w:rPr>
          <w:rFonts w:hAnsi="宋体" w:cs="宋体" w:hint="eastAsia"/>
        </w:rPr>
        <w:t>//有向图强连通分支,dfs邻接阵形式,O(n^2)</w:t>
      </w:r>
    </w:p>
    <w:p w:rsidR="005F1F37" w:rsidRPr="003F0B0C" w:rsidRDefault="005F1F37" w:rsidP="005F1F37">
      <w:pPr>
        <w:pStyle w:val="ad"/>
        <w:rPr>
          <w:rFonts w:hAnsi="宋体" w:cs="宋体"/>
        </w:rPr>
      </w:pPr>
      <w:r w:rsidRPr="003F0B0C">
        <w:rPr>
          <w:rFonts w:hAnsi="宋体" w:cs="宋体" w:hint="eastAsia"/>
        </w:rPr>
        <w:t>//返回分支数,id返回1..分支数的值</w:t>
      </w:r>
    </w:p>
    <w:p w:rsidR="005F1F37" w:rsidRPr="003F0B0C" w:rsidRDefault="005F1F37" w:rsidP="005F1F37">
      <w:pPr>
        <w:pStyle w:val="ad"/>
        <w:rPr>
          <w:rFonts w:hAnsi="宋体" w:cs="宋体"/>
        </w:rPr>
      </w:pPr>
      <w:r w:rsidRPr="003F0B0C">
        <w:rPr>
          <w:rFonts w:hAnsi="宋体" w:cs="宋体" w:hint="eastAsia"/>
        </w:rPr>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void search(int n,int mat[][MAXN],int* dfn,int* low,int now,int&amp; cnt,int&amp; tag,int* id,int* st,int&amp; sp){</w:t>
      </w:r>
    </w:p>
    <w:p w:rsidR="005F1F37" w:rsidRPr="003F0B0C" w:rsidRDefault="005F1F37" w:rsidP="005F1F37">
      <w:pPr>
        <w:pStyle w:val="ad"/>
        <w:rPr>
          <w:rFonts w:hAnsi="宋体" w:cs="宋体"/>
        </w:rPr>
      </w:pPr>
      <w:r w:rsidRPr="003F0B0C">
        <w:rPr>
          <w:rFonts w:hAnsi="宋体" w:cs="宋体" w:hint="eastAsia"/>
        </w:rPr>
        <w:t xml:space="preserve">       int i,j;</w:t>
      </w:r>
    </w:p>
    <w:p w:rsidR="005F1F37" w:rsidRPr="003F0B0C" w:rsidRDefault="005F1F37" w:rsidP="005F1F37">
      <w:pPr>
        <w:pStyle w:val="ad"/>
        <w:rPr>
          <w:rFonts w:hAnsi="宋体" w:cs="宋体"/>
        </w:rPr>
      </w:pPr>
      <w:r w:rsidRPr="003F0B0C">
        <w:rPr>
          <w:rFonts w:hAnsi="宋体" w:cs="宋体" w:hint="eastAsia"/>
        </w:rPr>
        <w:t xml:space="preserve">       dfn[st[sp++]=now]=low[now]=++cnt;</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(mat[now][i]){</w:t>
      </w:r>
    </w:p>
    <w:p w:rsidR="005F1F37" w:rsidRPr="003F0B0C" w:rsidRDefault="005F1F37" w:rsidP="005F1F37">
      <w:pPr>
        <w:pStyle w:val="ad"/>
        <w:rPr>
          <w:rFonts w:hAnsi="宋体" w:cs="宋体"/>
        </w:rPr>
      </w:pPr>
      <w:r w:rsidRPr="003F0B0C">
        <w:rPr>
          <w:rFonts w:hAnsi="宋体" w:cs="宋体" w:hint="eastAsia"/>
        </w:rPr>
        <w:t xml:space="preserve">                     if (!dfn[i]){</w:t>
      </w:r>
    </w:p>
    <w:p w:rsidR="005F1F37" w:rsidRPr="003F0B0C" w:rsidRDefault="005F1F37" w:rsidP="005F1F37">
      <w:pPr>
        <w:pStyle w:val="ad"/>
        <w:rPr>
          <w:rFonts w:hAnsi="宋体" w:cs="宋体"/>
        </w:rPr>
      </w:pPr>
      <w:r w:rsidRPr="003F0B0C">
        <w:rPr>
          <w:rFonts w:hAnsi="宋体" w:cs="宋体" w:hint="eastAsia"/>
        </w:rPr>
        <w:t xml:space="preserve">                            ssearch(n,mat,dfn,low,i,cnt,tag,id,st,sp);</w:t>
      </w:r>
    </w:p>
    <w:p w:rsidR="005F1F37" w:rsidRPr="003F0B0C" w:rsidRDefault="005F1F37" w:rsidP="005F1F37">
      <w:pPr>
        <w:pStyle w:val="ad"/>
        <w:rPr>
          <w:rFonts w:hAnsi="宋体" w:cs="宋体"/>
        </w:rPr>
      </w:pPr>
      <w:r w:rsidRPr="003F0B0C">
        <w:rPr>
          <w:rFonts w:hAnsi="宋体" w:cs="宋体" w:hint="eastAsia"/>
        </w:rPr>
        <w:t xml:space="preserve">                            if (low[i]&lt;low[now])</w:t>
      </w:r>
    </w:p>
    <w:p w:rsidR="005F1F37" w:rsidRPr="003F0B0C" w:rsidRDefault="005F1F37" w:rsidP="005F1F37">
      <w:pPr>
        <w:pStyle w:val="ad"/>
        <w:rPr>
          <w:rFonts w:hAnsi="宋体" w:cs="宋体"/>
        </w:rPr>
      </w:pPr>
      <w:r w:rsidRPr="003F0B0C">
        <w:rPr>
          <w:rFonts w:hAnsi="宋体" w:cs="宋体" w:hint="eastAsia"/>
        </w:rPr>
        <w:t xml:space="preserve">                                   low[now]=low[i];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else if (dfn[i]&lt;dfn[now]){</w:t>
      </w:r>
    </w:p>
    <w:p w:rsidR="005F1F37" w:rsidRPr="003F0B0C" w:rsidRDefault="005F1F37" w:rsidP="005F1F37">
      <w:pPr>
        <w:pStyle w:val="ad"/>
        <w:rPr>
          <w:rFonts w:hAnsi="宋体" w:cs="宋体"/>
        </w:rPr>
      </w:pPr>
      <w:r w:rsidRPr="003F0B0C">
        <w:rPr>
          <w:rFonts w:hAnsi="宋体" w:cs="宋体" w:hint="eastAsia"/>
        </w:rPr>
        <w:t xml:space="preserve">                           for (j=0;j&lt;sp&amp;&amp;st[j]!=i;j++);</w:t>
      </w:r>
    </w:p>
    <w:p w:rsidR="005F1F37" w:rsidRPr="003F0B0C" w:rsidRDefault="005F1F37" w:rsidP="005F1F37">
      <w:pPr>
        <w:pStyle w:val="ad"/>
        <w:rPr>
          <w:rFonts w:hAnsi="宋体" w:cs="宋体"/>
        </w:rPr>
      </w:pPr>
      <w:r w:rsidRPr="003F0B0C">
        <w:rPr>
          <w:rFonts w:hAnsi="宋体" w:cs="宋体" w:hint="eastAsia"/>
        </w:rPr>
        <w:t xml:space="preserve">                            if (j&lt;cnt&amp;&amp;dfn[i]&lt;low[now])</w:t>
      </w:r>
    </w:p>
    <w:p w:rsidR="005F1F37" w:rsidRPr="003F0B0C" w:rsidRDefault="005F1F37" w:rsidP="005F1F37">
      <w:pPr>
        <w:pStyle w:val="ad"/>
        <w:rPr>
          <w:rFonts w:hAnsi="宋体" w:cs="宋体"/>
        </w:rPr>
      </w:pPr>
      <w:r w:rsidRPr="003F0B0C">
        <w:rPr>
          <w:rFonts w:hAnsi="宋体" w:cs="宋体" w:hint="eastAsia"/>
        </w:rPr>
        <w:t xml:space="preserve">                                   low[now]=dfn[i];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lastRenderedPageBreak/>
        <w:t xml:space="preserve">       if (low[now]==dfn[now])</w:t>
      </w:r>
    </w:p>
    <w:p w:rsidR="005F1F37" w:rsidRPr="003F0B0C" w:rsidRDefault="005F1F37" w:rsidP="005F1F37">
      <w:pPr>
        <w:pStyle w:val="ad"/>
        <w:rPr>
          <w:rFonts w:hAnsi="宋体" w:cs="宋体"/>
        </w:rPr>
      </w:pPr>
      <w:r w:rsidRPr="003F0B0C">
        <w:rPr>
          <w:rFonts w:hAnsi="宋体" w:cs="宋体" w:hint="eastAsia"/>
        </w:rPr>
        <w:t xml:space="preserve">              for (tag++;st[sp]!=now;id[st[--sp]]=tag);</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find_components(int n,int mat[][MAXN],int* id){</w:t>
      </w:r>
    </w:p>
    <w:p w:rsidR="005F1F37" w:rsidRPr="003F0B0C" w:rsidRDefault="005F1F37" w:rsidP="005F1F37">
      <w:pPr>
        <w:pStyle w:val="ad"/>
        <w:rPr>
          <w:rFonts w:hAnsi="宋体" w:cs="宋体"/>
        </w:rPr>
      </w:pPr>
      <w:r w:rsidRPr="003F0B0C">
        <w:rPr>
          <w:rFonts w:hAnsi="宋体" w:cs="宋体" w:hint="eastAsia"/>
        </w:rPr>
        <w:t xml:space="preserve">       int ret=0,i,cnt,sp,st[MAXN],dfn[MAXN],low[MAXN];</w:t>
      </w:r>
    </w:p>
    <w:p w:rsidR="005F1F37" w:rsidRPr="003F0B0C" w:rsidRDefault="005F1F37" w:rsidP="005F1F37">
      <w:pPr>
        <w:pStyle w:val="ad"/>
        <w:rPr>
          <w:rFonts w:hAnsi="宋体" w:cs="宋体"/>
        </w:rPr>
      </w:pPr>
      <w:r w:rsidRPr="003F0B0C">
        <w:rPr>
          <w:rFonts w:hAnsi="宋体" w:cs="宋体" w:hint="eastAsia"/>
        </w:rPr>
        <w:t xml:space="preserve">       for (i=0;i&lt;n;dfn[i++]=0);</w:t>
      </w:r>
    </w:p>
    <w:p w:rsidR="005F1F37" w:rsidRPr="003F0B0C" w:rsidRDefault="005F1F37" w:rsidP="005F1F37">
      <w:pPr>
        <w:pStyle w:val="ad"/>
        <w:rPr>
          <w:rFonts w:hAnsi="宋体" w:cs="宋体"/>
        </w:rPr>
      </w:pPr>
      <w:r w:rsidRPr="003F0B0C">
        <w:rPr>
          <w:rFonts w:hAnsi="宋体" w:cs="宋体" w:hint="eastAsia"/>
        </w:rPr>
        <w:t xml:space="preserve">       for (sp=cnt=i=0;i&lt;n;i++)</w:t>
      </w:r>
    </w:p>
    <w:p w:rsidR="005F1F37" w:rsidRPr="003F0B0C" w:rsidRDefault="005F1F37" w:rsidP="005F1F37">
      <w:pPr>
        <w:pStyle w:val="ad"/>
        <w:rPr>
          <w:rFonts w:hAnsi="宋体" w:cs="宋体"/>
        </w:rPr>
      </w:pPr>
      <w:r w:rsidRPr="003F0B0C">
        <w:rPr>
          <w:rFonts w:hAnsi="宋体" w:cs="宋体" w:hint="eastAsia"/>
        </w:rPr>
        <w:t xml:space="preserve">              if (!dfn[i])</w:t>
      </w:r>
    </w:p>
    <w:p w:rsidR="005F1F37" w:rsidRPr="003F0B0C" w:rsidRDefault="005F1F37" w:rsidP="005F1F37">
      <w:pPr>
        <w:pStyle w:val="ad"/>
        <w:rPr>
          <w:rFonts w:hAnsi="宋体" w:cs="宋体"/>
        </w:rPr>
      </w:pPr>
      <w:r w:rsidRPr="003F0B0C">
        <w:rPr>
          <w:rFonts w:hAnsi="宋体" w:cs="宋体" w:hint="eastAsia"/>
        </w:rPr>
        <w:t xml:space="preserve">                     search(n,mat,dfn,low,i,cnt,ret,id,st,sp);</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//有向图强连通分支,bfs邻接阵形式,O(n^2)</w:t>
      </w:r>
    </w:p>
    <w:p w:rsidR="005F1F37" w:rsidRPr="003F0B0C" w:rsidRDefault="005F1F37" w:rsidP="005F1F37">
      <w:pPr>
        <w:pStyle w:val="ad"/>
        <w:rPr>
          <w:rFonts w:hAnsi="宋体" w:cs="宋体"/>
        </w:rPr>
      </w:pPr>
      <w:r w:rsidRPr="003F0B0C">
        <w:rPr>
          <w:rFonts w:hAnsi="宋体" w:cs="宋体" w:hint="eastAsia"/>
        </w:rPr>
        <w:t>//返回分支数,id返回1..分支数的值</w:t>
      </w:r>
    </w:p>
    <w:p w:rsidR="005F1F37" w:rsidRPr="003F0B0C" w:rsidRDefault="005F1F37" w:rsidP="005F1F37">
      <w:pPr>
        <w:pStyle w:val="ad"/>
        <w:rPr>
          <w:rFonts w:hAnsi="宋体" w:cs="宋体"/>
        </w:rPr>
      </w:pPr>
      <w:r w:rsidRPr="003F0B0C">
        <w:rPr>
          <w:rFonts w:hAnsi="宋体" w:cs="宋体" w:hint="eastAsia"/>
        </w:rPr>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int find_components(int n,int mat[][MAXN],int* id){</w:t>
      </w:r>
    </w:p>
    <w:p w:rsidR="005F1F37" w:rsidRPr="003F0B0C" w:rsidRDefault="005F1F37" w:rsidP="005F1F37">
      <w:pPr>
        <w:pStyle w:val="ad"/>
        <w:rPr>
          <w:rFonts w:hAnsi="宋体" w:cs="宋体"/>
        </w:rPr>
      </w:pPr>
      <w:r w:rsidRPr="003F0B0C">
        <w:rPr>
          <w:rFonts w:hAnsi="宋体" w:cs="宋体" w:hint="eastAsia"/>
        </w:rPr>
        <w:t xml:space="preserve">       int ret=0,a[MAXN],b[MAXN],c[MAXN],d[MAXN],i,j,k,t;</w:t>
      </w:r>
    </w:p>
    <w:p w:rsidR="005F1F37" w:rsidRPr="003F0B0C" w:rsidRDefault="005F1F37" w:rsidP="005F1F37">
      <w:pPr>
        <w:pStyle w:val="ad"/>
        <w:rPr>
          <w:rFonts w:hAnsi="宋体" w:cs="宋体"/>
        </w:rPr>
      </w:pPr>
      <w:r w:rsidRPr="003F0B0C">
        <w:rPr>
          <w:rFonts w:hAnsi="宋体" w:cs="宋体" w:hint="eastAsia"/>
        </w:rPr>
        <w:t xml:space="preserve">       for (k=0;k&lt;n;id[k++]=0);</w:t>
      </w:r>
    </w:p>
    <w:p w:rsidR="005F1F37" w:rsidRPr="003F0B0C" w:rsidRDefault="005F1F37" w:rsidP="005F1F37">
      <w:pPr>
        <w:pStyle w:val="ad"/>
        <w:rPr>
          <w:rFonts w:hAnsi="宋体" w:cs="宋体"/>
        </w:rPr>
      </w:pPr>
      <w:r w:rsidRPr="003F0B0C">
        <w:rPr>
          <w:rFonts w:hAnsi="宋体" w:cs="宋体" w:hint="eastAsia"/>
        </w:rPr>
        <w:t xml:space="preserve">       for (k=0;k&lt;n;k++)</w:t>
      </w:r>
    </w:p>
    <w:p w:rsidR="005F1F37" w:rsidRPr="003F0B0C" w:rsidRDefault="005F1F37" w:rsidP="005F1F37">
      <w:pPr>
        <w:pStyle w:val="ad"/>
        <w:rPr>
          <w:rFonts w:hAnsi="宋体" w:cs="宋体"/>
        </w:rPr>
      </w:pPr>
      <w:r w:rsidRPr="003F0B0C">
        <w:rPr>
          <w:rFonts w:hAnsi="宋体" w:cs="宋体" w:hint="eastAsia"/>
        </w:rPr>
        <w:t xml:space="preserve">             if (!id[k]){</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a[i]=b[i]=c[i]=d[i]=0;</w:t>
      </w:r>
    </w:p>
    <w:p w:rsidR="005F1F37" w:rsidRPr="003F0B0C" w:rsidRDefault="005F1F37" w:rsidP="005F1F37">
      <w:pPr>
        <w:pStyle w:val="ad"/>
        <w:rPr>
          <w:rFonts w:hAnsi="宋体" w:cs="宋体"/>
        </w:rPr>
      </w:pPr>
      <w:r w:rsidRPr="003F0B0C">
        <w:rPr>
          <w:rFonts w:hAnsi="宋体" w:cs="宋体" w:hint="eastAsia"/>
        </w:rPr>
        <w:t xml:space="preserve">                     a[k]=b[k]=1;</w:t>
      </w:r>
    </w:p>
    <w:p w:rsidR="005F1F37" w:rsidRPr="003F0B0C" w:rsidRDefault="005F1F37" w:rsidP="005F1F37">
      <w:pPr>
        <w:pStyle w:val="ad"/>
        <w:rPr>
          <w:rFonts w:hAnsi="宋体" w:cs="宋体"/>
        </w:rPr>
      </w:pPr>
      <w:r w:rsidRPr="003F0B0C">
        <w:rPr>
          <w:rFonts w:hAnsi="宋体" w:cs="宋体" w:hint="eastAsia"/>
        </w:rPr>
        <w:t xml:space="preserve">                    for (t=1;t;)</w:t>
      </w:r>
    </w:p>
    <w:p w:rsidR="005F1F37" w:rsidRPr="003F0B0C" w:rsidRDefault="005F1F37" w:rsidP="005F1F37">
      <w:pPr>
        <w:pStyle w:val="ad"/>
        <w:rPr>
          <w:rFonts w:hAnsi="宋体" w:cs="宋体"/>
        </w:rPr>
      </w:pPr>
      <w:r w:rsidRPr="003F0B0C">
        <w:rPr>
          <w:rFonts w:hAnsi="宋体" w:cs="宋体" w:hint="eastAsia"/>
        </w:rPr>
        <w:t xml:space="preserve">                            for (t=i=0;i&lt;n;i++){</w:t>
      </w:r>
    </w:p>
    <w:p w:rsidR="005F1F37" w:rsidRPr="003F0B0C" w:rsidRDefault="005F1F37" w:rsidP="005F1F37">
      <w:pPr>
        <w:pStyle w:val="ad"/>
        <w:rPr>
          <w:rFonts w:hAnsi="宋体" w:cs="宋体"/>
        </w:rPr>
      </w:pPr>
      <w:r w:rsidRPr="003F0B0C">
        <w:rPr>
          <w:rFonts w:hAnsi="宋体" w:cs="宋体" w:hint="eastAsia"/>
        </w:rPr>
        <w:t xml:space="preserve">                                   if (a[i]&amp;&amp;!c[i])</w:t>
      </w:r>
    </w:p>
    <w:p w:rsidR="005F1F37" w:rsidRPr="003F0B0C" w:rsidRDefault="005F1F37" w:rsidP="005F1F37">
      <w:pPr>
        <w:pStyle w:val="ad"/>
        <w:rPr>
          <w:rFonts w:hAnsi="宋体" w:cs="宋体"/>
        </w:rPr>
      </w:pPr>
      <w:r w:rsidRPr="003F0B0C">
        <w:rPr>
          <w:rFonts w:hAnsi="宋体" w:cs="宋体" w:hint="eastAsia"/>
        </w:rPr>
        <w:t xml:space="preserve">                                          for (c[i]=t=1,j=0;j&lt;n;j++)</w:t>
      </w:r>
    </w:p>
    <w:p w:rsidR="005F1F37" w:rsidRPr="003F0B0C" w:rsidRDefault="005F1F37" w:rsidP="005F1F37">
      <w:pPr>
        <w:pStyle w:val="ad"/>
        <w:rPr>
          <w:rFonts w:hAnsi="宋体" w:cs="宋体"/>
        </w:rPr>
      </w:pPr>
      <w:r w:rsidRPr="003F0B0C">
        <w:rPr>
          <w:rFonts w:hAnsi="宋体" w:cs="宋体" w:hint="eastAsia"/>
        </w:rPr>
        <w:t xml:space="preserve">                                                 if (mat[i][j]&amp;&amp;!a[j])</w:t>
      </w:r>
    </w:p>
    <w:p w:rsidR="005F1F37" w:rsidRPr="003F0B0C" w:rsidRDefault="005F1F37" w:rsidP="005F1F37">
      <w:pPr>
        <w:pStyle w:val="ad"/>
        <w:rPr>
          <w:rFonts w:hAnsi="宋体" w:cs="宋体"/>
        </w:rPr>
      </w:pPr>
      <w:r w:rsidRPr="003F0B0C">
        <w:rPr>
          <w:rFonts w:hAnsi="宋体" w:cs="宋体" w:hint="eastAsia"/>
        </w:rPr>
        <w:t xml:space="preserve">                                                        a[j]=1;</w:t>
      </w:r>
    </w:p>
    <w:p w:rsidR="005F1F37" w:rsidRPr="003F0B0C" w:rsidRDefault="005F1F37" w:rsidP="005F1F37">
      <w:pPr>
        <w:pStyle w:val="ad"/>
        <w:rPr>
          <w:rFonts w:hAnsi="宋体" w:cs="宋体"/>
        </w:rPr>
      </w:pPr>
      <w:r w:rsidRPr="003F0B0C">
        <w:rPr>
          <w:rFonts w:hAnsi="宋体" w:cs="宋体" w:hint="eastAsia"/>
        </w:rPr>
        <w:t xml:space="preserve">                                   if (b[i]&amp;&amp;!d[i])</w:t>
      </w:r>
    </w:p>
    <w:p w:rsidR="005F1F37" w:rsidRPr="003F0B0C" w:rsidRDefault="005F1F37" w:rsidP="005F1F37">
      <w:pPr>
        <w:pStyle w:val="ad"/>
        <w:rPr>
          <w:rFonts w:hAnsi="宋体" w:cs="宋体"/>
        </w:rPr>
      </w:pPr>
      <w:r w:rsidRPr="003F0B0C">
        <w:rPr>
          <w:rFonts w:hAnsi="宋体" w:cs="宋体" w:hint="eastAsia"/>
        </w:rPr>
        <w:t xml:space="preserve">                                          for (d[i]=t=1,j=0;j&lt;n;j++)</w:t>
      </w:r>
    </w:p>
    <w:p w:rsidR="005F1F37" w:rsidRPr="003F0B0C" w:rsidRDefault="005F1F37" w:rsidP="005F1F37">
      <w:pPr>
        <w:pStyle w:val="ad"/>
        <w:rPr>
          <w:rFonts w:hAnsi="宋体" w:cs="宋体"/>
        </w:rPr>
      </w:pPr>
      <w:r w:rsidRPr="003F0B0C">
        <w:rPr>
          <w:rFonts w:hAnsi="宋体" w:cs="宋体" w:hint="eastAsia"/>
        </w:rPr>
        <w:t xml:space="preserve">                                                 if (mat[j][i]&amp;&amp;!b[j])</w:t>
      </w:r>
    </w:p>
    <w:p w:rsidR="005F1F37" w:rsidRPr="003F0B0C" w:rsidRDefault="005F1F37" w:rsidP="005F1F37">
      <w:pPr>
        <w:pStyle w:val="ad"/>
        <w:rPr>
          <w:rFonts w:hAnsi="宋体" w:cs="宋体"/>
        </w:rPr>
      </w:pPr>
      <w:r w:rsidRPr="003F0B0C">
        <w:rPr>
          <w:rFonts w:hAnsi="宋体" w:cs="宋体" w:hint="eastAsia"/>
        </w:rPr>
        <w:t xml:space="preserve">                                                        b[j]=1;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(ret++,i=0;i&lt;n;i++)</w:t>
      </w:r>
    </w:p>
    <w:p w:rsidR="005F1F37" w:rsidRPr="003F0B0C" w:rsidRDefault="005F1F37" w:rsidP="005F1F37">
      <w:pPr>
        <w:pStyle w:val="ad"/>
        <w:rPr>
          <w:rFonts w:hAnsi="宋体" w:cs="宋体"/>
        </w:rPr>
      </w:pPr>
      <w:r w:rsidRPr="003F0B0C">
        <w:rPr>
          <w:rFonts w:hAnsi="宋体" w:cs="宋体" w:hint="eastAsia"/>
        </w:rPr>
        <w:t xml:space="preserve">                            if (a[i]&amp;b[i])</w:t>
      </w:r>
    </w:p>
    <w:p w:rsidR="005F1F37" w:rsidRPr="003F0B0C" w:rsidRDefault="005F1F37" w:rsidP="005F1F37">
      <w:pPr>
        <w:pStyle w:val="ad"/>
        <w:rPr>
          <w:rFonts w:hAnsi="宋体" w:cs="宋体"/>
        </w:rPr>
      </w:pPr>
      <w:r w:rsidRPr="003F0B0C">
        <w:rPr>
          <w:rFonts w:hAnsi="宋体" w:cs="宋体" w:hint="eastAsia"/>
        </w:rPr>
        <w:t xml:space="preserve">                                   id[i]=ret;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7.6 有向图最小点基(邻接阵)</w:t>
      </w:r>
    </w:p>
    <w:p w:rsidR="005F1F37" w:rsidRPr="003F0B0C" w:rsidRDefault="005F1F37" w:rsidP="005F1F37">
      <w:pPr>
        <w:pStyle w:val="ad"/>
        <w:rPr>
          <w:rFonts w:hAnsi="宋体" w:cs="宋体"/>
        </w:rPr>
      </w:pPr>
      <w:r w:rsidRPr="003F0B0C">
        <w:rPr>
          <w:rFonts w:hAnsi="宋体" w:cs="宋体" w:hint="eastAsia"/>
        </w:rPr>
        <w:t>//有向图最小点基,邻接阵形式,O(n^2)</w:t>
      </w:r>
    </w:p>
    <w:p w:rsidR="005F1F37" w:rsidRPr="003F0B0C" w:rsidRDefault="005F1F37" w:rsidP="005F1F37">
      <w:pPr>
        <w:pStyle w:val="ad"/>
        <w:rPr>
          <w:rFonts w:hAnsi="宋体" w:cs="宋体"/>
        </w:rPr>
      </w:pPr>
      <w:r w:rsidRPr="003F0B0C">
        <w:rPr>
          <w:rFonts w:hAnsi="宋体" w:cs="宋体" w:hint="eastAsia"/>
        </w:rPr>
        <w:t>//返回电集大小和点集</w:t>
      </w:r>
    </w:p>
    <w:p w:rsidR="005F1F37" w:rsidRPr="003F0B0C" w:rsidRDefault="005F1F37" w:rsidP="005F1F37">
      <w:pPr>
        <w:pStyle w:val="ad"/>
        <w:rPr>
          <w:rFonts w:hAnsi="宋体" w:cs="宋体"/>
        </w:rPr>
      </w:pPr>
      <w:r w:rsidRPr="003F0B0C">
        <w:rPr>
          <w:rFonts w:hAnsi="宋体" w:cs="宋体" w:hint="eastAsia"/>
        </w:rPr>
        <w:lastRenderedPageBreak/>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//需要调用强连通分支</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int base_vertex(int n,int mat[][MAXN],int* sets){</w:t>
      </w:r>
    </w:p>
    <w:p w:rsidR="005F1F37" w:rsidRPr="003F0B0C" w:rsidRDefault="005F1F37" w:rsidP="005F1F37">
      <w:pPr>
        <w:pStyle w:val="ad"/>
        <w:rPr>
          <w:rFonts w:hAnsi="宋体" w:cs="宋体"/>
        </w:rPr>
      </w:pPr>
      <w:r w:rsidRPr="003F0B0C">
        <w:rPr>
          <w:rFonts w:hAnsi="宋体" w:cs="宋体" w:hint="eastAsia"/>
        </w:rPr>
        <w:t xml:space="preserve">       int ret=0,id[MAXN],v[MAXN],i,j;</w:t>
      </w:r>
    </w:p>
    <w:p w:rsidR="005F1F37" w:rsidRPr="003F0B0C" w:rsidRDefault="005F1F37" w:rsidP="005F1F37">
      <w:pPr>
        <w:pStyle w:val="ad"/>
        <w:rPr>
          <w:rFonts w:hAnsi="宋体" w:cs="宋体"/>
        </w:rPr>
      </w:pPr>
      <w:r w:rsidRPr="003F0B0C">
        <w:rPr>
          <w:rFonts w:hAnsi="宋体" w:cs="宋体" w:hint="eastAsia"/>
        </w:rPr>
        <w:t xml:space="preserve">       j=find_components(n,mat,id);</w:t>
      </w:r>
    </w:p>
    <w:p w:rsidR="005F1F37" w:rsidRPr="003F0B0C" w:rsidRDefault="005F1F37" w:rsidP="005F1F37">
      <w:pPr>
        <w:pStyle w:val="ad"/>
        <w:rPr>
          <w:rFonts w:hAnsi="宋体" w:cs="宋体"/>
        </w:rPr>
      </w:pPr>
      <w:r w:rsidRPr="003F0B0C">
        <w:rPr>
          <w:rFonts w:hAnsi="宋体" w:cs="宋体" w:hint="eastAsia"/>
        </w:rPr>
        <w:t xml:space="preserve">      for (i=0;i&lt;j;v[i++]=1);</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if (id[i]!=id[j]&amp;&amp;mat[i][j])</w:t>
      </w:r>
    </w:p>
    <w:p w:rsidR="005F1F37" w:rsidRPr="003F0B0C" w:rsidRDefault="005F1F37" w:rsidP="005F1F37">
      <w:pPr>
        <w:pStyle w:val="ad"/>
        <w:rPr>
          <w:rFonts w:hAnsi="宋体" w:cs="宋体"/>
        </w:rPr>
      </w:pPr>
      <w:r w:rsidRPr="003F0B0C">
        <w:rPr>
          <w:rFonts w:hAnsi="宋体" w:cs="宋体" w:hint="eastAsia"/>
        </w:rPr>
        <w:t xml:space="preserve">                            v[id[j]-1]=0;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(v[id[i]-1])</w:t>
      </w:r>
    </w:p>
    <w:p w:rsidR="005F1F37" w:rsidRPr="003F0B0C" w:rsidRDefault="005F1F37" w:rsidP="005F1F37">
      <w:pPr>
        <w:pStyle w:val="ad"/>
        <w:rPr>
          <w:rFonts w:hAnsi="宋体" w:cs="宋体"/>
        </w:rPr>
      </w:pPr>
      <w:r w:rsidRPr="003F0B0C">
        <w:rPr>
          <w:rFonts w:hAnsi="宋体" w:cs="宋体" w:hint="eastAsia"/>
        </w:rPr>
        <w:t xml:space="preserve">                     v[id[sets[ret++]=i]-1]=0;</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0772">
      <w:pPr>
        <w:pStyle w:val="ad"/>
        <w:outlineLvl w:val="1"/>
        <w:rPr>
          <w:rFonts w:hAnsi="宋体" w:cs="宋体"/>
          <w:b/>
          <w:sz w:val="24"/>
          <w:szCs w:val="24"/>
        </w:rPr>
      </w:pPr>
      <w:bookmarkStart w:id="326" w:name="_Toc521432018"/>
      <w:r w:rsidRPr="003F0B0C">
        <w:rPr>
          <w:rFonts w:hAnsi="宋体" w:cs="宋体" w:hint="eastAsia"/>
          <w:b/>
          <w:sz w:val="24"/>
          <w:szCs w:val="24"/>
        </w:rPr>
        <w:t>8、图论—匹配</w:t>
      </w:r>
      <w:bookmarkEnd w:id="326"/>
    </w:p>
    <w:p w:rsidR="005F1F37" w:rsidRPr="003F0B0C" w:rsidRDefault="005F1F37" w:rsidP="005F0772">
      <w:pPr>
        <w:pStyle w:val="ad"/>
        <w:outlineLvl w:val="2"/>
        <w:rPr>
          <w:rFonts w:hAnsi="宋体" w:cs="宋体"/>
          <w:b/>
        </w:rPr>
      </w:pPr>
      <w:bookmarkStart w:id="327" w:name="_Toc521432019"/>
      <w:r w:rsidRPr="003F0B0C">
        <w:rPr>
          <w:rFonts w:hAnsi="宋体" w:cs="宋体" w:hint="eastAsia"/>
          <w:b/>
        </w:rPr>
        <w:t>8.1 二分图最大匹配(hungary邻接表)</w:t>
      </w:r>
      <w:bookmarkEnd w:id="327"/>
      <w:r w:rsidRPr="003F0B0C">
        <w:rPr>
          <w:rFonts w:hAnsi="宋体" w:cs="宋体" w:hint="eastAsia"/>
          <w:b/>
        </w:rPr>
        <w:t xml:space="preserve"> </w:t>
      </w:r>
    </w:p>
    <w:p w:rsidR="005F1F37" w:rsidRPr="003F0B0C" w:rsidRDefault="005F1F37" w:rsidP="005F1F37">
      <w:pPr>
        <w:pStyle w:val="ad"/>
        <w:rPr>
          <w:rFonts w:hAnsi="宋体" w:cs="宋体"/>
        </w:rPr>
      </w:pPr>
      <w:r w:rsidRPr="003F0B0C">
        <w:rPr>
          <w:rFonts w:hAnsi="宋体" w:cs="宋体" w:hint="eastAsia"/>
        </w:rPr>
        <w:t>//二分图最大匹配,hungary算法,邻接表形式,复杂度O(m*e)</w:t>
      </w:r>
    </w:p>
    <w:p w:rsidR="005F1F37" w:rsidRPr="003F0B0C" w:rsidRDefault="005F1F37" w:rsidP="005F1F37">
      <w:pPr>
        <w:pStyle w:val="ad"/>
        <w:rPr>
          <w:rFonts w:hAnsi="宋体" w:cs="宋体"/>
        </w:rPr>
      </w:pPr>
      <w:r w:rsidRPr="003F0B0C">
        <w:rPr>
          <w:rFonts w:hAnsi="宋体" w:cs="宋体" w:hint="eastAsia"/>
        </w:rPr>
        <w:t>//返回最大匹配数,传入二分图大小m,n和邻接表list(只需一边)</w:t>
      </w:r>
    </w:p>
    <w:p w:rsidR="005F1F37" w:rsidRPr="003F0B0C" w:rsidRDefault="005F1F37" w:rsidP="005F1F37">
      <w:pPr>
        <w:pStyle w:val="ad"/>
        <w:rPr>
          <w:rFonts w:hAnsi="宋体" w:cs="宋体"/>
        </w:rPr>
      </w:pPr>
      <w:r w:rsidRPr="003F0B0C">
        <w:rPr>
          <w:rFonts w:hAnsi="宋体" w:cs="宋体" w:hint="eastAsia"/>
        </w:rPr>
        <w:t>//match1,match2返回一个最大匹配,未匹配顶点match值为-1</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310</w:t>
      </w:r>
    </w:p>
    <w:p w:rsidR="005F1F37" w:rsidRPr="003F0B0C" w:rsidRDefault="005F1F37" w:rsidP="005F1F37">
      <w:pPr>
        <w:pStyle w:val="ad"/>
        <w:rPr>
          <w:rFonts w:hAnsi="宋体" w:cs="宋体"/>
        </w:rPr>
      </w:pPr>
      <w:r w:rsidRPr="003F0B0C">
        <w:rPr>
          <w:rFonts w:hAnsi="宋体" w:cs="宋体" w:hint="eastAsia"/>
        </w:rPr>
        <w:t>#define _clr(x) memset(x,0xff,sizeof(int)*MAXN)</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from,to;</w:t>
      </w:r>
    </w:p>
    <w:p w:rsidR="005F1F37" w:rsidRPr="003F0B0C" w:rsidRDefault="005F1F37" w:rsidP="005F1F37">
      <w:pPr>
        <w:pStyle w:val="ad"/>
        <w:rPr>
          <w:rFonts w:hAnsi="宋体" w:cs="宋体"/>
        </w:rPr>
      </w:pPr>
      <w:r w:rsidRPr="003F0B0C">
        <w:rPr>
          <w:rFonts w:hAnsi="宋体" w:cs="宋体" w:hint="eastAsia"/>
        </w:rPr>
        <w:t xml:space="preserve">       edge_t* next;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int hungary(int m,int n,edge_t* list[],int* match1,int* match2){</w:t>
      </w:r>
    </w:p>
    <w:p w:rsidR="005F1F37" w:rsidRPr="003F0B0C" w:rsidRDefault="005F1F37" w:rsidP="005F1F37">
      <w:pPr>
        <w:pStyle w:val="ad"/>
        <w:rPr>
          <w:rFonts w:hAnsi="宋体" w:cs="宋体"/>
        </w:rPr>
      </w:pPr>
      <w:r w:rsidRPr="003F0B0C">
        <w:rPr>
          <w:rFonts w:hAnsi="宋体" w:cs="宋体" w:hint="eastAsia"/>
        </w:rPr>
        <w:t xml:space="preserve">       int s[MAXN],t[MAXN],p,q,ret=0,i,j,k;edge_t* e;</w:t>
      </w:r>
    </w:p>
    <w:p w:rsidR="005F1F37" w:rsidRPr="003F0B0C" w:rsidRDefault="005F1F37" w:rsidP="005F1F37">
      <w:pPr>
        <w:pStyle w:val="ad"/>
        <w:rPr>
          <w:rFonts w:hAnsi="宋体" w:cs="宋体"/>
        </w:rPr>
      </w:pPr>
      <w:r w:rsidRPr="003F0B0C">
        <w:rPr>
          <w:rFonts w:hAnsi="宋体" w:cs="宋体" w:hint="eastAsia"/>
        </w:rPr>
        <w:t xml:space="preserve">       for (_clr(match1),_clr(match2),i=0;i&lt;m;ret+=(match1[i++]&gt;=0))</w:t>
      </w:r>
    </w:p>
    <w:p w:rsidR="005F1F37" w:rsidRPr="003F0B0C" w:rsidRDefault="005F1F37" w:rsidP="005F1F37">
      <w:pPr>
        <w:pStyle w:val="ad"/>
        <w:rPr>
          <w:rFonts w:hAnsi="宋体" w:cs="宋体"/>
        </w:rPr>
      </w:pPr>
      <w:r w:rsidRPr="003F0B0C">
        <w:rPr>
          <w:rFonts w:hAnsi="宋体" w:cs="宋体" w:hint="eastAsia"/>
        </w:rPr>
        <w:t xml:space="preserve">              for (_clr(t),s[p=q=0]=i;p&lt;=q&amp;&amp;match1[i]&lt;0;p++)</w:t>
      </w:r>
    </w:p>
    <w:p w:rsidR="005F1F37" w:rsidRPr="003F0B0C" w:rsidRDefault="005F1F37" w:rsidP="005F1F37">
      <w:pPr>
        <w:pStyle w:val="ad"/>
        <w:rPr>
          <w:rFonts w:hAnsi="宋体" w:cs="宋体"/>
        </w:rPr>
      </w:pPr>
      <w:r w:rsidRPr="003F0B0C">
        <w:rPr>
          <w:rFonts w:hAnsi="宋体" w:cs="宋体" w:hint="eastAsia"/>
        </w:rPr>
        <w:t xml:space="preserve">                     for (e=list[k=s[p]];e&amp;&amp;match1[i]&lt;0;e=e-&gt;next)</w:t>
      </w:r>
    </w:p>
    <w:p w:rsidR="005F1F37" w:rsidRPr="003F0B0C" w:rsidRDefault="005F1F37" w:rsidP="005F1F37">
      <w:pPr>
        <w:pStyle w:val="ad"/>
        <w:rPr>
          <w:rFonts w:hAnsi="宋体" w:cs="宋体"/>
        </w:rPr>
      </w:pPr>
      <w:r w:rsidRPr="003F0B0C">
        <w:rPr>
          <w:rFonts w:hAnsi="宋体" w:cs="宋体" w:hint="eastAsia"/>
        </w:rPr>
        <w:t xml:space="preserve">                            if (t[j=e-&gt;to]&lt;0){</w:t>
      </w:r>
    </w:p>
    <w:p w:rsidR="005F1F37" w:rsidRPr="003F0B0C" w:rsidRDefault="005F1F37" w:rsidP="005F1F37">
      <w:pPr>
        <w:pStyle w:val="ad"/>
        <w:rPr>
          <w:rFonts w:hAnsi="宋体" w:cs="宋体"/>
        </w:rPr>
      </w:pPr>
      <w:r w:rsidRPr="003F0B0C">
        <w:rPr>
          <w:rFonts w:hAnsi="宋体" w:cs="宋体" w:hint="eastAsia"/>
        </w:rPr>
        <w:t xml:space="preserve">                                   s[++q]=match2[j],t[j]=k;</w:t>
      </w:r>
    </w:p>
    <w:p w:rsidR="005F1F37" w:rsidRPr="003F0B0C" w:rsidRDefault="005F1F37" w:rsidP="005F1F37">
      <w:pPr>
        <w:pStyle w:val="ad"/>
        <w:rPr>
          <w:rFonts w:hAnsi="宋体" w:cs="宋体"/>
        </w:rPr>
      </w:pPr>
      <w:r w:rsidRPr="003F0B0C">
        <w:rPr>
          <w:rFonts w:hAnsi="宋体" w:cs="宋体" w:hint="eastAsia"/>
        </w:rPr>
        <w:t xml:space="preserve">                                   if (s[q]&lt;0)</w:t>
      </w:r>
    </w:p>
    <w:p w:rsidR="005F1F37" w:rsidRPr="003F0B0C" w:rsidRDefault="005F1F37" w:rsidP="005F1F37">
      <w:pPr>
        <w:pStyle w:val="ad"/>
        <w:rPr>
          <w:rFonts w:hAnsi="宋体" w:cs="宋体"/>
        </w:rPr>
      </w:pPr>
      <w:r w:rsidRPr="003F0B0C">
        <w:rPr>
          <w:rFonts w:hAnsi="宋体" w:cs="宋体" w:hint="eastAsia"/>
        </w:rPr>
        <w:t xml:space="preserve">                                          for (p=j;p&gt;=0;j=p)</w:t>
      </w:r>
    </w:p>
    <w:p w:rsidR="005F1F37" w:rsidRPr="003F0B0C" w:rsidRDefault="005F1F37" w:rsidP="005F1F37">
      <w:pPr>
        <w:pStyle w:val="ad"/>
        <w:rPr>
          <w:rFonts w:hAnsi="宋体" w:cs="宋体"/>
        </w:rPr>
      </w:pPr>
      <w:r w:rsidRPr="003F0B0C">
        <w:rPr>
          <w:rFonts w:hAnsi="宋体" w:cs="宋体" w:hint="eastAsia"/>
        </w:rPr>
        <w:t xml:space="preserve">                                   match2[j]=k=t[j],p=match1[k],match1[k]=j;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0772">
      <w:pPr>
        <w:pStyle w:val="ad"/>
        <w:outlineLvl w:val="2"/>
        <w:rPr>
          <w:rFonts w:hAnsi="宋体" w:cs="宋体"/>
          <w:b/>
        </w:rPr>
      </w:pPr>
      <w:bookmarkStart w:id="328" w:name="_Toc521432020"/>
      <w:r w:rsidRPr="003F0B0C">
        <w:rPr>
          <w:rFonts w:hAnsi="宋体" w:cs="宋体" w:hint="eastAsia"/>
          <w:b/>
        </w:rPr>
        <w:lastRenderedPageBreak/>
        <w:t>8.2 二分图最大匹配(hungary邻接阵)</w:t>
      </w:r>
      <w:bookmarkEnd w:id="328"/>
      <w:r w:rsidRPr="003F0B0C">
        <w:rPr>
          <w:rFonts w:hAnsi="宋体" w:cs="宋体" w:hint="eastAsia"/>
          <w:b/>
        </w:rPr>
        <w:t xml:space="preserve"> </w:t>
      </w:r>
    </w:p>
    <w:p w:rsidR="005F1F37" w:rsidRPr="003F0B0C" w:rsidRDefault="005F1F37" w:rsidP="005F1F37">
      <w:pPr>
        <w:pStyle w:val="ad"/>
        <w:rPr>
          <w:rFonts w:hAnsi="宋体" w:cs="宋体"/>
        </w:rPr>
      </w:pPr>
      <w:r w:rsidRPr="003F0B0C">
        <w:rPr>
          <w:rFonts w:hAnsi="宋体" w:cs="宋体" w:hint="eastAsia"/>
        </w:rPr>
        <w:t>//二分图最大匹配,hungary算法,邻接阵形式,复杂度O(m*m*n)</w:t>
      </w:r>
    </w:p>
    <w:p w:rsidR="005F1F37" w:rsidRPr="003F0B0C" w:rsidRDefault="005F1F37" w:rsidP="005F1F37">
      <w:pPr>
        <w:pStyle w:val="ad"/>
        <w:rPr>
          <w:rFonts w:hAnsi="宋体" w:cs="宋体"/>
        </w:rPr>
      </w:pPr>
      <w:r w:rsidRPr="003F0B0C">
        <w:rPr>
          <w:rFonts w:hAnsi="宋体" w:cs="宋体" w:hint="eastAsia"/>
        </w:rPr>
        <w:t>//返回最大匹配数,传入二分图大小m,n和邻接阵mat,非零元素表示有边</w:t>
      </w:r>
    </w:p>
    <w:p w:rsidR="005F1F37" w:rsidRPr="003F0B0C" w:rsidRDefault="005F1F37" w:rsidP="005F1F37">
      <w:pPr>
        <w:pStyle w:val="ad"/>
        <w:rPr>
          <w:rFonts w:hAnsi="宋体" w:cs="宋体"/>
        </w:rPr>
      </w:pPr>
      <w:r w:rsidRPr="003F0B0C">
        <w:rPr>
          <w:rFonts w:hAnsi="宋体" w:cs="宋体" w:hint="eastAsia"/>
        </w:rPr>
        <w:t>//match1,match2返回一个最大匹配,未匹配顶点match值为-1</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310</w:t>
      </w:r>
    </w:p>
    <w:p w:rsidR="005F1F37" w:rsidRPr="003F0B0C" w:rsidRDefault="005F1F37" w:rsidP="005F1F37">
      <w:pPr>
        <w:pStyle w:val="ad"/>
        <w:rPr>
          <w:rFonts w:hAnsi="宋体" w:cs="宋体"/>
        </w:rPr>
      </w:pPr>
      <w:r w:rsidRPr="003F0B0C">
        <w:rPr>
          <w:rFonts w:hAnsi="宋体" w:cs="宋体" w:hint="eastAsia"/>
        </w:rPr>
        <w:t>#define _clr(x) memset(x,0xff,sizeof(int)*MAXN)</w:t>
      </w:r>
    </w:p>
    <w:p w:rsidR="005F1F37" w:rsidRPr="003F0B0C" w:rsidRDefault="005F1F37" w:rsidP="005F1F37">
      <w:pPr>
        <w:pStyle w:val="ad"/>
        <w:rPr>
          <w:rFonts w:hAnsi="宋体" w:cs="宋体"/>
        </w:rPr>
      </w:pPr>
      <w:r w:rsidRPr="003F0B0C">
        <w:rPr>
          <w:rFonts w:hAnsi="宋体" w:cs="宋体" w:hint="eastAsia"/>
        </w:rPr>
        <w:t>int hungary(int m,int n,int mat[][MAXN],int* match1,int* match2){</w:t>
      </w:r>
    </w:p>
    <w:p w:rsidR="005F1F37" w:rsidRPr="003F0B0C" w:rsidRDefault="005F1F37" w:rsidP="005F1F37">
      <w:pPr>
        <w:pStyle w:val="ad"/>
        <w:rPr>
          <w:rFonts w:hAnsi="宋体" w:cs="宋体"/>
        </w:rPr>
      </w:pPr>
      <w:r w:rsidRPr="003F0B0C">
        <w:rPr>
          <w:rFonts w:hAnsi="宋体" w:cs="宋体" w:hint="eastAsia"/>
        </w:rPr>
        <w:t xml:space="preserve">       int s[MAXN],t[MAXN],p,q,ret=0,i,j,k;</w:t>
      </w:r>
    </w:p>
    <w:p w:rsidR="005F1F37" w:rsidRPr="003F0B0C" w:rsidRDefault="005F1F37" w:rsidP="005F1F37">
      <w:pPr>
        <w:pStyle w:val="ad"/>
        <w:rPr>
          <w:rFonts w:hAnsi="宋体" w:cs="宋体"/>
        </w:rPr>
      </w:pPr>
      <w:r w:rsidRPr="003F0B0C">
        <w:rPr>
          <w:rFonts w:hAnsi="宋体" w:cs="宋体" w:hint="eastAsia"/>
        </w:rPr>
        <w:t xml:space="preserve">       for (_clr(match1),_clr(match2),i=0;i&lt;m;ret+=(match1[i++]&gt;=0))</w:t>
      </w:r>
    </w:p>
    <w:p w:rsidR="005F1F37" w:rsidRPr="003F0B0C" w:rsidRDefault="005F1F37" w:rsidP="005F1F37">
      <w:pPr>
        <w:pStyle w:val="ad"/>
        <w:rPr>
          <w:rFonts w:hAnsi="宋体" w:cs="宋体"/>
        </w:rPr>
      </w:pPr>
      <w:r w:rsidRPr="003F0B0C">
        <w:rPr>
          <w:rFonts w:hAnsi="宋体" w:cs="宋体" w:hint="eastAsia"/>
        </w:rPr>
        <w:t xml:space="preserve">              for (_clr(t),s[p=q=0]=i;p&lt;=q&amp;&amp;match1[i]&lt;0;p++)</w:t>
      </w:r>
    </w:p>
    <w:p w:rsidR="005F1F37" w:rsidRPr="003F0B0C" w:rsidRDefault="005F1F37" w:rsidP="005F1F37">
      <w:pPr>
        <w:pStyle w:val="ad"/>
        <w:rPr>
          <w:rFonts w:hAnsi="宋体" w:cs="宋体"/>
        </w:rPr>
      </w:pPr>
      <w:r w:rsidRPr="003F0B0C">
        <w:rPr>
          <w:rFonts w:hAnsi="宋体" w:cs="宋体" w:hint="eastAsia"/>
        </w:rPr>
        <w:t xml:space="preserve">                     for (k=s[p],j=0;j&lt;n&amp;&amp;match1[i]&lt;0;j++)</w:t>
      </w:r>
    </w:p>
    <w:p w:rsidR="005F1F37" w:rsidRPr="003F0B0C" w:rsidRDefault="005F1F37" w:rsidP="005F1F37">
      <w:pPr>
        <w:pStyle w:val="ad"/>
        <w:rPr>
          <w:rFonts w:hAnsi="宋体" w:cs="宋体"/>
        </w:rPr>
      </w:pPr>
      <w:r w:rsidRPr="003F0B0C">
        <w:rPr>
          <w:rFonts w:hAnsi="宋体" w:cs="宋体" w:hint="eastAsia"/>
        </w:rPr>
        <w:t xml:space="preserve">                            if (mat[k][j]&amp;&amp;t[j]&lt;0){</w:t>
      </w:r>
    </w:p>
    <w:p w:rsidR="005F1F37" w:rsidRPr="003F0B0C" w:rsidRDefault="005F1F37" w:rsidP="005F1F37">
      <w:pPr>
        <w:pStyle w:val="ad"/>
        <w:rPr>
          <w:rFonts w:hAnsi="宋体" w:cs="宋体"/>
        </w:rPr>
      </w:pPr>
      <w:r w:rsidRPr="003F0B0C">
        <w:rPr>
          <w:rFonts w:hAnsi="宋体" w:cs="宋体" w:hint="eastAsia"/>
        </w:rPr>
        <w:t xml:space="preserve">                                   s[++q]=match2[j],t[j]=k;</w:t>
      </w:r>
    </w:p>
    <w:p w:rsidR="005F1F37" w:rsidRPr="003F0B0C" w:rsidRDefault="005F1F37" w:rsidP="005F1F37">
      <w:pPr>
        <w:pStyle w:val="ad"/>
        <w:rPr>
          <w:rFonts w:hAnsi="宋体" w:cs="宋体"/>
        </w:rPr>
      </w:pPr>
      <w:r w:rsidRPr="003F0B0C">
        <w:rPr>
          <w:rFonts w:hAnsi="宋体" w:cs="宋体" w:hint="eastAsia"/>
        </w:rPr>
        <w:t xml:space="preserve">                                   if (s[q]&lt;0)</w:t>
      </w:r>
    </w:p>
    <w:p w:rsidR="005F1F37" w:rsidRPr="003F0B0C" w:rsidRDefault="005F1F37" w:rsidP="005F1F37">
      <w:pPr>
        <w:pStyle w:val="ad"/>
        <w:rPr>
          <w:rFonts w:hAnsi="宋体" w:cs="宋体"/>
        </w:rPr>
      </w:pPr>
      <w:r w:rsidRPr="003F0B0C">
        <w:rPr>
          <w:rFonts w:hAnsi="宋体" w:cs="宋体" w:hint="eastAsia"/>
        </w:rPr>
        <w:t xml:space="preserve">                                          for (p=j;p&gt;=0;j=p)</w:t>
      </w:r>
    </w:p>
    <w:p w:rsidR="005F1F37" w:rsidRPr="003F0B0C" w:rsidRDefault="005F1F37" w:rsidP="005F1F37">
      <w:pPr>
        <w:pStyle w:val="ad"/>
        <w:rPr>
          <w:rFonts w:hAnsi="宋体" w:cs="宋体"/>
        </w:rPr>
      </w:pPr>
      <w:r w:rsidRPr="003F0B0C">
        <w:rPr>
          <w:rFonts w:hAnsi="宋体" w:cs="宋体" w:hint="eastAsia"/>
        </w:rPr>
        <w:t xml:space="preserve">                                      match2[j]=k=t[j],p=match1[k],match1[k]=j;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0772">
      <w:pPr>
        <w:pStyle w:val="ad"/>
        <w:outlineLvl w:val="2"/>
        <w:rPr>
          <w:rFonts w:hAnsi="宋体" w:cs="宋体"/>
          <w:b/>
        </w:rPr>
      </w:pPr>
      <w:bookmarkStart w:id="329" w:name="_Toc521432021"/>
      <w:r w:rsidRPr="003F0B0C">
        <w:rPr>
          <w:rFonts w:hAnsi="宋体" w:cs="宋体" w:hint="eastAsia"/>
          <w:b/>
        </w:rPr>
        <w:t>8.3 二分图最大匹配(hungary正向表)</w:t>
      </w:r>
      <w:bookmarkEnd w:id="329"/>
    </w:p>
    <w:p w:rsidR="005F1F37" w:rsidRPr="003F0B0C" w:rsidRDefault="005F1F37" w:rsidP="005F1F37">
      <w:pPr>
        <w:pStyle w:val="ad"/>
        <w:rPr>
          <w:rFonts w:hAnsi="宋体" w:cs="宋体"/>
        </w:rPr>
      </w:pPr>
      <w:r w:rsidRPr="003F0B0C">
        <w:rPr>
          <w:rFonts w:hAnsi="宋体" w:cs="宋体" w:hint="eastAsia"/>
        </w:rPr>
        <w:t>//二分图最大匹配,hungary算法,正向表形式,复杂度O(m*e)</w:t>
      </w:r>
    </w:p>
    <w:p w:rsidR="005F1F37" w:rsidRPr="003F0B0C" w:rsidRDefault="005F1F37" w:rsidP="005F1F37">
      <w:pPr>
        <w:pStyle w:val="ad"/>
        <w:rPr>
          <w:rFonts w:hAnsi="宋体" w:cs="宋体"/>
        </w:rPr>
      </w:pPr>
      <w:r w:rsidRPr="003F0B0C">
        <w:rPr>
          <w:rFonts w:hAnsi="宋体" w:cs="宋体" w:hint="eastAsia"/>
        </w:rPr>
        <w:t>//返回最大匹配数,传入二分图大小m,n和正向表list,buf(只需一边)</w:t>
      </w:r>
    </w:p>
    <w:p w:rsidR="005F1F37" w:rsidRPr="003F0B0C" w:rsidRDefault="005F1F37" w:rsidP="005F1F37">
      <w:pPr>
        <w:pStyle w:val="ad"/>
        <w:rPr>
          <w:rFonts w:hAnsi="宋体" w:cs="宋体"/>
        </w:rPr>
      </w:pPr>
      <w:r w:rsidRPr="003F0B0C">
        <w:rPr>
          <w:rFonts w:hAnsi="宋体" w:cs="宋体" w:hint="eastAsia"/>
        </w:rPr>
        <w:t>//match1,match2返回一个最大匹配,未匹配顶点match值为-1</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310</w:t>
      </w:r>
    </w:p>
    <w:p w:rsidR="005F1F37" w:rsidRPr="003F0B0C" w:rsidRDefault="005F1F37" w:rsidP="005F1F37">
      <w:pPr>
        <w:pStyle w:val="ad"/>
        <w:rPr>
          <w:rFonts w:hAnsi="宋体" w:cs="宋体"/>
        </w:rPr>
      </w:pPr>
      <w:r w:rsidRPr="003F0B0C">
        <w:rPr>
          <w:rFonts w:hAnsi="宋体" w:cs="宋体" w:hint="eastAsia"/>
        </w:rPr>
        <w:t>#define _clr(x) memset(x,0xff,sizeof(int)*MAXN)</w:t>
      </w:r>
    </w:p>
    <w:p w:rsidR="005F1F37" w:rsidRPr="003F0B0C" w:rsidRDefault="005F1F37" w:rsidP="005F1F37">
      <w:pPr>
        <w:pStyle w:val="ad"/>
        <w:rPr>
          <w:rFonts w:hAnsi="宋体" w:cs="宋体"/>
        </w:rPr>
      </w:pPr>
      <w:r w:rsidRPr="003F0B0C">
        <w:rPr>
          <w:rFonts w:hAnsi="宋体" w:cs="宋体" w:hint="eastAsia"/>
        </w:rPr>
        <w:t>int hungary(int m,int n,int* list,int* buf,int* match1,int* match2){</w:t>
      </w:r>
    </w:p>
    <w:p w:rsidR="005F1F37" w:rsidRPr="003F0B0C" w:rsidRDefault="005F1F37" w:rsidP="005F1F37">
      <w:pPr>
        <w:pStyle w:val="ad"/>
        <w:rPr>
          <w:rFonts w:hAnsi="宋体" w:cs="宋体"/>
        </w:rPr>
      </w:pPr>
      <w:r w:rsidRPr="003F0B0C">
        <w:rPr>
          <w:rFonts w:hAnsi="宋体" w:cs="宋体" w:hint="eastAsia"/>
        </w:rPr>
        <w:t xml:space="preserve">       int s[MAXN],t[MAXN],p,q,ret=0,i,j,k,l;</w:t>
      </w:r>
    </w:p>
    <w:p w:rsidR="005F1F37" w:rsidRPr="003F0B0C" w:rsidRDefault="005F1F37" w:rsidP="005F1F37">
      <w:pPr>
        <w:pStyle w:val="ad"/>
        <w:rPr>
          <w:rFonts w:hAnsi="宋体" w:cs="宋体"/>
        </w:rPr>
      </w:pPr>
      <w:r w:rsidRPr="003F0B0C">
        <w:rPr>
          <w:rFonts w:hAnsi="宋体" w:cs="宋体" w:hint="eastAsia"/>
        </w:rPr>
        <w:t xml:space="preserve">       for (_clr(match1),_clr(match2),i=0;i&lt;m;ret+=(match1[i++]&gt;=0))</w:t>
      </w:r>
    </w:p>
    <w:p w:rsidR="005F1F37" w:rsidRPr="003F0B0C" w:rsidRDefault="005F1F37" w:rsidP="005F1F37">
      <w:pPr>
        <w:pStyle w:val="ad"/>
        <w:rPr>
          <w:rFonts w:hAnsi="宋体" w:cs="宋体"/>
        </w:rPr>
      </w:pPr>
      <w:r w:rsidRPr="003F0B0C">
        <w:rPr>
          <w:rFonts w:hAnsi="宋体" w:cs="宋体" w:hint="eastAsia"/>
        </w:rPr>
        <w:t xml:space="preserve">              for (_clr(t),s[p=q=0]=i;p&lt;=q&amp;&amp;match1[i]&lt;0;p++)</w:t>
      </w:r>
    </w:p>
    <w:p w:rsidR="005F1F37" w:rsidRPr="003F0B0C" w:rsidRDefault="005F1F37" w:rsidP="005F1F37">
      <w:pPr>
        <w:pStyle w:val="ad"/>
        <w:rPr>
          <w:rFonts w:hAnsi="宋体" w:cs="宋体"/>
        </w:rPr>
      </w:pPr>
      <w:r w:rsidRPr="003F0B0C">
        <w:rPr>
          <w:rFonts w:hAnsi="宋体" w:cs="宋体" w:hint="eastAsia"/>
        </w:rPr>
        <w:t xml:space="preserve">                     for (l=list[k=s[p]];l&lt;list[k+1]&amp;&amp;match1[i]&lt;0;l++)</w:t>
      </w:r>
    </w:p>
    <w:p w:rsidR="005F1F37" w:rsidRPr="003F0B0C" w:rsidRDefault="005F1F37" w:rsidP="005F1F37">
      <w:pPr>
        <w:pStyle w:val="ad"/>
        <w:rPr>
          <w:rFonts w:hAnsi="宋体" w:cs="宋体"/>
        </w:rPr>
      </w:pPr>
      <w:r w:rsidRPr="003F0B0C">
        <w:rPr>
          <w:rFonts w:hAnsi="宋体" w:cs="宋体" w:hint="eastAsia"/>
        </w:rPr>
        <w:t xml:space="preserve">                            if (t[j=buf[l]]&lt;0){</w:t>
      </w:r>
    </w:p>
    <w:p w:rsidR="005F1F37" w:rsidRPr="003F0B0C" w:rsidRDefault="005F1F37" w:rsidP="005F1F37">
      <w:pPr>
        <w:pStyle w:val="ad"/>
        <w:rPr>
          <w:rFonts w:hAnsi="宋体" w:cs="宋体"/>
        </w:rPr>
      </w:pPr>
      <w:r w:rsidRPr="003F0B0C">
        <w:rPr>
          <w:rFonts w:hAnsi="宋体" w:cs="宋体" w:hint="eastAsia"/>
        </w:rPr>
        <w:t xml:space="preserve">                                   s[++q]=match2[j],t[j]=k;</w:t>
      </w:r>
    </w:p>
    <w:p w:rsidR="005F1F37" w:rsidRPr="003F0B0C" w:rsidRDefault="005F1F37" w:rsidP="005F1F37">
      <w:pPr>
        <w:pStyle w:val="ad"/>
        <w:rPr>
          <w:rFonts w:hAnsi="宋体" w:cs="宋体"/>
        </w:rPr>
      </w:pPr>
      <w:r w:rsidRPr="003F0B0C">
        <w:rPr>
          <w:rFonts w:hAnsi="宋体" w:cs="宋体" w:hint="eastAsia"/>
        </w:rPr>
        <w:t xml:space="preserve">                                   if (s[q]&lt;0)</w:t>
      </w:r>
    </w:p>
    <w:p w:rsidR="005F1F37" w:rsidRPr="003F0B0C" w:rsidRDefault="005F1F37" w:rsidP="005F1F37">
      <w:pPr>
        <w:pStyle w:val="ad"/>
        <w:rPr>
          <w:rFonts w:hAnsi="宋体" w:cs="宋体"/>
        </w:rPr>
      </w:pPr>
      <w:r w:rsidRPr="003F0B0C">
        <w:rPr>
          <w:rFonts w:hAnsi="宋体" w:cs="宋体" w:hint="eastAsia"/>
        </w:rPr>
        <w:t xml:space="preserve">                                          for (p=j;p&gt;=0;j=p)</w:t>
      </w:r>
    </w:p>
    <w:p w:rsidR="005F1F37" w:rsidRPr="003F0B0C" w:rsidRDefault="005F1F37" w:rsidP="005F1F37">
      <w:pPr>
        <w:pStyle w:val="ad"/>
        <w:rPr>
          <w:rFonts w:hAnsi="宋体" w:cs="宋体"/>
        </w:rPr>
      </w:pPr>
      <w:r w:rsidRPr="003F0B0C">
        <w:rPr>
          <w:rFonts w:hAnsi="宋体" w:cs="宋体" w:hint="eastAsia"/>
        </w:rPr>
        <w:t xml:space="preserve">                                                 match2[j]=k=t[j],p=match1[k],match1[k]=j;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0772">
      <w:pPr>
        <w:pStyle w:val="ad"/>
        <w:outlineLvl w:val="2"/>
        <w:rPr>
          <w:rFonts w:hAnsi="宋体" w:cs="宋体"/>
          <w:b/>
        </w:rPr>
      </w:pPr>
      <w:bookmarkStart w:id="330" w:name="_Toc521432022"/>
      <w:r w:rsidRPr="003F0B0C">
        <w:rPr>
          <w:rFonts w:hAnsi="宋体" w:cs="宋体" w:hint="eastAsia"/>
          <w:b/>
        </w:rPr>
        <w:t>8.4二分图最佳匹配(kuhn_munkras邻接阵)</w:t>
      </w:r>
      <w:bookmarkEnd w:id="330"/>
    </w:p>
    <w:p w:rsidR="005F1F37" w:rsidRPr="003F0B0C" w:rsidRDefault="005F1F37" w:rsidP="005F1F37">
      <w:pPr>
        <w:pStyle w:val="ad"/>
        <w:rPr>
          <w:rFonts w:hAnsi="宋体" w:cs="宋体"/>
        </w:rPr>
      </w:pPr>
      <w:r w:rsidRPr="003F0B0C">
        <w:rPr>
          <w:rFonts w:hAnsi="宋体" w:cs="宋体" w:hint="eastAsia"/>
        </w:rPr>
        <w:lastRenderedPageBreak/>
        <w:t>//二分图最佳匹配,kuhn munkras算法,邻接阵形式,复杂度O(m*m*n)</w:t>
      </w:r>
    </w:p>
    <w:p w:rsidR="005F1F37" w:rsidRPr="003F0B0C" w:rsidRDefault="005F1F37" w:rsidP="005F1F37">
      <w:pPr>
        <w:pStyle w:val="ad"/>
        <w:rPr>
          <w:rFonts w:hAnsi="宋体" w:cs="宋体"/>
        </w:rPr>
      </w:pPr>
      <w:r w:rsidRPr="003F0B0C">
        <w:rPr>
          <w:rFonts w:hAnsi="宋体" w:cs="宋体" w:hint="eastAsia"/>
        </w:rPr>
        <w:t>//返回最佳匹配值,传入二分图大小m,n和邻接阵mat,表示权值</w:t>
      </w:r>
    </w:p>
    <w:p w:rsidR="005F1F37" w:rsidRPr="003F0B0C" w:rsidRDefault="005F1F37" w:rsidP="005F1F37">
      <w:pPr>
        <w:pStyle w:val="ad"/>
        <w:rPr>
          <w:rFonts w:hAnsi="宋体" w:cs="宋体"/>
        </w:rPr>
      </w:pPr>
      <w:r w:rsidRPr="003F0B0C">
        <w:rPr>
          <w:rFonts w:hAnsi="宋体" w:cs="宋体" w:hint="eastAsia"/>
        </w:rPr>
        <w:t>//match1,match2返回一个最佳匹配,未匹配顶点match值为-1</w:t>
      </w:r>
    </w:p>
    <w:p w:rsidR="005F1F37" w:rsidRPr="003F0B0C" w:rsidRDefault="005F1F37" w:rsidP="005F1F37">
      <w:pPr>
        <w:pStyle w:val="ad"/>
        <w:rPr>
          <w:rFonts w:hAnsi="宋体" w:cs="宋体"/>
        </w:rPr>
      </w:pPr>
      <w:r w:rsidRPr="003F0B0C">
        <w:rPr>
          <w:rFonts w:hAnsi="宋体" w:cs="宋体" w:hint="eastAsia"/>
        </w:rPr>
        <w:t>//一定注意m&lt;=n,否则循环无法终止</w:t>
      </w:r>
    </w:p>
    <w:p w:rsidR="005F1F37" w:rsidRPr="003F0B0C" w:rsidRDefault="005F1F37" w:rsidP="005F1F37">
      <w:pPr>
        <w:pStyle w:val="ad"/>
        <w:rPr>
          <w:rFonts w:hAnsi="宋体" w:cs="宋体"/>
        </w:rPr>
      </w:pPr>
      <w:r w:rsidRPr="003F0B0C">
        <w:rPr>
          <w:rFonts w:hAnsi="宋体" w:cs="宋体" w:hint="eastAsia"/>
        </w:rPr>
        <w:t>//最小权匹配可将权值取相反数</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310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#define _clr(x) memset(x,0xff,sizeof(int)*n)</w:t>
      </w:r>
    </w:p>
    <w:p w:rsidR="005F1F37" w:rsidRPr="003F0B0C" w:rsidRDefault="005F1F37" w:rsidP="005F1F37">
      <w:pPr>
        <w:pStyle w:val="ad"/>
        <w:rPr>
          <w:rFonts w:hAnsi="宋体" w:cs="宋体"/>
        </w:rPr>
      </w:pPr>
      <w:r w:rsidRPr="003F0B0C">
        <w:rPr>
          <w:rFonts w:hAnsi="宋体" w:cs="宋体" w:hint="eastAsia"/>
        </w:rPr>
        <w:t>int kuhn_munkras(int m,int n,int mat[][MAXN],int* match1,int* match2){</w:t>
      </w:r>
    </w:p>
    <w:p w:rsidR="005F1F37" w:rsidRPr="003F0B0C" w:rsidRDefault="005F1F37" w:rsidP="005F1F37">
      <w:pPr>
        <w:pStyle w:val="ad"/>
        <w:rPr>
          <w:rFonts w:hAnsi="宋体" w:cs="宋体"/>
        </w:rPr>
      </w:pPr>
      <w:r w:rsidRPr="003F0B0C">
        <w:rPr>
          <w:rFonts w:hAnsi="宋体" w:cs="宋体" w:hint="eastAsia"/>
        </w:rPr>
        <w:t xml:space="preserve">       int s[MAXN],t[MAXN],l1[MAXN],l2[MAXN],p,q,ret=0,i,j,k;</w:t>
      </w:r>
    </w:p>
    <w:p w:rsidR="005F1F37" w:rsidRPr="003F0B0C" w:rsidRDefault="005F1F37" w:rsidP="005F1F37">
      <w:pPr>
        <w:pStyle w:val="ad"/>
        <w:rPr>
          <w:rFonts w:hAnsi="宋体" w:cs="宋体"/>
        </w:rPr>
      </w:pPr>
      <w:r w:rsidRPr="003F0B0C">
        <w:rPr>
          <w:rFonts w:hAnsi="宋体" w:cs="宋体" w:hint="eastAsia"/>
        </w:rPr>
        <w:t xml:space="preserve">       for (i=0;i&lt;m;i++)</w:t>
      </w:r>
    </w:p>
    <w:p w:rsidR="005F1F37" w:rsidRPr="003F0B0C" w:rsidRDefault="005F1F37" w:rsidP="005F1F37">
      <w:pPr>
        <w:pStyle w:val="ad"/>
        <w:rPr>
          <w:rFonts w:hAnsi="宋体" w:cs="宋体"/>
        </w:rPr>
      </w:pPr>
      <w:r w:rsidRPr="003F0B0C">
        <w:rPr>
          <w:rFonts w:hAnsi="宋体" w:cs="宋体" w:hint="eastAsia"/>
        </w:rPr>
        <w:t xml:space="preserve">              for (l1[i]=-inf,j=0;j&lt;n;j++)</w:t>
      </w:r>
    </w:p>
    <w:p w:rsidR="005F1F37" w:rsidRPr="003F0B0C" w:rsidRDefault="005F1F37" w:rsidP="005F1F37">
      <w:pPr>
        <w:pStyle w:val="ad"/>
        <w:rPr>
          <w:rFonts w:hAnsi="宋体" w:cs="宋体"/>
        </w:rPr>
      </w:pPr>
      <w:r w:rsidRPr="003F0B0C">
        <w:rPr>
          <w:rFonts w:hAnsi="宋体" w:cs="宋体" w:hint="eastAsia"/>
        </w:rPr>
        <w:t xml:space="preserve">                     l1[i]=mat[i][j]&gt;l1[i]?mat[i][j]:l1[i];</w:t>
      </w:r>
    </w:p>
    <w:p w:rsidR="005F1F37" w:rsidRPr="003F0B0C" w:rsidRDefault="005F1F37" w:rsidP="005F1F37">
      <w:pPr>
        <w:pStyle w:val="ad"/>
        <w:rPr>
          <w:rFonts w:hAnsi="宋体" w:cs="宋体"/>
        </w:rPr>
      </w:pPr>
      <w:r w:rsidRPr="003F0B0C">
        <w:rPr>
          <w:rFonts w:hAnsi="宋体" w:cs="宋体" w:hint="eastAsia"/>
        </w:rPr>
        <w:t xml:space="preserve">       for (i=0;i&lt;n;l2[i++]=0);</w:t>
      </w:r>
    </w:p>
    <w:p w:rsidR="005F1F37" w:rsidRPr="003F0B0C" w:rsidRDefault="005F1F37" w:rsidP="005F1F37">
      <w:pPr>
        <w:pStyle w:val="ad"/>
        <w:rPr>
          <w:rFonts w:hAnsi="宋体" w:cs="宋体"/>
        </w:rPr>
      </w:pPr>
      <w:r w:rsidRPr="003F0B0C">
        <w:rPr>
          <w:rFonts w:hAnsi="宋体" w:cs="宋体" w:hint="eastAsia"/>
        </w:rPr>
        <w:t xml:space="preserve">       for (_clr(match1),_clr(match2),i=0;i&lt;m;i++){</w:t>
      </w:r>
    </w:p>
    <w:p w:rsidR="005F1F37" w:rsidRPr="003F0B0C" w:rsidRDefault="005F1F37" w:rsidP="005F1F37">
      <w:pPr>
        <w:pStyle w:val="ad"/>
        <w:rPr>
          <w:rFonts w:hAnsi="宋体" w:cs="宋体"/>
        </w:rPr>
      </w:pPr>
      <w:r w:rsidRPr="003F0B0C">
        <w:rPr>
          <w:rFonts w:hAnsi="宋体" w:cs="宋体" w:hint="eastAsia"/>
        </w:rPr>
        <w:t xml:space="preserve">              for (_clr(t),s[p=q=0]=i;p&lt;=q&amp;&amp;match1[i]&lt;0;p++)</w:t>
      </w:r>
    </w:p>
    <w:p w:rsidR="005F1F37" w:rsidRPr="003F0B0C" w:rsidRDefault="005F1F37" w:rsidP="005F1F37">
      <w:pPr>
        <w:pStyle w:val="ad"/>
        <w:rPr>
          <w:rFonts w:hAnsi="宋体" w:cs="宋体"/>
        </w:rPr>
      </w:pPr>
      <w:r w:rsidRPr="003F0B0C">
        <w:rPr>
          <w:rFonts w:hAnsi="宋体" w:cs="宋体" w:hint="eastAsia"/>
        </w:rPr>
        <w:t xml:space="preserve">                     for (k=s[p],j=0;j&lt;n&amp;&amp;match1[i]&lt;0;j++)</w:t>
      </w:r>
    </w:p>
    <w:p w:rsidR="005F1F37" w:rsidRPr="003F0B0C" w:rsidRDefault="005F1F37" w:rsidP="005F1F37">
      <w:pPr>
        <w:pStyle w:val="ad"/>
        <w:rPr>
          <w:rFonts w:hAnsi="宋体" w:cs="宋体"/>
        </w:rPr>
      </w:pPr>
      <w:r w:rsidRPr="003F0B0C">
        <w:rPr>
          <w:rFonts w:hAnsi="宋体" w:cs="宋体" w:hint="eastAsia"/>
        </w:rPr>
        <w:t xml:space="preserve">                            if (l1[k]+l2[j]==mat[k][j]&amp;&amp;t[j]&lt;0){</w:t>
      </w:r>
    </w:p>
    <w:p w:rsidR="005F1F37" w:rsidRPr="003F0B0C" w:rsidRDefault="005F1F37" w:rsidP="005F1F37">
      <w:pPr>
        <w:pStyle w:val="ad"/>
        <w:rPr>
          <w:rFonts w:hAnsi="宋体" w:cs="宋体"/>
        </w:rPr>
      </w:pPr>
      <w:r w:rsidRPr="003F0B0C">
        <w:rPr>
          <w:rFonts w:hAnsi="宋体" w:cs="宋体" w:hint="eastAsia"/>
        </w:rPr>
        <w:t xml:space="preserve">                                   s[++q]=match2[j],t[j]=k;</w:t>
      </w:r>
    </w:p>
    <w:p w:rsidR="005F1F37" w:rsidRPr="003F0B0C" w:rsidRDefault="005F1F37" w:rsidP="005F1F37">
      <w:pPr>
        <w:pStyle w:val="ad"/>
        <w:rPr>
          <w:rFonts w:hAnsi="宋体" w:cs="宋体"/>
        </w:rPr>
      </w:pPr>
      <w:r w:rsidRPr="003F0B0C">
        <w:rPr>
          <w:rFonts w:hAnsi="宋体" w:cs="宋体" w:hint="eastAsia"/>
        </w:rPr>
        <w:t xml:space="preserve">                                   if (s[q]&lt;0)</w:t>
      </w:r>
    </w:p>
    <w:p w:rsidR="005F1F37" w:rsidRPr="003F0B0C" w:rsidRDefault="005F1F37" w:rsidP="005F1F37">
      <w:pPr>
        <w:pStyle w:val="ad"/>
        <w:rPr>
          <w:rFonts w:hAnsi="宋体" w:cs="宋体"/>
        </w:rPr>
      </w:pPr>
      <w:r w:rsidRPr="003F0B0C">
        <w:rPr>
          <w:rFonts w:hAnsi="宋体" w:cs="宋体" w:hint="eastAsia"/>
        </w:rPr>
        <w:t xml:space="preserve">                                          for (p=j;p&gt;=0;j=p)</w:t>
      </w:r>
    </w:p>
    <w:p w:rsidR="005F1F37" w:rsidRPr="003F0B0C" w:rsidRDefault="005F1F37" w:rsidP="005F1F37">
      <w:pPr>
        <w:pStyle w:val="ad"/>
        <w:rPr>
          <w:rFonts w:hAnsi="宋体" w:cs="宋体"/>
        </w:rPr>
      </w:pPr>
      <w:r w:rsidRPr="003F0B0C">
        <w:rPr>
          <w:rFonts w:hAnsi="宋体" w:cs="宋体" w:hint="eastAsia"/>
        </w:rPr>
        <w:t xml:space="preserve">                                       match2[j]=k=t[j],p=match1[k],match1[k]=j;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(match1[i]&lt;0){</w:t>
      </w:r>
    </w:p>
    <w:p w:rsidR="005F1F37" w:rsidRPr="003F0B0C" w:rsidRDefault="005F1F37" w:rsidP="005F1F37">
      <w:pPr>
        <w:pStyle w:val="ad"/>
        <w:rPr>
          <w:rFonts w:hAnsi="宋体" w:cs="宋体"/>
        </w:rPr>
      </w:pPr>
      <w:r w:rsidRPr="003F0B0C">
        <w:rPr>
          <w:rFonts w:hAnsi="宋体" w:cs="宋体" w:hint="eastAsia"/>
        </w:rPr>
        <w:t xml:space="preserve">                     for (i--,p=inf,k=0;k&lt;=q;k++)</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if (t[j]&lt;0&amp;&amp;l1[s[k]]+l2[j]-mat[s[k]][j]&lt;p)</w:t>
      </w:r>
    </w:p>
    <w:p w:rsidR="005F1F37" w:rsidRPr="003F0B0C" w:rsidRDefault="005F1F37" w:rsidP="005F1F37">
      <w:pPr>
        <w:pStyle w:val="ad"/>
        <w:rPr>
          <w:rFonts w:hAnsi="宋体" w:cs="宋体"/>
        </w:rPr>
      </w:pPr>
      <w:r w:rsidRPr="003F0B0C">
        <w:rPr>
          <w:rFonts w:hAnsi="宋体" w:cs="宋体" w:hint="eastAsia"/>
        </w:rPr>
        <w:t xml:space="preserve">                                          p=l1[s[k]]+l2[j]-mat[s[k]][j];</w:t>
      </w:r>
    </w:p>
    <w:p w:rsidR="005F1F37" w:rsidRPr="003F0B0C" w:rsidRDefault="005F1F37" w:rsidP="005F1F37">
      <w:pPr>
        <w:pStyle w:val="ad"/>
        <w:rPr>
          <w:rFonts w:hAnsi="宋体" w:cs="宋体"/>
        </w:rPr>
      </w:pPr>
      <w:r w:rsidRPr="003F0B0C">
        <w:rPr>
          <w:rFonts w:hAnsi="宋体" w:cs="宋体" w:hint="eastAsia"/>
        </w:rPr>
        <w:t xml:space="preserve">                     for (j=0;j&lt;n;l2[j]+=t[j]&lt;0?0:p,j++);</w:t>
      </w:r>
    </w:p>
    <w:p w:rsidR="005F1F37" w:rsidRPr="003F0B0C" w:rsidRDefault="005F1F37" w:rsidP="005F1F37">
      <w:pPr>
        <w:pStyle w:val="ad"/>
        <w:rPr>
          <w:rFonts w:hAnsi="宋体" w:cs="宋体"/>
        </w:rPr>
      </w:pPr>
      <w:r w:rsidRPr="003F0B0C">
        <w:rPr>
          <w:rFonts w:hAnsi="宋体" w:cs="宋体" w:hint="eastAsia"/>
        </w:rPr>
        <w:t xml:space="preserve">                     for (k=0;k&lt;=q;l1[s[k++]]-=p);</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(i=0;i&lt;m;i++)</w:t>
      </w:r>
    </w:p>
    <w:p w:rsidR="005F1F37" w:rsidRPr="003F0B0C" w:rsidRDefault="005F1F37" w:rsidP="005F1F37">
      <w:pPr>
        <w:pStyle w:val="ad"/>
        <w:rPr>
          <w:rFonts w:hAnsi="宋体" w:cs="宋体"/>
        </w:rPr>
      </w:pPr>
      <w:r w:rsidRPr="003F0B0C">
        <w:rPr>
          <w:rFonts w:hAnsi="宋体" w:cs="宋体" w:hint="eastAsia"/>
        </w:rPr>
        <w:t xml:space="preserve">              ret+=mat[i][match1[i]];</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0772">
      <w:pPr>
        <w:pStyle w:val="ad"/>
        <w:outlineLvl w:val="2"/>
        <w:rPr>
          <w:rFonts w:hAnsi="宋体" w:cs="宋体"/>
          <w:b/>
        </w:rPr>
      </w:pPr>
      <w:bookmarkStart w:id="331" w:name="_Toc521432023"/>
      <w:r w:rsidRPr="003F0B0C">
        <w:rPr>
          <w:rFonts w:hAnsi="宋体" w:cs="宋体" w:hint="eastAsia"/>
          <w:b/>
        </w:rPr>
        <w:t>8.5 一般图匹配(邻接表)</w:t>
      </w:r>
      <w:bookmarkEnd w:id="331"/>
    </w:p>
    <w:p w:rsidR="005F1F37" w:rsidRPr="003F0B0C" w:rsidRDefault="005F1F37" w:rsidP="005F1F37">
      <w:pPr>
        <w:pStyle w:val="ad"/>
        <w:rPr>
          <w:rFonts w:hAnsi="宋体" w:cs="宋体"/>
        </w:rPr>
      </w:pPr>
      <w:r w:rsidRPr="003F0B0C">
        <w:rPr>
          <w:rFonts w:hAnsi="宋体" w:cs="宋体" w:hint="eastAsia"/>
        </w:rPr>
        <w:t>//一般图最大匹配,邻接表形式,复杂度O(n*e)</w:t>
      </w:r>
    </w:p>
    <w:p w:rsidR="005F1F37" w:rsidRPr="003F0B0C" w:rsidRDefault="005F1F37" w:rsidP="005F1F37">
      <w:pPr>
        <w:pStyle w:val="ad"/>
        <w:rPr>
          <w:rFonts w:hAnsi="宋体" w:cs="宋体"/>
        </w:rPr>
      </w:pPr>
      <w:r w:rsidRPr="003F0B0C">
        <w:rPr>
          <w:rFonts w:hAnsi="宋体" w:cs="宋体" w:hint="eastAsia"/>
        </w:rPr>
        <w:t>//返回匹配顶点对数,match返回匹配,未匹配顶点match值为-1</w:t>
      </w:r>
    </w:p>
    <w:p w:rsidR="005F1F37" w:rsidRPr="003F0B0C" w:rsidRDefault="005F1F37" w:rsidP="005F1F37">
      <w:pPr>
        <w:pStyle w:val="ad"/>
        <w:rPr>
          <w:rFonts w:hAnsi="宋体" w:cs="宋体"/>
        </w:rPr>
      </w:pPr>
      <w:r w:rsidRPr="003F0B0C">
        <w:rPr>
          <w:rFonts w:hAnsi="宋体" w:cs="宋体" w:hint="eastAsia"/>
        </w:rPr>
        <w:t>//传入图的顶点数n和邻接表list</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lastRenderedPageBreak/>
        <w:t xml:space="preserve">      int from,to;</w:t>
      </w:r>
    </w:p>
    <w:p w:rsidR="005F1F37" w:rsidRPr="003F0B0C" w:rsidRDefault="005F1F37" w:rsidP="005F1F37">
      <w:pPr>
        <w:pStyle w:val="ad"/>
        <w:rPr>
          <w:rFonts w:hAnsi="宋体" w:cs="宋体"/>
        </w:rPr>
      </w:pPr>
      <w:r w:rsidRPr="003F0B0C">
        <w:rPr>
          <w:rFonts w:hAnsi="宋体" w:cs="宋体" w:hint="eastAsia"/>
        </w:rPr>
        <w:t xml:space="preserve">       edge_t* next;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aug(int n,edge_t* list[],int* match,int* v,int now){</w:t>
      </w:r>
    </w:p>
    <w:p w:rsidR="005F1F37" w:rsidRPr="003F0B0C" w:rsidRDefault="005F1F37" w:rsidP="005F1F37">
      <w:pPr>
        <w:pStyle w:val="ad"/>
        <w:rPr>
          <w:rFonts w:hAnsi="宋体" w:cs="宋体"/>
        </w:rPr>
      </w:pPr>
      <w:r w:rsidRPr="003F0B0C">
        <w:rPr>
          <w:rFonts w:hAnsi="宋体" w:cs="宋体" w:hint="eastAsia"/>
        </w:rPr>
        <w:t xml:space="preserve">       int t,ret=0;edge_t* e;</w:t>
      </w:r>
    </w:p>
    <w:p w:rsidR="005F1F37" w:rsidRPr="003F0B0C" w:rsidRDefault="005F1F37" w:rsidP="005F1F37">
      <w:pPr>
        <w:pStyle w:val="ad"/>
        <w:rPr>
          <w:rFonts w:hAnsi="宋体" w:cs="宋体"/>
        </w:rPr>
      </w:pPr>
      <w:r w:rsidRPr="003F0B0C">
        <w:rPr>
          <w:rFonts w:hAnsi="宋体" w:cs="宋体" w:hint="eastAsia"/>
        </w:rPr>
        <w:t xml:space="preserve">       v[now]=1;</w:t>
      </w:r>
    </w:p>
    <w:p w:rsidR="005F1F37" w:rsidRPr="003F0B0C" w:rsidRDefault="005F1F37" w:rsidP="005F1F37">
      <w:pPr>
        <w:pStyle w:val="ad"/>
        <w:rPr>
          <w:rFonts w:hAnsi="宋体" w:cs="宋体"/>
        </w:rPr>
      </w:pPr>
      <w:r w:rsidRPr="003F0B0C">
        <w:rPr>
          <w:rFonts w:hAnsi="宋体" w:cs="宋体" w:hint="eastAsia"/>
        </w:rPr>
        <w:t xml:space="preserve">       for (e=list[now];e;e=e-&gt;next)</w:t>
      </w:r>
    </w:p>
    <w:p w:rsidR="005F1F37" w:rsidRPr="003F0B0C" w:rsidRDefault="005F1F37" w:rsidP="005F1F37">
      <w:pPr>
        <w:pStyle w:val="ad"/>
        <w:rPr>
          <w:rFonts w:hAnsi="宋体" w:cs="宋体"/>
        </w:rPr>
      </w:pPr>
      <w:r w:rsidRPr="003F0B0C">
        <w:rPr>
          <w:rFonts w:hAnsi="宋体" w:cs="宋体" w:hint="eastAsia"/>
        </w:rPr>
        <w:t xml:space="preserve">              if (!v[t=e-&gt;to]){</w:t>
      </w:r>
    </w:p>
    <w:p w:rsidR="005F1F37" w:rsidRPr="003F0B0C" w:rsidRDefault="005F1F37" w:rsidP="005F1F37">
      <w:pPr>
        <w:pStyle w:val="ad"/>
        <w:rPr>
          <w:rFonts w:hAnsi="宋体" w:cs="宋体"/>
        </w:rPr>
      </w:pPr>
      <w:r w:rsidRPr="003F0B0C">
        <w:rPr>
          <w:rFonts w:hAnsi="宋体" w:cs="宋体" w:hint="eastAsia"/>
        </w:rPr>
        <w:t xml:space="preserve">                     if (match[t]&lt;0)</w:t>
      </w:r>
    </w:p>
    <w:p w:rsidR="005F1F37" w:rsidRPr="003F0B0C" w:rsidRDefault="005F1F37" w:rsidP="005F1F37">
      <w:pPr>
        <w:pStyle w:val="ad"/>
        <w:rPr>
          <w:rFonts w:hAnsi="宋体" w:cs="宋体"/>
        </w:rPr>
      </w:pPr>
      <w:r w:rsidRPr="003F0B0C">
        <w:rPr>
          <w:rFonts w:hAnsi="宋体" w:cs="宋体" w:hint="eastAsia"/>
        </w:rPr>
        <w:t xml:space="preserve">                            match[now]=t,match[t]=now,ret=1;</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v[t]=1;</w:t>
      </w:r>
    </w:p>
    <w:p w:rsidR="005F1F37" w:rsidRPr="003F0B0C" w:rsidRDefault="005F1F37" w:rsidP="005F1F37">
      <w:pPr>
        <w:pStyle w:val="ad"/>
        <w:rPr>
          <w:rFonts w:hAnsi="宋体" w:cs="宋体"/>
        </w:rPr>
      </w:pPr>
      <w:r w:rsidRPr="003F0B0C">
        <w:rPr>
          <w:rFonts w:hAnsi="宋体" w:cs="宋体" w:hint="eastAsia"/>
        </w:rPr>
        <w:t xml:space="preserve">                            if (aug(n,list,match,v,match[t]))</w:t>
      </w:r>
    </w:p>
    <w:p w:rsidR="005F1F37" w:rsidRPr="003F0B0C" w:rsidRDefault="005F1F37" w:rsidP="005F1F37">
      <w:pPr>
        <w:pStyle w:val="ad"/>
        <w:rPr>
          <w:rFonts w:hAnsi="宋体" w:cs="宋体"/>
        </w:rPr>
      </w:pPr>
      <w:r w:rsidRPr="003F0B0C">
        <w:rPr>
          <w:rFonts w:hAnsi="宋体" w:cs="宋体" w:hint="eastAsia"/>
        </w:rPr>
        <w:t xml:space="preserve">                                   match[now]=t,match[t]=now,ret=1;</w:t>
      </w:r>
    </w:p>
    <w:p w:rsidR="005F1F37" w:rsidRPr="003F0B0C" w:rsidRDefault="005F1F37" w:rsidP="005F1F37">
      <w:pPr>
        <w:pStyle w:val="ad"/>
        <w:rPr>
          <w:rFonts w:hAnsi="宋体" w:cs="宋体"/>
        </w:rPr>
      </w:pPr>
      <w:r w:rsidRPr="003F0B0C">
        <w:rPr>
          <w:rFonts w:hAnsi="宋体" w:cs="宋体" w:hint="eastAsia"/>
        </w:rPr>
        <w:t xml:space="preserve">                           v[t]=0;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(ret)</w:t>
      </w:r>
    </w:p>
    <w:p w:rsidR="005F1F37" w:rsidRPr="003F0B0C" w:rsidRDefault="005F1F37" w:rsidP="005F1F37">
      <w:pPr>
        <w:pStyle w:val="ad"/>
        <w:rPr>
          <w:rFonts w:hAnsi="宋体" w:cs="宋体"/>
        </w:rPr>
      </w:pPr>
      <w:r w:rsidRPr="003F0B0C">
        <w:rPr>
          <w:rFonts w:hAnsi="宋体" w:cs="宋体" w:hint="eastAsia"/>
        </w:rPr>
        <w:t xml:space="preserve">                            break;</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v[now]=0;</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int graph_match(int n,edge_t* list[],int* match){</w:t>
      </w:r>
    </w:p>
    <w:p w:rsidR="005F1F37" w:rsidRPr="003F0B0C" w:rsidRDefault="005F1F37" w:rsidP="005F1F37">
      <w:pPr>
        <w:pStyle w:val="ad"/>
        <w:rPr>
          <w:rFonts w:hAnsi="宋体" w:cs="宋体"/>
        </w:rPr>
      </w:pPr>
      <w:r w:rsidRPr="003F0B0C">
        <w:rPr>
          <w:rFonts w:hAnsi="宋体" w:cs="宋体" w:hint="eastAsia"/>
        </w:rPr>
        <w:t xml:space="preserve">       int v[MAXN],i,j;</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v[i]=0,match[i]=-1;</w:t>
      </w:r>
    </w:p>
    <w:p w:rsidR="005F1F37" w:rsidRPr="003F0B0C" w:rsidRDefault="005F1F37" w:rsidP="005F1F37">
      <w:pPr>
        <w:pStyle w:val="ad"/>
        <w:rPr>
          <w:rFonts w:hAnsi="宋体" w:cs="宋体"/>
        </w:rPr>
      </w:pPr>
      <w:r w:rsidRPr="003F0B0C">
        <w:rPr>
          <w:rFonts w:hAnsi="宋体" w:cs="宋体" w:hint="eastAsia"/>
        </w:rPr>
        <w:t xml:space="preserve">       for (i=0,j=n;i&lt;n&amp;&amp;j&gt;=2;)</w:t>
      </w:r>
    </w:p>
    <w:p w:rsidR="005F1F37" w:rsidRPr="003F0B0C" w:rsidRDefault="005F1F37" w:rsidP="005F1F37">
      <w:pPr>
        <w:pStyle w:val="ad"/>
        <w:rPr>
          <w:rFonts w:hAnsi="宋体" w:cs="宋体"/>
        </w:rPr>
      </w:pPr>
      <w:r w:rsidRPr="003F0B0C">
        <w:rPr>
          <w:rFonts w:hAnsi="宋体" w:cs="宋体" w:hint="eastAsia"/>
        </w:rPr>
        <w:t xml:space="preserve">              if (match[i]&lt;0&amp;&amp;aug(n,list,match,v,i))</w:t>
      </w:r>
    </w:p>
    <w:p w:rsidR="005F1F37" w:rsidRPr="003F0B0C" w:rsidRDefault="005F1F37" w:rsidP="005F1F37">
      <w:pPr>
        <w:pStyle w:val="ad"/>
        <w:rPr>
          <w:rFonts w:hAnsi="宋体" w:cs="宋体"/>
        </w:rPr>
      </w:pPr>
      <w:r w:rsidRPr="003F0B0C">
        <w:rPr>
          <w:rFonts w:hAnsi="宋体" w:cs="宋体" w:hint="eastAsia"/>
        </w:rPr>
        <w:t xml:space="preserve">                     i=0,j-=2;</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w:t>
      </w:r>
    </w:p>
    <w:p w:rsidR="005F1F37" w:rsidRPr="003F0B0C" w:rsidRDefault="005F1F37" w:rsidP="005F1F37">
      <w:pPr>
        <w:pStyle w:val="ad"/>
        <w:rPr>
          <w:rFonts w:hAnsi="宋体" w:cs="宋体"/>
        </w:rPr>
      </w:pPr>
      <w:r w:rsidRPr="003F0B0C">
        <w:rPr>
          <w:rFonts w:hAnsi="宋体" w:cs="宋体" w:hint="eastAsia"/>
        </w:rPr>
        <w:t xml:space="preserve">       for (i=j=0;i&lt;n;i++)</w:t>
      </w:r>
    </w:p>
    <w:p w:rsidR="005F1F37" w:rsidRPr="003F0B0C" w:rsidRDefault="005F1F37" w:rsidP="005F1F37">
      <w:pPr>
        <w:pStyle w:val="ad"/>
        <w:rPr>
          <w:rFonts w:hAnsi="宋体" w:cs="宋体"/>
        </w:rPr>
      </w:pPr>
      <w:r w:rsidRPr="003F0B0C">
        <w:rPr>
          <w:rFonts w:hAnsi="宋体" w:cs="宋体" w:hint="eastAsia"/>
        </w:rPr>
        <w:t xml:space="preserve">              j+=(match[i]&gt;=0);</w:t>
      </w:r>
    </w:p>
    <w:p w:rsidR="005F1F37" w:rsidRPr="003F0B0C" w:rsidRDefault="005F1F37" w:rsidP="005F1F37">
      <w:pPr>
        <w:pStyle w:val="ad"/>
        <w:rPr>
          <w:rFonts w:hAnsi="宋体" w:cs="宋体"/>
        </w:rPr>
      </w:pPr>
      <w:r w:rsidRPr="003F0B0C">
        <w:rPr>
          <w:rFonts w:hAnsi="宋体" w:cs="宋体" w:hint="eastAsia"/>
        </w:rPr>
        <w:t xml:space="preserve">       return j/2;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0772">
      <w:pPr>
        <w:pStyle w:val="ad"/>
        <w:outlineLvl w:val="2"/>
        <w:rPr>
          <w:rFonts w:hAnsi="宋体" w:cs="宋体"/>
          <w:b/>
        </w:rPr>
      </w:pPr>
      <w:bookmarkStart w:id="332" w:name="_Toc521432024"/>
      <w:r w:rsidRPr="003F0B0C">
        <w:rPr>
          <w:rFonts w:hAnsi="宋体" w:cs="宋体" w:hint="eastAsia"/>
          <w:b/>
        </w:rPr>
        <w:t>8.6 一般图匹配(邻接阵)</w:t>
      </w:r>
      <w:bookmarkEnd w:id="332"/>
    </w:p>
    <w:p w:rsidR="005F1F37" w:rsidRPr="003F0B0C" w:rsidRDefault="005F1F37" w:rsidP="005F1F37">
      <w:pPr>
        <w:pStyle w:val="ad"/>
        <w:rPr>
          <w:rFonts w:hAnsi="宋体" w:cs="宋体"/>
        </w:rPr>
      </w:pPr>
      <w:r w:rsidRPr="003F0B0C">
        <w:rPr>
          <w:rFonts w:hAnsi="宋体" w:cs="宋体" w:hint="eastAsia"/>
        </w:rPr>
        <w:t>//一般图最大匹配,邻接阵形式,复杂度O(n^3)</w:t>
      </w:r>
    </w:p>
    <w:p w:rsidR="005F1F37" w:rsidRPr="003F0B0C" w:rsidRDefault="005F1F37" w:rsidP="005F1F37">
      <w:pPr>
        <w:pStyle w:val="ad"/>
        <w:rPr>
          <w:rFonts w:hAnsi="宋体" w:cs="宋体"/>
        </w:rPr>
      </w:pPr>
      <w:r w:rsidRPr="003F0B0C">
        <w:rPr>
          <w:rFonts w:hAnsi="宋体" w:cs="宋体" w:hint="eastAsia"/>
        </w:rPr>
        <w:t>//返回匹配顶点对数,match返回匹配,未匹配顶点match值为-1</w:t>
      </w:r>
    </w:p>
    <w:p w:rsidR="005F1F37" w:rsidRPr="003F0B0C" w:rsidRDefault="005F1F37" w:rsidP="005F1F37">
      <w:pPr>
        <w:pStyle w:val="ad"/>
        <w:rPr>
          <w:rFonts w:hAnsi="宋体" w:cs="宋体"/>
        </w:rPr>
      </w:pPr>
      <w:r w:rsidRPr="003F0B0C">
        <w:rPr>
          <w:rFonts w:hAnsi="宋体" w:cs="宋体" w:hint="eastAsia"/>
        </w:rPr>
        <w:t>//传入图的顶点数n和邻接阵mat</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int aug(int n,int mat[][MAXN],int* match,int* v,int now){</w:t>
      </w:r>
    </w:p>
    <w:p w:rsidR="005F1F37" w:rsidRPr="003F0B0C" w:rsidRDefault="005F1F37" w:rsidP="005F1F37">
      <w:pPr>
        <w:pStyle w:val="ad"/>
        <w:rPr>
          <w:rFonts w:hAnsi="宋体" w:cs="宋体"/>
        </w:rPr>
      </w:pPr>
      <w:r w:rsidRPr="003F0B0C">
        <w:rPr>
          <w:rFonts w:hAnsi="宋体" w:cs="宋体" w:hint="eastAsia"/>
        </w:rPr>
        <w:t xml:space="preserve">       int i,ret=0;</w:t>
      </w:r>
    </w:p>
    <w:p w:rsidR="005F1F37" w:rsidRPr="003F0B0C" w:rsidRDefault="005F1F37" w:rsidP="005F1F37">
      <w:pPr>
        <w:pStyle w:val="ad"/>
        <w:rPr>
          <w:rFonts w:hAnsi="宋体" w:cs="宋体"/>
        </w:rPr>
      </w:pPr>
      <w:r w:rsidRPr="003F0B0C">
        <w:rPr>
          <w:rFonts w:hAnsi="宋体" w:cs="宋体" w:hint="eastAsia"/>
        </w:rPr>
        <w:lastRenderedPageBreak/>
        <w:t xml:space="preserve">       v[now]=1;</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(!v[i]&amp;&amp;mat[now][i]){</w:t>
      </w:r>
    </w:p>
    <w:p w:rsidR="005F1F37" w:rsidRPr="003F0B0C" w:rsidRDefault="005F1F37" w:rsidP="005F1F37">
      <w:pPr>
        <w:pStyle w:val="ad"/>
        <w:rPr>
          <w:rFonts w:hAnsi="宋体" w:cs="宋体"/>
        </w:rPr>
      </w:pPr>
      <w:r w:rsidRPr="003F0B0C">
        <w:rPr>
          <w:rFonts w:hAnsi="宋体" w:cs="宋体" w:hint="eastAsia"/>
        </w:rPr>
        <w:t xml:space="preserve">                     if (match[i]&lt;0)</w:t>
      </w:r>
    </w:p>
    <w:p w:rsidR="005F1F37" w:rsidRPr="003F0B0C" w:rsidRDefault="005F1F37" w:rsidP="005F1F37">
      <w:pPr>
        <w:pStyle w:val="ad"/>
        <w:rPr>
          <w:rFonts w:hAnsi="宋体" w:cs="宋体"/>
        </w:rPr>
      </w:pPr>
      <w:r w:rsidRPr="003F0B0C">
        <w:rPr>
          <w:rFonts w:hAnsi="宋体" w:cs="宋体" w:hint="eastAsia"/>
        </w:rPr>
        <w:t xml:space="preserve">                            match[now]=i,match[i]=now,ret=1;</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v[i]=1;</w:t>
      </w:r>
    </w:p>
    <w:p w:rsidR="005F1F37" w:rsidRPr="003F0B0C" w:rsidRDefault="005F1F37" w:rsidP="005F1F37">
      <w:pPr>
        <w:pStyle w:val="ad"/>
        <w:rPr>
          <w:rFonts w:hAnsi="宋体" w:cs="宋体"/>
        </w:rPr>
      </w:pPr>
      <w:r w:rsidRPr="003F0B0C">
        <w:rPr>
          <w:rFonts w:hAnsi="宋体" w:cs="宋体" w:hint="eastAsia"/>
        </w:rPr>
        <w:t xml:space="preserve">                            if (aug(n,mat,match,v,match[i]))</w:t>
      </w:r>
    </w:p>
    <w:p w:rsidR="005F1F37" w:rsidRPr="003F0B0C" w:rsidRDefault="005F1F37" w:rsidP="005F1F37">
      <w:pPr>
        <w:pStyle w:val="ad"/>
        <w:rPr>
          <w:rFonts w:hAnsi="宋体" w:cs="宋体"/>
        </w:rPr>
      </w:pPr>
      <w:r w:rsidRPr="003F0B0C">
        <w:rPr>
          <w:rFonts w:hAnsi="宋体" w:cs="宋体" w:hint="eastAsia"/>
        </w:rPr>
        <w:t xml:space="preserve">                                   match[now]=i,match[i]=now,ret=1;</w:t>
      </w:r>
    </w:p>
    <w:p w:rsidR="005F1F37" w:rsidRPr="003F0B0C" w:rsidRDefault="005F1F37" w:rsidP="005F1F37">
      <w:pPr>
        <w:pStyle w:val="ad"/>
        <w:rPr>
          <w:rFonts w:hAnsi="宋体" w:cs="宋体"/>
        </w:rPr>
      </w:pPr>
      <w:r w:rsidRPr="003F0B0C">
        <w:rPr>
          <w:rFonts w:hAnsi="宋体" w:cs="宋体" w:hint="eastAsia"/>
        </w:rPr>
        <w:t xml:space="preserve">                            v[i]=0;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(ret)</w:t>
      </w:r>
    </w:p>
    <w:p w:rsidR="005F1F37" w:rsidRPr="003F0B0C" w:rsidRDefault="005F1F37" w:rsidP="005F1F37">
      <w:pPr>
        <w:pStyle w:val="ad"/>
        <w:rPr>
          <w:rFonts w:hAnsi="宋体" w:cs="宋体"/>
        </w:rPr>
      </w:pPr>
      <w:r w:rsidRPr="003F0B0C">
        <w:rPr>
          <w:rFonts w:hAnsi="宋体" w:cs="宋体" w:hint="eastAsia"/>
        </w:rPr>
        <w:t xml:space="preserve">                            break;</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v[now]=0;</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int graph_match(int n,int mat[][MAXN],int* match){</w:t>
      </w:r>
    </w:p>
    <w:p w:rsidR="005F1F37" w:rsidRPr="003F0B0C" w:rsidRDefault="005F1F37" w:rsidP="005F1F37">
      <w:pPr>
        <w:pStyle w:val="ad"/>
        <w:rPr>
          <w:rFonts w:hAnsi="宋体" w:cs="宋体"/>
        </w:rPr>
      </w:pPr>
      <w:r w:rsidRPr="003F0B0C">
        <w:rPr>
          <w:rFonts w:hAnsi="宋体" w:cs="宋体" w:hint="eastAsia"/>
        </w:rPr>
        <w:t xml:space="preserve">       int v[MAXN],i,j;</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v[i]=0,match[i]=-1;</w:t>
      </w:r>
    </w:p>
    <w:p w:rsidR="005F1F37" w:rsidRPr="003F0B0C" w:rsidRDefault="005F1F37" w:rsidP="005F1F37">
      <w:pPr>
        <w:pStyle w:val="ad"/>
        <w:rPr>
          <w:rFonts w:hAnsi="宋体" w:cs="宋体"/>
        </w:rPr>
      </w:pPr>
      <w:r w:rsidRPr="003F0B0C">
        <w:rPr>
          <w:rFonts w:hAnsi="宋体" w:cs="宋体" w:hint="eastAsia"/>
        </w:rPr>
        <w:t xml:space="preserve">       for (i=0,j=n;i&lt;n&amp;&amp;j&gt;=2;)</w:t>
      </w:r>
    </w:p>
    <w:p w:rsidR="005F1F37" w:rsidRPr="003F0B0C" w:rsidRDefault="005F1F37" w:rsidP="005F1F37">
      <w:pPr>
        <w:pStyle w:val="ad"/>
        <w:rPr>
          <w:rFonts w:hAnsi="宋体" w:cs="宋体"/>
        </w:rPr>
      </w:pPr>
      <w:r w:rsidRPr="003F0B0C">
        <w:rPr>
          <w:rFonts w:hAnsi="宋体" w:cs="宋体" w:hint="eastAsia"/>
        </w:rPr>
        <w:t xml:space="preserve">              if (match[i]&lt;0&amp;&amp;aug(n,mat,match,v,i))</w:t>
      </w:r>
    </w:p>
    <w:p w:rsidR="005F1F37" w:rsidRPr="003F0B0C" w:rsidRDefault="005F1F37" w:rsidP="005F1F37">
      <w:pPr>
        <w:pStyle w:val="ad"/>
        <w:rPr>
          <w:rFonts w:hAnsi="宋体" w:cs="宋体"/>
        </w:rPr>
      </w:pPr>
      <w:r w:rsidRPr="003F0B0C">
        <w:rPr>
          <w:rFonts w:hAnsi="宋体" w:cs="宋体" w:hint="eastAsia"/>
        </w:rPr>
        <w:t xml:space="preserve">                     i=0,j-=2;</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w:t>
      </w:r>
    </w:p>
    <w:p w:rsidR="005F1F37" w:rsidRPr="003F0B0C" w:rsidRDefault="005F1F37" w:rsidP="005F1F37">
      <w:pPr>
        <w:pStyle w:val="ad"/>
        <w:rPr>
          <w:rFonts w:hAnsi="宋体" w:cs="宋体"/>
        </w:rPr>
      </w:pPr>
      <w:r w:rsidRPr="003F0B0C">
        <w:rPr>
          <w:rFonts w:hAnsi="宋体" w:cs="宋体" w:hint="eastAsia"/>
        </w:rPr>
        <w:t xml:space="preserve">       for (i=j=0;i&lt;n;i++)</w:t>
      </w:r>
    </w:p>
    <w:p w:rsidR="005F1F37" w:rsidRPr="003F0B0C" w:rsidRDefault="005F1F37" w:rsidP="005F1F37">
      <w:pPr>
        <w:pStyle w:val="ad"/>
        <w:rPr>
          <w:rFonts w:hAnsi="宋体" w:cs="宋体"/>
        </w:rPr>
      </w:pPr>
      <w:r w:rsidRPr="003F0B0C">
        <w:rPr>
          <w:rFonts w:hAnsi="宋体" w:cs="宋体" w:hint="eastAsia"/>
        </w:rPr>
        <w:t xml:space="preserve">              j+=(match[i]&gt;=0);</w:t>
      </w:r>
    </w:p>
    <w:p w:rsidR="005F1F37" w:rsidRPr="003F0B0C" w:rsidRDefault="005F1F37" w:rsidP="005F1F37">
      <w:pPr>
        <w:pStyle w:val="ad"/>
        <w:rPr>
          <w:rFonts w:hAnsi="宋体" w:cs="宋体"/>
        </w:rPr>
      </w:pPr>
      <w:r w:rsidRPr="003F0B0C">
        <w:rPr>
          <w:rFonts w:hAnsi="宋体" w:cs="宋体" w:hint="eastAsia"/>
        </w:rPr>
        <w:t xml:space="preserve">       return j/2;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0772">
      <w:pPr>
        <w:pStyle w:val="ad"/>
        <w:outlineLvl w:val="2"/>
        <w:rPr>
          <w:rFonts w:hAnsi="宋体" w:cs="宋体"/>
          <w:b/>
        </w:rPr>
      </w:pPr>
      <w:bookmarkStart w:id="333" w:name="_Toc521432025"/>
      <w:r w:rsidRPr="003F0B0C">
        <w:rPr>
          <w:rFonts w:hAnsi="宋体" w:cs="宋体" w:hint="eastAsia"/>
          <w:b/>
        </w:rPr>
        <w:t>8.7 一般图匹配(正向表)</w:t>
      </w:r>
      <w:bookmarkEnd w:id="333"/>
    </w:p>
    <w:p w:rsidR="005F1F37" w:rsidRPr="003F0B0C" w:rsidRDefault="005F1F37" w:rsidP="005F1F37">
      <w:pPr>
        <w:pStyle w:val="ad"/>
        <w:rPr>
          <w:rFonts w:hAnsi="宋体" w:cs="宋体"/>
        </w:rPr>
      </w:pPr>
      <w:r w:rsidRPr="003F0B0C">
        <w:rPr>
          <w:rFonts w:hAnsi="宋体" w:cs="宋体" w:hint="eastAsia"/>
        </w:rPr>
        <w:t>//一般图最大匹配,正向表形式,复杂度O(n*e)</w:t>
      </w:r>
    </w:p>
    <w:p w:rsidR="005F1F37" w:rsidRPr="003F0B0C" w:rsidRDefault="005F1F37" w:rsidP="005F1F37">
      <w:pPr>
        <w:pStyle w:val="ad"/>
        <w:rPr>
          <w:rFonts w:hAnsi="宋体" w:cs="宋体"/>
        </w:rPr>
      </w:pPr>
      <w:r w:rsidRPr="003F0B0C">
        <w:rPr>
          <w:rFonts w:hAnsi="宋体" w:cs="宋体" w:hint="eastAsia"/>
        </w:rPr>
        <w:t>//返回匹配顶点对数,match返回匹配,未匹配顶点match值为-1</w:t>
      </w:r>
    </w:p>
    <w:p w:rsidR="005F1F37" w:rsidRPr="003F0B0C" w:rsidRDefault="005F1F37" w:rsidP="005F1F37">
      <w:pPr>
        <w:pStyle w:val="ad"/>
        <w:rPr>
          <w:rFonts w:hAnsi="宋体" w:cs="宋体"/>
        </w:rPr>
      </w:pPr>
      <w:r w:rsidRPr="003F0B0C">
        <w:rPr>
          <w:rFonts w:hAnsi="宋体" w:cs="宋体" w:hint="eastAsia"/>
        </w:rPr>
        <w:t>//传入图的顶点数n和正向表list,buf</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int aug(int n,int* list,int* buf,int* match,int* v,int now){</w:t>
      </w:r>
    </w:p>
    <w:p w:rsidR="005F1F37" w:rsidRPr="003F0B0C" w:rsidRDefault="005F1F37" w:rsidP="005F1F37">
      <w:pPr>
        <w:pStyle w:val="ad"/>
        <w:rPr>
          <w:rFonts w:hAnsi="宋体" w:cs="宋体"/>
        </w:rPr>
      </w:pPr>
      <w:r w:rsidRPr="003F0B0C">
        <w:rPr>
          <w:rFonts w:hAnsi="宋体" w:cs="宋体" w:hint="eastAsia"/>
        </w:rPr>
        <w:t xml:space="preserve">       int i,t,ret=0;</w:t>
      </w:r>
    </w:p>
    <w:p w:rsidR="005F1F37" w:rsidRPr="003F0B0C" w:rsidRDefault="005F1F37" w:rsidP="005F1F37">
      <w:pPr>
        <w:pStyle w:val="ad"/>
        <w:rPr>
          <w:rFonts w:hAnsi="宋体" w:cs="宋体"/>
        </w:rPr>
      </w:pPr>
      <w:r w:rsidRPr="003F0B0C">
        <w:rPr>
          <w:rFonts w:hAnsi="宋体" w:cs="宋体" w:hint="eastAsia"/>
        </w:rPr>
        <w:t xml:space="preserve">       v[now]=1;</w:t>
      </w:r>
    </w:p>
    <w:p w:rsidR="005F1F37" w:rsidRPr="003F0B0C" w:rsidRDefault="005F1F37" w:rsidP="005F1F37">
      <w:pPr>
        <w:pStyle w:val="ad"/>
        <w:rPr>
          <w:rFonts w:hAnsi="宋体" w:cs="宋体"/>
        </w:rPr>
      </w:pPr>
      <w:r w:rsidRPr="003F0B0C">
        <w:rPr>
          <w:rFonts w:hAnsi="宋体" w:cs="宋体" w:hint="eastAsia"/>
        </w:rPr>
        <w:t xml:space="preserve">       for (i=list[now];i&lt;list[now+1];i++)</w:t>
      </w:r>
    </w:p>
    <w:p w:rsidR="005F1F37" w:rsidRPr="003F0B0C" w:rsidRDefault="005F1F37" w:rsidP="005F1F37">
      <w:pPr>
        <w:pStyle w:val="ad"/>
        <w:rPr>
          <w:rFonts w:hAnsi="宋体" w:cs="宋体"/>
        </w:rPr>
      </w:pPr>
      <w:r w:rsidRPr="003F0B0C">
        <w:rPr>
          <w:rFonts w:hAnsi="宋体" w:cs="宋体" w:hint="eastAsia"/>
        </w:rPr>
        <w:t xml:space="preserve">              if (!v[t=buf[i]]){</w:t>
      </w:r>
    </w:p>
    <w:p w:rsidR="005F1F37" w:rsidRPr="003F0B0C" w:rsidRDefault="005F1F37" w:rsidP="005F1F37">
      <w:pPr>
        <w:pStyle w:val="ad"/>
        <w:rPr>
          <w:rFonts w:hAnsi="宋体" w:cs="宋体"/>
        </w:rPr>
      </w:pPr>
      <w:r w:rsidRPr="003F0B0C">
        <w:rPr>
          <w:rFonts w:hAnsi="宋体" w:cs="宋体" w:hint="eastAsia"/>
        </w:rPr>
        <w:t xml:space="preserve">                     if (match[t]&lt;0)</w:t>
      </w:r>
    </w:p>
    <w:p w:rsidR="005F1F37" w:rsidRPr="003F0B0C" w:rsidRDefault="005F1F37" w:rsidP="005F1F37">
      <w:pPr>
        <w:pStyle w:val="ad"/>
        <w:rPr>
          <w:rFonts w:hAnsi="宋体" w:cs="宋体"/>
        </w:rPr>
      </w:pPr>
      <w:r w:rsidRPr="003F0B0C">
        <w:rPr>
          <w:rFonts w:hAnsi="宋体" w:cs="宋体" w:hint="eastAsia"/>
        </w:rPr>
        <w:t xml:space="preserve">                           match[now]=t,match[t]=now,ret=1;</w:t>
      </w:r>
    </w:p>
    <w:p w:rsidR="005F1F37" w:rsidRPr="003F0B0C" w:rsidRDefault="005F1F37" w:rsidP="005F1F37">
      <w:pPr>
        <w:pStyle w:val="ad"/>
        <w:rPr>
          <w:rFonts w:hAnsi="宋体" w:cs="宋体"/>
        </w:rPr>
      </w:pPr>
      <w:r w:rsidRPr="003F0B0C">
        <w:rPr>
          <w:rFonts w:hAnsi="宋体" w:cs="宋体" w:hint="eastAsia"/>
        </w:rPr>
        <w:lastRenderedPageBreak/>
        <w:t xml:space="preserve">                    else{</w:t>
      </w:r>
    </w:p>
    <w:p w:rsidR="005F1F37" w:rsidRPr="003F0B0C" w:rsidRDefault="005F1F37" w:rsidP="005F1F37">
      <w:pPr>
        <w:pStyle w:val="ad"/>
        <w:rPr>
          <w:rFonts w:hAnsi="宋体" w:cs="宋体"/>
        </w:rPr>
      </w:pPr>
      <w:r w:rsidRPr="003F0B0C">
        <w:rPr>
          <w:rFonts w:hAnsi="宋体" w:cs="宋体" w:hint="eastAsia"/>
        </w:rPr>
        <w:t xml:space="preserve">                           v[t]=1;</w:t>
      </w:r>
    </w:p>
    <w:p w:rsidR="005F1F37" w:rsidRPr="003F0B0C" w:rsidRDefault="005F1F37" w:rsidP="005F1F37">
      <w:pPr>
        <w:pStyle w:val="ad"/>
        <w:rPr>
          <w:rFonts w:hAnsi="宋体" w:cs="宋体"/>
        </w:rPr>
      </w:pPr>
      <w:r w:rsidRPr="003F0B0C">
        <w:rPr>
          <w:rFonts w:hAnsi="宋体" w:cs="宋体" w:hint="eastAsia"/>
        </w:rPr>
        <w:t xml:space="preserve">                           if (aug(n,list,buf,match,v,match[t]))</w:t>
      </w:r>
    </w:p>
    <w:p w:rsidR="005F1F37" w:rsidRPr="003F0B0C" w:rsidRDefault="005F1F37" w:rsidP="005F1F37">
      <w:pPr>
        <w:pStyle w:val="ad"/>
        <w:rPr>
          <w:rFonts w:hAnsi="宋体" w:cs="宋体"/>
        </w:rPr>
      </w:pPr>
      <w:r w:rsidRPr="003F0B0C">
        <w:rPr>
          <w:rFonts w:hAnsi="宋体" w:cs="宋体" w:hint="eastAsia"/>
        </w:rPr>
        <w:t xml:space="preserve">                                   match[now]=t,match[t]=now,ret=1;</w:t>
      </w:r>
    </w:p>
    <w:p w:rsidR="005F1F37" w:rsidRPr="003F0B0C" w:rsidRDefault="005F1F37" w:rsidP="005F1F37">
      <w:pPr>
        <w:pStyle w:val="ad"/>
        <w:rPr>
          <w:rFonts w:hAnsi="宋体" w:cs="宋体"/>
        </w:rPr>
      </w:pPr>
      <w:r w:rsidRPr="003F0B0C">
        <w:rPr>
          <w:rFonts w:hAnsi="宋体" w:cs="宋体" w:hint="eastAsia"/>
        </w:rPr>
        <w:t xml:space="preserve">                            v[t]=0;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(ret)</w:t>
      </w:r>
    </w:p>
    <w:p w:rsidR="005F1F37" w:rsidRPr="003F0B0C" w:rsidRDefault="005F1F37" w:rsidP="005F1F37">
      <w:pPr>
        <w:pStyle w:val="ad"/>
        <w:rPr>
          <w:rFonts w:hAnsi="宋体" w:cs="宋体"/>
        </w:rPr>
      </w:pPr>
      <w:r w:rsidRPr="003F0B0C">
        <w:rPr>
          <w:rFonts w:hAnsi="宋体" w:cs="宋体" w:hint="eastAsia"/>
        </w:rPr>
        <w:t xml:space="preserve">                            break;</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v[now]=0;</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graph_match(int n,int* list,int* buf,int* match){</w:t>
      </w:r>
    </w:p>
    <w:p w:rsidR="005F1F37" w:rsidRPr="003F0B0C" w:rsidRDefault="005F1F37" w:rsidP="005F1F37">
      <w:pPr>
        <w:pStyle w:val="ad"/>
        <w:rPr>
          <w:rFonts w:hAnsi="宋体" w:cs="宋体"/>
        </w:rPr>
      </w:pPr>
      <w:r w:rsidRPr="003F0B0C">
        <w:rPr>
          <w:rFonts w:hAnsi="宋体" w:cs="宋体" w:hint="eastAsia"/>
        </w:rPr>
        <w:t xml:space="preserve">       int v[MAXN],i,j;</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v[i]=0,match[i]=-1;</w:t>
      </w:r>
    </w:p>
    <w:p w:rsidR="005F1F37" w:rsidRPr="003F0B0C" w:rsidRDefault="005F1F37" w:rsidP="005F1F37">
      <w:pPr>
        <w:pStyle w:val="ad"/>
        <w:rPr>
          <w:rFonts w:hAnsi="宋体" w:cs="宋体"/>
        </w:rPr>
      </w:pPr>
      <w:r w:rsidRPr="003F0B0C">
        <w:rPr>
          <w:rFonts w:hAnsi="宋体" w:cs="宋体" w:hint="eastAsia"/>
        </w:rPr>
        <w:t xml:space="preserve">       for (i=0,j=n;i&lt;n&amp;&amp;j&gt;=2;)</w:t>
      </w:r>
    </w:p>
    <w:p w:rsidR="005F1F37" w:rsidRPr="003F0B0C" w:rsidRDefault="005F1F37" w:rsidP="005F1F37">
      <w:pPr>
        <w:pStyle w:val="ad"/>
        <w:rPr>
          <w:rFonts w:hAnsi="宋体" w:cs="宋体"/>
        </w:rPr>
      </w:pPr>
      <w:r w:rsidRPr="003F0B0C">
        <w:rPr>
          <w:rFonts w:hAnsi="宋体" w:cs="宋体" w:hint="eastAsia"/>
        </w:rPr>
        <w:t xml:space="preserve">              if (match[i]&lt;0&amp;&amp;aug(n,list,buf,match,v,i))</w:t>
      </w:r>
    </w:p>
    <w:p w:rsidR="005F1F37" w:rsidRPr="003F0B0C" w:rsidRDefault="005F1F37" w:rsidP="005F1F37">
      <w:pPr>
        <w:pStyle w:val="ad"/>
        <w:rPr>
          <w:rFonts w:hAnsi="宋体" w:cs="宋体"/>
        </w:rPr>
      </w:pPr>
      <w:r w:rsidRPr="003F0B0C">
        <w:rPr>
          <w:rFonts w:hAnsi="宋体" w:cs="宋体" w:hint="eastAsia"/>
        </w:rPr>
        <w:t xml:space="preserve">                     i=0,j-=2;</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w:t>
      </w:r>
    </w:p>
    <w:p w:rsidR="005F1F37" w:rsidRPr="003F0B0C" w:rsidRDefault="005F1F37" w:rsidP="005F1F37">
      <w:pPr>
        <w:pStyle w:val="ad"/>
        <w:rPr>
          <w:rFonts w:hAnsi="宋体" w:cs="宋体"/>
        </w:rPr>
      </w:pPr>
      <w:r w:rsidRPr="003F0B0C">
        <w:rPr>
          <w:rFonts w:hAnsi="宋体" w:cs="宋体" w:hint="eastAsia"/>
        </w:rPr>
        <w:t xml:space="preserve">       for (i=j=0;i&lt;n;i++)</w:t>
      </w:r>
    </w:p>
    <w:p w:rsidR="005F1F37" w:rsidRPr="003F0B0C" w:rsidRDefault="005F1F37" w:rsidP="005F1F37">
      <w:pPr>
        <w:pStyle w:val="ad"/>
        <w:rPr>
          <w:rFonts w:hAnsi="宋体" w:cs="宋体"/>
        </w:rPr>
      </w:pPr>
      <w:r w:rsidRPr="003F0B0C">
        <w:rPr>
          <w:rFonts w:hAnsi="宋体" w:cs="宋体" w:hint="eastAsia"/>
        </w:rPr>
        <w:t xml:space="preserve">              j+=(match[i]&gt;=0);</w:t>
      </w:r>
    </w:p>
    <w:p w:rsidR="005F1F37" w:rsidRPr="003F0B0C" w:rsidRDefault="005F1F37" w:rsidP="005F1F37">
      <w:pPr>
        <w:pStyle w:val="ad"/>
        <w:rPr>
          <w:rFonts w:hAnsi="宋体" w:cs="宋体"/>
        </w:rPr>
      </w:pPr>
      <w:r w:rsidRPr="003F0B0C">
        <w:rPr>
          <w:rFonts w:hAnsi="宋体" w:cs="宋体" w:hint="eastAsia"/>
        </w:rPr>
        <w:t xml:space="preserve">       return j/2;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1"/>
        <w:rPr>
          <w:rFonts w:hAnsi="宋体" w:cs="宋体"/>
          <w:b/>
          <w:sz w:val="24"/>
          <w:szCs w:val="24"/>
        </w:rPr>
      </w:pPr>
      <w:bookmarkStart w:id="334" w:name="_Toc521432026"/>
      <w:r w:rsidRPr="003F0B0C">
        <w:rPr>
          <w:rFonts w:hAnsi="宋体" w:cs="宋体" w:hint="eastAsia"/>
          <w:b/>
          <w:sz w:val="24"/>
          <w:szCs w:val="24"/>
        </w:rPr>
        <w:t>9、图论—网络流</w:t>
      </w:r>
      <w:bookmarkEnd w:id="334"/>
    </w:p>
    <w:p w:rsidR="005F1F37" w:rsidRPr="003F0B0C" w:rsidRDefault="005F1F37" w:rsidP="00174533">
      <w:pPr>
        <w:pStyle w:val="ad"/>
        <w:outlineLvl w:val="2"/>
        <w:rPr>
          <w:rFonts w:hAnsi="宋体" w:cs="宋体"/>
          <w:b/>
        </w:rPr>
      </w:pPr>
      <w:bookmarkStart w:id="335" w:name="_Toc521432027"/>
      <w:r w:rsidRPr="003F0B0C">
        <w:rPr>
          <w:rFonts w:hAnsi="宋体" w:cs="宋体" w:hint="eastAsia"/>
          <w:b/>
        </w:rPr>
        <w:t>9.1 最大流(邻接阵)</w:t>
      </w:r>
      <w:bookmarkEnd w:id="335"/>
    </w:p>
    <w:p w:rsidR="005F1F37" w:rsidRPr="003F0B0C" w:rsidRDefault="005F1F37" w:rsidP="005F1F37">
      <w:pPr>
        <w:pStyle w:val="ad"/>
        <w:rPr>
          <w:rFonts w:hAnsi="宋体" w:cs="宋体"/>
        </w:rPr>
      </w:pPr>
      <w:r w:rsidRPr="003F0B0C">
        <w:rPr>
          <w:rFonts w:hAnsi="宋体" w:cs="宋体" w:hint="eastAsia"/>
        </w:rPr>
        <w:t>//求网络最大流,邻接阵形式</w:t>
      </w:r>
    </w:p>
    <w:p w:rsidR="005F1F37" w:rsidRPr="003F0B0C" w:rsidRDefault="005F1F37" w:rsidP="005F1F37">
      <w:pPr>
        <w:pStyle w:val="ad"/>
        <w:rPr>
          <w:rFonts w:hAnsi="宋体" w:cs="宋体"/>
        </w:rPr>
      </w:pPr>
      <w:r w:rsidRPr="003F0B0C">
        <w:rPr>
          <w:rFonts w:hAnsi="宋体" w:cs="宋体" w:hint="eastAsia"/>
        </w:rPr>
        <w:t>//返回最大流量,flow返回每条边的流量</w:t>
      </w:r>
    </w:p>
    <w:p w:rsidR="005F1F37" w:rsidRPr="003F0B0C" w:rsidRDefault="005F1F37" w:rsidP="005F1F37">
      <w:pPr>
        <w:pStyle w:val="ad"/>
        <w:rPr>
          <w:rFonts w:hAnsi="宋体" w:cs="宋体"/>
        </w:rPr>
      </w:pPr>
      <w:r w:rsidRPr="003F0B0C">
        <w:rPr>
          <w:rFonts w:hAnsi="宋体" w:cs="宋体" w:hint="eastAsia"/>
        </w:rPr>
        <w:t>//传入网络节点数n,容量mat,源点source,汇点sink</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int max_flow(int n,int mat[][MAXN],int source,int sink,int flow[][MAXN]){</w:t>
      </w:r>
    </w:p>
    <w:p w:rsidR="005F1F37" w:rsidRPr="003F0B0C" w:rsidRDefault="005F1F37" w:rsidP="005F1F37">
      <w:pPr>
        <w:pStyle w:val="ad"/>
        <w:rPr>
          <w:rFonts w:hAnsi="宋体" w:cs="宋体"/>
        </w:rPr>
      </w:pPr>
      <w:r w:rsidRPr="003F0B0C">
        <w:rPr>
          <w:rFonts w:hAnsi="宋体" w:cs="宋体" w:hint="eastAsia"/>
        </w:rPr>
        <w:t xml:space="preserve">       int pre[MAXN],que[MAXN],d[MAXN],p,q,t,i,j;</w:t>
      </w:r>
    </w:p>
    <w:p w:rsidR="005F1F37" w:rsidRPr="003F0B0C" w:rsidRDefault="005F1F37" w:rsidP="005F1F37">
      <w:pPr>
        <w:pStyle w:val="ad"/>
        <w:rPr>
          <w:rFonts w:hAnsi="宋体" w:cs="宋体"/>
        </w:rPr>
      </w:pPr>
      <w:r w:rsidRPr="003F0B0C">
        <w:rPr>
          <w:rFonts w:hAnsi="宋体" w:cs="宋体" w:hint="eastAsia"/>
        </w:rPr>
        <w:t xml:space="preserve">       if (source==sink) return inf;</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(j=0;j&lt;n;flow[i][j++]=0);</w:t>
      </w:r>
    </w:p>
    <w:p w:rsidR="005F1F37" w:rsidRPr="003F0B0C" w:rsidRDefault="005F1F37" w:rsidP="005F1F37">
      <w:pPr>
        <w:pStyle w:val="ad"/>
        <w:rPr>
          <w:rFonts w:hAnsi="宋体" w:cs="宋体"/>
        </w:rPr>
      </w:pPr>
      <w:r w:rsidRPr="003F0B0C">
        <w:rPr>
          <w:rFonts w:hAnsi="宋体" w:cs="宋体" w:hint="eastAsia"/>
        </w:rPr>
        <w:t xml:space="preserve">       for (;;){</w:t>
      </w:r>
    </w:p>
    <w:p w:rsidR="005F1F37" w:rsidRPr="003F0B0C" w:rsidRDefault="005F1F37" w:rsidP="005F1F37">
      <w:pPr>
        <w:pStyle w:val="ad"/>
        <w:rPr>
          <w:rFonts w:hAnsi="宋体" w:cs="宋体"/>
        </w:rPr>
      </w:pPr>
      <w:r w:rsidRPr="003F0B0C">
        <w:rPr>
          <w:rFonts w:hAnsi="宋体" w:cs="宋体" w:hint="eastAsia"/>
        </w:rPr>
        <w:t xml:space="preserve">              for (i=0;i&lt;n;pre[i++]=0);</w:t>
      </w:r>
    </w:p>
    <w:p w:rsidR="005F1F37" w:rsidRPr="003F0B0C" w:rsidRDefault="005F1F37" w:rsidP="005F1F37">
      <w:pPr>
        <w:pStyle w:val="ad"/>
        <w:rPr>
          <w:rFonts w:hAnsi="宋体" w:cs="宋体"/>
        </w:rPr>
      </w:pPr>
      <w:r w:rsidRPr="003F0B0C">
        <w:rPr>
          <w:rFonts w:hAnsi="宋体" w:cs="宋体" w:hint="eastAsia"/>
        </w:rPr>
        <w:t xml:space="preserve">              pre[t=source]=source+1,d[t]=inf;</w:t>
      </w:r>
    </w:p>
    <w:p w:rsidR="005F1F37" w:rsidRPr="003F0B0C" w:rsidRDefault="005F1F37" w:rsidP="005F1F37">
      <w:pPr>
        <w:pStyle w:val="ad"/>
        <w:rPr>
          <w:rFonts w:hAnsi="宋体" w:cs="宋体"/>
        </w:rPr>
      </w:pPr>
      <w:r w:rsidRPr="003F0B0C">
        <w:rPr>
          <w:rFonts w:hAnsi="宋体" w:cs="宋体" w:hint="eastAsia"/>
        </w:rPr>
        <w:t xml:space="preserve">              for (p=q=0;p&lt;=q&amp;&amp;!pre[sink];t=que[p++])</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lastRenderedPageBreak/>
        <w:t xml:space="preserve">                            if (!pre[i]&amp;&amp;j=mat[t][i]-flow[t][i])</w:t>
      </w:r>
    </w:p>
    <w:p w:rsidR="005F1F37" w:rsidRPr="003F0B0C" w:rsidRDefault="005F1F37" w:rsidP="005F1F37">
      <w:pPr>
        <w:pStyle w:val="ad"/>
        <w:rPr>
          <w:rFonts w:hAnsi="宋体" w:cs="宋体"/>
          <w:lang w:val="pt-BR"/>
        </w:rPr>
      </w:pPr>
      <w:r w:rsidRPr="003F0B0C">
        <w:rPr>
          <w:rFonts w:hAnsi="宋体" w:cs="宋体" w:hint="eastAsia"/>
          <w:lang w:val="pt-BR"/>
        </w:rPr>
        <w:t xml:space="preserve">                                   pre[que[q++]=i]=t+1,d[i]=d[t]&lt;j?d[t]:j;</w:t>
      </w:r>
    </w:p>
    <w:p w:rsidR="005F1F37" w:rsidRPr="003F0B0C" w:rsidRDefault="005F1F37" w:rsidP="005F1F37">
      <w:pPr>
        <w:pStyle w:val="ad"/>
        <w:rPr>
          <w:rFonts w:hAnsi="宋体" w:cs="宋体"/>
        </w:rPr>
      </w:pPr>
      <w:r w:rsidRPr="003F0B0C">
        <w:rPr>
          <w:rFonts w:hAnsi="宋体" w:cs="宋体" w:hint="eastAsia"/>
        </w:rPr>
        <w:t xml:space="preserve">                            else if (!pre[i]&amp;&amp;j=flow[i][t])</w:t>
      </w:r>
    </w:p>
    <w:p w:rsidR="005F1F37" w:rsidRPr="003F0B0C" w:rsidRDefault="005F1F37" w:rsidP="005F1F37">
      <w:pPr>
        <w:pStyle w:val="ad"/>
        <w:rPr>
          <w:rFonts w:hAnsi="宋体" w:cs="宋体"/>
          <w:lang w:val="pt-BR"/>
        </w:rPr>
      </w:pPr>
      <w:r w:rsidRPr="003F0B0C">
        <w:rPr>
          <w:rFonts w:hAnsi="宋体" w:cs="宋体" w:hint="eastAsia"/>
          <w:lang w:val="pt-BR"/>
        </w:rPr>
        <w:t xml:space="preserve">                                   pre[que[q++]=i]=-t-1,d[i]=d[t]&lt;j?d[t]:j;</w:t>
      </w:r>
    </w:p>
    <w:p w:rsidR="005F1F37" w:rsidRPr="003F0B0C" w:rsidRDefault="005F1F37" w:rsidP="005F1F37">
      <w:pPr>
        <w:pStyle w:val="ad"/>
        <w:rPr>
          <w:rFonts w:hAnsi="宋体" w:cs="宋体"/>
        </w:rPr>
      </w:pPr>
      <w:r w:rsidRPr="003F0B0C">
        <w:rPr>
          <w:rFonts w:hAnsi="宋体" w:cs="宋体" w:hint="eastAsia"/>
        </w:rPr>
        <w:t xml:space="preserve">              if (!pre[sink]) break;</w:t>
      </w:r>
    </w:p>
    <w:p w:rsidR="005F1F37" w:rsidRPr="003F0B0C" w:rsidRDefault="005F1F37" w:rsidP="005F1F37">
      <w:pPr>
        <w:pStyle w:val="ad"/>
        <w:rPr>
          <w:rFonts w:hAnsi="宋体" w:cs="宋体"/>
        </w:rPr>
      </w:pPr>
      <w:r w:rsidRPr="003F0B0C">
        <w:rPr>
          <w:rFonts w:hAnsi="宋体" w:cs="宋体" w:hint="eastAsia"/>
        </w:rPr>
        <w:t xml:space="preserve">              for (i=sink;i!=source;)</w:t>
      </w:r>
    </w:p>
    <w:p w:rsidR="005F1F37" w:rsidRPr="003F0B0C" w:rsidRDefault="005F1F37" w:rsidP="005F1F37">
      <w:pPr>
        <w:pStyle w:val="ad"/>
        <w:rPr>
          <w:rFonts w:hAnsi="宋体" w:cs="宋体"/>
        </w:rPr>
      </w:pPr>
      <w:r w:rsidRPr="003F0B0C">
        <w:rPr>
          <w:rFonts w:hAnsi="宋体" w:cs="宋体" w:hint="eastAsia"/>
        </w:rPr>
        <w:t xml:space="preserve">                     if (pre[i]&gt;0)</w:t>
      </w:r>
    </w:p>
    <w:p w:rsidR="005F1F37" w:rsidRPr="003F0B0C" w:rsidRDefault="005F1F37" w:rsidP="005F1F37">
      <w:pPr>
        <w:pStyle w:val="ad"/>
        <w:rPr>
          <w:rFonts w:hAnsi="宋体" w:cs="宋体"/>
        </w:rPr>
      </w:pPr>
      <w:r w:rsidRPr="003F0B0C">
        <w:rPr>
          <w:rFonts w:hAnsi="宋体" w:cs="宋体" w:hint="eastAsia"/>
        </w:rPr>
        <w:t xml:space="preserve">                            flow[pre[i]-1][i]+=d[sink],i=pre[i]-1;</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flow[i][-pre[i]-1]-=d[sink],i=-pre[i]-1;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(j=i=0;i&lt;n;j+=flow[source][i++]);</w:t>
      </w:r>
    </w:p>
    <w:p w:rsidR="005F1F37" w:rsidRPr="003F0B0C" w:rsidRDefault="005F1F37" w:rsidP="005F1F37">
      <w:pPr>
        <w:pStyle w:val="ad"/>
        <w:rPr>
          <w:rFonts w:hAnsi="宋体" w:cs="宋体"/>
        </w:rPr>
      </w:pPr>
      <w:r w:rsidRPr="003F0B0C">
        <w:rPr>
          <w:rFonts w:hAnsi="宋体" w:cs="宋体" w:hint="eastAsia"/>
        </w:rPr>
        <w:t xml:space="preserve">       return j;</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36" w:name="_Toc521432028"/>
      <w:r w:rsidRPr="003F0B0C">
        <w:rPr>
          <w:rFonts w:hAnsi="宋体" w:cs="宋体" w:hint="eastAsia"/>
          <w:b/>
        </w:rPr>
        <w:t>9.2 上下界最大流(邻接阵)</w:t>
      </w:r>
      <w:bookmarkEnd w:id="336"/>
    </w:p>
    <w:p w:rsidR="005F1F37" w:rsidRPr="003F0B0C" w:rsidRDefault="005F1F37" w:rsidP="005F1F37">
      <w:pPr>
        <w:pStyle w:val="ad"/>
        <w:rPr>
          <w:rFonts w:hAnsi="宋体" w:cs="宋体"/>
        </w:rPr>
      </w:pPr>
      <w:r w:rsidRPr="003F0B0C">
        <w:rPr>
          <w:rFonts w:hAnsi="宋体" w:cs="宋体" w:hint="eastAsia"/>
        </w:rPr>
        <w:t>//求上下界网络最大流,邻接阵形式</w:t>
      </w:r>
    </w:p>
    <w:p w:rsidR="005F1F37" w:rsidRPr="003F0B0C" w:rsidRDefault="005F1F37" w:rsidP="005F1F37">
      <w:pPr>
        <w:pStyle w:val="ad"/>
        <w:rPr>
          <w:rFonts w:hAnsi="宋体" w:cs="宋体"/>
        </w:rPr>
      </w:pPr>
      <w:r w:rsidRPr="003F0B0C">
        <w:rPr>
          <w:rFonts w:hAnsi="宋体" w:cs="宋体" w:hint="eastAsia"/>
        </w:rPr>
        <w:t>//返回最大流量,-1表示无可行流,flow返回每条边的流量</w:t>
      </w:r>
    </w:p>
    <w:p w:rsidR="005F1F37" w:rsidRPr="003F0B0C" w:rsidRDefault="005F1F37" w:rsidP="005F1F37">
      <w:pPr>
        <w:pStyle w:val="ad"/>
        <w:rPr>
          <w:rFonts w:hAnsi="宋体" w:cs="宋体"/>
        </w:rPr>
      </w:pPr>
      <w:r w:rsidRPr="003F0B0C">
        <w:rPr>
          <w:rFonts w:hAnsi="宋体" w:cs="宋体" w:hint="eastAsia"/>
        </w:rPr>
        <w:t>//传入网络节点数n,容量mat,流量下界bf,源点source,汇点sink</w:t>
      </w:r>
    </w:p>
    <w:p w:rsidR="005F1F37" w:rsidRPr="003F0B0C" w:rsidRDefault="005F1F37" w:rsidP="005F1F37">
      <w:pPr>
        <w:pStyle w:val="ad"/>
        <w:rPr>
          <w:rFonts w:hAnsi="宋体" w:cs="宋体"/>
        </w:rPr>
      </w:pPr>
      <w:r w:rsidRPr="003F0B0C">
        <w:rPr>
          <w:rFonts w:hAnsi="宋体" w:cs="宋体" w:hint="eastAsia"/>
        </w:rPr>
        <w:t>//MAXN应比最大结点数多2,无可行流返回-1时mat未复原!</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int limit_max_flow(int n,int mat[][MAXN],int bf[][MAXN],int source,int sink,int flow[][MAXN]){</w:t>
      </w:r>
    </w:p>
    <w:p w:rsidR="005F1F37" w:rsidRPr="003F0B0C" w:rsidRDefault="005F1F37" w:rsidP="005F1F37">
      <w:pPr>
        <w:pStyle w:val="ad"/>
        <w:rPr>
          <w:rFonts w:hAnsi="宋体" w:cs="宋体"/>
        </w:rPr>
      </w:pPr>
      <w:r w:rsidRPr="003F0B0C">
        <w:rPr>
          <w:rFonts w:hAnsi="宋体" w:cs="宋体" w:hint="eastAsia"/>
        </w:rPr>
        <w:t xml:space="preserve">       int i,j,sk,ks;</w:t>
      </w:r>
    </w:p>
    <w:p w:rsidR="005F1F37" w:rsidRPr="003F0B0C" w:rsidRDefault="005F1F37" w:rsidP="005F1F37">
      <w:pPr>
        <w:pStyle w:val="ad"/>
        <w:rPr>
          <w:rFonts w:hAnsi="宋体" w:cs="宋体"/>
        </w:rPr>
      </w:pPr>
      <w:r w:rsidRPr="003F0B0C">
        <w:rPr>
          <w:rFonts w:hAnsi="宋体" w:cs="宋体" w:hint="eastAsia"/>
        </w:rPr>
        <w:t xml:space="preserve">       if (source==sink) return inf;</w:t>
      </w:r>
    </w:p>
    <w:p w:rsidR="005F1F37" w:rsidRPr="003F0B0C" w:rsidRDefault="005F1F37" w:rsidP="005F1F37">
      <w:pPr>
        <w:pStyle w:val="ad"/>
        <w:rPr>
          <w:rFonts w:hAnsi="宋体" w:cs="宋体"/>
          <w:lang w:val="pt-BR"/>
        </w:rPr>
      </w:pPr>
      <w:r w:rsidRPr="003F0B0C">
        <w:rPr>
          <w:rFonts w:hAnsi="宋体" w:cs="宋体" w:hint="eastAsia"/>
          <w:lang w:val="pt-BR"/>
        </w:rPr>
        <w:t xml:space="preserve">       for (mat[n][n+1]=mat[n+1][n]=mat[n][n]=mat[n+1][n+1]=i=0;i&lt;n;i++)</w:t>
      </w:r>
    </w:p>
    <w:p w:rsidR="005F1F37" w:rsidRPr="003F0B0C" w:rsidRDefault="005F1F37" w:rsidP="005F1F37">
      <w:pPr>
        <w:pStyle w:val="ad"/>
        <w:rPr>
          <w:rFonts w:hAnsi="宋体" w:cs="宋体"/>
          <w:lang w:val="pt-BR"/>
        </w:rPr>
      </w:pPr>
      <w:r w:rsidRPr="003F0B0C">
        <w:rPr>
          <w:rFonts w:hAnsi="宋体" w:cs="宋体" w:hint="eastAsia"/>
          <w:lang w:val="pt-BR"/>
        </w:rPr>
        <w:t xml:space="preserve">              for (mat[n][i]=mat[i][n]=mat[n+1][i]=mat[i][n+1]=j=0;j&lt;n;j++)</w:t>
      </w:r>
    </w:p>
    <w:p w:rsidR="005F1F37" w:rsidRPr="003F0B0C" w:rsidRDefault="005F1F37" w:rsidP="005F1F37">
      <w:pPr>
        <w:pStyle w:val="ad"/>
        <w:rPr>
          <w:rFonts w:hAnsi="宋体" w:cs="宋体"/>
        </w:rPr>
      </w:pPr>
      <w:r w:rsidRPr="003F0B0C">
        <w:rPr>
          <w:rFonts w:hAnsi="宋体" w:cs="宋体" w:hint="eastAsia"/>
        </w:rPr>
        <w:t xml:space="preserve">                     mat[i][j]-=bf[i][j],mat[n][i]+=bf[j][i],mat[i][n+1]+=bf[i][j];</w:t>
      </w:r>
    </w:p>
    <w:p w:rsidR="005F1F37" w:rsidRPr="003F0B0C" w:rsidRDefault="005F1F37" w:rsidP="005F1F37">
      <w:pPr>
        <w:pStyle w:val="ad"/>
        <w:rPr>
          <w:rFonts w:hAnsi="宋体" w:cs="宋体"/>
        </w:rPr>
      </w:pPr>
      <w:r w:rsidRPr="003F0B0C">
        <w:rPr>
          <w:rFonts w:hAnsi="宋体" w:cs="宋体" w:hint="eastAsia"/>
        </w:rPr>
        <w:t xml:space="preserve">       sk=mat[source][sink],ks=mat[sink][source],mat[source][sink]=mat[sink][source]=inf;</w:t>
      </w:r>
    </w:p>
    <w:p w:rsidR="005F1F37" w:rsidRPr="003F0B0C" w:rsidRDefault="005F1F37" w:rsidP="005F1F37">
      <w:pPr>
        <w:pStyle w:val="ad"/>
        <w:rPr>
          <w:rFonts w:hAnsi="宋体" w:cs="宋体"/>
        </w:rPr>
      </w:pPr>
      <w:r w:rsidRPr="003F0B0C">
        <w:rPr>
          <w:rFonts w:hAnsi="宋体" w:cs="宋体" w:hint="eastAsia"/>
        </w:rPr>
        <w:t xml:space="preserve">       for (i=0;i&lt;n+2;i++)</w:t>
      </w:r>
    </w:p>
    <w:p w:rsidR="005F1F37" w:rsidRPr="003F0B0C" w:rsidRDefault="005F1F37" w:rsidP="005F1F37">
      <w:pPr>
        <w:pStyle w:val="ad"/>
        <w:rPr>
          <w:rFonts w:hAnsi="宋体" w:cs="宋体"/>
        </w:rPr>
      </w:pPr>
      <w:r w:rsidRPr="003F0B0C">
        <w:rPr>
          <w:rFonts w:hAnsi="宋体" w:cs="宋体" w:hint="eastAsia"/>
        </w:rPr>
        <w:t xml:space="preserve">              for (j=0;j&lt;n+2;flow[i][j++]=0);</w:t>
      </w:r>
    </w:p>
    <w:p w:rsidR="005F1F37" w:rsidRPr="003F0B0C" w:rsidRDefault="005F1F37" w:rsidP="005F1F37">
      <w:pPr>
        <w:pStyle w:val="ad"/>
        <w:rPr>
          <w:rFonts w:hAnsi="宋体" w:cs="宋体"/>
        </w:rPr>
      </w:pPr>
      <w:r w:rsidRPr="003F0B0C">
        <w:rPr>
          <w:rFonts w:hAnsi="宋体" w:cs="宋体" w:hint="eastAsia"/>
        </w:rPr>
        <w:t xml:space="preserve">       _max_flow(n+2,mat,n,n+1,flow);</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(flow[n][i]&lt;mat[n][i]) return -1;</w:t>
      </w:r>
    </w:p>
    <w:p w:rsidR="005F1F37" w:rsidRPr="003F0B0C" w:rsidRDefault="005F1F37" w:rsidP="005F1F37">
      <w:pPr>
        <w:pStyle w:val="ad"/>
        <w:rPr>
          <w:rFonts w:hAnsi="宋体" w:cs="宋体"/>
        </w:rPr>
      </w:pPr>
      <w:r w:rsidRPr="003F0B0C">
        <w:rPr>
          <w:rFonts w:hAnsi="宋体" w:cs="宋体" w:hint="eastAsia"/>
        </w:rPr>
        <w:t xml:space="preserve">       flow[source][sink]=flow[sink][source]=0,mat[source][sink]=sk,mat[sink][source]=ks;</w:t>
      </w:r>
    </w:p>
    <w:p w:rsidR="005F1F37" w:rsidRPr="003F0B0C" w:rsidRDefault="005F1F37" w:rsidP="005F1F37">
      <w:pPr>
        <w:pStyle w:val="ad"/>
        <w:rPr>
          <w:rFonts w:hAnsi="宋体" w:cs="宋体"/>
        </w:rPr>
      </w:pPr>
      <w:r w:rsidRPr="003F0B0C">
        <w:rPr>
          <w:rFonts w:hAnsi="宋体" w:cs="宋体" w:hint="eastAsia"/>
        </w:rPr>
        <w:t xml:space="preserve">       _max_flow(n,mat,source,sink,flow);</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lastRenderedPageBreak/>
        <w:t xml:space="preserve">                     mat[i][j]+=bf[i][j],flow[i][j]+=bf[i][j];</w:t>
      </w:r>
    </w:p>
    <w:p w:rsidR="005F1F37" w:rsidRPr="003F0B0C" w:rsidRDefault="005F1F37" w:rsidP="005F1F37">
      <w:pPr>
        <w:pStyle w:val="ad"/>
        <w:rPr>
          <w:rFonts w:hAnsi="宋体" w:cs="宋体"/>
        </w:rPr>
      </w:pPr>
      <w:r w:rsidRPr="003F0B0C">
        <w:rPr>
          <w:rFonts w:hAnsi="宋体" w:cs="宋体" w:hint="eastAsia"/>
        </w:rPr>
        <w:t xml:space="preserve">       for (j=i=0;i&lt;n;j+=flow[source][i++]);</w:t>
      </w:r>
    </w:p>
    <w:p w:rsidR="005F1F37" w:rsidRPr="003F0B0C" w:rsidRDefault="005F1F37" w:rsidP="005F1F37">
      <w:pPr>
        <w:pStyle w:val="ad"/>
        <w:rPr>
          <w:rFonts w:hAnsi="宋体" w:cs="宋体"/>
        </w:rPr>
      </w:pPr>
      <w:r w:rsidRPr="003F0B0C">
        <w:rPr>
          <w:rFonts w:hAnsi="宋体" w:cs="宋体" w:hint="eastAsia"/>
        </w:rPr>
        <w:t xml:space="preserve">       return j;</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p>
    <w:p w:rsidR="005F1F37" w:rsidRPr="003F0B0C" w:rsidRDefault="005F1F37" w:rsidP="00174533">
      <w:pPr>
        <w:pStyle w:val="ad"/>
        <w:outlineLvl w:val="2"/>
        <w:rPr>
          <w:rFonts w:hAnsi="宋体" w:cs="宋体"/>
          <w:b/>
        </w:rPr>
      </w:pPr>
      <w:bookmarkStart w:id="337" w:name="_Toc521432029"/>
      <w:r w:rsidRPr="003F0B0C">
        <w:rPr>
          <w:rFonts w:hAnsi="宋体" w:cs="宋体" w:hint="eastAsia"/>
          <w:b/>
        </w:rPr>
        <w:t>9.3 上下界最小流(邻接阵)</w:t>
      </w:r>
      <w:bookmarkEnd w:id="337"/>
    </w:p>
    <w:p w:rsidR="005F1F37" w:rsidRPr="003F0B0C" w:rsidRDefault="005F1F37" w:rsidP="005F1F37">
      <w:pPr>
        <w:pStyle w:val="ad"/>
        <w:rPr>
          <w:rFonts w:hAnsi="宋体" w:cs="宋体"/>
        </w:rPr>
      </w:pPr>
      <w:r w:rsidRPr="003F0B0C">
        <w:rPr>
          <w:rFonts w:hAnsi="宋体" w:cs="宋体" w:hint="eastAsia"/>
        </w:rPr>
        <w:t>//求上下界网络最小流,邻接阵形式</w:t>
      </w:r>
    </w:p>
    <w:p w:rsidR="005F1F37" w:rsidRPr="003F0B0C" w:rsidRDefault="005F1F37" w:rsidP="005F1F37">
      <w:pPr>
        <w:pStyle w:val="ad"/>
        <w:rPr>
          <w:rFonts w:hAnsi="宋体" w:cs="宋体"/>
        </w:rPr>
      </w:pPr>
      <w:r w:rsidRPr="003F0B0C">
        <w:rPr>
          <w:rFonts w:hAnsi="宋体" w:cs="宋体" w:hint="eastAsia"/>
        </w:rPr>
        <w:t>//返回最大流量,-1表示无可行流,flow返回每条边的流量</w:t>
      </w:r>
    </w:p>
    <w:p w:rsidR="005F1F37" w:rsidRPr="003F0B0C" w:rsidRDefault="005F1F37" w:rsidP="005F1F37">
      <w:pPr>
        <w:pStyle w:val="ad"/>
        <w:rPr>
          <w:rFonts w:hAnsi="宋体" w:cs="宋体"/>
        </w:rPr>
      </w:pPr>
      <w:r w:rsidRPr="003F0B0C">
        <w:rPr>
          <w:rFonts w:hAnsi="宋体" w:cs="宋体" w:hint="eastAsia"/>
        </w:rPr>
        <w:t>//传入网络节点数n,容量mat,流量下界bf,源点source,汇点sink</w:t>
      </w:r>
    </w:p>
    <w:p w:rsidR="005F1F37" w:rsidRPr="003F0B0C" w:rsidRDefault="005F1F37" w:rsidP="005F1F37">
      <w:pPr>
        <w:pStyle w:val="ad"/>
        <w:rPr>
          <w:rFonts w:hAnsi="宋体" w:cs="宋体"/>
        </w:rPr>
      </w:pPr>
      <w:r w:rsidRPr="003F0B0C">
        <w:rPr>
          <w:rFonts w:hAnsi="宋体" w:cs="宋体" w:hint="eastAsia"/>
        </w:rPr>
        <w:t>//MAXN应比最大结点数多2,无可行流返回-1时mat未复原!</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int limit_min_flow(int n,int mat[][MAXN],int bf[][MAXN],int source,int sink,int flow[][MAXN]){</w:t>
      </w:r>
    </w:p>
    <w:p w:rsidR="005F1F37" w:rsidRPr="003F0B0C" w:rsidRDefault="005F1F37" w:rsidP="005F1F37">
      <w:pPr>
        <w:pStyle w:val="ad"/>
        <w:rPr>
          <w:rFonts w:hAnsi="宋体" w:cs="宋体"/>
        </w:rPr>
      </w:pPr>
      <w:r w:rsidRPr="003F0B0C">
        <w:rPr>
          <w:rFonts w:hAnsi="宋体" w:cs="宋体" w:hint="eastAsia"/>
        </w:rPr>
        <w:t xml:space="preserve">       int i,j,sk,ks;</w:t>
      </w:r>
    </w:p>
    <w:p w:rsidR="005F1F37" w:rsidRPr="003F0B0C" w:rsidRDefault="005F1F37" w:rsidP="005F1F37">
      <w:pPr>
        <w:pStyle w:val="ad"/>
        <w:rPr>
          <w:rFonts w:hAnsi="宋体" w:cs="宋体"/>
        </w:rPr>
      </w:pPr>
      <w:r w:rsidRPr="003F0B0C">
        <w:rPr>
          <w:rFonts w:hAnsi="宋体" w:cs="宋体" w:hint="eastAsia"/>
        </w:rPr>
        <w:t xml:space="preserve">       if (source==sink) return inf;</w:t>
      </w:r>
    </w:p>
    <w:p w:rsidR="005F1F37" w:rsidRPr="003F0B0C" w:rsidRDefault="005F1F37" w:rsidP="005F1F37">
      <w:pPr>
        <w:pStyle w:val="ad"/>
        <w:rPr>
          <w:rFonts w:hAnsi="宋体" w:cs="宋体"/>
          <w:lang w:val="pt-BR"/>
        </w:rPr>
      </w:pPr>
      <w:r w:rsidRPr="003F0B0C">
        <w:rPr>
          <w:rFonts w:hAnsi="宋体" w:cs="宋体" w:hint="eastAsia"/>
          <w:lang w:val="pt-BR"/>
        </w:rPr>
        <w:t xml:space="preserve">       for (mat[n][n+1]=mat[n+1][n]=mat[n][n]=mat[n+1][n+1]=i=0;i&lt;n;i++)</w:t>
      </w:r>
    </w:p>
    <w:p w:rsidR="005F1F37" w:rsidRPr="003F0B0C" w:rsidRDefault="005F1F37" w:rsidP="005F1F37">
      <w:pPr>
        <w:pStyle w:val="ad"/>
        <w:rPr>
          <w:rFonts w:hAnsi="宋体" w:cs="宋体"/>
          <w:lang w:val="pt-BR"/>
        </w:rPr>
      </w:pPr>
      <w:r w:rsidRPr="003F0B0C">
        <w:rPr>
          <w:rFonts w:hAnsi="宋体" w:cs="宋体" w:hint="eastAsia"/>
          <w:lang w:val="pt-BR"/>
        </w:rPr>
        <w:t xml:space="preserve">              for (mat[n][i]=mat[i][n]=mat[n+1][i]=mat[i][n+1]=j=0;j&lt;n;j++)</w:t>
      </w:r>
    </w:p>
    <w:p w:rsidR="005F1F37" w:rsidRPr="003F0B0C" w:rsidRDefault="005F1F37" w:rsidP="005F1F37">
      <w:pPr>
        <w:pStyle w:val="ad"/>
        <w:rPr>
          <w:rFonts w:hAnsi="宋体" w:cs="宋体"/>
        </w:rPr>
      </w:pPr>
      <w:r w:rsidRPr="003F0B0C">
        <w:rPr>
          <w:rFonts w:hAnsi="宋体" w:cs="宋体" w:hint="eastAsia"/>
        </w:rPr>
        <w:t xml:space="preserve">                     mat[i][j]-=bf[i][j],mat[n][i]+=bf[j][i],mat[i][n+1]+=bf[i][j];</w:t>
      </w:r>
    </w:p>
    <w:p w:rsidR="005F1F37" w:rsidRPr="003F0B0C" w:rsidRDefault="005F1F37" w:rsidP="005F1F37">
      <w:pPr>
        <w:pStyle w:val="ad"/>
        <w:rPr>
          <w:rFonts w:hAnsi="宋体" w:cs="宋体"/>
        </w:rPr>
      </w:pPr>
      <w:r w:rsidRPr="003F0B0C">
        <w:rPr>
          <w:rFonts w:hAnsi="宋体" w:cs="宋体" w:hint="eastAsia"/>
        </w:rPr>
        <w:t xml:space="preserve">       sk=mat[source][sink],ks=mat[sink][source],mat[source][sink]=mat[sink][source]=inf;</w:t>
      </w:r>
    </w:p>
    <w:p w:rsidR="005F1F37" w:rsidRPr="003F0B0C" w:rsidRDefault="005F1F37" w:rsidP="005F1F37">
      <w:pPr>
        <w:pStyle w:val="ad"/>
        <w:rPr>
          <w:rFonts w:hAnsi="宋体" w:cs="宋体"/>
        </w:rPr>
      </w:pPr>
      <w:r w:rsidRPr="003F0B0C">
        <w:rPr>
          <w:rFonts w:hAnsi="宋体" w:cs="宋体" w:hint="eastAsia"/>
        </w:rPr>
        <w:t xml:space="preserve">       for (i=0;i&lt;n+2;i++)</w:t>
      </w:r>
    </w:p>
    <w:p w:rsidR="005F1F37" w:rsidRPr="003F0B0C" w:rsidRDefault="005F1F37" w:rsidP="005F1F37">
      <w:pPr>
        <w:pStyle w:val="ad"/>
        <w:rPr>
          <w:rFonts w:hAnsi="宋体" w:cs="宋体"/>
        </w:rPr>
      </w:pPr>
      <w:r w:rsidRPr="003F0B0C">
        <w:rPr>
          <w:rFonts w:hAnsi="宋体" w:cs="宋体" w:hint="eastAsia"/>
        </w:rPr>
        <w:t xml:space="preserve">              for (j=0;j&lt;n+2;flow[i][j++]=0);</w:t>
      </w:r>
    </w:p>
    <w:p w:rsidR="005F1F37" w:rsidRPr="003F0B0C" w:rsidRDefault="005F1F37" w:rsidP="005F1F37">
      <w:pPr>
        <w:pStyle w:val="ad"/>
        <w:rPr>
          <w:rFonts w:hAnsi="宋体" w:cs="宋体"/>
        </w:rPr>
      </w:pPr>
      <w:r w:rsidRPr="003F0B0C">
        <w:rPr>
          <w:rFonts w:hAnsi="宋体" w:cs="宋体" w:hint="eastAsia"/>
        </w:rPr>
        <w:t xml:space="preserve">       _max_flow(n+2,mat,n,n+1,flow);</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(flow[n][i]&lt;mat[n][i]) return -1;</w:t>
      </w:r>
    </w:p>
    <w:p w:rsidR="005F1F37" w:rsidRPr="003F0B0C" w:rsidRDefault="005F1F37" w:rsidP="005F1F37">
      <w:pPr>
        <w:pStyle w:val="ad"/>
        <w:rPr>
          <w:rFonts w:hAnsi="宋体" w:cs="宋体"/>
        </w:rPr>
      </w:pPr>
      <w:r w:rsidRPr="003F0B0C">
        <w:rPr>
          <w:rFonts w:hAnsi="宋体" w:cs="宋体" w:hint="eastAsia"/>
        </w:rPr>
        <w:t xml:space="preserve">       flow[source][sink]=flow[sink][source]=0,mat[source][sink]=sk,mat[sink][source]=ks;</w:t>
      </w:r>
    </w:p>
    <w:p w:rsidR="005F1F37" w:rsidRPr="003F0B0C" w:rsidRDefault="005F1F37" w:rsidP="005F1F37">
      <w:pPr>
        <w:pStyle w:val="ad"/>
        <w:rPr>
          <w:rFonts w:hAnsi="宋体" w:cs="宋体"/>
        </w:rPr>
      </w:pPr>
      <w:r w:rsidRPr="003F0B0C">
        <w:rPr>
          <w:rFonts w:hAnsi="宋体" w:cs="宋体" w:hint="eastAsia"/>
        </w:rPr>
        <w:t xml:space="preserve">       _max_flow(n,mat,sink,source,flow);</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mat[i][j]+=bf[i][j],flow[i][j]+=bf[i][j];</w:t>
      </w:r>
    </w:p>
    <w:p w:rsidR="005F1F37" w:rsidRPr="003F0B0C" w:rsidRDefault="005F1F37" w:rsidP="005F1F37">
      <w:pPr>
        <w:pStyle w:val="ad"/>
        <w:rPr>
          <w:rFonts w:hAnsi="宋体" w:cs="宋体"/>
        </w:rPr>
      </w:pPr>
      <w:r w:rsidRPr="003F0B0C">
        <w:rPr>
          <w:rFonts w:hAnsi="宋体" w:cs="宋体" w:hint="eastAsia"/>
        </w:rPr>
        <w:t xml:space="preserve">       for (j=i=0;i&lt;n;j+=flow[source][i++]);</w:t>
      </w:r>
    </w:p>
    <w:p w:rsidR="005F1F37" w:rsidRPr="003F0B0C" w:rsidRDefault="005F1F37" w:rsidP="005F1F37">
      <w:pPr>
        <w:pStyle w:val="ad"/>
        <w:rPr>
          <w:rFonts w:hAnsi="宋体" w:cs="宋体"/>
        </w:rPr>
      </w:pPr>
      <w:r w:rsidRPr="003F0B0C">
        <w:rPr>
          <w:rFonts w:hAnsi="宋体" w:cs="宋体" w:hint="eastAsia"/>
        </w:rPr>
        <w:t xml:space="preserve">       return j;</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38" w:name="_Toc521432030"/>
      <w:r w:rsidRPr="003F0B0C">
        <w:rPr>
          <w:rFonts w:hAnsi="宋体" w:cs="宋体" w:hint="eastAsia"/>
          <w:b/>
        </w:rPr>
        <w:t>9.4 最大流无流量(邻接阵)</w:t>
      </w:r>
      <w:bookmarkEnd w:id="338"/>
    </w:p>
    <w:p w:rsidR="005F1F37" w:rsidRPr="003F0B0C" w:rsidRDefault="005F1F37" w:rsidP="005F1F37">
      <w:pPr>
        <w:pStyle w:val="ad"/>
        <w:rPr>
          <w:rFonts w:hAnsi="宋体" w:cs="宋体"/>
        </w:rPr>
      </w:pPr>
      <w:r w:rsidRPr="003F0B0C">
        <w:rPr>
          <w:rFonts w:hAnsi="宋体" w:cs="宋体" w:hint="eastAsia"/>
        </w:rPr>
        <w:t>//求网络最大流,邻接阵形式</w:t>
      </w:r>
    </w:p>
    <w:p w:rsidR="005F1F37" w:rsidRPr="003F0B0C" w:rsidRDefault="005F1F37" w:rsidP="005F1F37">
      <w:pPr>
        <w:pStyle w:val="ad"/>
        <w:rPr>
          <w:rFonts w:hAnsi="宋体" w:cs="宋体"/>
        </w:rPr>
      </w:pPr>
      <w:r w:rsidRPr="003F0B0C">
        <w:rPr>
          <w:rFonts w:hAnsi="宋体" w:cs="宋体" w:hint="eastAsia"/>
        </w:rPr>
        <w:t>//返回最大流量</w:t>
      </w:r>
    </w:p>
    <w:p w:rsidR="005F1F37" w:rsidRPr="003F0B0C" w:rsidRDefault="005F1F37" w:rsidP="005F1F37">
      <w:pPr>
        <w:pStyle w:val="ad"/>
        <w:rPr>
          <w:rFonts w:hAnsi="宋体" w:cs="宋体"/>
        </w:rPr>
      </w:pPr>
      <w:r w:rsidRPr="003F0B0C">
        <w:rPr>
          <w:rFonts w:hAnsi="宋体" w:cs="宋体" w:hint="eastAsia"/>
        </w:rPr>
        <w:t>//传入网络节点数n,容量mat,源点source,汇点sink</w:t>
      </w:r>
    </w:p>
    <w:p w:rsidR="005F1F37" w:rsidRPr="003F0B0C" w:rsidRDefault="005F1F37" w:rsidP="005F1F37">
      <w:pPr>
        <w:pStyle w:val="ad"/>
        <w:rPr>
          <w:rFonts w:hAnsi="宋体" w:cs="宋体"/>
        </w:rPr>
      </w:pPr>
      <w:r w:rsidRPr="003F0B0C">
        <w:rPr>
          <w:rFonts w:hAnsi="宋体" w:cs="宋体" w:hint="eastAsia"/>
        </w:rPr>
        <w:t>//注意mat矩阵被修改</w:t>
      </w:r>
    </w:p>
    <w:p w:rsidR="005F1F37" w:rsidRPr="003F0B0C" w:rsidRDefault="005F1F37" w:rsidP="005F1F37">
      <w:pPr>
        <w:pStyle w:val="ad"/>
        <w:rPr>
          <w:rFonts w:hAnsi="宋体" w:cs="宋体"/>
        </w:rPr>
      </w:pPr>
      <w:r w:rsidRPr="003F0B0C">
        <w:rPr>
          <w:rFonts w:hAnsi="宋体" w:cs="宋体" w:hint="eastAsia"/>
        </w:rPr>
        <w:lastRenderedPageBreak/>
        <w:t>#define MAXN 100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int max_flow(int n,int mat[][MAXN],int source,int sink){</w:t>
      </w:r>
    </w:p>
    <w:p w:rsidR="005F1F37" w:rsidRPr="003F0B0C" w:rsidRDefault="005F1F37" w:rsidP="005F1F37">
      <w:pPr>
        <w:pStyle w:val="ad"/>
        <w:rPr>
          <w:rFonts w:hAnsi="宋体" w:cs="宋体"/>
        </w:rPr>
      </w:pPr>
      <w:r w:rsidRPr="003F0B0C">
        <w:rPr>
          <w:rFonts w:hAnsi="宋体" w:cs="宋体" w:hint="eastAsia"/>
        </w:rPr>
        <w:t xml:space="preserve">       int v[MAXN],c[MAXN],p[MAXN],ret=0,i,j;</w:t>
      </w:r>
    </w:p>
    <w:p w:rsidR="005F1F37" w:rsidRPr="003F0B0C" w:rsidRDefault="005F1F37" w:rsidP="005F1F37">
      <w:pPr>
        <w:pStyle w:val="ad"/>
        <w:rPr>
          <w:rFonts w:hAnsi="宋体" w:cs="宋体"/>
        </w:rPr>
      </w:pPr>
      <w:r w:rsidRPr="003F0B0C">
        <w:rPr>
          <w:rFonts w:hAnsi="宋体" w:cs="宋体" w:hint="eastAsia"/>
        </w:rPr>
        <w:t xml:space="preserve">       for (;;){</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v[i]=c[i]=0;</w:t>
      </w:r>
    </w:p>
    <w:p w:rsidR="005F1F37" w:rsidRPr="003F0B0C" w:rsidRDefault="005F1F37" w:rsidP="005F1F37">
      <w:pPr>
        <w:pStyle w:val="ad"/>
        <w:rPr>
          <w:rFonts w:hAnsi="宋体" w:cs="宋体"/>
        </w:rPr>
      </w:pPr>
      <w:r w:rsidRPr="003F0B0C">
        <w:rPr>
          <w:rFonts w:hAnsi="宋体" w:cs="宋体" w:hint="eastAsia"/>
        </w:rPr>
        <w:t xml:space="preserve">              for (c[source]=inf;;){</w:t>
      </w:r>
    </w:p>
    <w:p w:rsidR="005F1F37" w:rsidRPr="003F0B0C" w:rsidRDefault="005F1F37" w:rsidP="005F1F37">
      <w:pPr>
        <w:pStyle w:val="ad"/>
        <w:rPr>
          <w:rFonts w:hAnsi="宋体" w:cs="宋体"/>
        </w:rPr>
      </w:pPr>
      <w:r w:rsidRPr="003F0B0C">
        <w:rPr>
          <w:rFonts w:hAnsi="宋体" w:cs="宋体" w:hint="eastAsia"/>
        </w:rPr>
        <w:t xml:space="preserve">                    for (j=-1,i=0;i&lt;n;i++)</w:t>
      </w:r>
    </w:p>
    <w:p w:rsidR="005F1F37" w:rsidRPr="003F0B0C" w:rsidRDefault="005F1F37" w:rsidP="005F1F37">
      <w:pPr>
        <w:pStyle w:val="ad"/>
        <w:rPr>
          <w:rFonts w:hAnsi="宋体" w:cs="宋体"/>
        </w:rPr>
      </w:pPr>
      <w:r w:rsidRPr="003F0B0C">
        <w:rPr>
          <w:rFonts w:hAnsi="宋体" w:cs="宋体" w:hint="eastAsia"/>
        </w:rPr>
        <w:t xml:space="preserve">                            if (!v[i]&amp;&amp;c[i]&amp;&amp;(j==-1||c[i]&gt;c[j]))</w:t>
      </w:r>
    </w:p>
    <w:p w:rsidR="005F1F37" w:rsidRPr="003F0B0C" w:rsidRDefault="005F1F37" w:rsidP="005F1F37">
      <w:pPr>
        <w:pStyle w:val="ad"/>
        <w:rPr>
          <w:rFonts w:hAnsi="宋体" w:cs="宋体"/>
        </w:rPr>
      </w:pPr>
      <w:r w:rsidRPr="003F0B0C">
        <w:rPr>
          <w:rFonts w:hAnsi="宋体" w:cs="宋体" w:hint="eastAsia"/>
        </w:rPr>
        <w:t xml:space="preserve">                                   j=i;</w:t>
      </w:r>
    </w:p>
    <w:p w:rsidR="005F1F37" w:rsidRPr="003F0B0C" w:rsidRDefault="005F1F37" w:rsidP="005F1F37">
      <w:pPr>
        <w:pStyle w:val="ad"/>
        <w:rPr>
          <w:rFonts w:hAnsi="宋体" w:cs="宋体"/>
        </w:rPr>
      </w:pPr>
      <w:r w:rsidRPr="003F0B0C">
        <w:rPr>
          <w:rFonts w:hAnsi="宋体" w:cs="宋体" w:hint="eastAsia"/>
        </w:rPr>
        <w:t xml:space="preserve">                     if (j&lt;0) return ret;</w:t>
      </w:r>
    </w:p>
    <w:p w:rsidR="005F1F37" w:rsidRPr="003F0B0C" w:rsidRDefault="005F1F37" w:rsidP="005F1F37">
      <w:pPr>
        <w:pStyle w:val="ad"/>
        <w:rPr>
          <w:rFonts w:hAnsi="宋体" w:cs="宋体"/>
        </w:rPr>
      </w:pPr>
      <w:r w:rsidRPr="003F0B0C">
        <w:rPr>
          <w:rFonts w:hAnsi="宋体" w:cs="宋体" w:hint="eastAsia"/>
        </w:rPr>
        <w:t xml:space="preserve">                     if (j==sink) break;</w:t>
      </w:r>
    </w:p>
    <w:p w:rsidR="005F1F37" w:rsidRPr="003F0B0C" w:rsidRDefault="005F1F37" w:rsidP="005F1F37">
      <w:pPr>
        <w:pStyle w:val="ad"/>
        <w:rPr>
          <w:rFonts w:hAnsi="宋体" w:cs="宋体"/>
        </w:rPr>
      </w:pPr>
      <w:r w:rsidRPr="003F0B0C">
        <w:rPr>
          <w:rFonts w:hAnsi="宋体" w:cs="宋体" w:hint="eastAsia"/>
        </w:rPr>
        <w:t xml:space="preserve">                     for (v[j]=1,i=0;i&lt;n;i++)</w:t>
      </w:r>
    </w:p>
    <w:p w:rsidR="005F1F37" w:rsidRPr="003F0B0C" w:rsidRDefault="005F1F37" w:rsidP="005F1F37">
      <w:pPr>
        <w:pStyle w:val="ad"/>
        <w:rPr>
          <w:rFonts w:hAnsi="宋体" w:cs="宋体"/>
        </w:rPr>
      </w:pPr>
      <w:r w:rsidRPr="003F0B0C">
        <w:rPr>
          <w:rFonts w:hAnsi="宋体" w:cs="宋体" w:hint="eastAsia"/>
        </w:rPr>
        <w:t xml:space="preserve">                            if (mat[j][i]&gt;c[i]&amp;&amp;c[j]&gt;c[i])</w:t>
      </w:r>
    </w:p>
    <w:p w:rsidR="005F1F37" w:rsidRPr="003F0B0C" w:rsidRDefault="005F1F37" w:rsidP="005F1F37">
      <w:pPr>
        <w:pStyle w:val="ad"/>
        <w:rPr>
          <w:rFonts w:hAnsi="宋体" w:cs="宋体"/>
        </w:rPr>
      </w:pPr>
      <w:r w:rsidRPr="003F0B0C">
        <w:rPr>
          <w:rFonts w:hAnsi="宋体" w:cs="宋体" w:hint="eastAsia"/>
        </w:rPr>
        <w:t xml:space="preserve">                                   c[i]=mat[j][i]&lt;c[j]?mat[j][i]:c[j],p[i]=j;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(ret+=j=c[i=sink];i!=source;i=p[i])</w:t>
      </w:r>
    </w:p>
    <w:p w:rsidR="005F1F37" w:rsidRPr="003F0B0C" w:rsidRDefault="005F1F37" w:rsidP="005F1F37">
      <w:pPr>
        <w:pStyle w:val="ad"/>
        <w:rPr>
          <w:rFonts w:hAnsi="宋体" w:cs="宋体"/>
        </w:rPr>
      </w:pPr>
      <w:r w:rsidRPr="003F0B0C">
        <w:rPr>
          <w:rFonts w:hAnsi="宋体" w:cs="宋体" w:hint="eastAsia"/>
        </w:rPr>
        <w:t xml:space="preserve">                     mat[p[i]][i]-=j,mat[i][p[i]]+=j;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39" w:name="_Toc521432031"/>
      <w:r w:rsidRPr="003F0B0C">
        <w:rPr>
          <w:rFonts w:hAnsi="宋体" w:cs="宋体" w:hint="eastAsia"/>
          <w:b/>
        </w:rPr>
        <w:t>9.5 最小费用最大流(邻接阵)</w:t>
      </w:r>
      <w:bookmarkEnd w:id="339"/>
    </w:p>
    <w:p w:rsidR="005F1F37" w:rsidRPr="003F0B0C" w:rsidRDefault="005F1F37" w:rsidP="005F1F37">
      <w:pPr>
        <w:pStyle w:val="ad"/>
        <w:rPr>
          <w:rFonts w:hAnsi="宋体" w:cs="宋体"/>
        </w:rPr>
      </w:pPr>
      <w:r w:rsidRPr="003F0B0C">
        <w:rPr>
          <w:rFonts w:hAnsi="宋体" w:cs="宋体" w:hint="eastAsia"/>
        </w:rPr>
        <w:t>//求网络最小费用最大流,邻接阵形式</w:t>
      </w:r>
    </w:p>
    <w:p w:rsidR="005F1F37" w:rsidRPr="003F0B0C" w:rsidRDefault="005F1F37" w:rsidP="005F1F37">
      <w:pPr>
        <w:pStyle w:val="ad"/>
        <w:rPr>
          <w:rFonts w:hAnsi="宋体" w:cs="宋体"/>
        </w:rPr>
      </w:pPr>
      <w:r w:rsidRPr="003F0B0C">
        <w:rPr>
          <w:rFonts w:hAnsi="宋体" w:cs="宋体" w:hint="eastAsia"/>
        </w:rPr>
        <w:t>//返回最大流量,flow返回每条边的流量,netcost返回总费用</w:t>
      </w:r>
    </w:p>
    <w:p w:rsidR="005F1F37" w:rsidRPr="003F0B0C" w:rsidRDefault="005F1F37" w:rsidP="005F1F37">
      <w:pPr>
        <w:pStyle w:val="ad"/>
        <w:rPr>
          <w:rFonts w:hAnsi="宋体" w:cs="宋体"/>
        </w:rPr>
      </w:pPr>
      <w:r w:rsidRPr="003F0B0C">
        <w:rPr>
          <w:rFonts w:hAnsi="宋体" w:cs="宋体" w:hint="eastAsia"/>
        </w:rPr>
        <w:t>//传入网络节点数n,容量mat,单位费用cost,源点source,汇点sink</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int min_cost_max_flow(int n,int mat[][MAXN],int cost[][MAXN],int source,int sink,int flow[][MAXN],int&amp; netcost){</w:t>
      </w:r>
    </w:p>
    <w:p w:rsidR="005F1F37" w:rsidRPr="003F0B0C" w:rsidRDefault="005F1F37" w:rsidP="005F1F37">
      <w:pPr>
        <w:pStyle w:val="ad"/>
        <w:rPr>
          <w:rFonts w:hAnsi="宋体" w:cs="宋体"/>
        </w:rPr>
      </w:pPr>
      <w:r w:rsidRPr="003F0B0C">
        <w:rPr>
          <w:rFonts w:hAnsi="宋体" w:cs="宋体" w:hint="eastAsia"/>
        </w:rPr>
        <w:t xml:space="preserve">       int pre[MAXN],min[MAXN],d[MAXN],i,j,t,tag;</w:t>
      </w:r>
    </w:p>
    <w:p w:rsidR="005F1F37" w:rsidRPr="003F0B0C" w:rsidRDefault="005F1F37" w:rsidP="005F1F37">
      <w:pPr>
        <w:pStyle w:val="ad"/>
        <w:rPr>
          <w:rFonts w:hAnsi="宋体" w:cs="宋体"/>
        </w:rPr>
      </w:pPr>
      <w:r w:rsidRPr="003F0B0C">
        <w:rPr>
          <w:rFonts w:hAnsi="宋体" w:cs="宋体" w:hint="eastAsia"/>
        </w:rPr>
        <w:t xml:space="preserve">       if (source==sink) return inf;</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(j=0;j&lt;n;flow[i][j++]=0);</w:t>
      </w:r>
    </w:p>
    <w:p w:rsidR="005F1F37" w:rsidRPr="003F0B0C" w:rsidRDefault="005F1F37" w:rsidP="005F1F37">
      <w:pPr>
        <w:pStyle w:val="ad"/>
        <w:rPr>
          <w:rFonts w:hAnsi="宋体" w:cs="宋体"/>
        </w:rPr>
      </w:pPr>
      <w:r w:rsidRPr="003F0B0C">
        <w:rPr>
          <w:rFonts w:hAnsi="宋体" w:cs="宋体" w:hint="eastAsia"/>
        </w:rPr>
        <w:t xml:space="preserve">       for (netcost=0;;){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pre[i]=0,min[i]=inf;</w:t>
      </w:r>
    </w:p>
    <w:p w:rsidR="005F1F37" w:rsidRPr="003F0B0C" w:rsidRDefault="005F1F37" w:rsidP="005F1F37">
      <w:pPr>
        <w:pStyle w:val="ad"/>
        <w:rPr>
          <w:rFonts w:hAnsi="宋体" w:cs="宋体"/>
        </w:rPr>
      </w:pPr>
      <w:r w:rsidRPr="003F0B0C">
        <w:rPr>
          <w:rFonts w:hAnsi="宋体" w:cs="宋体" w:hint="eastAsia"/>
        </w:rPr>
        <w:t xml:space="preserve">              for (pre[source]=source+1,min[source]=0,d[source]=inf,tag=1;tag;)</w:t>
      </w:r>
    </w:p>
    <w:p w:rsidR="005F1F37" w:rsidRPr="003F0B0C" w:rsidRDefault="005F1F37" w:rsidP="005F1F37">
      <w:pPr>
        <w:pStyle w:val="ad"/>
        <w:rPr>
          <w:rFonts w:hAnsi="宋体" w:cs="宋体"/>
        </w:rPr>
      </w:pPr>
      <w:r w:rsidRPr="003F0B0C">
        <w:rPr>
          <w:rFonts w:hAnsi="宋体" w:cs="宋体" w:hint="eastAsia"/>
        </w:rPr>
        <w:t xml:space="preserve">                     for (tag=t=0;t&lt;n;t++)</w:t>
      </w:r>
    </w:p>
    <w:p w:rsidR="005F1F37" w:rsidRPr="003F0B0C" w:rsidRDefault="005F1F37" w:rsidP="005F1F37">
      <w:pPr>
        <w:pStyle w:val="ad"/>
        <w:rPr>
          <w:rFonts w:hAnsi="宋体" w:cs="宋体"/>
        </w:rPr>
      </w:pPr>
      <w:r w:rsidRPr="003F0B0C">
        <w:rPr>
          <w:rFonts w:hAnsi="宋体" w:cs="宋体" w:hint="eastAsia"/>
        </w:rPr>
        <w:t xml:space="preserve">                            if (d[t])</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(j=mat[t][i]-flow[t][i]&amp;&amp;min[t]+cost[t][i]&lt;min[i])</w:t>
      </w:r>
    </w:p>
    <w:p w:rsidR="005F1F37" w:rsidRPr="003F0B0C" w:rsidRDefault="005F1F37" w:rsidP="005F1F37">
      <w:pPr>
        <w:pStyle w:val="ad"/>
        <w:rPr>
          <w:rFonts w:hAnsi="宋体" w:cs="宋体"/>
        </w:rPr>
      </w:pPr>
      <w:r w:rsidRPr="003F0B0C">
        <w:rPr>
          <w:rFonts w:hAnsi="宋体" w:cs="宋体" w:hint="eastAsia"/>
        </w:rPr>
        <w:t xml:space="preserve">                                 </w:t>
      </w:r>
      <w:r w:rsidRPr="003F0B0C">
        <w:rPr>
          <w:rFonts w:hAnsi="宋体" w:cs="宋体" w:hint="eastAsia"/>
        </w:rPr>
        <w:lastRenderedPageBreak/>
        <w:t>tag=1,min[i]=min[t]+cost[t][i],pre[i]=t+1,d[i]=d[t]&lt;j?d[t]:j;</w:t>
      </w:r>
    </w:p>
    <w:p w:rsidR="005F1F37" w:rsidRPr="003F0B0C" w:rsidRDefault="005F1F37" w:rsidP="005F1F37">
      <w:pPr>
        <w:pStyle w:val="ad"/>
        <w:rPr>
          <w:rFonts w:hAnsi="宋体" w:cs="宋体"/>
        </w:rPr>
      </w:pPr>
      <w:r w:rsidRPr="003F0B0C">
        <w:rPr>
          <w:rFonts w:hAnsi="宋体" w:cs="宋体" w:hint="eastAsia"/>
        </w:rPr>
        <w:t xml:space="preserve">                                          else if (j=flow[i][t]&amp;&amp;min[t]&lt;inf&amp;&amp;min[t]-cost[i][t]&lt;min[i])</w:t>
      </w:r>
    </w:p>
    <w:p w:rsidR="005F1F37" w:rsidRPr="003F0B0C" w:rsidRDefault="005F1F37" w:rsidP="005F1F37">
      <w:pPr>
        <w:pStyle w:val="ad"/>
        <w:rPr>
          <w:rFonts w:hAnsi="宋体" w:cs="宋体"/>
        </w:rPr>
      </w:pPr>
      <w:r w:rsidRPr="003F0B0C">
        <w:rPr>
          <w:rFonts w:hAnsi="宋体" w:cs="宋体" w:hint="eastAsia"/>
        </w:rPr>
        <w:t xml:space="preserve">                                                 tag=1,min[i]=min[t]-cost[i][t],pre[i]=-t-1,d[i]=d[t]&lt;j?d[t]:j;</w:t>
      </w:r>
    </w:p>
    <w:p w:rsidR="005F1F37" w:rsidRPr="003F0B0C" w:rsidRDefault="005F1F37" w:rsidP="005F1F37">
      <w:pPr>
        <w:pStyle w:val="ad"/>
        <w:rPr>
          <w:rFonts w:hAnsi="宋体" w:cs="宋体"/>
        </w:rPr>
      </w:pPr>
      <w:r w:rsidRPr="003F0B0C">
        <w:rPr>
          <w:rFonts w:hAnsi="宋体" w:cs="宋体" w:hint="eastAsia"/>
        </w:rPr>
        <w:t xml:space="preserve">              if (!pre[sink])  break;</w:t>
      </w:r>
    </w:p>
    <w:p w:rsidR="005F1F37" w:rsidRPr="003F0B0C" w:rsidRDefault="005F1F37" w:rsidP="005F1F37">
      <w:pPr>
        <w:pStyle w:val="ad"/>
        <w:rPr>
          <w:rFonts w:hAnsi="宋体" w:cs="宋体"/>
        </w:rPr>
      </w:pPr>
      <w:r w:rsidRPr="003F0B0C">
        <w:rPr>
          <w:rFonts w:hAnsi="宋体" w:cs="宋体" w:hint="eastAsia"/>
        </w:rPr>
        <w:t xml:space="preserve">              for (netcost+=min[sink]*d[i=sink];i!=source;)</w:t>
      </w:r>
    </w:p>
    <w:p w:rsidR="005F1F37" w:rsidRPr="003F0B0C" w:rsidRDefault="005F1F37" w:rsidP="005F1F37">
      <w:pPr>
        <w:pStyle w:val="ad"/>
        <w:rPr>
          <w:rFonts w:hAnsi="宋体" w:cs="宋体"/>
        </w:rPr>
      </w:pPr>
      <w:r w:rsidRPr="003F0B0C">
        <w:rPr>
          <w:rFonts w:hAnsi="宋体" w:cs="宋体" w:hint="eastAsia"/>
        </w:rPr>
        <w:t xml:space="preserve">                     if (pre[i]&gt;0)</w:t>
      </w:r>
    </w:p>
    <w:p w:rsidR="005F1F37" w:rsidRPr="003F0B0C" w:rsidRDefault="005F1F37" w:rsidP="005F1F37">
      <w:pPr>
        <w:pStyle w:val="ad"/>
        <w:rPr>
          <w:rFonts w:hAnsi="宋体" w:cs="宋体"/>
        </w:rPr>
      </w:pPr>
      <w:r w:rsidRPr="003F0B0C">
        <w:rPr>
          <w:rFonts w:hAnsi="宋体" w:cs="宋体" w:hint="eastAsia"/>
        </w:rPr>
        <w:t xml:space="preserve">                            flow[pre[i]-1][i]+=d[sink],i=pre[i]-1;</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flow[i][-pre[i]-1]-=d[sink],i=-pre[i]-1;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(j=i=0;i&lt;n;j+=flow[source][i++]);</w:t>
      </w:r>
    </w:p>
    <w:p w:rsidR="005F1F37" w:rsidRPr="003F0B0C" w:rsidRDefault="005F1F37" w:rsidP="005F1F37">
      <w:pPr>
        <w:pStyle w:val="ad"/>
        <w:rPr>
          <w:rFonts w:hAnsi="宋体" w:cs="宋体"/>
        </w:rPr>
      </w:pPr>
      <w:r w:rsidRPr="003F0B0C">
        <w:rPr>
          <w:rFonts w:hAnsi="宋体" w:cs="宋体" w:hint="eastAsia"/>
        </w:rPr>
        <w:t xml:space="preserve">       return j;</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1"/>
        <w:rPr>
          <w:rFonts w:hAnsi="宋体" w:cs="宋体"/>
          <w:b/>
          <w:sz w:val="24"/>
          <w:szCs w:val="24"/>
        </w:rPr>
      </w:pPr>
      <w:bookmarkStart w:id="340" w:name="_Toc521432032"/>
      <w:r w:rsidRPr="003F0B0C">
        <w:rPr>
          <w:rFonts w:hAnsi="宋体" w:cs="宋体" w:hint="eastAsia"/>
          <w:b/>
          <w:sz w:val="24"/>
          <w:szCs w:val="24"/>
        </w:rPr>
        <w:t>10、     图论—应用</w:t>
      </w:r>
      <w:bookmarkEnd w:id="340"/>
    </w:p>
    <w:p w:rsidR="005F1F37" w:rsidRPr="003F0B0C" w:rsidRDefault="005F1F37" w:rsidP="00174533">
      <w:pPr>
        <w:pStyle w:val="ad"/>
        <w:outlineLvl w:val="2"/>
        <w:rPr>
          <w:rFonts w:hAnsi="宋体" w:cs="宋体"/>
          <w:b/>
        </w:rPr>
      </w:pPr>
      <w:bookmarkStart w:id="341" w:name="_Toc521432033"/>
      <w:r w:rsidRPr="003F0B0C">
        <w:rPr>
          <w:rFonts w:hAnsi="宋体" w:cs="宋体" w:hint="eastAsia"/>
          <w:b/>
        </w:rPr>
        <w:t>10.1 欧拉回路(邻接阵)</w:t>
      </w:r>
      <w:bookmarkEnd w:id="341"/>
    </w:p>
    <w:p w:rsidR="005F1F37" w:rsidRPr="003F0B0C" w:rsidRDefault="005F1F37" w:rsidP="005F1F37">
      <w:pPr>
        <w:pStyle w:val="ad"/>
        <w:rPr>
          <w:rFonts w:hAnsi="宋体" w:cs="宋体"/>
        </w:rPr>
      </w:pPr>
      <w:r w:rsidRPr="003F0B0C">
        <w:rPr>
          <w:rFonts w:hAnsi="宋体" w:cs="宋体" w:hint="eastAsia"/>
        </w:rPr>
        <w:t>//求欧拉回路或欧拉路,邻接阵形式,复杂度O(n^2)</w:t>
      </w:r>
    </w:p>
    <w:p w:rsidR="005F1F37" w:rsidRPr="003F0B0C" w:rsidRDefault="005F1F37" w:rsidP="005F1F37">
      <w:pPr>
        <w:pStyle w:val="ad"/>
        <w:rPr>
          <w:rFonts w:hAnsi="宋体" w:cs="宋体"/>
        </w:rPr>
      </w:pPr>
      <w:r w:rsidRPr="003F0B0C">
        <w:rPr>
          <w:rFonts w:hAnsi="宋体" w:cs="宋体" w:hint="eastAsia"/>
        </w:rPr>
        <w:t>//返回路径长度,path返回路径(有向图时得到的是反向路径)</w:t>
      </w:r>
    </w:p>
    <w:p w:rsidR="005F1F37" w:rsidRPr="003F0B0C" w:rsidRDefault="005F1F37" w:rsidP="005F1F37">
      <w:pPr>
        <w:pStyle w:val="ad"/>
        <w:rPr>
          <w:rFonts w:hAnsi="宋体" w:cs="宋体"/>
        </w:rPr>
      </w:pPr>
      <w:r w:rsidRPr="003F0B0C">
        <w:rPr>
          <w:rFonts w:hAnsi="宋体" w:cs="宋体" w:hint="eastAsia"/>
        </w:rPr>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//可以有自环与重边,分为无向图和有向图</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void find_path_u(int n,int mat[][MAXN],int now,int&amp; step,int* path){</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(i=n-1;i&gt;=0;i--)</w:t>
      </w:r>
    </w:p>
    <w:p w:rsidR="005F1F37" w:rsidRPr="003F0B0C" w:rsidRDefault="005F1F37" w:rsidP="005F1F37">
      <w:pPr>
        <w:pStyle w:val="ad"/>
        <w:rPr>
          <w:rFonts w:hAnsi="宋体" w:cs="宋体"/>
        </w:rPr>
      </w:pPr>
      <w:r w:rsidRPr="003F0B0C">
        <w:rPr>
          <w:rFonts w:hAnsi="宋体" w:cs="宋体" w:hint="eastAsia"/>
        </w:rPr>
        <w:t xml:space="preserve">              while (mat[now][i]){</w:t>
      </w:r>
    </w:p>
    <w:p w:rsidR="005F1F37" w:rsidRPr="003F0B0C" w:rsidRDefault="005F1F37" w:rsidP="005F1F37">
      <w:pPr>
        <w:pStyle w:val="ad"/>
        <w:rPr>
          <w:rFonts w:hAnsi="宋体" w:cs="宋体"/>
        </w:rPr>
      </w:pPr>
      <w:r w:rsidRPr="003F0B0C">
        <w:rPr>
          <w:rFonts w:hAnsi="宋体" w:cs="宋体" w:hint="eastAsia"/>
        </w:rPr>
        <w:t xml:space="preserve">                     mat[now][i]--,mat[i][now]--;</w:t>
      </w:r>
    </w:p>
    <w:p w:rsidR="005F1F37" w:rsidRPr="003F0B0C" w:rsidRDefault="005F1F37" w:rsidP="005F1F37">
      <w:pPr>
        <w:pStyle w:val="ad"/>
        <w:rPr>
          <w:rFonts w:hAnsi="宋体" w:cs="宋体"/>
        </w:rPr>
      </w:pPr>
      <w:r w:rsidRPr="003F0B0C">
        <w:rPr>
          <w:rFonts w:hAnsi="宋体" w:cs="宋体" w:hint="eastAsia"/>
        </w:rPr>
        <w:t xml:space="preserve">                     find_path_u(n,mat,i,step,path);</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path[step++]=now;</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void find_path_d(int n,int mat[][MAXN],int now,int&amp; step,int* path){</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(i=n-1;i&gt;=0;i--)</w:t>
      </w:r>
    </w:p>
    <w:p w:rsidR="005F1F37" w:rsidRPr="003F0B0C" w:rsidRDefault="005F1F37" w:rsidP="005F1F37">
      <w:pPr>
        <w:pStyle w:val="ad"/>
        <w:rPr>
          <w:rFonts w:hAnsi="宋体" w:cs="宋体"/>
        </w:rPr>
      </w:pPr>
      <w:r w:rsidRPr="003F0B0C">
        <w:rPr>
          <w:rFonts w:hAnsi="宋体" w:cs="宋体" w:hint="eastAsia"/>
        </w:rPr>
        <w:t xml:space="preserve">              while (mat[now][i]){</w:t>
      </w:r>
    </w:p>
    <w:p w:rsidR="005F1F37" w:rsidRPr="003F0B0C" w:rsidRDefault="005F1F37" w:rsidP="005F1F37">
      <w:pPr>
        <w:pStyle w:val="ad"/>
        <w:rPr>
          <w:rFonts w:hAnsi="宋体" w:cs="宋体"/>
        </w:rPr>
      </w:pPr>
      <w:r w:rsidRPr="003F0B0C">
        <w:rPr>
          <w:rFonts w:hAnsi="宋体" w:cs="宋体" w:hint="eastAsia"/>
        </w:rPr>
        <w:t xml:space="preserve">                    mat[now][i]--;</w:t>
      </w:r>
    </w:p>
    <w:p w:rsidR="005F1F37" w:rsidRPr="003F0B0C" w:rsidRDefault="005F1F37" w:rsidP="005F1F37">
      <w:pPr>
        <w:pStyle w:val="ad"/>
        <w:rPr>
          <w:rFonts w:hAnsi="宋体" w:cs="宋体"/>
        </w:rPr>
      </w:pPr>
      <w:r w:rsidRPr="003F0B0C">
        <w:rPr>
          <w:rFonts w:hAnsi="宋体" w:cs="宋体" w:hint="eastAsia"/>
        </w:rPr>
        <w:t xml:space="preserve">                     find_path_d(n,mat,i,step,path);</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path[step++]=now;</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euclid_path(int n,int mat[][MAXN],int start,int* path){</w:t>
      </w:r>
    </w:p>
    <w:p w:rsidR="005F1F37" w:rsidRPr="003F0B0C" w:rsidRDefault="005F1F37" w:rsidP="005F1F37">
      <w:pPr>
        <w:pStyle w:val="ad"/>
        <w:rPr>
          <w:rFonts w:hAnsi="宋体" w:cs="宋体"/>
        </w:rPr>
      </w:pPr>
      <w:r w:rsidRPr="003F0B0C">
        <w:rPr>
          <w:rFonts w:hAnsi="宋体" w:cs="宋体" w:hint="eastAsia"/>
        </w:rPr>
        <w:lastRenderedPageBreak/>
        <w:t xml:space="preserve">       int ret=0;</w:t>
      </w:r>
    </w:p>
    <w:p w:rsidR="005F1F37" w:rsidRPr="003F0B0C" w:rsidRDefault="005F1F37" w:rsidP="005F1F37">
      <w:pPr>
        <w:pStyle w:val="ad"/>
        <w:rPr>
          <w:rFonts w:hAnsi="宋体" w:cs="宋体"/>
        </w:rPr>
      </w:pPr>
      <w:r w:rsidRPr="003F0B0C">
        <w:rPr>
          <w:rFonts w:hAnsi="宋体" w:cs="宋体" w:hint="eastAsia"/>
        </w:rPr>
        <w:t xml:space="preserve">       find_path_u(n,mat,start,ret,path);</w:t>
      </w:r>
    </w:p>
    <w:p w:rsidR="005F1F37" w:rsidRPr="003F0B0C" w:rsidRDefault="005F1F37" w:rsidP="005F1F37">
      <w:pPr>
        <w:pStyle w:val="ad"/>
        <w:rPr>
          <w:rFonts w:hAnsi="宋体" w:cs="宋体"/>
        </w:rPr>
      </w:pPr>
      <w:r w:rsidRPr="003F0B0C">
        <w:rPr>
          <w:rFonts w:hAnsi="宋体" w:cs="宋体" w:hint="eastAsia"/>
        </w:rPr>
        <w:t>//     find_path_d(n,mat,start,ret,path);</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42" w:name="_Toc521432034"/>
      <w:r w:rsidRPr="003F0B0C">
        <w:rPr>
          <w:rFonts w:hAnsi="宋体" w:cs="宋体" w:hint="eastAsia"/>
          <w:b/>
        </w:rPr>
        <w:t>10.2 树的前序表转化</w:t>
      </w:r>
      <w:bookmarkEnd w:id="342"/>
    </w:p>
    <w:p w:rsidR="005F1F37" w:rsidRPr="003F0B0C" w:rsidRDefault="005F1F37" w:rsidP="005F1F37">
      <w:pPr>
        <w:pStyle w:val="ad"/>
        <w:rPr>
          <w:rFonts w:hAnsi="宋体" w:cs="宋体"/>
        </w:rPr>
      </w:pPr>
      <w:r w:rsidRPr="003F0B0C">
        <w:rPr>
          <w:rFonts w:hAnsi="宋体" w:cs="宋体" w:hint="eastAsia"/>
        </w:rPr>
        <w:t>//将用边表示的树转化为前序表示的树</w:t>
      </w:r>
    </w:p>
    <w:p w:rsidR="005F1F37" w:rsidRPr="003F0B0C" w:rsidRDefault="005F1F37" w:rsidP="005F1F37">
      <w:pPr>
        <w:pStyle w:val="ad"/>
        <w:rPr>
          <w:rFonts w:hAnsi="宋体" w:cs="宋体"/>
        </w:rPr>
      </w:pPr>
      <w:r w:rsidRPr="003F0B0C">
        <w:rPr>
          <w:rFonts w:hAnsi="宋体" w:cs="宋体" w:hint="eastAsia"/>
        </w:rPr>
        <w:t>//传入节点数n和邻接表list[],邻接表必须是双向的,会在函数中释放</w:t>
      </w:r>
    </w:p>
    <w:p w:rsidR="005F1F37" w:rsidRPr="003F0B0C" w:rsidRDefault="005F1F37" w:rsidP="005F1F37">
      <w:pPr>
        <w:pStyle w:val="ad"/>
        <w:rPr>
          <w:rFonts w:hAnsi="宋体" w:cs="宋体"/>
        </w:rPr>
      </w:pPr>
      <w:r w:rsidRPr="003F0B0C">
        <w:rPr>
          <w:rFonts w:hAnsi="宋体" w:cs="宋体" w:hint="eastAsia"/>
        </w:rPr>
        <w:t>//pre[]返回前序表,map[]返回前序表中的节点到原来节点的映射</w:t>
      </w:r>
    </w:p>
    <w:p w:rsidR="005F1F37" w:rsidRPr="003F0B0C" w:rsidRDefault="005F1F37" w:rsidP="005F1F37">
      <w:pPr>
        <w:pStyle w:val="ad"/>
        <w:rPr>
          <w:rFonts w:hAnsi="宋体" w:cs="宋体"/>
        </w:rPr>
      </w:pPr>
      <w:r w:rsidRPr="003F0B0C">
        <w:rPr>
          <w:rFonts w:hAnsi="宋体" w:cs="宋体" w:hint="eastAsia"/>
        </w:rPr>
        <w:t>#define MAXN 10000</w:t>
      </w:r>
    </w:p>
    <w:p w:rsidR="005F1F37" w:rsidRPr="003F0B0C" w:rsidRDefault="005F1F37" w:rsidP="005F1F37">
      <w:pPr>
        <w:pStyle w:val="ad"/>
        <w:rPr>
          <w:rFonts w:hAnsi="宋体" w:cs="宋体"/>
        </w:rPr>
      </w:pPr>
      <w:r w:rsidRPr="003F0B0C">
        <w:rPr>
          <w:rFonts w:hAnsi="宋体" w:cs="宋体" w:hint="eastAsia"/>
        </w:rPr>
        <w:t>struct node{</w:t>
      </w:r>
    </w:p>
    <w:p w:rsidR="005F1F37" w:rsidRPr="003F0B0C" w:rsidRDefault="005F1F37" w:rsidP="005F1F37">
      <w:pPr>
        <w:pStyle w:val="ad"/>
        <w:rPr>
          <w:rFonts w:hAnsi="宋体" w:cs="宋体"/>
        </w:rPr>
      </w:pPr>
      <w:r w:rsidRPr="003F0B0C">
        <w:rPr>
          <w:rFonts w:hAnsi="宋体" w:cs="宋体" w:hint="eastAsia"/>
        </w:rPr>
        <w:t xml:space="preserve">      int to;</w:t>
      </w:r>
    </w:p>
    <w:p w:rsidR="005F1F37" w:rsidRPr="003F0B0C" w:rsidRDefault="005F1F37" w:rsidP="005F1F37">
      <w:pPr>
        <w:pStyle w:val="ad"/>
        <w:rPr>
          <w:rFonts w:hAnsi="宋体" w:cs="宋体"/>
        </w:rPr>
      </w:pPr>
      <w:r w:rsidRPr="003F0B0C">
        <w:rPr>
          <w:rFonts w:hAnsi="宋体" w:cs="宋体" w:hint="eastAsia"/>
        </w:rPr>
        <w:t xml:space="preserve">       node* next;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void prenode(int n,node* list[],int* pre,int* map,int* v,int now,int last,int&amp; id){</w:t>
      </w:r>
    </w:p>
    <w:p w:rsidR="005F1F37" w:rsidRPr="003F0B0C" w:rsidRDefault="005F1F37" w:rsidP="005F1F37">
      <w:pPr>
        <w:pStyle w:val="ad"/>
        <w:rPr>
          <w:rFonts w:hAnsi="宋体" w:cs="宋体"/>
        </w:rPr>
      </w:pPr>
      <w:r w:rsidRPr="003F0B0C">
        <w:rPr>
          <w:rFonts w:hAnsi="宋体" w:cs="宋体" w:hint="eastAsia"/>
        </w:rPr>
        <w:t xml:space="preserve">       node* t;</w:t>
      </w:r>
    </w:p>
    <w:p w:rsidR="005F1F37" w:rsidRPr="003F0B0C" w:rsidRDefault="005F1F37" w:rsidP="005F1F37">
      <w:pPr>
        <w:pStyle w:val="ad"/>
        <w:rPr>
          <w:rFonts w:hAnsi="宋体" w:cs="宋体"/>
        </w:rPr>
      </w:pPr>
      <w:r w:rsidRPr="003F0B0C">
        <w:rPr>
          <w:rFonts w:hAnsi="宋体" w:cs="宋体" w:hint="eastAsia"/>
        </w:rPr>
        <w:t xml:space="preserve">       int p=id++;</w:t>
      </w:r>
    </w:p>
    <w:p w:rsidR="005F1F37" w:rsidRPr="003F0B0C" w:rsidRDefault="005F1F37" w:rsidP="005F1F37">
      <w:pPr>
        <w:pStyle w:val="ad"/>
        <w:rPr>
          <w:rFonts w:hAnsi="宋体" w:cs="宋体"/>
        </w:rPr>
      </w:pPr>
      <w:r w:rsidRPr="003F0B0C">
        <w:rPr>
          <w:rFonts w:hAnsi="宋体" w:cs="宋体" w:hint="eastAsia"/>
        </w:rPr>
        <w:t xml:space="preserve">       for (v[map[p]=now]=1,pre[p]=last;list[now];){</w:t>
      </w:r>
    </w:p>
    <w:p w:rsidR="005F1F37" w:rsidRPr="003F0B0C" w:rsidRDefault="005F1F37" w:rsidP="005F1F37">
      <w:pPr>
        <w:pStyle w:val="ad"/>
        <w:rPr>
          <w:rFonts w:hAnsi="宋体" w:cs="宋体"/>
        </w:rPr>
      </w:pPr>
      <w:r w:rsidRPr="003F0B0C">
        <w:rPr>
          <w:rFonts w:hAnsi="宋体" w:cs="宋体" w:hint="eastAsia"/>
        </w:rPr>
        <w:t xml:space="preserve">              t=list[now],list[now]=t-&gt;next;</w:t>
      </w:r>
    </w:p>
    <w:p w:rsidR="005F1F37" w:rsidRPr="003F0B0C" w:rsidRDefault="005F1F37" w:rsidP="005F1F37">
      <w:pPr>
        <w:pStyle w:val="ad"/>
        <w:rPr>
          <w:rFonts w:hAnsi="宋体" w:cs="宋体"/>
        </w:rPr>
      </w:pPr>
      <w:r w:rsidRPr="003F0B0C">
        <w:rPr>
          <w:rFonts w:hAnsi="宋体" w:cs="宋体" w:hint="eastAsia"/>
        </w:rPr>
        <w:t xml:space="preserve">              if (!v[t-&gt;to])</w:t>
      </w:r>
    </w:p>
    <w:p w:rsidR="005F1F37" w:rsidRPr="003F0B0C" w:rsidRDefault="005F1F37" w:rsidP="005F1F37">
      <w:pPr>
        <w:pStyle w:val="ad"/>
        <w:rPr>
          <w:rFonts w:hAnsi="宋体" w:cs="宋体"/>
        </w:rPr>
      </w:pPr>
      <w:r w:rsidRPr="003F0B0C">
        <w:rPr>
          <w:rFonts w:hAnsi="宋体" w:cs="宋体" w:hint="eastAsia"/>
        </w:rPr>
        <w:t xml:space="preserve">                     prenode(n,list,pre,map,v,t-&gt;to,p,id);</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void makepre(int n,node* list[],int* pre,int* map){</w:t>
      </w:r>
    </w:p>
    <w:p w:rsidR="005F1F37" w:rsidRPr="003F0B0C" w:rsidRDefault="005F1F37" w:rsidP="005F1F37">
      <w:pPr>
        <w:pStyle w:val="ad"/>
        <w:rPr>
          <w:rFonts w:hAnsi="宋体" w:cs="宋体"/>
        </w:rPr>
      </w:pPr>
      <w:r w:rsidRPr="003F0B0C">
        <w:rPr>
          <w:rFonts w:hAnsi="宋体" w:cs="宋体" w:hint="eastAsia"/>
        </w:rPr>
        <w:t xml:space="preserve">       int v[MAXN],id=0,i;</w:t>
      </w:r>
    </w:p>
    <w:p w:rsidR="005F1F37" w:rsidRPr="003F0B0C" w:rsidRDefault="005F1F37" w:rsidP="005F1F37">
      <w:pPr>
        <w:pStyle w:val="ad"/>
        <w:rPr>
          <w:rFonts w:hAnsi="宋体" w:cs="宋体"/>
        </w:rPr>
      </w:pPr>
      <w:r w:rsidRPr="003F0B0C">
        <w:rPr>
          <w:rFonts w:hAnsi="宋体" w:cs="宋体" w:hint="eastAsia"/>
        </w:rPr>
        <w:t xml:space="preserve">       for (i=0;i&lt;n;v[i++]=0);</w:t>
      </w:r>
    </w:p>
    <w:p w:rsidR="005F1F37" w:rsidRPr="003F0B0C" w:rsidRDefault="005F1F37" w:rsidP="005F1F37">
      <w:pPr>
        <w:pStyle w:val="ad"/>
        <w:rPr>
          <w:rFonts w:hAnsi="宋体" w:cs="宋体"/>
        </w:rPr>
      </w:pPr>
      <w:r w:rsidRPr="003F0B0C">
        <w:rPr>
          <w:rFonts w:hAnsi="宋体" w:cs="宋体" w:hint="eastAsia"/>
        </w:rPr>
        <w:t xml:space="preserve">       prenode(n,list,pre,map,v,0,-1,id);</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43" w:name="_Toc521432035"/>
      <w:r w:rsidRPr="003F0B0C">
        <w:rPr>
          <w:rFonts w:hAnsi="宋体" w:cs="宋体" w:hint="eastAsia"/>
          <w:b/>
        </w:rPr>
        <w:t>10.3 树的优化算法</w:t>
      </w:r>
      <w:bookmarkEnd w:id="343"/>
    </w:p>
    <w:p w:rsidR="005F1F37" w:rsidRPr="003F0B0C" w:rsidRDefault="005F1F37" w:rsidP="005F1F37">
      <w:pPr>
        <w:pStyle w:val="ad"/>
        <w:rPr>
          <w:rFonts w:hAnsi="宋体" w:cs="宋体"/>
        </w:rPr>
      </w:pPr>
      <w:r w:rsidRPr="003F0B0C">
        <w:rPr>
          <w:rFonts w:hAnsi="宋体" w:cs="宋体" w:hint="eastAsia"/>
        </w:rPr>
        <w:t>//最大顶点独立集</w:t>
      </w:r>
    </w:p>
    <w:p w:rsidR="005F1F37" w:rsidRPr="003F0B0C" w:rsidRDefault="005F1F37" w:rsidP="005F1F37">
      <w:pPr>
        <w:pStyle w:val="ad"/>
        <w:rPr>
          <w:rFonts w:hAnsi="宋体" w:cs="宋体"/>
        </w:rPr>
      </w:pPr>
      <w:r w:rsidRPr="003F0B0C">
        <w:rPr>
          <w:rFonts w:hAnsi="宋体" w:cs="宋体" w:hint="eastAsia"/>
        </w:rPr>
        <w:t>int max_node_independent(int n,int* pre,int* set){</w:t>
      </w:r>
    </w:p>
    <w:p w:rsidR="005F1F37" w:rsidRPr="003F0B0C" w:rsidRDefault="005F1F37" w:rsidP="005F1F37">
      <w:pPr>
        <w:pStyle w:val="ad"/>
        <w:rPr>
          <w:rFonts w:hAnsi="宋体" w:cs="宋体"/>
        </w:rPr>
      </w:pPr>
      <w:r w:rsidRPr="003F0B0C">
        <w:rPr>
          <w:rFonts w:hAnsi="宋体" w:cs="宋体" w:hint="eastAsia"/>
        </w:rPr>
        <w:t xml:space="preserve">       int c[MAXN],i,ret=0;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c[i]=set[i]=0;</w:t>
      </w:r>
    </w:p>
    <w:p w:rsidR="005F1F37" w:rsidRPr="003F0B0C" w:rsidRDefault="005F1F37" w:rsidP="005F1F37">
      <w:pPr>
        <w:pStyle w:val="ad"/>
        <w:rPr>
          <w:rFonts w:hAnsi="宋体" w:cs="宋体"/>
        </w:rPr>
      </w:pPr>
      <w:r w:rsidRPr="003F0B0C">
        <w:rPr>
          <w:rFonts w:hAnsi="宋体" w:cs="宋体" w:hint="eastAsia"/>
        </w:rPr>
        <w:t xml:space="preserve">       for (i=n-1;i&gt;=0;i--)</w:t>
      </w:r>
    </w:p>
    <w:p w:rsidR="005F1F37" w:rsidRPr="003F0B0C" w:rsidRDefault="005F1F37" w:rsidP="005F1F37">
      <w:pPr>
        <w:pStyle w:val="ad"/>
        <w:rPr>
          <w:rFonts w:hAnsi="宋体" w:cs="宋体"/>
        </w:rPr>
      </w:pPr>
      <w:r w:rsidRPr="003F0B0C">
        <w:rPr>
          <w:rFonts w:hAnsi="宋体" w:cs="宋体" w:hint="eastAsia"/>
        </w:rPr>
        <w:t xml:space="preserve">              if (!c[i]){</w:t>
      </w:r>
    </w:p>
    <w:p w:rsidR="005F1F37" w:rsidRPr="003F0B0C" w:rsidRDefault="005F1F37" w:rsidP="005F1F37">
      <w:pPr>
        <w:pStyle w:val="ad"/>
        <w:rPr>
          <w:rFonts w:hAnsi="宋体" w:cs="宋体"/>
        </w:rPr>
      </w:pPr>
      <w:r w:rsidRPr="003F0B0C">
        <w:rPr>
          <w:rFonts w:hAnsi="宋体" w:cs="宋体" w:hint="eastAsia"/>
        </w:rPr>
        <w:t xml:space="preserve">                     set[i]=1;</w:t>
      </w:r>
    </w:p>
    <w:p w:rsidR="005F1F37" w:rsidRPr="003F0B0C" w:rsidRDefault="005F1F37" w:rsidP="005F1F37">
      <w:pPr>
        <w:pStyle w:val="ad"/>
        <w:rPr>
          <w:rFonts w:hAnsi="宋体" w:cs="宋体"/>
        </w:rPr>
      </w:pPr>
      <w:r w:rsidRPr="003F0B0C">
        <w:rPr>
          <w:rFonts w:hAnsi="宋体" w:cs="宋体" w:hint="eastAsia"/>
        </w:rPr>
        <w:t xml:space="preserve">                     if (pre[i]!=-1)</w:t>
      </w:r>
    </w:p>
    <w:p w:rsidR="005F1F37" w:rsidRPr="003F0B0C" w:rsidRDefault="005F1F37" w:rsidP="005F1F37">
      <w:pPr>
        <w:pStyle w:val="ad"/>
        <w:rPr>
          <w:rFonts w:hAnsi="宋体" w:cs="宋体"/>
        </w:rPr>
      </w:pPr>
      <w:r w:rsidRPr="003F0B0C">
        <w:rPr>
          <w:rFonts w:hAnsi="宋体" w:cs="宋体" w:hint="eastAsia"/>
        </w:rPr>
        <w:t xml:space="preserve">                            c[pre[i]]=1;</w:t>
      </w:r>
    </w:p>
    <w:p w:rsidR="005F1F37" w:rsidRPr="003F0B0C" w:rsidRDefault="005F1F37" w:rsidP="005F1F37">
      <w:pPr>
        <w:pStyle w:val="ad"/>
        <w:rPr>
          <w:rFonts w:hAnsi="宋体" w:cs="宋体"/>
        </w:rPr>
      </w:pPr>
      <w:r w:rsidRPr="003F0B0C">
        <w:rPr>
          <w:rFonts w:hAnsi="宋体" w:cs="宋体" w:hint="eastAsia"/>
        </w:rPr>
        <w:lastRenderedPageBreak/>
        <w:t xml:space="preserve">                     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//最大边独立集</w:t>
      </w:r>
    </w:p>
    <w:p w:rsidR="005F1F37" w:rsidRPr="003F0B0C" w:rsidRDefault="005F1F37" w:rsidP="005F1F37">
      <w:pPr>
        <w:pStyle w:val="ad"/>
        <w:rPr>
          <w:rFonts w:hAnsi="宋体" w:cs="宋体"/>
        </w:rPr>
      </w:pPr>
      <w:r w:rsidRPr="003F0B0C">
        <w:rPr>
          <w:rFonts w:hAnsi="宋体" w:cs="宋体" w:hint="eastAsia"/>
        </w:rPr>
        <w:t>int max_edge_independent(int n,int* pre,int* set){</w:t>
      </w:r>
    </w:p>
    <w:p w:rsidR="005F1F37" w:rsidRPr="003F0B0C" w:rsidRDefault="005F1F37" w:rsidP="005F1F37">
      <w:pPr>
        <w:pStyle w:val="ad"/>
        <w:rPr>
          <w:rFonts w:hAnsi="宋体" w:cs="宋体"/>
        </w:rPr>
      </w:pPr>
      <w:r w:rsidRPr="003F0B0C">
        <w:rPr>
          <w:rFonts w:hAnsi="宋体" w:cs="宋体" w:hint="eastAsia"/>
        </w:rPr>
        <w:t xml:space="preserve">       int c[MAXN],i,ret=0;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c[i]=set[i]=0;</w:t>
      </w:r>
    </w:p>
    <w:p w:rsidR="005F1F37" w:rsidRPr="003F0B0C" w:rsidRDefault="005F1F37" w:rsidP="005F1F37">
      <w:pPr>
        <w:pStyle w:val="ad"/>
        <w:rPr>
          <w:rFonts w:hAnsi="宋体" w:cs="宋体"/>
        </w:rPr>
      </w:pPr>
      <w:r w:rsidRPr="003F0B0C">
        <w:rPr>
          <w:rFonts w:hAnsi="宋体" w:cs="宋体" w:hint="eastAsia"/>
        </w:rPr>
        <w:t xml:space="preserve">       for (i=n-1;i&gt;=0;i--)</w:t>
      </w:r>
    </w:p>
    <w:p w:rsidR="005F1F37" w:rsidRPr="003F0B0C" w:rsidRDefault="005F1F37" w:rsidP="005F1F37">
      <w:pPr>
        <w:pStyle w:val="ad"/>
        <w:rPr>
          <w:rFonts w:hAnsi="宋体" w:cs="宋体"/>
        </w:rPr>
      </w:pPr>
      <w:r w:rsidRPr="003F0B0C">
        <w:rPr>
          <w:rFonts w:hAnsi="宋体" w:cs="宋体" w:hint="eastAsia"/>
        </w:rPr>
        <w:t xml:space="preserve">              if (!c[i]&amp;&amp;pre[i]!=-1&amp;&amp;!c[pre[i]]){</w:t>
      </w:r>
    </w:p>
    <w:p w:rsidR="005F1F37" w:rsidRPr="003F0B0C" w:rsidRDefault="005F1F37" w:rsidP="005F1F37">
      <w:pPr>
        <w:pStyle w:val="ad"/>
        <w:rPr>
          <w:rFonts w:hAnsi="宋体" w:cs="宋体"/>
        </w:rPr>
      </w:pPr>
      <w:r w:rsidRPr="003F0B0C">
        <w:rPr>
          <w:rFonts w:hAnsi="宋体" w:cs="宋体" w:hint="eastAsia"/>
        </w:rPr>
        <w:t xml:space="preserve">                     set[i]=1;</w:t>
      </w:r>
    </w:p>
    <w:p w:rsidR="005F1F37" w:rsidRPr="003F0B0C" w:rsidRDefault="005F1F37" w:rsidP="005F1F37">
      <w:pPr>
        <w:pStyle w:val="ad"/>
        <w:rPr>
          <w:rFonts w:hAnsi="宋体" w:cs="宋体"/>
        </w:rPr>
      </w:pPr>
      <w:r w:rsidRPr="003F0B0C">
        <w:rPr>
          <w:rFonts w:hAnsi="宋体" w:cs="宋体" w:hint="eastAsia"/>
        </w:rPr>
        <w:t xml:space="preserve">                     c[pre[i]]=1;</w:t>
      </w:r>
    </w:p>
    <w:p w:rsidR="005F1F37" w:rsidRPr="003F0B0C" w:rsidRDefault="005F1F37" w:rsidP="005F1F37">
      <w:pPr>
        <w:pStyle w:val="ad"/>
        <w:rPr>
          <w:rFonts w:hAnsi="宋体" w:cs="宋体"/>
        </w:rPr>
      </w:pPr>
      <w:r w:rsidRPr="003F0B0C">
        <w:rPr>
          <w:rFonts w:hAnsi="宋体" w:cs="宋体" w:hint="eastAsia"/>
        </w:rPr>
        <w:t xml:space="preserve">                     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//最小顶点覆盖集</w:t>
      </w:r>
    </w:p>
    <w:p w:rsidR="005F1F37" w:rsidRPr="003F0B0C" w:rsidRDefault="005F1F37" w:rsidP="005F1F37">
      <w:pPr>
        <w:pStyle w:val="ad"/>
        <w:rPr>
          <w:rFonts w:hAnsi="宋体" w:cs="宋体"/>
        </w:rPr>
      </w:pPr>
      <w:r w:rsidRPr="003F0B0C">
        <w:rPr>
          <w:rFonts w:hAnsi="宋体" w:cs="宋体" w:hint="eastAsia"/>
        </w:rPr>
        <w:t>int min_node_cover(int n,int* pre,int* set){</w:t>
      </w:r>
    </w:p>
    <w:p w:rsidR="005F1F37" w:rsidRPr="003F0B0C" w:rsidRDefault="005F1F37" w:rsidP="005F1F37">
      <w:pPr>
        <w:pStyle w:val="ad"/>
        <w:rPr>
          <w:rFonts w:hAnsi="宋体" w:cs="宋体"/>
        </w:rPr>
      </w:pPr>
      <w:r w:rsidRPr="003F0B0C">
        <w:rPr>
          <w:rFonts w:hAnsi="宋体" w:cs="宋体" w:hint="eastAsia"/>
        </w:rPr>
        <w:t xml:space="preserve">       int c[MAXN],i,ret=0;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c[i]=set[i]=0;</w:t>
      </w:r>
    </w:p>
    <w:p w:rsidR="005F1F37" w:rsidRPr="003F0B0C" w:rsidRDefault="005F1F37" w:rsidP="005F1F37">
      <w:pPr>
        <w:pStyle w:val="ad"/>
        <w:rPr>
          <w:rFonts w:hAnsi="宋体" w:cs="宋体"/>
        </w:rPr>
      </w:pPr>
      <w:r w:rsidRPr="003F0B0C">
        <w:rPr>
          <w:rFonts w:hAnsi="宋体" w:cs="宋体" w:hint="eastAsia"/>
        </w:rPr>
        <w:t xml:space="preserve">       for (i=n-1;i&gt;=0;i--)</w:t>
      </w:r>
    </w:p>
    <w:p w:rsidR="005F1F37" w:rsidRPr="003F0B0C" w:rsidRDefault="005F1F37" w:rsidP="005F1F37">
      <w:pPr>
        <w:pStyle w:val="ad"/>
        <w:rPr>
          <w:rFonts w:hAnsi="宋体" w:cs="宋体"/>
        </w:rPr>
      </w:pPr>
      <w:r w:rsidRPr="003F0B0C">
        <w:rPr>
          <w:rFonts w:hAnsi="宋体" w:cs="宋体" w:hint="eastAsia"/>
        </w:rPr>
        <w:t xml:space="preserve">              if (!c[i]&amp;&amp;pre[i]!=-1&amp;&amp;!c[pre[i]]){</w:t>
      </w:r>
    </w:p>
    <w:p w:rsidR="005F1F37" w:rsidRPr="003F0B0C" w:rsidRDefault="005F1F37" w:rsidP="005F1F37">
      <w:pPr>
        <w:pStyle w:val="ad"/>
        <w:rPr>
          <w:rFonts w:hAnsi="宋体" w:cs="宋体"/>
        </w:rPr>
      </w:pPr>
      <w:r w:rsidRPr="003F0B0C">
        <w:rPr>
          <w:rFonts w:hAnsi="宋体" w:cs="宋体" w:hint="eastAsia"/>
        </w:rPr>
        <w:t xml:space="preserve">                     set[i]=1;</w:t>
      </w:r>
    </w:p>
    <w:p w:rsidR="005F1F37" w:rsidRPr="003F0B0C" w:rsidRDefault="005F1F37" w:rsidP="005F1F37">
      <w:pPr>
        <w:pStyle w:val="ad"/>
        <w:rPr>
          <w:rFonts w:hAnsi="宋体" w:cs="宋体"/>
        </w:rPr>
      </w:pPr>
      <w:r w:rsidRPr="003F0B0C">
        <w:rPr>
          <w:rFonts w:hAnsi="宋体" w:cs="宋体" w:hint="eastAsia"/>
        </w:rPr>
        <w:t xml:space="preserve">                     c[pre[i]]=1;</w:t>
      </w:r>
    </w:p>
    <w:p w:rsidR="005F1F37" w:rsidRPr="003F0B0C" w:rsidRDefault="005F1F37" w:rsidP="005F1F37">
      <w:pPr>
        <w:pStyle w:val="ad"/>
        <w:rPr>
          <w:rFonts w:hAnsi="宋体" w:cs="宋体"/>
        </w:rPr>
      </w:pPr>
      <w:r w:rsidRPr="003F0B0C">
        <w:rPr>
          <w:rFonts w:hAnsi="宋体" w:cs="宋体" w:hint="eastAsia"/>
        </w:rPr>
        <w:t xml:space="preserve">                     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//最小顶点支配集</w:t>
      </w:r>
    </w:p>
    <w:p w:rsidR="005F1F37" w:rsidRPr="003F0B0C" w:rsidRDefault="005F1F37" w:rsidP="005F1F37">
      <w:pPr>
        <w:pStyle w:val="ad"/>
        <w:rPr>
          <w:rFonts w:hAnsi="宋体" w:cs="宋体"/>
        </w:rPr>
      </w:pPr>
      <w:r w:rsidRPr="003F0B0C">
        <w:rPr>
          <w:rFonts w:hAnsi="宋体" w:cs="宋体" w:hint="eastAsia"/>
        </w:rPr>
        <w:t>int min_node_dominant(int n,int* pre,int* set){</w:t>
      </w:r>
    </w:p>
    <w:p w:rsidR="005F1F37" w:rsidRPr="003F0B0C" w:rsidRDefault="005F1F37" w:rsidP="005F1F37">
      <w:pPr>
        <w:pStyle w:val="ad"/>
        <w:rPr>
          <w:rFonts w:hAnsi="宋体" w:cs="宋体"/>
        </w:rPr>
      </w:pPr>
      <w:r w:rsidRPr="003F0B0C">
        <w:rPr>
          <w:rFonts w:hAnsi="宋体" w:cs="宋体" w:hint="eastAsia"/>
        </w:rPr>
        <w:t xml:space="preserve">       int c[MAXN],i,ret=0;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c[i]=set[i]=0;</w:t>
      </w:r>
    </w:p>
    <w:p w:rsidR="005F1F37" w:rsidRPr="003F0B0C" w:rsidRDefault="005F1F37" w:rsidP="005F1F37">
      <w:pPr>
        <w:pStyle w:val="ad"/>
        <w:rPr>
          <w:rFonts w:hAnsi="宋体" w:cs="宋体"/>
        </w:rPr>
      </w:pPr>
      <w:r w:rsidRPr="003F0B0C">
        <w:rPr>
          <w:rFonts w:hAnsi="宋体" w:cs="宋体" w:hint="eastAsia"/>
        </w:rPr>
        <w:t xml:space="preserve">       for (i=n-1;i&gt;=0;i--)</w:t>
      </w:r>
    </w:p>
    <w:p w:rsidR="005F1F37" w:rsidRPr="003F0B0C" w:rsidRDefault="005F1F37" w:rsidP="005F1F37">
      <w:pPr>
        <w:pStyle w:val="ad"/>
        <w:rPr>
          <w:rFonts w:hAnsi="宋体" w:cs="宋体"/>
        </w:rPr>
      </w:pPr>
      <w:r w:rsidRPr="003F0B0C">
        <w:rPr>
          <w:rFonts w:hAnsi="宋体" w:cs="宋体" w:hint="eastAsia"/>
        </w:rPr>
        <w:t xml:space="preserve">              if (!c[i]&amp;&amp;(pre[i]==-1||!set[pre[i]])){</w:t>
      </w:r>
    </w:p>
    <w:p w:rsidR="005F1F37" w:rsidRPr="003F0B0C" w:rsidRDefault="005F1F37" w:rsidP="005F1F37">
      <w:pPr>
        <w:pStyle w:val="ad"/>
        <w:rPr>
          <w:rFonts w:hAnsi="宋体" w:cs="宋体"/>
        </w:rPr>
      </w:pPr>
      <w:r w:rsidRPr="003F0B0C">
        <w:rPr>
          <w:rFonts w:hAnsi="宋体" w:cs="宋体" w:hint="eastAsia"/>
        </w:rPr>
        <w:t xml:space="preserve">                     if (pre[i]!=-1){</w:t>
      </w:r>
    </w:p>
    <w:p w:rsidR="005F1F37" w:rsidRPr="003F0B0C" w:rsidRDefault="005F1F37" w:rsidP="005F1F37">
      <w:pPr>
        <w:pStyle w:val="ad"/>
        <w:rPr>
          <w:rFonts w:hAnsi="宋体" w:cs="宋体"/>
        </w:rPr>
      </w:pPr>
      <w:r w:rsidRPr="003F0B0C">
        <w:rPr>
          <w:rFonts w:hAnsi="宋体" w:cs="宋体" w:hint="eastAsia"/>
        </w:rPr>
        <w:t xml:space="preserve">                           set[pre[i]]=1;</w:t>
      </w:r>
    </w:p>
    <w:p w:rsidR="005F1F37" w:rsidRPr="003F0B0C" w:rsidRDefault="005F1F37" w:rsidP="005F1F37">
      <w:pPr>
        <w:pStyle w:val="ad"/>
        <w:rPr>
          <w:rFonts w:hAnsi="宋体" w:cs="宋体"/>
        </w:rPr>
      </w:pPr>
      <w:r w:rsidRPr="003F0B0C">
        <w:rPr>
          <w:rFonts w:hAnsi="宋体" w:cs="宋体" w:hint="eastAsia"/>
        </w:rPr>
        <w:t xml:space="preserve">                           c[pre[i]]=1;</w:t>
      </w:r>
    </w:p>
    <w:p w:rsidR="005F1F37" w:rsidRPr="003F0B0C" w:rsidRDefault="005F1F37" w:rsidP="005F1F37">
      <w:pPr>
        <w:pStyle w:val="ad"/>
        <w:rPr>
          <w:rFonts w:hAnsi="宋体" w:cs="宋体"/>
        </w:rPr>
      </w:pPr>
      <w:r w:rsidRPr="003F0B0C">
        <w:rPr>
          <w:rFonts w:hAnsi="宋体" w:cs="宋体" w:hint="eastAsia"/>
        </w:rPr>
        <w:t xml:space="preserve">                            if (pre[pre[i]]!=-1)</w:t>
      </w:r>
    </w:p>
    <w:p w:rsidR="005F1F37" w:rsidRPr="003F0B0C" w:rsidRDefault="005F1F37" w:rsidP="005F1F37">
      <w:pPr>
        <w:pStyle w:val="ad"/>
        <w:rPr>
          <w:rFonts w:hAnsi="宋体" w:cs="宋体"/>
        </w:rPr>
      </w:pPr>
      <w:r w:rsidRPr="003F0B0C">
        <w:rPr>
          <w:rFonts w:hAnsi="宋体" w:cs="宋体" w:hint="eastAsia"/>
        </w:rPr>
        <w:lastRenderedPageBreak/>
        <w:t xml:space="preserve">                                   c[pre[pre[i]]]=1;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set[i]=1;</w:t>
      </w:r>
    </w:p>
    <w:p w:rsidR="005F1F37" w:rsidRPr="003F0B0C" w:rsidRDefault="005F1F37" w:rsidP="005F1F37">
      <w:pPr>
        <w:pStyle w:val="ad"/>
        <w:rPr>
          <w:rFonts w:hAnsi="宋体" w:cs="宋体"/>
        </w:rPr>
      </w:pPr>
      <w:r w:rsidRPr="003F0B0C">
        <w:rPr>
          <w:rFonts w:hAnsi="宋体" w:cs="宋体" w:hint="eastAsia"/>
        </w:rPr>
        <w:t xml:space="preserve">                     ret++;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44" w:name="_Toc521432036"/>
      <w:r w:rsidRPr="003F0B0C">
        <w:rPr>
          <w:rFonts w:hAnsi="宋体" w:cs="宋体" w:hint="eastAsia"/>
          <w:b/>
        </w:rPr>
        <w:t>10.4 拓扑排序(邻接阵)</w:t>
      </w:r>
      <w:bookmarkEnd w:id="344"/>
    </w:p>
    <w:p w:rsidR="005F1F37" w:rsidRPr="003F0B0C" w:rsidRDefault="005F1F37" w:rsidP="005F1F37">
      <w:pPr>
        <w:pStyle w:val="ad"/>
        <w:rPr>
          <w:rFonts w:hAnsi="宋体" w:cs="宋体"/>
        </w:rPr>
      </w:pPr>
      <w:r w:rsidRPr="003F0B0C">
        <w:rPr>
          <w:rFonts w:hAnsi="宋体" w:cs="宋体" w:hint="eastAsia"/>
        </w:rPr>
        <w:t>//拓扑排序,邻接阵形式,复杂度O(n^2)</w:t>
      </w:r>
    </w:p>
    <w:p w:rsidR="005F1F37" w:rsidRPr="003F0B0C" w:rsidRDefault="005F1F37" w:rsidP="005F1F37">
      <w:pPr>
        <w:pStyle w:val="ad"/>
        <w:rPr>
          <w:rFonts w:hAnsi="宋体" w:cs="宋体"/>
        </w:rPr>
      </w:pPr>
      <w:r w:rsidRPr="003F0B0C">
        <w:rPr>
          <w:rFonts w:hAnsi="宋体" w:cs="宋体" w:hint="eastAsia"/>
        </w:rPr>
        <w:t>//如果无法完成排序,返回0,否则返回1,ret返回有序点列</w:t>
      </w:r>
    </w:p>
    <w:p w:rsidR="005F1F37" w:rsidRPr="003F0B0C" w:rsidRDefault="005F1F37" w:rsidP="005F1F37">
      <w:pPr>
        <w:pStyle w:val="ad"/>
        <w:rPr>
          <w:rFonts w:hAnsi="宋体" w:cs="宋体"/>
        </w:rPr>
      </w:pPr>
      <w:r w:rsidRPr="003F0B0C">
        <w:rPr>
          <w:rFonts w:hAnsi="宋体" w:cs="宋体" w:hint="eastAsia"/>
        </w:rPr>
        <w:t>//传入图的大小n和邻接阵mat,不相邻点边权0</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int toposort(int n,int mat[][MAXN],int* ret){</w:t>
      </w:r>
    </w:p>
    <w:p w:rsidR="005F1F37" w:rsidRPr="003F0B0C" w:rsidRDefault="005F1F37" w:rsidP="005F1F37">
      <w:pPr>
        <w:pStyle w:val="ad"/>
        <w:rPr>
          <w:rFonts w:hAnsi="宋体" w:cs="宋体"/>
        </w:rPr>
      </w:pPr>
      <w:r w:rsidRPr="003F0B0C">
        <w:rPr>
          <w:rFonts w:hAnsi="宋体" w:cs="宋体" w:hint="eastAsia"/>
        </w:rPr>
        <w:t xml:space="preserve">       int d[MAXN],i,j,k;</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(d[i]=j=0;j&lt;n;d[i]+=mat[j++][i]);</w:t>
      </w:r>
    </w:p>
    <w:p w:rsidR="005F1F37" w:rsidRPr="003F0B0C" w:rsidRDefault="005F1F37" w:rsidP="005F1F37">
      <w:pPr>
        <w:pStyle w:val="ad"/>
        <w:rPr>
          <w:rFonts w:hAnsi="宋体" w:cs="宋体"/>
        </w:rPr>
      </w:pPr>
      <w:r w:rsidRPr="003F0B0C">
        <w:rPr>
          <w:rFonts w:hAnsi="宋体" w:cs="宋体" w:hint="eastAsia"/>
        </w:rPr>
        <w:t xml:space="preserve">       for (k=0;k&lt;n;ret[k++]=i){</w:t>
      </w:r>
    </w:p>
    <w:p w:rsidR="005F1F37" w:rsidRPr="003F0B0C" w:rsidRDefault="005F1F37" w:rsidP="005F1F37">
      <w:pPr>
        <w:pStyle w:val="ad"/>
        <w:rPr>
          <w:rFonts w:hAnsi="宋体" w:cs="宋体"/>
        </w:rPr>
      </w:pPr>
      <w:r w:rsidRPr="003F0B0C">
        <w:rPr>
          <w:rFonts w:hAnsi="宋体" w:cs="宋体" w:hint="eastAsia"/>
        </w:rPr>
        <w:t xml:space="preserve">              for (i=0;d[i]&amp;&amp;i&lt;n;i++);</w:t>
      </w:r>
    </w:p>
    <w:p w:rsidR="005F1F37" w:rsidRPr="003F0B0C" w:rsidRDefault="005F1F37" w:rsidP="005F1F37">
      <w:pPr>
        <w:pStyle w:val="ad"/>
        <w:rPr>
          <w:rFonts w:hAnsi="宋体" w:cs="宋体"/>
        </w:rPr>
      </w:pPr>
      <w:r w:rsidRPr="003F0B0C">
        <w:rPr>
          <w:rFonts w:hAnsi="宋体" w:cs="宋体" w:hint="eastAsia"/>
        </w:rPr>
        <w:t xml:space="preserve">              if (i==n)</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for (d[i]=-1,j=0;j&lt;n;j++)</w:t>
      </w:r>
    </w:p>
    <w:p w:rsidR="005F1F37" w:rsidRPr="003F0B0C" w:rsidRDefault="005F1F37" w:rsidP="005F1F37">
      <w:pPr>
        <w:pStyle w:val="ad"/>
        <w:rPr>
          <w:rFonts w:hAnsi="宋体" w:cs="宋体"/>
        </w:rPr>
      </w:pPr>
      <w:r w:rsidRPr="003F0B0C">
        <w:rPr>
          <w:rFonts w:hAnsi="宋体" w:cs="宋体" w:hint="eastAsia"/>
        </w:rPr>
        <w:t xml:space="preserve">                     d[j]-=mat[i][j];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45" w:name="_Toc521432037"/>
      <w:r w:rsidRPr="003F0B0C">
        <w:rPr>
          <w:rFonts w:hAnsi="宋体" w:cs="宋体" w:hint="eastAsia"/>
          <w:b/>
        </w:rPr>
        <w:t>10.5 最佳边割集</w:t>
      </w:r>
      <w:bookmarkEnd w:id="345"/>
    </w:p>
    <w:p w:rsidR="005F1F37" w:rsidRPr="003F0B0C" w:rsidRDefault="005F1F37" w:rsidP="005F1F37">
      <w:pPr>
        <w:pStyle w:val="ad"/>
        <w:rPr>
          <w:rFonts w:hAnsi="宋体" w:cs="宋体"/>
        </w:rPr>
      </w:pPr>
      <w:r w:rsidRPr="003F0B0C">
        <w:rPr>
          <w:rFonts w:hAnsi="宋体" w:cs="宋体" w:hint="eastAsia"/>
        </w:rPr>
        <w:t>//最佳边割集</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int max_flow(int n,int mat[][MAXN],int source,int sink){</w:t>
      </w:r>
    </w:p>
    <w:p w:rsidR="005F1F37" w:rsidRPr="003F0B0C" w:rsidRDefault="005F1F37" w:rsidP="005F1F37">
      <w:pPr>
        <w:pStyle w:val="ad"/>
        <w:rPr>
          <w:rFonts w:hAnsi="宋体" w:cs="宋体"/>
        </w:rPr>
      </w:pPr>
      <w:r w:rsidRPr="003F0B0C">
        <w:rPr>
          <w:rFonts w:hAnsi="宋体" w:cs="宋体" w:hint="eastAsia"/>
        </w:rPr>
        <w:t xml:space="preserve">       int v[MAXN],c[MAXN],p[MAXN],ret=0,i,j;</w:t>
      </w:r>
    </w:p>
    <w:p w:rsidR="005F1F37" w:rsidRPr="003F0B0C" w:rsidRDefault="005F1F37" w:rsidP="005F1F37">
      <w:pPr>
        <w:pStyle w:val="ad"/>
        <w:rPr>
          <w:rFonts w:hAnsi="宋体" w:cs="宋体"/>
        </w:rPr>
      </w:pPr>
      <w:r w:rsidRPr="003F0B0C">
        <w:rPr>
          <w:rFonts w:hAnsi="宋体" w:cs="宋体" w:hint="eastAsia"/>
        </w:rPr>
        <w:t xml:space="preserve">       for (;;){</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v[i]=c[i]=0;</w:t>
      </w:r>
    </w:p>
    <w:p w:rsidR="005F1F37" w:rsidRPr="003F0B0C" w:rsidRDefault="005F1F37" w:rsidP="005F1F37">
      <w:pPr>
        <w:pStyle w:val="ad"/>
        <w:rPr>
          <w:rFonts w:hAnsi="宋体" w:cs="宋体"/>
        </w:rPr>
      </w:pPr>
      <w:r w:rsidRPr="003F0B0C">
        <w:rPr>
          <w:rFonts w:hAnsi="宋体" w:cs="宋体" w:hint="eastAsia"/>
        </w:rPr>
        <w:t xml:space="preserve">              for (c[source]=inf;;){</w:t>
      </w:r>
    </w:p>
    <w:p w:rsidR="005F1F37" w:rsidRPr="003F0B0C" w:rsidRDefault="005F1F37" w:rsidP="005F1F37">
      <w:pPr>
        <w:pStyle w:val="ad"/>
        <w:rPr>
          <w:rFonts w:hAnsi="宋体" w:cs="宋体"/>
        </w:rPr>
      </w:pPr>
      <w:r w:rsidRPr="003F0B0C">
        <w:rPr>
          <w:rFonts w:hAnsi="宋体" w:cs="宋体" w:hint="eastAsia"/>
        </w:rPr>
        <w:t xml:space="preserve">                     for (j=-1,i=0;i&lt;n;i++)</w:t>
      </w:r>
    </w:p>
    <w:p w:rsidR="005F1F37" w:rsidRPr="003F0B0C" w:rsidRDefault="005F1F37" w:rsidP="005F1F37">
      <w:pPr>
        <w:pStyle w:val="ad"/>
        <w:rPr>
          <w:rFonts w:hAnsi="宋体" w:cs="宋体"/>
        </w:rPr>
      </w:pPr>
      <w:r w:rsidRPr="003F0B0C">
        <w:rPr>
          <w:rFonts w:hAnsi="宋体" w:cs="宋体" w:hint="eastAsia"/>
        </w:rPr>
        <w:t xml:space="preserve">                            if (!v[i]&amp;&amp;c[i]&amp;&amp;(j==-1||c[i]&gt;c[j]))</w:t>
      </w:r>
    </w:p>
    <w:p w:rsidR="005F1F37" w:rsidRPr="003F0B0C" w:rsidRDefault="005F1F37" w:rsidP="005F1F37">
      <w:pPr>
        <w:pStyle w:val="ad"/>
        <w:rPr>
          <w:rFonts w:hAnsi="宋体" w:cs="宋体"/>
        </w:rPr>
      </w:pPr>
      <w:r w:rsidRPr="003F0B0C">
        <w:rPr>
          <w:rFonts w:hAnsi="宋体" w:cs="宋体" w:hint="eastAsia"/>
        </w:rPr>
        <w:t xml:space="preserve">                                   j=i;</w:t>
      </w:r>
    </w:p>
    <w:p w:rsidR="005F1F37" w:rsidRPr="003F0B0C" w:rsidRDefault="005F1F37" w:rsidP="005F1F37">
      <w:pPr>
        <w:pStyle w:val="ad"/>
        <w:rPr>
          <w:rFonts w:hAnsi="宋体" w:cs="宋体"/>
        </w:rPr>
      </w:pPr>
      <w:r w:rsidRPr="003F0B0C">
        <w:rPr>
          <w:rFonts w:hAnsi="宋体" w:cs="宋体" w:hint="eastAsia"/>
        </w:rPr>
        <w:t xml:space="preserve">                     if (j&lt;0) return ret;</w:t>
      </w:r>
    </w:p>
    <w:p w:rsidR="005F1F37" w:rsidRPr="003F0B0C" w:rsidRDefault="005F1F37" w:rsidP="005F1F37">
      <w:pPr>
        <w:pStyle w:val="ad"/>
        <w:rPr>
          <w:rFonts w:hAnsi="宋体" w:cs="宋体"/>
        </w:rPr>
      </w:pPr>
      <w:r w:rsidRPr="003F0B0C">
        <w:rPr>
          <w:rFonts w:hAnsi="宋体" w:cs="宋体" w:hint="eastAsia"/>
        </w:rPr>
        <w:t xml:space="preserve">                     if (j==sink) break;</w:t>
      </w:r>
    </w:p>
    <w:p w:rsidR="005F1F37" w:rsidRPr="003F0B0C" w:rsidRDefault="005F1F37" w:rsidP="005F1F37">
      <w:pPr>
        <w:pStyle w:val="ad"/>
        <w:rPr>
          <w:rFonts w:hAnsi="宋体" w:cs="宋体"/>
        </w:rPr>
      </w:pPr>
      <w:r w:rsidRPr="003F0B0C">
        <w:rPr>
          <w:rFonts w:hAnsi="宋体" w:cs="宋体" w:hint="eastAsia"/>
        </w:rPr>
        <w:t xml:space="preserve">                     for (v[j]=1,i=0;i&lt;n;i++)</w:t>
      </w:r>
    </w:p>
    <w:p w:rsidR="005F1F37" w:rsidRPr="003F0B0C" w:rsidRDefault="005F1F37" w:rsidP="005F1F37">
      <w:pPr>
        <w:pStyle w:val="ad"/>
        <w:rPr>
          <w:rFonts w:hAnsi="宋体" w:cs="宋体"/>
        </w:rPr>
      </w:pPr>
      <w:r w:rsidRPr="003F0B0C">
        <w:rPr>
          <w:rFonts w:hAnsi="宋体" w:cs="宋体" w:hint="eastAsia"/>
        </w:rPr>
        <w:lastRenderedPageBreak/>
        <w:t xml:space="preserve">                            if (mat[j][i]&gt;c[i]&amp;&amp;c[j]&gt;c[i])</w:t>
      </w:r>
    </w:p>
    <w:p w:rsidR="005F1F37" w:rsidRPr="003F0B0C" w:rsidRDefault="005F1F37" w:rsidP="005F1F37">
      <w:pPr>
        <w:pStyle w:val="ad"/>
        <w:rPr>
          <w:rFonts w:hAnsi="宋体" w:cs="宋体"/>
        </w:rPr>
      </w:pPr>
      <w:r w:rsidRPr="003F0B0C">
        <w:rPr>
          <w:rFonts w:hAnsi="宋体" w:cs="宋体" w:hint="eastAsia"/>
        </w:rPr>
        <w:t xml:space="preserve">                                   c[i]=mat[j][i]&lt;c[j]?mat[j][i]:c[j],p[i]=j;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(ret+=j=c[i=sink];i!=source;i=p[i])</w:t>
      </w:r>
    </w:p>
    <w:p w:rsidR="005F1F37" w:rsidRPr="003F0B0C" w:rsidRDefault="005F1F37" w:rsidP="005F1F37">
      <w:pPr>
        <w:pStyle w:val="ad"/>
        <w:rPr>
          <w:rFonts w:hAnsi="宋体" w:cs="宋体"/>
        </w:rPr>
      </w:pPr>
      <w:r w:rsidRPr="003F0B0C">
        <w:rPr>
          <w:rFonts w:hAnsi="宋体" w:cs="宋体" w:hint="eastAsia"/>
        </w:rPr>
        <w:t xml:space="preserve">                     mat[p[i]][i]-=j,mat[i][p[i]]+=j;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best_edge_cut(int n,int mat[][MAXN],int source,int sink,int set[][2],int&amp; mincost){</w:t>
      </w:r>
    </w:p>
    <w:p w:rsidR="005F1F37" w:rsidRPr="003F0B0C" w:rsidRDefault="005F1F37" w:rsidP="005F1F37">
      <w:pPr>
        <w:pStyle w:val="ad"/>
        <w:rPr>
          <w:rFonts w:hAnsi="宋体" w:cs="宋体"/>
        </w:rPr>
      </w:pPr>
      <w:r w:rsidRPr="003F0B0C">
        <w:rPr>
          <w:rFonts w:hAnsi="宋体" w:cs="宋体" w:hint="eastAsia"/>
        </w:rPr>
        <w:t xml:space="preserve">       int m0[MAXN][MAXN],m[MAXN][MAXN],i,j,k,l,ret=0,last;</w:t>
      </w:r>
    </w:p>
    <w:p w:rsidR="005F1F37" w:rsidRPr="003F0B0C" w:rsidRDefault="005F1F37" w:rsidP="005F1F37">
      <w:pPr>
        <w:pStyle w:val="ad"/>
        <w:rPr>
          <w:rFonts w:hAnsi="宋体" w:cs="宋体"/>
        </w:rPr>
      </w:pPr>
      <w:r w:rsidRPr="003F0B0C">
        <w:rPr>
          <w:rFonts w:hAnsi="宋体" w:cs="宋体" w:hint="eastAsia"/>
        </w:rPr>
        <w:t xml:space="preserve">       if (source==sink)</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m0[i][j]=mat[i][j];</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m[i][j]=m0[i][j];</w:t>
      </w:r>
    </w:p>
    <w:p w:rsidR="005F1F37" w:rsidRPr="003F0B0C" w:rsidRDefault="005F1F37" w:rsidP="005F1F37">
      <w:pPr>
        <w:pStyle w:val="ad"/>
        <w:rPr>
          <w:rFonts w:hAnsi="宋体" w:cs="宋体"/>
        </w:rPr>
      </w:pPr>
      <w:r w:rsidRPr="003F0B0C">
        <w:rPr>
          <w:rFonts w:hAnsi="宋体" w:cs="宋体" w:hint="eastAsia"/>
        </w:rPr>
        <w:t xml:space="preserve">       mincost=last=max_flow(n,m,source,sink);</w:t>
      </w:r>
    </w:p>
    <w:p w:rsidR="005F1F37" w:rsidRPr="003F0B0C" w:rsidRDefault="005F1F37" w:rsidP="005F1F37">
      <w:pPr>
        <w:pStyle w:val="ad"/>
        <w:rPr>
          <w:rFonts w:hAnsi="宋体" w:cs="宋体"/>
        </w:rPr>
      </w:pPr>
      <w:r w:rsidRPr="003F0B0C">
        <w:rPr>
          <w:rFonts w:hAnsi="宋体" w:cs="宋体" w:hint="eastAsia"/>
        </w:rPr>
        <w:t xml:space="preserve">       for (k=0;k&lt;n&amp;&amp;last;k++)</w:t>
      </w:r>
    </w:p>
    <w:p w:rsidR="005F1F37" w:rsidRPr="003F0B0C" w:rsidRDefault="005F1F37" w:rsidP="005F1F37">
      <w:pPr>
        <w:pStyle w:val="ad"/>
        <w:rPr>
          <w:rFonts w:hAnsi="宋体" w:cs="宋体"/>
        </w:rPr>
      </w:pPr>
      <w:r w:rsidRPr="003F0B0C">
        <w:rPr>
          <w:rFonts w:hAnsi="宋体" w:cs="宋体" w:hint="eastAsia"/>
        </w:rPr>
        <w:t xml:space="preserve">              for (l=0;l&lt;n&amp;&amp;last;l++)</w:t>
      </w:r>
    </w:p>
    <w:p w:rsidR="005F1F37" w:rsidRPr="003F0B0C" w:rsidRDefault="005F1F37" w:rsidP="005F1F37">
      <w:pPr>
        <w:pStyle w:val="ad"/>
        <w:rPr>
          <w:rFonts w:hAnsi="宋体" w:cs="宋体"/>
        </w:rPr>
      </w:pPr>
      <w:r w:rsidRPr="003F0B0C">
        <w:rPr>
          <w:rFonts w:hAnsi="宋体" w:cs="宋体" w:hint="eastAsia"/>
        </w:rPr>
        <w:t xml:space="preserve">                     if (m0[k][l]){</w:t>
      </w:r>
    </w:p>
    <w:p w:rsidR="005F1F37" w:rsidRPr="003F0B0C" w:rsidRDefault="005F1F37" w:rsidP="005F1F37">
      <w:pPr>
        <w:pStyle w:val="ad"/>
        <w:rPr>
          <w:rFonts w:hAnsi="宋体" w:cs="宋体"/>
        </w:rPr>
      </w:pPr>
      <w:r w:rsidRPr="003F0B0C">
        <w:rPr>
          <w:rFonts w:hAnsi="宋体" w:cs="宋体" w:hint="eastAsia"/>
        </w:rPr>
        <w:t xml:space="preserve">                            for (i=0;i&lt;n+n;i++)</w:t>
      </w:r>
    </w:p>
    <w:p w:rsidR="005F1F37" w:rsidRPr="003F0B0C" w:rsidRDefault="005F1F37" w:rsidP="005F1F37">
      <w:pPr>
        <w:pStyle w:val="ad"/>
        <w:rPr>
          <w:rFonts w:hAnsi="宋体" w:cs="宋体"/>
          <w:lang w:val="pt-BR"/>
        </w:rPr>
      </w:pPr>
      <w:r w:rsidRPr="003F0B0C">
        <w:rPr>
          <w:rFonts w:hAnsi="宋体" w:cs="宋体" w:hint="eastAsia"/>
          <w:lang w:val="pt-BR"/>
        </w:rPr>
        <w:t xml:space="preserve">                                   for (j=0;j&lt;n+n;j++)</w:t>
      </w:r>
    </w:p>
    <w:p w:rsidR="005F1F37" w:rsidRPr="003F0B0C" w:rsidRDefault="005F1F37" w:rsidP="005F1F37">
      <w:pPr>
        <w:pStyle w:val="ad"/>
        <w:rPr>
          <w:rFonts w:hAnsi="宋体" w:cs="宋体"/>
          <w:lang w:val="pt-BR"/>
        </w:rPr>
      </w:pPr>
      <w:r w:rsidRPr="003F0B0C">
        <w:rPr>
          <w:rFonts w:hAnsi="宋体" w:cs="宋体" w:hint="eastAsia"/>
          <w:lang w:val="pt-BR"/>
        </w:rPr>
        <w:t xml:space="preserve">                                          m[i][j]=m0[i][j];</w:t>
      </w:r>
    </w:p>
    <w:p w:rsidR="005F1F37" w:rsidRPr="003F0B0C" w:rsidRDefault="005F1F37" w:rsidP="005F1F37">
      <w:pPr>
        <w:pStyle w:val="ad"/>
        <w:rPr>
          <w:rFonts w:hAnsi="宋体" w:cs="宋体"/>
        </w:rPr>
      </w:pPr>
      <w:r w:rsidRPr="003F0B0C">
        <w:rPr>
          <w:rFonts w:hAnsi="宋体" w:cs="宋体" w:hint="eastAsia"/>
        </w:rPr>
        <w:t xml:space="preserve">                            m[k][l]=0;</w:t>
      </w:r>
    </w:p>
    <w:p w:rsidR="005F1F37" w:rsidRPr="003F0B0C" w:rsidRDefault="005F1F37" w:rsidP="005F1F37">
      <w:pPr>
        <w:pStyle w:val="ad"/>
        <w:rPr>
          <w:rFonts w:hAnsi="宋体" w:cs="宋体"/>
        </w:rPr>
      </w:pPr>
      <w:r w:rsidRPr="003F0B0C">
        <w:rPr>
          <w:rFonts w:hAnsi="宋体" w:cs="宋体" w:hint="eastAsia"/>
        </w:rPr>
        <w:t xml:space="preserve">                            if (max_flow(n,m,source,sink)==last-mat[k][l]){</w:t>
      </w:r>
    </w:p>
    <w:p w:rsidR="005F1F37" w:rsidRPr="003F0B0C" w:rsidRDefault="005F1F37" w:rsidP="005F1F37">
      <w:pPr>
        <w:pStyle w:val="ad"/>
        <w:rPr>
          <w:rFonts w:hAnsi="宋体" w:cs="宋体"/>
        </w:rPr>
      </w:pPr>
      <w:r w:rsidRPr="003F0B0C">
        <w:rPr>
          <w:rFonts w:hAnsi="宋体" w:cs="宋体" w:hint="eastAsia"/>
        </w:rPr>
        <w:t xml:space="preserve">                                   set[ret][0]=k;</w:t>
      </w:r>
    </w:p>
    <w:p w:rsidR="005F1F37" w:rsidRPr="003F0B0C" w:rsidRDefault="005F1F37" w:rsidP="005F1F37">
      <w:pPr>
        <w:pStyle w:val="ad"/>
        <w:rPr>
          <w:rFonts w:hAnsi="宋体" w:cs="宋体"/>
        </w:rPr>
      </w:pPr>
      <w:r w:rsidRPr="003F0B0C">
        <w:rPr>
          <w:rFonts w:hAnsi="宋体" w:cs="宋体" w:hint="eastAsia"/>
        </w:rPr>
        <w:t xml:space="preserve">                                   set[ret++][1]=l;</w:t>
      </w:r>
    </w:p>
    <w:p w:rsidR="005F1F37" w:rsidRPr="003F0B0C" w:rsidRDefault="005F1F37" w:rsidP="005F1F37">
      <w:pPr>
        <w:pStyle w:val="ad"/>
        <w:rPr>
          <w:rFonts w:hAnsi="宋体" w:cs="宋体"/>
        </w:rPr>
      </w:pPr>
      <w:r w:rsidRPr="003F0B0C">
        <w:rPr>
          <w:rFonts w:hAnsi="宋体" w:cs="宋体" w:hint="eastAsia"/>
        </w:rPr>
        <w:t xml:space="preserve">                                   m0[k][l]=0;</w:t>
      </w:r>
    </w:p>
    <w:p w:rsidR="005F1F37" w:rsidRPr="003F0B0C" w:rsidRDefault="005F1F37" w:rsidP="005F1F37">
      <w:pPr>
        <w:pStyle w:val="ad"/>
        <w:rPr>
          <w:rFonts w:hAnsi="宋体" w:cs="宋体"/>
        </w:rPr>
      </w:pPr>
      <w:r w:rsidRPr="003F0B0C">
        <w:rPr>
          <w:rFonts w:hAnsi="宋体" w:cs="宋体" w:hint="eastAsia"/>
        </w:rPr>
        <w:t xml:space="preserve">                                   last-=mat[k][l];</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46" w:name="_Toc521432038"/>
      <w:r w:rsidRPr="003F0B0C">
        <w:rPr>
          <w:rFonts w:hAnsi="宋体" w:cs="宋体" w:hint="eastAsia"/>
          <w:b/>
        </w:rPr>
        <w:t>10.6 最佳点割集</w:t>
      </w:r>
      <w:bookmarkEnd w:id="346"/>
    </w:p>
    <w:p w:rsidR="005F1F37" w:rsidRPr="003F0B0C" w:rsidRDefault="005F1F37" w:rsidP="005F1F37">
      <w:pPr>
        <w:pStyle w:val="ad"/>
        <w:rPr>
          <w:rFonts w:hAnsi="宋体" w:cs="宋体"/>
        </w:rPr>
      </w:pPr>
      <w:r w:rsidRPr="003F0B0C">
        <w:rPr>
          <w:rFonts w:hAnsi="宋体" w:cs="宋体" w:hint="eastAsia"/>
        </w:rPr>
        <w:t>//最佳顶点割集</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int max_flow(int n,int mat[][MAXN],int source,int sink){</w:t>
      </w:r>
    </w:p>
    <w:p w:rsidR="005F1F37" w:rsidRPr="003F0B0C" w:rsidRDefault="005F1F37" w:rsidP="005F1F37">
      <w:pPr>
        <w:pStyle w:val="ad"/>
        <w:rPr>
          <w:rFonts w:hAnsi="宋体" w:cs="宋体"/>
        </w:rPr>
      </w:pPr>
      <w:r w:rsidRPr="003F0B0C">
        <w:rPr>
          <w:rFonts w:hAnsi="宋体" w:cs="宋体" w:hint="eastAsia"/>
        </w:rPr>
        <w:t xml:space="preserve">       int v[MAXN],c[MAXN],p[MAXN],ret=0,i,j;</w:t>
      </w:r>
    </w:p>
    <w:p w:rsidR="005F1F37" w:rsidRPr="003F0B0C" w:rsidRDefault="005F1F37" w:rsidP="005F1F37">
      <w:pPr>
        <w:pStyle w:val="ad"/>
        <w:rPr>
          <w:rFonts w:hAnsi="宋体" w:cs="宋体"/>
        </w:rPr>
      </w:pPr>
      <w:r w:rsidRPr="003F0B0C">
        <w:rPr>
          <w:rFonts w:hAnsi="宋体" w:cs="宋体" w:hint="eastAsia"/>
        </w:rPr>
        <w:t xml:space="preserve">       for (;;){</w:t>
      </w:r>
    </w:p>
    <w:p w:rsidR="005F1F37" w:rsidRPr="003F0B0C" w:rsidRDefault="005F1F37" w:rsidP="005F1F37">
      <w:pPr>
        <w:pStyle w:val="ad"/>
        <w:rPr>
          <w:rFonts w:hAnsi="宋体" w:cs="宋体"/>
        </w:rPr>
      </w:pPr>
      <w:r w:rsidRPr="003F0B0C">
        <w:rPr>
          <w:rFonts w:hAnsi="宋体" w:cs="宋体" w:hint="eastAsia"/>
        </w:rPr>
        <w:lastRenderedPageBreak/>
        <w:t xml:space="preserve">              for (i=0;i&lt;n;i++)</w:t>
      </w:r>
    </w:p>
    <w:p w:rsidR="005F1F37" w:rsidRPr="003F0B0C" w:rsidRDefault="005F1F37" w:rsidP="005F1F37">
      <w:pPr>
        <w:pStyle w:val="ad"/>
        <w:rPr>
          <w:rFonts w:hAnsi="宋体" w:cs="宋体"/>
        </w:rPr>
      </w:pPr>
      <w:r w:rsidRPr="003F0B0C">
        <w:rPr>
          <w:rFonts w:hAnsi="宋体" w:cs="宋体" w:hint="eastAsia"/>
        </w:rPr>
        <w:t xml:space="preserve">                     v[i]=c[i]=0;</w:t>
      </w:r>
    </w:p>
    <w:p w:rsidR="005F1F37" w:rsidRPr="003F0B0C" w:rsidRDefault="005F1F37" w:rsidP="005F1F37">
      <w:pPr>
        <w:pStyle w:val="ad"/>
        <w:rPr>
          <w:rFonts w:hAnsi="宋体" w:cs="宋体"/>
        </w:rPr>
      </w:pPr>
      <w:r w:rsidRPr="003F0B0C">
        <w:rPr>
          <w:rFonts w:hAnsi="宋体" w:cs="宋体" w:hint="eastAsia"/>
        </w:rPr>
        <w:t xml:space="preserve">              for (c[source]=inf;;){</w:t>
      </w:r>
    </w:p>
    <w:p w:rsidR="005F1F37" w:rsidRPr="003F0B0C" w:rsidRDefault="005F1F37" w:rsidP="005F1F37">
      <w:pPr>
        <w:pStyle w:val="ad"/>
        <w:rPr>
          <w:rFonts w:hAnsi="宋体" w:cs="宋体"/>
        </w:rPr>
      </w:pPr>
      <w:r w:rsidRPr="003F0B0C">
        <w:rPr>
          <w:rFonts w:hAnsi="宋体" w:cs="宋体" w:hint="eastAsia"/>
        </w:rPr>
        <w:t xml:space="preserve">                     for (j=-1,i=0;i&lt;n;i++)</w:t>
      </w:r>
    </w:p>
    <w:p w:rsidR="005F1F37" w:rsidRPr="003F0B0C" w:rsidRDefault="005F1F37" w:rsidP="005F1F37">
      <w:pPr>
        <w:pStyle w:val="ad"/>
        <w:rPr>
          <w:rFonts w:hAnsi="宋体" w:cs="宋体"/>
        </w:rPr>
      </w:pPr>
      <w:r w:rsidRPr="003F0B0C">
        <w:rPr>
          <w:rFonts w:hAnsi="宋体" w:cs="宋体" w:hint="eastAsia"/>
        </w:rPr>
        <w:t xml:space="preserve">                            if (!v[i]&amp;&amp;c[i]&amp;&amp;(j==-1||c[i]&gt;c[j]))</w:t>
      </w:r>
    </w:p>
    <w:p w:rsidR="005F1F37" w:rsidRPr="003F0B0C" w:rsidRDefault="005F1F37" w:rsidP="005F1F37">
      <w:pPr>
        <w:pStyle w:val="ad"/>
        <w:rPr>
          <w:rFonts w:hAnsi="宋体" w:cs="宋体"/>
        </w:rPr>
      </w:pPr>
      <w:r w:rsidRPr="003F0B0C">
        <w:rPr>
          <w:rFonts w:hAnsi="宋体" w:cs="宋体" w:hint="eastAsia"/>
        </w:rPr>
        <w:t xml:space="preserve">                                   j=i;</w:t>
      </w:r>
    </w:p>
    <w:p w:rsidR="005F1F37" w:rsidRPr="003F0B0C" w:rsidRDefault="005F1F37" w:rsidP="005F1F37">
      <w:pPr>
        <w:pStyle w:val="ad"/>
        <w:rPr>
          <w:rFonts w:hAnsi="宋体" w:cs="宋体"/>
        </w:rPr>
      </w:pPr>
      <w:r w:rsidRPr="003F0B0C">
        <w:rPr>
          <w:rFonts w:hAnsi="宋体" w:cs="宋体" w:hint="eastAsia"/>
        </w:rPr>
        <w:t xml:space="preserve">                     if (j&lt;0) return ret;</w:t>
      </w:r>
    </w:p>
    <w:p w:rsidR="005F1F37" w:rsidRPr="003F0B0C" w:rsidRDefault="005F1F37" w:rsidP="005F1F37">
      <w:pPr>
        <w:pStyle w:val="ad"/>
        <w:rPr>
          <w:rFonts w:hAnsi="宋体" w:cs="宋体"/>
        </w:rPr>
      </w:pPr>
      <w:r w:rsidRPr="003F0B0C">
        <w:rPr>
          <w:rFonts w:hAnsi="宋体" w:cs="宋体" w:hint="eastAsia"/>
        </w:rPr>
        <w:t xml:space="preserve">                     if (j==sink) break;</w:t>
      </w:r>
    </w:p>
    <w:p w:rsidR="005F1F37" w:rsidRPr="003F0B0C" w:rsidRDefault="005F1F37" w:rsidP="005F1F37">
      <w:pPr>
        <w:pStyle w:val="ad"/>
        <w:rPr>
          <w:rFonts w:hAnsi="宋体" w:cs="宋体"/>
        </w:rPr>
      </w:pPr>
      <w:r w:rsidRPr="003F0B0C">
        <w:rPr>
          <w:rFonts w:hAnsi="宋体" w:cs="宋体" w:hint="eastAsia"/>
        </w:rPr>
        <w:t xml:space="preserve">                     for (v[j]=1,i=0;i&lt;n;i++)</w:t>
      </w:r>
    </w:p>
    <w:p w:rsidR="005F1F37" w:rsidRPr="003F0B0C" w:rsidRDefault="005F1F37" w:rsidP="005F1F37">
      <w:pPr>
        <w:pStyle w:val="ad"/>
        <w:rPr>
          <w:rFonts w:hAnsi="宋体" w:cs="宋体"/>
        </w:rPr>
      </w:pPr>
      <w:r w:rsidRPr="003F0B0C">
        <w:rPr>
          <w:rFonts w:hAnsi="宋体" w:cs="宋体" w:hint="eastAsia"/>
        </w:rPr>
        <w:t xml:space="preserve">                            if (mat[j][i]&gt;c[i]&amp;&amp;c[j]&gt;c[i])</w:t>
      </w:r>
    </w:p>
    <w:p w:rsidR="005F1F37" w:rsidRPr="003F0B0C" w:rsidRDefault="005F1F37" w:rsidP="005F1F37">
      <w:pPr>
        <w:pStyle w:val="ad"/>
        <w:rPr>
          <w:rFonts w:hAnsi="宋体" w:cs="宋体"/>
        </w:rPr>
      </w:pPr>
      <w:r w:rsidRPr="003F0B0C">
        <w:rPr>
          <w:rFonts w:hAnsi="宋体" w:cs="宋体" w:hint="eastAsia"/>
        </w:rPr>
        <w:t xml:space="preserve">                                   c[i]=mat[j][i]&lt;c[j]?mat[j][i]:c[j],p[i]=j;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(ret+=j=c[i=sink];i!=source;i=p[i])</w:t>
      </w:r>
    </w:p>
    <w:p w:rsidR="005F1F37" w:rsidRPr="003F0B0C" w:rsidRDefault="005F1F37" w:rsidP="005F1F37">
      <w:pPr>
        <w:pStyle w:val="ad"/>
        <w:rPr>
          <w:rFonts w:hAnsi="宋体" w:cs="宋体"/>
        </w:rPr>
      </w:pPr>
      <w:r w:rsidRPr="003F0B0C">
        <w:rPr>
          <w:rFonts w:hAnsi="宋体" w:cs="宋体" w:hint="eastAsia"/>
        </w:rPr>
        <w:t xml:space="preserve">                     mat[p[i]][i]-=j,mat[i][p[i]]+=j;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best_vertex_cut(int n,int mat[][MAXN],int* cost,int source,int sink,int* set,int&amp; mincost){</w:t>
      </w:r>
    </w:p>
    <w:p w:rsidR="005F1F37" w:rsidRPr="003F0B0C" w:rsidRDefault="005F1F37" w:rsidP="005F1F37">
      <w:pPr>
        <w:pStyle w:val="ad"/>
        <w:rPr>
          <w:rFonts w:hAnsi="宋体" w:cs="宋体"/>
        </w:rPr>
      </w:pPr>
      <w:r w:rsidRPr="003F0B0C">
        <w:rPr>
          <w:rFonts w:hAnsi="宋体" w:cs="宋体" w:hint="eastAsia"/>
        </w:rPr>
        <w:t xml:space="preserve">       int m0[MAXN][MAXN],m[MAXN][MAXN],i,j,k,ret=0,last;</w:t>
      </w:r>
    </w:p>
    <w:p w:rsidR="005F1F37" w:rsidRPr="003F0B0C" w:rsidRDefault="005F1F37" w:rsidP="005F1F37">
      <w:pPr>
        <w:pStyle w:val="ad"/>
        <w:rPr>
          <w:rFonts w:hAnsi="宋体" w:cs="宋体"/>
        </w:rPr>
      </w:pPr>
      <w:r w:rsidRPr="003F0B0C">
        <w:rPr>
          <w:rFonts w:hAnsi="宋体" w:cs="宋体" w:hint="eastAsia"/>
        </w:rPr>
        <w:t xml:space="preserve">       if (source==sink||mat[source][sink])</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 xml:space="preserve">       for (i=0;i&lt;n+n;i++)</w:t>
      </w:r>
    </w:p>
    <w:p w:rsidR="005F1F37" w:rsidRPr="003F0B0C" w:rsidRDefault="005F1F37" w:rsidP="005F1F37">
      <w:pPr>
        <w:pStyle w:val="ad"/>
        <w:rPr>
          <w:rFonts w:hAnsi="宋体" w:cs="宋体"/>
          <w:lang w:val="pt-BR"/>
        </w:rPr>
      </w:pPr>
      <w:r w:rsidRPr="003F0B0C">
        <w:rPr>
          <w:rFonts w:hAnsi="宋体" w:cs="宋体" w:hint="eastAsia"/>
          <w:lang w:val="pt-BR"/>
        </w:rPr>
        <w:t xml:space="preserve">              for (j=0;j&lt;n+n;j++)</w:t>
      </w:r>
    </w:p>
    <w:p w:rsidR="005F1F37" w:rsidRPr="003F0B0C" w:rsidRDefault="005F1F37" w:rsidP="005F1F37">
      <w:pPr>
        <w:pStyle w:val="ad"/>
        <w:rPr>
          <w:rFonts w:hAnsi="宋体" w:cs="宋体"/>
          <w:lang w:val="pt-BR"/>
        </w:rPr>
      </w:pPr>
      <w:r w:rsidRPr="003F0B0C">
        <w:rPr>
          <w:rFonts w:hAnsi="宋体" w:cs="宋体" w:hint="eastAsia"/>
          <w:lang w:val="pt-BR"/>
        </w:rPr>
        <w:t xml:space="preserve">                     m0[i][j]=0;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if (mat[i][j])</w:t>
      </w:r>
    </w:p>
    <w:p w:rsidR="005F1F37" w:rsidRPr="003F0B0C" w:rsidRDefault="005F1F37" w:rsidP="005F1F37">
      <w:pPr>
        <w:pStyle w:val="ad"/>
        <w:rPr>
          <w:rFonts w:hAnsi="宋体" w:cs="宋体"/>
        </w:rPr>
      </w:pPr>
      <w:r w:rsidRPr="003F0B0C">
        <w:rPr>
          <w:rFonts w:hAnsi="宋体" w:cs="宋体" w:hint="eastAsia"/>
        </w:rPr>
        <w:t xml:space="preserve">                            m0[i][n+j]=inf;</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m0[n+i][i]=cost[i];</w:t>
      </w:r>
    </w:p>
    <w:p w:rsidR="005F1F37" w:rsidRPr="003F0B0C" w:rsidRDefault="005F1F37" w:rsidP="005F1F37">
      <w:pPr>
        <w:pStyle w:val="ad"/>
        <w:rPr>
          <w:rFonts w:hAnsi="宋体" w:cs="宋体"/>
          <w:lang w:val="pt-BR"/>
        </w:rPr>
      </w:pPr>
      <w:r w:rsidRPr="003F0B0C">
        <w:rPr>
          <w:rFonts w:hAnsi="宋体" w:cs="宋体" w:hint="eastAsia"/>
          <w:lang w:val="pt-BR"/>
        </w:rPr>
        <w:t xml:space="preserve">       for (i=0;i&lt;n+n;i++)</w:t>
      </w:r>
    </w:p>
    <w:p w:rsidR="005F1F37" w:rsidRPr="003F0B0C" w:rsidRDefault="005F1F37" w:rsidP="005F1F37">
      <w:pPr>
        <w:pStyle w:val="ad"/>
        <w:rPr>
          <w:rFonts w:hAnsi="宋体" w:cs="宋体"/>
          <w:lang w:val="pt-BR"/>
        </w:rPr>
      </w:pPr>
      <w:r w:rsidRPr="003F0B0C">
        <w:rPr>
          <w:rFonts w:hAnsi="宋体" w:cs="宋体" w:hint="eastAsia"/>
          <w:lang w:val="pt-BR"/>
        </w:rPr>
        <w:t xml:space="preserve">             for (j=0;j&lt;n+n;j++)</w:t>
      </w:r>
    </w:p>
    <w:p w:rsidR="005F1F37" w:rsidRPr="003F0B0C" w:rsidRDefault="005F1F37" w:rsidP="005F1F37">
      <w:pPr>
        <w:pStyle w:val="ad"/>
        <w:rPr>
          <w:rFonts w:hAnsi="宋体" w:cs="宋体"/>
          <w:lang w:val="pt-BR"/>
        </w:rPr>
      </w:pPr>
      <w:r w:rsidRPr="003F0B0C">
        <w:rPr>
          <w:rFonts w:hAnsi="宋体" w:cs="宋体" w:hint="eastAsia"/>
          <w:lang w:val="pt-BR"/>
        </w:rPr>
        <w:t xml:space="preserve">                     m[i][j]=m0[i][j];</w:t>
      </w:r>
    </w:p>
    <w:p w:rsidR="005F1F37" w:rsidRPr="003F0B0C" w:rsidRDefault="005F1F37" w:rsidP="005F1F37">
      <w:pPr>
        <w:pStyle w:val="ad"/>
        <w:rPr>
          <w:rFonts w:hAnsi="宋体" w:cs="宋体"/>
        </w:rPr>
      </w:pPr>
      <w:r w:rsidRPr="003F0B0C">
        <w:rPr>
          <w:rFonts w:hAnsi="宋体" w:cs="宋体" w:hint="eastAsia"/>
        </w:rPr>
        <w:t xml:space="preserve">       mincost=last=max_flow(n+n,m,source,n+sink);</w:t>
      </w:r>
    </w:p>
    <w:p w:rsidR="005F1F37" w:rsidRPr="003F0B0C" w:rsidRDefault="005F1F37" w:rsidP="005F1F37">
      <w:pPr>
        <w:pStyle w:val="ad"/>
        <w:rPr>
          <w:rFonts w:hAnsi="宋体" w:cs="宋体"/>
        </w:rPr>
      </w:pPr>
      <w:r w:rsidRPr="003F0B0C">
        <w:rPr>
          <w:rFonts w:hAnsi="宋体" w:cs="宋体" w:hint="eastAsia"/>
        </w:rPr>
        <w:t xml:space="preserve">       for (k=0;k&lt;n&amp;&amp;last;k++)</w:t>
      </w:r>
    </w:p>
    <w:p w:rsidR="005F1F37" w:rsidRPr="003F0B0C" w:rsidRDefault="005F1F37" w:rsidP="005F1F37">
      <w:pPr>
        <w:pStyle w:val="ad"/>
        <w:rPr>
          <w:rFonts w:hAnsi="宋体" w:cs="宋体"/>
        </w:rPr>
      </w:pPr>
      <w:r w:rsidRPr="003F0B0C">
        <w:rPr>
          <w:rFonts w:hAnsi="宋体" w:cs="宋体" w:hint="eastAsia"/>
        </w:rPr>
        <w:t xml:space="preserve">              if (k!=source&amp;&amp;k!=sink){</w:t>
      </w:r>
    </w:p>
    <w:p w:rsidR="005F1F37" w:rsidRPr="003F0B0C" w:rsidRDefault="005F1F37" w:rsidP="005F1F37">
      <w:pPr>
        <w:pStyle w:val="ad"/>
        <w:rPr>
          <w:rFonts w:hAnsi="宋体" w:cs="宋体"/>
          <w:lang w:val="pt-BR"/>
        </w:rPr>
      </w:pPr>
      <w:r w:rsidRPr="003F0B0C">
        <w:rPr>
          <w:rFonts w:hAnsi="宋体" w:cs="宋体" w:hint="eastAsia"/>
          <w:lang w:val="pt-BR"/>
        </w:rPr>
        <w:t xml:space="preserve">                     for (i=0;i&lt;n+n;i++)</w:t>
      </w:r>
    </w:p>
    <w:p w:rsidR="005F1F37" w:rsidRPr="003F0B0C" w:rsidRDefault="005F1F37" w:rsidP="005F1F37">
      <w:pPr>
        <w:pStyle w:val="ad"/>
        <w:rPr>
          <w:rFonts w:hAnsi="宋体" w:cs="宋体"/>
          <w:lang w:val="pt-BR"/>
        </w:rPr>
      </w:pPr>
      <w:r w:rsidRPr="003F0B0C">
        <w:rPr>
          <w:rFonts w:hAnsi="宋体" w:cs="宋体" w:hint="eastAsia"/>
          <w:lang w:val="pt-BR"/>
        </w:rPr>
        <w:t xml:space="preserve">                            for (j=0;j&lt;n+n;j++)</w:t>
      </w:r>
    </w:p>
    <w:p w:rsidR="005F1F37" w:rsidRPr="003F0B0C" w:rsidRDefault="005F1F37" w:rsidP="005F1F37">
      <w:pPr>
        <w:pStyle w:val="ad"/>
        <w:rPr>
          <w:rFonts w:hAnsi="宋体" w:cs="宋体"/>
          <w:lang w:val="pt-BR"/>
        </w:rPr>
      </w:pPr>
      <w:r w:rsidRPr="003F0B0C">
        <w:rPr>
          <w:rFonts w:hAnsi="宋体" w:cs="宋体" w:hint="eastAsia"/>
          <w:lang w:val="pt-BR"/>
        </w:rPr>
        <w:t xml:space="preserve">                                  m[i][j]=m0[i][j];</w:t>
      </w:r>
    </w:p>
    <w:p w:rsidR="005F1F37" w:rsidRPr="003F0B0C" w:rsidRDefault="005F1F37" w:rsidP="005F1F37">
      <w:pPr>
        <w:pStyle w:val="ad"/>
        <w:rPr>
          <w:rFonts w:hAnsi="宋体" w:cs="宋体"/>
          <w:lang w:val="pt-BR"/>
        </w:rPr>
      </w:pPr>
      <w:r w:rsidRPr="003F0B0C">
        <w:rPr>
          <w:rFonts w:hAnsi="宋体" w:cs="宋体" w:hint="eastAsia"/>
          <w:lang w:val="pt-BR"/>
        </w:rPr>
        <w:t xml:space="preserve">                     m[n+k][k]=0;</w:t>
      </w:r>
    </w:p>
    <w:p w:rsidR="005F1F37" w:rsidRPr="003F0B0C" w:rsidRDefault="005F1F37" w:rsidP="005F1F37">
      <w:pPr>
        <w:pStyle w:val="ad"/>
        <w:rPr>
          <w:rFonts w:hAnsi="宋体" w:cs="宋体"/>
        </w:rPr>
      </w:pPr>
      <w:r w:rsidRPr="003F0B0C">
        <w:rPr>
          <w:rFonts w:hAnsi="宋体" w:cs="宋体" w:hint="eastAsia"/>
        </w:rPr>
        <w:t xml:space="preserve">                     if (max_flow(n+n,m,source,n+sink)==last-cost[k]){</w:t>
      </w:r>
    </w:p>
    <w:p w:rsidR="005F1F37" w:rsidRPr="003F0B0C" w:rsidRDefault="005F1F37" w:rsidP="005F1F37">
      <w:pPr>
        <w:pStyle w:val="ad"/>
        <w:rPr>
          <w:rFonts w:hAnsi="宋体" w:cs="宋体"/>
        </w:rPr>
      </w:pPr>
      <w:r w:rsidRPr="003F0B0C">
        <w:rPr>
          <w:rFonts w:hAnsi="宋体" w:cs="宋体" w:hint="eastAsia"/>
        </w:rPr>
        <w:t xml:space="preserve">                            set[ret++]=k;</w:t>
      </w:r>
    </w:p>
    <w:p w:rsidR="005F1F37" w:rsidRPr="003F0B0C" w:rsidRDefault="005F1F37" w:rsidP="005F1F37">
      <w:pPr>
        <w:pStyle w:val="ad"/>
        <w:rPr>
          <w:rFonts w:hAnsi="宋体" w:cs="宋体"/>
        </w:rPr>
      </w:pPr>
      <w:r w:rsidRPr="003F0B0C">
        <w:rPr>
          <w:rFonts w:hAnsi="宋体" w:cs="宋体" w:hint="eastAsia"/>
        </w:rPr>
        <w:t xml:space="preserve">                            m0[n+k][k]=0;</w:t>
      </w:r>
    </w:p>
    <w:p w:rsidR="005F1F37" w:rsidRPr="003F0B0C" w:rsidRDefault="005F1F37" w:rsidP="005F1F37">
      <w:pPr>
        <w:pStyle w:val="ad"/>
        <w:rPr>
          <w:rFonts w:hAnsi="宋体" w:cs="宋体"/>
        </w:rPr>
      </w:pPr>
      <w:r w:rsidRPr="003F0B0C">
        <w:rPr>
          <w:rFonts w:hAnsi="宋体" w:cs="宋体" w:hint="eastAsia"/>
        </w:rPr>
        <w:lastRenderedPageBreak/>
        <w:t xml:space="preserve">                            last-=cost[k];</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47" w:name="_Toc521432039"/>
      <w:r w:rsidRPr="003F0B0C">
        <w:rPr>
          <w:rFonts w:hAnsi="宋体" w:cs="宋体" w:hint="eastAsia"/>
          <w:b/>
        </w:rPr>
        <w:t>10.7 最小边割集</w:t>
      </w:r>
      <w:bookmarkEnd w:id="347"/>
    </w:p>
    <w:p w:rsidR="005F1F37" w:rsidRPr="003F0B0C" w:rsidRDefault="005F1F37" w:rsidP="005F1F37">
      <w:pPr>
        <w:pStyle w:val="ad"/>
        <w:rPr>
          <w:rFonts w:hAnsi="宋体" w:cs="宋体"/>
        </w:rPr>
      </w:pPr>
      <w:r w:rsidRPr="003F0B0C">
        <w:rPr>
          <w:rFonts w:hAnsi="宋体" w:cs="宋体" w:hint="eastAsia"/>
        </w:rPr>
        <w:t>//最小边割集</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int max_flow(int n,int mat[][MAXN],int source,int sink){</w:t>
      </w:r>
    </w:p>
    <w:p w:rsidR="005F1F37" w:rsidRPr="003F0B0C" w:rsidRDefault="005F1F37" w:rsidP="005F1F37">
      <w:pPr>
        <w:pStyle w:val="ad"/>
        <w:rPr>
          <w:rFonts w:hAnsi="宋体" w:cs="宋体"/>
        </w:rPr>
      </w:pPr>
      <w:r w:rsidRPr="003F0B0C">
        <w:rPr>
          <w:rFonts w:hAnsi="宋体" w:cs="宋体" w:hint="eastAsia"/>
        </w:rPr>
        <w:t xml:space="preserve">       int v[MAXN],c[MAXN],p[MAXN],ret=0,i,j;</w:t>
      </w:r>
    </w:p>
    <w:p w:rsidR="005F1F37" w:rsidRPr="003F0B0C" w:rsidRDefault="005F1F37" w:rsidP="005F1F37">
      <w:pPr>
        <w:pStyle w:val="ad"/>
        <w:rPr>
          <w:rFonts w:hAnsi="宋体" w:cs="宋体"/>
        </w:rPr>
      </w:pPr>
      <w:r w:rsidRPr="003F0B0C">
        <w:rPr>
          <w:rFonts w:hAnsi="宋体" w:cs="宋体" w:hint="eastAsia"/>
        </w:rPr>
        <w:t xml:space="preserve">       for (;;){</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v[i]=c[i]=0;</w:t>
      </w:r>
    </w:p>
    <w:p w:rsidR="005F1F37" w:rsidRPr="003F0B0C" w:rsidRDefault="005F1F37" w:rsidP="005F1F37">
      <w:pPr>
        <w:pStyle w:val="ad"/>
        <w:rPr>
          <w:rFonts w:hAnsi="宋体" w:cs="宋体"/>
        </w:rPr>
      </w:pPr>
      <w:r w:rsidRPr="003F0B0C">
        <w:rPr>
          <w:rFonts w:hAnsi="宋体" w:cs="宋体" w:hint="eastAsia"/>
        </w:rPr>
        <w:t xml:space="preserve">              for (c[source]=inf;;){</w:t>
      </w:r>
    </w:p>
    <w:p w:rsidR="005F1F37" w:rsidRPr="003F0B0C" w:rsidRDefault="005F1F37" w:rsidP="005F1F37">
      <w:pPr>
        <w:pStyle w:val="ad"/>
        <w:rPr>
          <w:rFonts w:hAnsi="宋体" w:cs="宋体"/>
        </w:rPr>
      </w:pPr>
      <w:r w:rsidRPr="003F0B0C">
        <w:rPr>
          <w:rFonts w:hAnsi="宋体" w:cs="宋体" w:hint="eastAsia"/>
        </w:rPr>
        <w:t xml:space="preserve">                     for (j=-1,i=0;i&lt;n;i++)</w:t>
      </w:r>
    </w:p>
    <w:p w:rsidR="005F1F37" w:rsidRPr="003F0B0C" w:rsidRDefault="005F1F37" w:rsidP="005F1F37">
      <w:pPr>
        <w:pStyle w:val="ad"/>
        <w:rPr>
          <w:rFonts w:hAnsi="宋体" w:cs="宋体"/>
        </w:rPr>
      </w:pPr>
      <w:r w:rsidRPr="003F0B0C">
        <w:rPr>
          <w:rFonts w:hAnsi="宋体" w:cs="宋体" w:hint="eastAsia"/>
        </w:rPr>
        <w:t xml:space="preserve">                            if (!v[i]&amp;&amp;c[i]&amp;&amp;(j==-1||c[i]&gt;c[j]))</w:t>
      </w:r>
    </w:p>
    <w:p w:rsidR="005F1F37" w:rsidRPr="003F0B0C" w:rsidRDefault="005F1F37" w:rsidP="005F1F37">
      <w:pPr>
        <w:pStyle w:val="ad"/>
        <w:rPr>
          <w:rFonts w:hAnsi="宋体" w:cs="宋体"/>
        </w:rPr>
      </w:pPr>
      <w:r w:rsidRPr="003F0B0C">
        <w:rPr>
          <w:rFonts w:hAnsi="宋体" w:cs="宋体" w:hint="eastAsia"/>
        </w:rPr>
        <w:t xml:space="preserve">                                   j=i;</w:t>
      </w:r>
    </w:p>
    <w:p w:rsidR="005F1F37" w:rsidRPr="003F0B0C" w:rsidRDefault="005F1F37" w:rsidP="005F1F37">
      <w:pPr>
        <w:pStyle w:val="ad"/>
        <w:rPr>
          <w:rFonts w:hAnsi="宋体" w:cs="宋体"/>
        </w:rPr>
      </w:pPr>
      <w:r w:rsidRPr="003F0B0C">
        <w:rPr>
          <w:rFonts w:hAnsi="宋体" w:cs="宋体" w:hint="eastAsia"/>
        </w:rPr>
        <w:t xml:space="preserve">                    if (j&lt;0) return ret;</w:t>
      </w:r>
    </w:p>
    <w:p w:rsidR="005F1F37" w:rsidRPr="003F0B0C" w:rsidRDefault="005F1F37" w:rsidP="005F1F37">
      <w:pPr>
        <w:pStyle w:val="ad"/>
        <w:rPr>
          <w:rFonts w:hAnsi="宋体" w:cs="宋体"/>
        </w:rPr>
      </w:pPr>
      <w:r w:rsidRPr="003F0B0C">
        <w:rPr>
          <w:rFonts w:hAnsi="宋体" w:cs="宋体" w:hint="eastAsia"/>
        </w:rPr>
        <w:t xml:space="preserve">                    if (j==sink) break;</w:t>
      </w:r>
    </w:p>
    <w:p w:rsidR="005F1F37" w:rsidRPr="003F0B0C" w:rsidRDefault="005F1F37" w:rsidP="005F1F37">
      <w:pPr>
        <w:pStyle w:val="ad"/>
        <w:rPr>
          <w:rFonts w:hAnsi="宋体" w:cs="宋体"/>
        </w:rPr>
      </w:pPr>
      <w:r w:rsidRPr="003F0B0C">
        <w:rPr>
          <w:rFonts w:hAnsi="宋体" w:cs="宋体" w:hint="eastAsia"/>
        </w:rPr>
        <w:t xml:space="preserve">                     for (v[j]=1,i=0;i&lt;n;i++)</w:t>
      </w:r>
    </w:p>
    <w:p w:rsidR="005F1F37" w:rsidRPr="003F0B0C" w:rsidRDefault="005F1F37" w:rsidP="005F1F37">
      <w:pPr>
        <w:pStyle w:val="ad"/>
        <w:rPr>
          <w:rFonts w:hAnsi="宋体" w:cs="宋体"/>
        </w:rPr>
      </w:pPr>
      <w:r w:rsidRPr="003F0B0C">
        <w:rPr>
          <w:rFonts w:hAnsi="宋体" w:cs="宋体" w:hint="eastAsia"/>
        </w:rPr>
        <w:t xml:space="preserve">                            if (mat[j][i]&gt;c[i]&amp;&amp;c[j]&gt;c[i])</w:t>
      </w:r>
    </w:p>
    <w:p w:rsidR="005F1F37" w:rsidRPr="003F0B0C" w:rsidRDefault="005F1F37" w:rsidP="005F1F37">
      <w:pPr>
        <w:pStyle w:val="ad"/>
        <w:rPr>
          <w:rFonts w:hAnsi="宋体" w:cs="宋体"/>
        </w:rPr>
      </w:pPr>
      <w:r w:rsidRPr="003F0B0C">
        <w:rPr>
          <w:rFonts w:hAnsi="宋体" w:cs="宋体" w:hint="eastAsia"/>
        </w:rPr>
        <w:t xml:space="preserve">                                  c[i]=mat[j][i]&lt;c[j]?mat[j][i]:c[j],p[i]=j;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(ret+=j=c[i=sink];i!=source;i=p[i])</w:t>
      </w:r>
    </w:p>
    <w:p w:rsidR="005F1F37" w:rsidRPr="003F0B0C" w:rsidRDefault="005F1F37" w:rsidP="005F1F37">
      <w:pPr>
        <w:pStyle w:val="ad"/>
        <w:rPr>
          <w:rFonts w:hAnsi="宋体" w:cs="宋体"/>
        </w:rPr>
      </w:pPr>
      <w:r w:rsidRPr="003F0B0C">
        <w:rPr>
          <w:rFonts w:hAnsi="宋体" w:cs="宋体" w:hint="eastAsia"/>
        </w:rPr>
        <w:t xml:space="preserve">                     mat[p[i]][i]-=j,mat[i][p[i]]+=j;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int min_edge_cut(int n,int mat[][MAXN],int source,int sink,int set[][2]){</w:t>
      </w:r>
    </w:p>
    <w:p w:rsidR="005F1F37" w:rsidRPr="003F0B0C" w:rsidRDefault="005F1F37" w:rsidP="005F1F37">
      <w:pPr>
        <w:pStyle w:val="ad"/>
        <w:rPr>
          <w:rFonts w:hAnsi="宋体" w:cs="宋体"/>
        </w:rPr>
      </w:pPr>
      <w:r w:rsidRPr="003F0B0C">
        <w:rPr>
          <w:rFonts w:hAnsi="宋体" w:cs="宋体" w:hint="eastAsia"/>
        </w:rPr>
        <w:t xml:space="preserve">       int m0[MAXN][MAXN],m[MAXN][MAXN],i,j,k,l,ret=0,last;</w:t>
      </w:r>
    </w:p>
    <w:p w:rsidR="005F1F37" w:rsidRPr="003F0B0C" w:rsidRDefault="005F1F37" w:rsidP="005F1F37">
      <w:pPr>
        <w:pStyle w:val="ad"/>
        <w:rPr>
          <w:rFonts w:hAnsi="宋体" w:cs="宋体"/>
        </w:rPr>
      </w:pPr>
      <w:r w:rsidRPr="003F0B0C">
        <w:rPr>
          <w:rFonts w:hAnsi="宋体" w:cs="宋体" w:hint="eastAsia"/>
        </w:rPr>
        <w:t xml:space="preserve">       if (source==sink)</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m0[i][j]=(mat[i][j]!=0);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m[i][j]=m0[i][j];</w:t>
      </w:r>
    </w:p>
    <w:p w:rsidR="005F1F37" w:rsidRPr="003F0B0C" w:rsidRDefault="005F1F37" w:rsidP="005F1F37">
      <w:pPr>
        <w:pStyle w:val="ad"/>
        <w:rPr>
          <w:rFonts w:hAnsi="宋体" w:cs="宋体"/>
        </w:rPr>
      </w:pPr>
      <w:r w:rsidRPr="003F0B0C">
        <w:rPr>
          <w:rFonts w:hAnsi="宋体" w:cs="宋体" w:hint="eastAsia"/>
        </w:rPr>
        <w:t xml:space="preserve">       last=max_flow(n,m,source,sink);</w:t>
      </w:r>
    </w:p>
    <w:p w:rsidR="005F1F37" w:rsidRPr="003F0B0C" w:rsidRDefault="005F1F37" w:rsidP="005F1F37">
      <w:pPr>
        <w:pStyle w:val="ad"/>
        <w:rPr>
          <w:rFonts w:hAnsi="宋体" w:cs="宋体"/>
        </w:rPr>
      </w:pPr>
      <w:r w:rsidRPr="003F0B0C">
        <w:rPr>
          <w:rFonts w:hAnsi="宋体" w:cs="宋体" w:hint="eastAsia"/>
        </w:rPr>
        <w:t xml:space="preserve">       for (k=0;k&lt;n&amp;&amp;last;k++)</w:t>
      </w:r>
    </w:p>
    <w:p w:rsidR="005F1F37" w:rsidRPr="003F0B0C" w:rsidRDefault="005F1F37" w:rsidP="005F1F37">
      <w:pPr>
        <w:pStyle w:val="ad"/>
        <w:rPr>
          <w:rFonts w:hAnsi="宋体" w:cs="宋体"/>
        </w:rPr>
      </w:pPr>
      <w:r w:rsidRPr="003F0B0C">
        <w:rPr>
          <w:rFonts w:hAnsi="宋体" w:cs="宋体" w:hint="eastAsia"/>
        </w:rPr>
        <w:t xml:space="preserve">              for (l=0;l&lt;n&amp;&amp;last;l++)</w:t>
      </w:r>
    </w:p>
    <w:p w:rsidR="005F1F37" w:rsidRPr="003F0B0C" w:rsidRDefault="005F1F37" w:rsidP="005F1F37">
      <w:pPr>
        <w:pStyle w:val="ad"/>
        <w:rPr>
          <w:rFonts w:hAnsi="宋体" w:cs="宋体"/>
        </w:rPr>
      </w:pPr>
      <w:r w:rsidRPr="003F0B0C">
        <w:rPr>
          <w:rFonts w:hAnsi="宋体" w:cs="宋体" w:hint="eastAsia"/>
        </w:rPr>
        <w:t xml:space="preserve">                     if (m0[k][l]){</w:t>
      </w:r>
    </w:p>
    <w:p w:rsidR="005F1F37" w:rsidRPr="003F0B0C" w:rsidRDefault="005F1F37" w:rsidP="005F1F37">
      <w:pPr>
        <w:pStyle w:val="ad"/>
        <w:rPr>
          <w:rFonts w:hAnsi="宋体" w:cs="宋体"/>
        </w:rPr>
      </w:pPr>
      <w:r w:rsidRPr="003F0B0C">
        <w:rPr>
          <w:rFonts w:hAnsi="宋体" w:cs="宋体" w:hint="eastAsia"/>
        </w:rPr>
        <w:lastRenderedPageBreak/>
        <w:t xml:space="preserve">                            for (i=0;i&lt;n+n;i++)</w:t>
      </w:r>
    </w:p>
    <w:p w:rsidR="005F1F37" w:rsidRPr="003F0B0C" w:rsidRDefault="005F1F37" w:rsidP="005F1F37">
      <w:pPr>
        <w:pStyle w:val="ad"/>
        <w:rPr>
          <w:rFonts w:hAnsi="宋体" w:cs="宋体"/>
          <w:lang w:val="pt-BR"/>
        </w:rPr>
      </w:pPr>
      <w:r w:rsidRPr="003F0B0C">
        <w:rPr>
          <w:rFonts w:hAnsi="宋体" w:cs="宋体" w:hint="eastAsia"/>
          <w:lang w:val="pt-BR"/>
        </w:rPr>
        <w:t xml:space="preserve">                                   for (j=0;j&lt;n+n;j++)</w:t>
      </w:r>
    </w:p>
    <w:p w:rsidR="005F1F37" w:rsidRPr="003F0B0C" w:rsidRDefault="005F1F37" w:rsidP="005F1F37">
      <w:pPr>
        <w:pStyle w:val="ad"/>
        <w:rPr>
          <w:rFonts w:hAnsi="宋体" w:cs="宋体"/>
          <w:lang w:val="pt-BR"/>
        </w:rPr>
      </w:pPr>
      <w:r w:rsidRPr="003F0B0C">
        <w:rPr>
          <w:rFonts w:hAnsi="宋体" w:cs="宋体" w:hint="eastAsia"/>
          <w:lang w:val="pt-BR"/>
        </w:rPr>
        <w:t xml:space="preserve">                                          m[i][j]=m0[i][j];</w:t>
      </w:r>
    </w:p>
    <w:p w:rsidR="005F1F37" w:rsidRPr="003F0B0C" w:rsidRDefault="005F1F37" w:rsidP="005F1F37">
      <w:pPr>
        <w:pStyle w:val="ad"/>
        <w:rPr>
          <w:rFonts w:hAnsi="宋体" w:cs="宋体"/>
        </w:rPr>
      </w:pPr>
      <w:r w:rsidRPr="003F0B0C">
        <w:rPr>
          <w:rFonts w:hAnsi="宋体" w:cs="宋体" w:hint="eastAsia"/>
        </w:rPr>
        <w:t xml:space="preserve">                            m[k][l]=0;</w:t>
      </w:r>
    </w:p>
    <w:p w:rsidR="005F1F37" w:rsidRPr="003F0B0C" w:rsidRDefault="005F1F37" w:rsidP="005F1F37">
      <w:pPr>
        <w:pStyle w:val="ad"/>
        <w:rPr>
          <w:rFonts w:hAnsi="宋体" w:cs="宋体"/>
        </w:rPr>
      </w:pPr>
      <w:r w:rsidRPr="003F0B0C">
        <w:rPr>
          <w:rFonts w:hAnsi="宋体" w:cs="宋体" w:hint="eastAsia"/>
        </w:rPr>
        <w:t xml:space="preserve">                            if (max_flow(n,m,source,sink)&lt;last){</w:t>
      </w:r>
    </w:p>
    <w:p w:rsidR="005F1F37" w:rsidRPr="003F0B0C" w:rsidRDefault="005F1F37" w:rsidP="005F1F37">
      <w:pPr>
        <w:pStyle w:val="ad"/>
        <w:rPr>
          <w:rFonts w:hAnsi="宋体" w:cs="宋体"/>
        </w:rPr>
      </w:pPr>
      <w:r w:rsidRPr="003F0B0C">
        <w:rPr>
          <w:rFonts w:hAnsi="宋体" w:cs="宋体" w:hint="eastAsia"/>
        </w:rPr>
        <w:t xml:space="preserve">                                   set[ret][0]=k;</w:t>
      </w:r>
    </w:p>
    <w:p w:rsidR="005F1F37" w:rsidRPr="003F0B0C" w:rsidRDefault="005F1F37" w:rsidP="005F1F37">
      <w:pPr>
        <w:pStyle w:val="ad"/>
        <w:rPr>
          <w:rFonts w:hAnsi="宋体" w:cs="宋体"/>
        </w:rPr>
      </w:pPr>
      <w:r w:rsidRPr="003F0B0C">
        <w:rPr>
          <w:rFonts w:hAnsi="宋体" w:cs="宋体" w:hint="eastAsia"/>
        </w:rPr>
        <w:t xml:space="preserve">                                   set[ret++][1]=l;</w:t>
      </w:r>
    </w:p>
    <w:p w:rsidR="005F1F37" w:rsidRPr="003F0B0C" w:rsidRDefault="005F1F37" w:rsidP="005F1F37">
      <w:pPr>
        <w:pStyle w:val="ad"/>
        <w:rPr>
          <w:rFonts w:hAnsi="宋体" w:cs="宋体"/>
        </w:rPr>
      </w:pPr>
      <w:r w:rsidRPr="003F0B0C">
        <w:rPr>
          <w:rFonts w:hAnsi="宋体" w:cs="宋体" w:hint="eastAsia"/>
        </w:rPr>
        <w:t xml:space="preserve">                                   m0[k][l]=0;</w:t>
      </w:r>
    </w:p>
    <w:p w:rsidR="005F1F37" w:rsidRPr="003F0B0C" w:rsidRDefault="005F1F37" w:rsidP="005F1F37">
      <w:pPr>
        <w:pStyle w:val="ad"/>
        <w:rPr>
          <w:rFonts w:hAnsi="宋体" w:cs="宋体"/>
        </w:rPr>
      </w:pPr>
      <w:r w:rsidRPr="003F0B0C">
        <w:rPr>
          <w:rFonts w:hAnsi="宋体" w:cs="宋体" w:hint="eastAsia"/>
        </w:rPr>
        <w:t xml:space="preserve">                                   last--;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48" w:name="_Toc521432040"/>
      <w:r w:rsidRPr="003F0B0C">
        <w:rPr>
          <w:rFonts w:hAnsi="宋体" w:cs="宋体" w:hint="eastAsia"/>
          <w:b/>
        </w:rPr>
        <w:t>10.8 最小点割集</w:t>
      </w:r>
      <w:bookmarkEnd w:id="348"/>
    </w:p>
    <w:p w:rsidR="005F1F37" w:rsidRPr="003F0B0C" w:rsidRDefault="005F1F37" w:rsidP="005F1F37">
      <w:pPr>
        <w:pStyle w:val="ad"/>
        <w:rPr>
          <w:rFonts w:hAnsi="宋体" w:cs="宋体"/>
        </w:rPr>
      </w:pPr>
      <w:r w:rsidRPr="003F0B0C">
        <w:rPr>
          <w:rFonts w:hAnsi="宋体" w:cs="宋体" w:hint="eastAsia"/>
        </w:rPr>
        <w:t>//最小顶点割集</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int max_flow(int n,int mat[][MAXN],int source,int sink){</w:t>
      </w:r>
    </w:p>
    <w:p w:rsidR="005F1F37" w:rsidRPr="003F0B0C" w:rsidRDefault="005F1F37" w:rsidP="005F1F37">
      <w:pPr>
        <w:pStyle w:val="ad"/>
        <w:rPr>
          <w:rFonts w:hAnsi="宋体" w:cs="宋体"/>
        </w:rPr>
      </w:pPr>
      <w:r w:rsidRPr="003F0B0C">
        <w:rPr>
          <w:rFonts w:hAnsi="宋体" w:cs="宋体" w:hint="eastAsia"/>
        </w:rPr>
        <w:t xml:space="preserve">       int v[MAXN],c[MAXN],p[MAXN],ret=0,i,j;</w:t>
      </w:r>
    </w:p>
    <w:p w:rsidR="005F1F37" w:rsidRPr="003F0B0C" w:rsidRDefault="005F1F37" w:rsidP="005F1F37">
      <w:pPr>
        <w:pStyle w:val="ad"/>
        <w:rPr>
          <w:rFonts w:hAnsi="宋体" w:cs="宋体"/>
        </w:rPr>
      </w:pPr>
      <w:r w:rsidRPr="003F0B0C">
        <w:rPr>
          <w:rFonts w:hAnsi="宋体" w:cs="宋体" w:hint="eastAsia"/>
        </w:rPr>
        <w:t xml:space="preserve">       for (;;){</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v[i]=c[i]=0;</w:t>
      </w:r>
    </w:p>
    <w:p w:rsidR="005F1F37" w:rsidRPr="003F0B0C" w:rsidRDefault="005F1F37" w:rsidP="005F1F37">
      <w:pPr>
        <w:pStyle w:val="ad"/>
        <w:rPr>
          <w:rFonts w:hAnsi="宋体" w:cs="宋体"/>
        </w:rPr>
      </w:pPr>
      <w:r w:rsidRPr="003F0B0C">
        <w:rPr>
          <w:rFonts w:hAnsi="宋体" w:cs="宋体" w:hint="eastAsia"/>
        </w:rPr>
        <w:t xml:space="preserve">              for (c[source]=inf;;){</w:t>
      </w:r>
    </w:p>
    <w:p w:rsidR="005F1F37" w:rsidRPr="003F0B0C" w:rsidRDefault="005F1F37" w:rsidP="005F1F37">
      <w:pPr>
        <w:pStyle w:val="ad"/>
        <w:rPr>
          <w:rFonts w:hAnsi="宋体" w:cs="宋体"/>
        </w:rPr>
      </w:pPr>
      <w:r w:rsidRPr="003F0B0C">
        <w:rPr>
          <w:rFonts w:hAnsi="宋体" w:cs="宋体" w:hint="eastAsia"/>
        </w:rPr>
        <w:t xml:space="preserve">                     for (j=-1,i=0;i&lt;n;i++)</w:t>
      </w:r>
    </w:p>
    <w:p w:rsidR="005F1F37" w:rsidRPr="003F0B0C" w:rsidRDefault="005F1F37" w:rsidP="005F1F37">
      <w:pPr>
        <w:pStyle w:val="ad"/>
        <w:rPr>
          <w:rFonts w:hAnsi="宋体" w:cs="宋体"/>
        </w:rPr>
      </w:pPr>
      <w:r w:rsidRPr="003F0B0C">
        <w:rPr>
          <w:rFonts w:hAnsi="宋体" w:cs="宋体" w:hint="eastAsia"/>
        </w:rPr>
        <w:t xml:space="preserve">                            if (!v[i]&amp;&amp;c[i]&amp;&amp;(j==-1||c[i]&gt;c[j]))</w:t>
      </w:r>
    </w:p>
    <w:p w:rsidR="005F1F37" w:rsidRPr="003F0B0C" w:rsidRDefault="005F1F37" w:rsidP="005F1F37">
      <w:pPr>
        <w:pStyle w:val="ad"/>
        <w:rPr>
          <w:rFonts w:hAnsi="宋体" w:cs="宋体"/>
        </w:rPr>
      </w:pPr>
      <w:r w:rsidRPr="003F0B0C">
        <w:rPr>
          <w:rFonts w:hAnsi="宋体" w:cs="宋体" w:hint="eastAsia"/>
        </w:rPr>
        <w:t xml:space="preserve">                                   j=i;</w:t>
      </w:r>
    </w:p>
    <w:p w:rsidR="005F1F37" w:rsidRPr="003F0B0C" w:rsidRDefault="005F1F37" w:rsidP="005F1F37">
      <w:pPr>
        <w:pStyle w:val="ad"/>
        <w:rPr>
          <w:rFonts w:hAnsi="宋体" w:cs="宋体"/>
        </w:rPr>
      </w:pPr>
      <w:r w:rsidRPr="003F0B0C">
        <w:rPr>
          <w:rFonts w:hAnsi="宋体" w:cs="宋体" w:hint="eastAsia"/>
        </w:rPr>
        <w:t xml:space="preserve">                     if (j&lt;0) return ret;</w:t>
      </w:r>
    </w:p>
    <w:p w:rsidR="005F1F37" w:rsidRPr="003F0B0C" w:rsidRDefault="005F1F37" w:rsidP="005F1F37">
      <w:pPr>
        <w:pStyle w:val="ad"/>
        <w:rPr>
          <w:rFonts w:hAnsi="宋体" w:cs="宋体"/>
        </w:rPr>
      </w:pPr>
      <w:r w:rsidRPr="003F0B0C">
        <w:rPr>
          <w:rFonts w:hAnsi="宋体" w:cs="宋体" w:hint="eastAsia"/>
        </w:rPr>
        <w:t xml:space="preserve">                     if (j==sink) break;</w:t>
      </w:r>
    </w:p>
    <w:p w:rsidR="005F1F37" w:rsidRPr="003F0B0C" w:rsidRDefault="005F1F37" w:rsidP="005F1F37">
      <w:pPr>
        <w:pStyle w:val="ad"/>
        <w:rPr>
          <w:rFonts w:hAnsi="宋体" w:cs="宋体"/>
        </w:rPr>
      </w:pPr>
      <w:r w:rsidRPr="003F0B0C">
        <w:rPr>
          <w:rFonts w:hAnsi="宋体" w:cs="宋体" w:hint="eastAsia"/>
        </w:rPr>
        <w:t xml:space="preserve">                     for (v[j]=1,i=0;i&lt;n;i++)</w:t>
      </w:r>
    </w:p>
    <w:p w:rsidR="005F1F37" w:rsidRPr="003F0B0C" w:rsidRDefault="005F1F37" w:rsidP="005F1F37">
      <w:pPr>
        <w:pStyle w:val="ad"/>
        <w:rPr>
          <w:rFonts w:hAnsi="宋体" w:cs="宋体"/>
        </w:rPr>
      </w:pPr>
      <w:r w:rsidRPr="003F0B0C">
        <w:rPr>
          <w:rFonts w:hAnsi="宋体" w:cs="宋体" w:hint="eastAsia"/>
        </w:rPr>
        <w:t xml:space="preserve">                            if (mat[j][i]&gt;c[i]&amp;&amp;c[j]&gt;c[i])</w:t>
      </w:r>
    </w:p>
    <w:p w:rsidR="005F1F37" w:rsidRPr="003F0B0C" w:rsidRDefault="005F1F37" w:rsidP="005F1F37">
      <w:pPr>
        <w:pStyle w:val="ad"/>
        <w:rPr>
          <w:rFonts w:hAnsi="宋体" w:cs="宋体"/>
        </w:rPr>
      </w:pPr>
      <w:r w:rsidRPr="003F0B0C">
        <w:rPr>
          <w:rFonts w:hAnsi="宋体" w:cs="宋体" w:hint="eastAsia"/>
        </w:rPr>
        <w:t xml:space="preserve">                                  c[i]=mat[j][i]&lt;c[j]?mat[j][i]:c[j],p[i]=j;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(ret+=j=c[i=sink];i!=source;i=p[i])</w:t>
      </w:r>
    </w:p>
    <w:p w:rsidR="005F1F37" w:rsidRPr="003F0B0C" w:rsidRDefault="005F1F37" w:rsidP="005F1F37">
      <w:pPr>
        <w:pStyle w:val="ad"/>
        <w:rPr>
          <w:rFonts w:hAnsi="宋体" w:cs="宋体"/>
        </w:rPr>
      </w:pPr>
      <w:r w:rsidRPr="003F0B0C">
        <w:rPr>
          <w:rFonts w:hAnsi="宋体" w:cs="宋体" w:hint="eastAsia"/>
        </w:rPr>
        <w:t xml:space="preserve">                     mat[p[i]][i]-=j,mat[i][p[i]]+=j;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min_vertex_cut(int n,int mat[][MAXN],int source,int sink,int* set){</w:t>
      </w:r>
    </w:p>
    <w:p w:rsidR="005F1F37" w:rsidRPr="003F0B0C" w:rsidRDefault="005F1F37" w:rsidP="005F1F37">
      <w:pPr>
        <w:pStyle w:val="ad"/>
        <w:rPr>
          <w:rFonts w:hAnsi="宋体" w:cs="宋体"/>
        </w:rPr>
      </w:pPr>
      <w:r w:rsidRPr="003F0B0C">
        <w:rPr>
          <w:rFonts w:hAnsi="宋体" w:cs="宋体" w:hint="eastAsia"/>
        </w:rPr>
        <w:t xml:space="preserve">       int m0[MAXN][MAXN],m[MAXN][MAXN],i,j,k,ret=0,last;</w:t>
      </w:r>
    </w:p>
    <w:p w:rsidR="005F1F37" w:rsidRPr="003F0B0C" w:rsidRDefault="005F1F37" w:rsidP="005F1F37">
      <w:pPr>
        <w:pStyle w:val="ad"/>
        <w:rPr>
          <w:rFonts w:hAnsi="宋体" w:cs="宋体"/>
        </w:rPr>
      </w:pPr>
      <w:r w:rsidRPr="003F0B0C">
        <w:rPr>
          <w:rFonts w:hAnsi="宋体" w:cs="宋体" w:hint="eastAsia"/>
        </w:rPr>
        <w:t xml:space="preserve">       if (source==sink||mat[source][sink])</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 xml:space="preserve">       for (i=0;i&lt;n+n;i++)</w:t>
      </w:r>
    </w:p>
    <w:p w:rsidR="005F1F37" w:rsidRPr="003F0B0C" w:rsidRDefault="005F1F37" w:rsidP="005F1F37">
      <w:pPr>
        <w:pStyle w:val="ad"/>
        <w:rPr>
          <w:rFonts w:hAnsi="宋体" w:cs="宋体"/>
          <w:lang w:val="pt-BR"/>
        </w:rPr>
      </w:pPr>
      <w:r w:rsidRPr="003F0B0C">
        <w:rPr>
          <w:rFonts w:hAnsi="宋体" w:cs="宋体" w:hint="eastAsia"/>
          <w:lang w:val="pt-BR"/>
        </w:rPr>
        <w:t xml:space="preserve">              for (j=0;j&lt;n+n;j++)</w:t>
      </w:r>
    </w:p>
    <w:p w:rsidR="005F1F37" w:rsidRPr="003F0B0C" w:rsidRDefault="005F1F37" w:rsidP="005F1F37">
      <w:pPr>
        <w:pStyle w:val="ad"/>
        <w:rPr>
          <w:rFonts w:hAnsi="宋体" w:cs="宋体"/>
          <w:lang w:val="pt-BR"/>
        </w:rPr>
      </w:pPr>
      <w:r w:rsidRPr="003F0B0C">
        <w:rPr>
          <w:rFonts w:hAnsi="宋体" w:cs="宋体" w:hint="eastAsia"/>
          <w:lang w:val="pt-BR"/>
        </w:rPr>
        <w:lastRenderedPageBreak/>
        <w:t xml:space="preserve">                     m0[i][j]=0;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if (mat[i][j])</w:t>
      </w:r>
    </w:p>
    <w:p w:rsidR="005F1F37" w:rsidRPr="003F0B0C" w:rsidRDefault="005F1F37" w:rsidP="005F1F37">
      <w:pPr>
        <w:pStyle w:val="ad"/>
        <w:rPr>
          <w:rFonts w:hAnsi="宋体" w:cs="宋体"/>
        </w:rPr>
      </w:pPr>
      <w:r w:rsidRPr="003F0B0C">
        <w:rPr>
          <w:rFonts w:hAnsi="宋体" w:cs="宋体" w:hint="eastAsia"/>
        </w:rPr>
        <w:t xml:space="preserve">                            m0[i][n+j]=inf;</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m0[n+i][i]=1;</w:t>
      </w:r>
    </w:p>
    <w:p w:rsidR="005F1F37" w:rsidRPr="003F0B0C" w:rsidRDefault="005F1F37" w:rsidP="005F1F37">
      <w:pPr>
        <w:pStyle w:val="ad"/>
        <w:rPr>
          <w:rFonts w:hAnsi="宋体" w:cs="宋体"/>
        </w:rPr>
      </w:pPr>
      <w:r w:rsidRPr="003F0B0C">
        <w:rPr>
          <w:rFonts w:hAnsi="宋体" w:cs="宋体" w:hint="eastAsia"/>
        </w:rPr>
        <w:t xml:space="preserve">       for (i=0;i&lt;n+n;i++)</w:t>
      </w:r>
    </w:p>
    <w:p w:rsidR="005F1F37" w:rsidRPr="003F0B0C" w:rsidRDefault="005F1F37" w:rsidP="005F1F37">
      <w:pPr>
        <w:pStyle w:val="ad"/>
        <w:rPr>
          <w:rFonts w:hAnsi="宋体" w:cs="宋体"/>
          <w:lang w:val="pt-BR"/>
        </w:rPr>
      </w:pPr>
      <w:r w:rsidRPr="003F0B0C">
        <w:rPr>
          <w:rFonts w:hAnsi="宋体" w:cs="宋体" w:hint="eastAsia"/>
          <w:lang w:val="pt-BR"/>
        </w:rPr>
        <w:t xml:space="preserve">              for (j=0;j&lt;n+n;j++)</w:t>
      </w:r>
    </w:p>
    <w:p w:rsidR="005F1F37" w:rsidRPr="003F0B0C" w:rsidRDefault="005F1F37" w:rsidP="005F1F37">
      <w:pPr>
        <w:pStyle w:val="ad"/>
        <w:rPr>
          <w:rFonts w:hAnsi="宋体" w:cs="宋体"/>
          <w:lang w:val="pt-BR"/>
        </w:rPr>
      </w:pPr>
      <w:r w:rsidRPr="003F0B0C">
        <w:rPr>
          <w:rFonts w:hAnsi="宋体" w:cs="宋体" w:hint="eastAsia"/>
          <w:lang w:val="pt-BR"/>
        </w:rPr>
        <w:t xml:space="preserve">                     m[i][j]=m0[i][j];</w:t>
      </w:r>
    </w:p>
    <w:p w:rsidR="005F1F37" w:rsidRPr="003F0B0C" w:rsidRDefault="005F1F37" w:rsidP="005F1F37">
      <w:pPr>
        <w:pStyle w:val="ad"/>
        <w:rPr>
          <w:rFonts w:hAnsi="宋体" w:cs="宋体"/>
        </w:rPr>
      </w:pPr>
      <w:r w:rsidRPr="003F0B0C">
        <w:rPr>
          <w:rFonts w:hAnsi="宋体" w:cs="宋体" w:hint="eastAsia"/>
        </w:rPr>
        <w:t xml:space="preserve">       last=max_flow(n+n,m,source,n+sink);</w:t>
      </w:r>
    </w:p>
    <w:p w:rsidR="005F1F37" w:rsidRPr="003F0B0C" w:rsidRDefault="005F1F37" w:rsidP="005F1F37">
      <w:pPr>
        <w:pStyle w:val="ad"/>
        <w:rPr>
          <w:rFonts w:hAnsi="宋体" w:cs="宋体"/>
        </w:rPr>
      </w:pPr>
      <w:r w:rsidRPr="003F0B0C">
        <w:rPr>
          <w:rFonts w:hAnsi="宋体" w:cs="宋体" w:hint="eastAsia"/>
        </w:rPr>
        <w:t xml:space="preserve">       for (k=0;k&lt;n&amp;&amp;last;k++)</w:t>
      </w:r>
    </w:p>
    <w:p w:rsidR="005F1F37" w:rsidRPr="003F0B0C" w:rsidRDefault="005F1F37" w:rsidP="005F1F37">
      <w:pPr>
        <w:pStyle w:val="ad"/>
        <w:rPr>
          <w:rFonts w:hAnsi="宋体" w:cs="宋体"/>
        </w:rPr>
      </w:pPr>
      <w:r w:rsidRPr="003F0B0C">
        <w:rPr>
          <w:rFonts w:hAnsi="宋体" w:cs="宋体" w:hint="eastAsia"/>
        </w:rPr>
        <w:t xml:space="preserve">              if (k!=source&amp;&amp;k!=sink){</w:t>
      </w:r>
    </w:p>
    <w:p w:rsidR="005F1F37" w:rsidRPr="003F0B0C" w:rsidRDefault="005F1F37" w:rsidP="005F1F37">
      <w:pPr>
        <w:pStyle w:val="ad"/>
        <w:rPr>
          <w:rFonts w:hAnsi="宋体" w:cs="宋体"/>
          <w:lang w:val="pt-BR"/>
        </w:rPr>
      </w:pPr>
      <w:r w:rsidRPr="003F0B0C">
        <w:rPr>
          <w:rFonts w:hAnsi="宋体" w:cs="宋体" w:hint="eastAsia"/>
          <w:lang w:val="pt-BR"/>
        </w:rPr>
        <w:t xml:space="preserve">                     for (i=0;i&lt;n+n;i++)</w:t>
      </w:r>
    </w:p>
    <w:p w:rsidR="005F1F37" w:rsidRPr="003F0B0C" w:rsidRDefault="005F1F37" w:rsidP="005F1F37">
      <w:pPr>
        <w:pStyle w:val="ad"/>
        <w:rPr>
          <w:rFonts w:hAnsi="宋体" w:cs="宋体"/>
          <w:lang w:val="pt-BR"/>
        </w:rPr>
      </w:pPr>
      <w:r w:rsidRPr="003F0B0C">
        <w:rPr>
          <w:rFonts w:hAnsi="宋体" w:cs="宋体" w:hint="eastAsia"/>
          <w:lang w:val="pt-BR"/>
        </w:rPr>
        <w:t xml:space="preserve">                            for (j=0;j&lt;n+n;j++)</w:t>
      </w:r>
    </w:p>
    <w:p w:rsidR="005F1F37" w:rsidRPr="003F0B0C" w:rsidRDefault="005F1F37" w:rsidP="005F1F37">
      <w:pPr>
        <w:pStyle w:val="ad"/>
        <w:rPr>
          <w:rFonts w:hAnsi="宋体" w:cs="宋体"/>
          <w:lang w:val="pt-BR"/>
        </w:rPr>
      </w:pPr>
      <w:r w:rsidRPr="003F0B0C">
        <w:rPr>
          <w:rFonts w:hAnsi="宋体" w:cs="宋体" w:hint="eastAsia"/>
          <w:lang w:val="pt-BR"/>
        </w:rPr>
        <w:t xml:space="preserve">                                   m[i][j]=m0[i][j];</w:t>
      </w:r>
    </w:p>
    <w:p w:rsidR="005F1F37" w:rsidRPr="003F0B0C" w:rsidRDefault="005F1F37" w:rsidP="005F1F37">
      <w:pPr>
        <w:pStyle w:val="ad"/>
        <w:rPr>
          <w:rFonts w:hAnsi="宋体" w:cs="宋体"/>
          <w:lang w:val="pt-BR"/>
        </w:rPr>
      </w:pPr>
      <w:r w:rsidRPr="003F0B0C">
        <w:rPr>
          <w:rFonts w:hAnsi="宋体" w:cs="宋体" w:hint="eastAsia"/>
          <w:lang w:val="pt-BR"/>
        </w:rPr>
        <w:t xml:space="preserve">                     m[n+k][k]=0;</w:t>
      </w:r>
    </w:p>
    <w:p w:rsidR="005F1F37" w:rsidRPr="003F0B0C" w:rsidRDefault="005F1F37" w:rsidP="005F1F37">
      <w:pPr>
        <w:pStyle w:val="ad"/>
        <w:rPr>
          <w:rFonts w:hAnsi="宋体" w:cs="宋体"/>
        </w:rPr>
      </w:pPr>
      <w:r w:rsidRPr="003F0B0C">
        <w:rPr>
          <w:rFonts w:hAnsi="宋体" w:cs="宋体" w:hint="eastAsia"/>
        </w:rPr>
        <w:t xml:space="preserve">                     if (max_flow(n+n,m,source,n+sink)&lt;last){</w:t>
      </w:r>
    </w:p>
    <w:p w:rsidR="005F1F37" w:rsidRPr="003F0B0C" w:rsidRDefault="005F1F37" w:rsidP="005F1F37">
      <w:pPr>
        <w:pStyle w:val="ad"/>
        <w:rPr>
          <w:rFonts w:hAnsi="宋体" w:cs="宋体"/>
        </w:rPr>
      </w:pPr>
      <w:r w:rsidRPr="003F0B0C">
        <w:rPr>
          <w:rFonts w:hAnsi="宋体" w:cs="宋体" w:hint="eastAsia"/>
        </w:rPr>
        <w:t xml:space="preserve">                            set[ret++]=k;</w:t>
      </w:r>
    </w:p>
    <w:p w:rsidR="005F1F37" w:rsidRPr="003F0B0C" w:rsidRDefault="005F1F37" w:rsidP="005F1F37">
      <w:pPr>
        <w:pStyle w:val="ad"/>
        <w:rPr>
          <w:rFonts w:hAnsi="宋体" w:cs="宋体"/>
        </w:rPr>
      </w:pPr>
      <w:r w:rsidRPr="003F0B0C">
        <w:rPr>
          <w:rFonts w:hAnsi="宋体" w:cs="宋体" w:hint="eastAsia"/>
        </w:rPr>
        <w:t xml:space="preserve">                            m0[n+k][k]=0;</w:t>
      </w:r>
    </w:p>
    <w:p w:rsidR="005F1F37" w:rsidRPr="003F0B0C" w:rsidRDefault="005F1F37" w:rsidP="005F1F37">
      <w:pPr>
        <w:pStyle w:val="ad"/>
        <w:rPr>
          <w:rFonts w:hAnsi="宋体" w:cs="宋体"/>
        </w:rPr>
      </w:pPr>
      <w:r w:rsidRPr="003F0B0C">
        <w:rPr>
          <w:rFonts w:hAnsi="宋体" w:cs="宋体" w:hint="eastAsia"/>
        </w:rPr>
        <w:t xml:space="preserve">                           last--;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174533">
      <w:pPr>
        <w:pStyle w:val="ad"/>
        <w:outlineLvl w:val="2"/>
        <w:rPr>
          <w:rFonts w:hAnsi="宋体" w:cs="宋体"/>
          <w:b/>
        </w:rPr>
      </w:pPr>
      <w:bookmarkStart w:id="349" w:name="_Toc521432041"/>
      <w:r w:rsidRPr="003F0B0C">
        <w:rPr>
          <w:rFonts w:hAnsi="宋体" w:cs="宋体" w:hint="eastAsia"/>
          <w:b/>
        </w:rPr>
        <w:t>10.9 最小路径覆盖</w:t>
      </w:r>
      <w:bookmarkEnd w:id="349"/>
    </w:p>
    <w:p w:rsidR="005F1F37" w:rsidRPr="003F0B0C" w:rsidRDefault="005F1F37" w:rsidP="005F1F37">
      <w:pPr>
        <w:pStyle w:val="ad"/>
        <w:rPr>
          <w:rFonts w:hAnsi="宋体" w:cs="宋体"/>
        </w:rPr>
      </w:pPr>
      <w:r w:rsidRPr="003F0B0C">
        <w:rPr>
          <w:rFonts w:hAnsi="宋体" w:cs="宋体" w:hint="eastAsia"/>
        </w:rPr>
        <w:t>//最小路径覆盖,O(n^3)</w:t>
      </w:r>
    </w:p>
    <w:p w:rsidR="005F1F37" w:rsidRPr="003F0B0C" w:rsidRDefault="005F1F37" w:rsidP="005F1F37">
      <w:pPr>
        <w:pStyle w:val="ad"/>
        <w:rPr>
          <w:rFonts w:hAnsi="宋体" w:cs="宋体"/>
        </w:rPr>
      </w:pPr>
      <w:r w:rsidRPr="003F0B0C">
        <w:rPr>
          <w:rFonts w:hAnsi="宋体" w:cs="宋体" w:hint="eastAsia"/>
        </w:rPr>
        <w:t>//求解最小的路径覆盖图中所有点,有向图无向图均适用</w:t>
      </w:r>
    </w:p>
    <w:p w:rsidR="005F1F37" w:rsidRPr="003F0B0C" w:rsidRDefault="005F1F37" w:rsidP="005F1F37">
      <w:pPr>
        <w:pStyle w:val="ad"/>
        <w:rPr>
          <w:rFonts w:hAnsi="宋体" w:cs="宋体"/>
        </w:rPr>
      </w:pPr>
      <w:r w:rsidRPr="003F0B0C">
        <w:rPr>
          <w:rFonts w:hAnsi="宋体" w:cs="宋体" w:hint="eastAsia"/>
        </w:rPr>
        <w:t>//注意此问题等价二分图最大匹配,可以用邻接表或正向表减小复杂度</w:t>
      </w:r>
    </w:p>
    <w:p w:rsidR="005F1F37" w:rsidRPr="003F0B0C" w:rsidRDefault="005F1F37" w:rsidP="005F1F37">
      <w:pPr>
        <w:pStyle w:val="ad"/>
        <w:rPr>
          <w:rFonts w:hAnsi="宋体" w:cs="宋体"/>
        </w:rPr>
      </w:pPr>
      <w:r w:rsidRPr="003F0B0C">
        <w:rPr>
          <w:rFonts w:hAnsi="宋体" w:cs="宋体" w:hint="eastAsia"/>
        </w:rPr>
        <w:t>//返回最小路径条数,pre返回前指针(起点-1),next返回后指针(终点-1)</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310</w:t>
      </w:r>
    </w:p>
    <w:p w:rsidR="005F1F37" w:rsidRPr="003F0B0C" w:rsidRDefault="005F1F37" w:rsidP="005F1F37">
      <w:pPr>
        <w:pStyle w:val="ad"/>
        <w:rPr>
          <w:rFonts w:hAnsi="宋体" w:cs="宋体"/>
        </w:rPr>
      </w:pPr>
      <w:r w:rsidRPr="003F0B0C">
        <w:rPr>
          <w:rFonts w:hAnsi="宋体" w:cs="宋体" w:hint="eastAsia"/>
        </w:rPr>
        <w:t>#define _clr(x) memset(x,0xff,sizeof(int)*n)</w:t>
      </w:r>
    </w:p>
    <w:p w:rsidR="005F1F37" w:rsidRPr="003F0B0C" w:rsidRDefault="005F1F37" w:rsidP="005F1F37">
      <w:pPr>
        <w:pStyle w:val="ad"/>
        <w:rPr>
          <w:rFonts w:hAnsi="宋体" w:cs="宋体"/>
        </w:rPr>
      </w:pPr>
      <w:r w:rsidRPr="003F0B0C">
        <w:rPr>
          <w:rFonts w:hAnsi="宋体" w:cs="宋体" w:hint="eastAsia"/>
        </w:rPr>
        <w:t>int hungary(int n,int mat[][MAXN],int* match1,int* match2){</w:t>
      </w:r>
    </w:p>
    <w:p w:rsidR="005F1F37" w:rsidRPr="003F0B0C" w:rsidRDefault="005F1F37" w:rsidP="005F1F37">
      <w:pPr>
        <w:pStyle w:val="ad"/>
        <w:rPr>
          <w:rFonts w:hAnsi="宋体" w:cs="宋体"/>
        </w:rPr>
      </w:pPr>
      <w:r w:rsidRPr="003F0B0C">
        <w:rPr>
          <w:rFonts w:hAnsi="宋体" w:cs="宋体" w:hint="eastAsia"/>
        </w:rPr>
        <w:t xml:space="preserve">       int s[MAXN],t[MAXN],p,q,ret=0,i,j,k;</w:t>
      </w:r>
    </w:p>
    <w:p w:rsidR="005F1F37" w:rsidRPr="003F0B0C" w:rsidRDefault="005F1F37" w:rsidP="005F1F37">
      <w:pPr>
        <w:pStyle w:val="ad"/>
        <w:rPr>
          <w:rFonts w:hAnsi="宋体" w:cs="宋体"/>
        </w:rPr>
      </w:pPr>
      <w:r w:rsidRPr="003F0B0C">
        <w:rPr>
          <w:rFonts w:hAnsi="宋体" w:cs="宋体" w:hint="eastAsia"/>
        </w:rPr>
        <w:t xml:space="preserve">       for (_clr(match1),_clr(match2),i=0;i&lt;n;ret+=(match1[i++]&gt;=0))</w:t>
      </w:r>
    </w:p>
    <w:p w:rsidR="005F1F37" w:rsidRPr="003F0B0C" w:rsidRDefault="005F1F37" w:rsidP="005F1F37">
      <w:pPr>
        <w:pStyle w:val="ad"/>
        <w:rPr>
          <w:rFonts w:hAnsi="宋体" w:cs="宋体"/>
        </w:rPr>
      </w:pPr>
      <w:r w:rsidRPr="003F0B0C">
        <w:rPr>
          <w:rFonts w:hAnsi="宋体" w:cs="宋体" w:hint="eastAsia"/>
        </w:rPr>
        <w:t xml:space="preserve">              for (_clr(t),s[p=q=0]=i;p&lt;=q&amp;&amp;match1[i]&lt;0;p++)</w:t>
      </w:r>
    </w:p>
    <w:p w:rsidR="005F1F37" w:rsidRPr="003F0B0C" w:rsidRDefault="005F1F37" w:rsidP="005F1F37">
      <w:pPr>
        <w:pStyle w:val="ad"/>
        <w:rPr>
          <w:rFonts w:hAnsi="宋体" w:cs="宋体"/>
        </w:rPr>
      </w:pPr>
      <w:r w:rsidRPr="003F0B0C">
        <w:rPr>
          <w:rFonts w:hAnsi="宋体" w:cs="宋体" w:hint="eastAsia"/>
        </w:rPr>
        <w:t xml:space="preserve">                     for (k=s[p],j=0;j&lt;n&amp;&amp;match1[i]&lt;0;j++)</w:t>
      </w:r>
    </w:p>
    <w:p w:rsidR="005F1F37" w:rsidRPr="003F0B0C" w:rsidRDefault="005F1F37" w:rsidP="005F1F37">
      <w:pPr>
        <w:pStyle w:val="ad"/>
        <w:rPr>
          <w:rFonts w:hAnsi="宋体" w:cs="宋体"/>
        </w:rPr>
      </w:pPr>
      <w:r w:rsidRPr="003F0B0C">
        <w:rPr>
          <w:rFonts w:hAnsi="宋体" w:cs="宋体" w:hint="eastAsia"/>
        </w:rPr>
        <w:t xml:space="preserve">                            if (mat[k][j]&amp;&amp;t[j]&lt;0){</w:t>
      </w:r>
    </w:p>
    <w:p w:rsidR="005F1F37" w:rsidRPr="003F0B0C" w:rsidRDefault="005F1F37" w:rsidP="005F1F37">
      <w:pPr>
        <w:pStyle w:val="ad"/>
        <w:rPr>
          <w:rFonts w:hAnsi="宋体" w:cs="宋体"/>
        </w:rPr>
      </w:pPr>
      <w:r w:rsidRPr="003F0B0C">
        <w:rPr>
          <w:rFonts w:hAnsi="宋体" w:cs="宋体" w:hint="eastAsia"/>
        </w:rPr>
        <w:t xml:space="preserve">                                   s[++q]=match2[j],t[j]=k;</w:t>
      </w:r>
    </w:p>
    <w:p w:rsidR="005F1F37" w:rsidRPr="003F0B0C" w:rsidRDefault="005F1F37" w:rsidP="005F1F37">
      <w:pPr>
        <w:pStyle w:val="ad"/>
        <w:rPr>
          <w:rFonts w:hAnsi="宋体" w:cs="宋体"/>
        </w:rPr>
      </w:pPr>
      <w:r w:rsidRPr="003F0B0C">
        <w:rPr>
          <w:rFonts w:hAnsi="宋体" w:cs="宋体" w:hint="eastAsia"/>
        </w:rPr>
        <w:t xml:space="preserve">                                   if (s[q]&lt;0)</w:t>
      </w:r>
    </w:p>
    <w:p w:rsidR="005F1F37" w:rsidRPr="003F0B0C" w:rsidRDefault="005F1F37" w:rsidP="005F1F37">
      <w:pPr>
        <w:pStyle w:val="ad"/>
        <w:rPr>
          <w:rFonts w:hAnsi="宋体" w:cs="宋体"/>
        </w:rPr>
      </w:pPr>
      <w:r w:rsidRPr="003F0B0C">
        <w:rPr>
          <w:rFonts w:hAnsi="宋体" w:cs="宋体" w:hint="eastAsia"/>
        </w:rPr>
        <w:t xml:space="preserve">                                          for (p=j;p&gt;=0;j=p)</w:t>
      </w:r>
    </w:p>
    <w:p w:rsidR="005F1F37" w:rsidRPr="003F0B0C" w:rsidRDefault="005F1F37" w:rsidP="005F1F37">
      <w:pPr>
        <w:pStyle w:val="ad"/>
        <w:rPr>
          <w:rFonts w:hAnsi="宋体" w:cs="宋体"/>
        </w:rPr>
      </w:pPr>
      <w:r w:rsidRPr="003F0B0C">
        <w:rPr>
          <w:rFonts w:hAnsi="宋体" w:cs="宋体" w:hint="eastAsia"/>
        </w:rPr>
        <w:t xml:space="preserve">                                                 </w:t>
      </w:r>
      <w:r w:rsidRPr="003F0B0C">
        <w:rPr>
          <w:rFonts w:hAnsi="宋体" w:cs="宋体" w:hint="eastAsia"/>
        </w:rPr>
        <w:lastRenderedPageBreak/>
        <w:t>match2[j]=k=t[j],p=match1[k],match1[k]=j;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inline int path_cover(int n,int mat[][MAXN],int* pre,int* next){</w:t>
      </w:r>
    </w:p>
    <w:p w:rsidR="005F1F37" w:rsidRPr="003F0B0C" w:rsidRDefault="005F1F37" w:rsidP="005F1F37">
      <w:pPr>
        <w:pStyle w:val="ad"/>
        <w:rPr>
          <w:rFonts w:hAnsi="宋体" w:cs="宋体"/>
        </w:rPr>
      </w:pPr>
      <w:r w:rsidRPr="003F0B0C">
        <w:rPr>
          <w:rFonts w:hAnsi="宋体" w:cs="宋体" w:hint="eastAsia"/>
        </w:rPr>
        <w:t xml:space="preserve">       return n-hungary(n,mat,next,pre);</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sz w:val="24"/>
          <w:szCs w:val="24"/>
        </w:rPr>
      </w:pPr>
    </w:p>
    <w:p w:rsidR="005F1F37" w:rsidRPr="003F0B0C" w:rsidRDefault="005F1F37" w:rsidP="005F1F37">
      <w:pPr>
        <w:pStyle w:val="ad"/>
        <w:rPr>
          <w:rFonts w:hAnsi="宋体" w:cs="宋体"/>
          <w:b/>
          <w:sz w:val="24"/>
          <w:szCs w:val="24"/>
        </w:rPr>
      </w:pPr>
      <w:r w:rsidRPr="003F0B0C">
        <w:rPr>
          <w:rFonts w:hAnsi="宋体" w:cs="宋体" w:hint="eastAsia"/>
          <w:b/>
          <w:sz w:val="24"/>
          <w:szCs w:val="24"/>
        </w:rPr>
        <w:t>11、  图论—支撑树</w:t>
      </w:r>
    </w:p>
    <w:p w:rsidR="005F1F37" w:rsidRPr="003F0B0C" w:rsidRDefault="005F1F37" w:rsidP="005F1F37">
      <w:pPr>
        <w:pStyle w:val="ad"/>
        <w:rPr>
          <w:rFonts w:hAnsi="宋体" w:cs="宋体"/>
          <w:b/>
        </w:rPr>
      </w:pPr>
      <w:r w:rsidRPr="003F0B0C">
        <w:rPr>
          <w:rFonts w:hAnsi="宋体" w:cs="宋体" w:hint="eastAsia"/>
          <w:b/>
        </w:rPr>
        <w:t>11.1 最小生成树(kruskal邻接表)</w:t>
      </w:r>
    </w:p>
    <w:p w:rsidR="005F1F37" w:rsidRPr="003F0B0C" w:rsidRDefault="005F1F37" w:rsidP="005F1F37">
      <w:pPr>
        <w:pStyle w:val="ad"/>
        <w:rPr>
          <w:rFonts w:hAnsi="宋体" w:cs="宋体"/>
        </w:rPr>
      </w:pPr>
      <w:r w:rsidRPr="003F0B0C">
        <w:rPr>
          <w:rFonts w:hAnsi="宋体" w:cs="宋体" w:hint="eastAsia"/>
        </w:rPr>
        <w:t>//无向图最小生成树,kruskal算法,邻接表形式,复杂度O(mlogm)</w:t>
      </w:r>
    </w:p>
    <w:p w:rsidR="005F1F37" w:rsidRPr="003F0B0C" w:rsidRDefault="005F1F37" w:rsidP="005F1F37">
      <w:pPr>
        <w:pStyle w:val="ad"/>
        <w:rPr>
          <w:rFonts w:hAnsi="宋体" w:cs="宋体"/>
        </w:rPr>
      </w:pPr>
      <w:r w:rsidRPr="003F0B0C">
        <w:rPr>
          <w:rFonts w:hAnsi="宋体" w:cs="宋体" w:hint="eastAsia"/>
        </w:rPr>
        <w:t>//返回最小生成树的长度,传入图的大小n和邻接表list</w:t>
      </w:r>
    </w:p>
    <w:p w:rsidR="005F1F37" w:rsidRPr="003F0B0C" w:rsidRDefault="005F1F37" w:rsidP="005F1F37">
      <w:pPr>
        <w:pStyle w:val="ad"/>
        <w:rPr>
          <w:rFonts w:hAnsi="宋体" w:cs="宋体"/>
        </w:rPr>
      </w:pPr>
      <w:r w:rsidRPr="003F0B0C">
        <w:rPr>
          <w:rFonts w:hAnsi="宋体" w:cs="宋体" w:hint="eastAsia"/>
        </w:rPr>
        <w:t>//可更改边权的类型,edge[][2]返回树的构造,用边集表示</w:t>
      </w:r>
    </w:p>
    <w:p w:rsidR="005F1F37" w:rsidRPr="003F0B0C" w:rsidRDefault="005F1F37" w:rsidP="005F1F37">
      <w:pPr>
        <w:pStyle w:val="ad"/>
        <w:rPr>
          <w:rFonts w:hAnsi="宋体" w:cs="宋体"/>
        </w:rPr>
      </w:pPr>
      <w:r w:rsidRPr="003F0B0C">
        <w:rPr>
          <w:rFonts w:hAnsi="宋体" w:cs="宋体" w:hint="eastAsia"/>
        </w:rPr>
        <w:t>//如果图不连通,则对各连通分支构造最小生成树,返回总长度</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double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from,to;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 xml:space="preserve">       edge_t* next;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_ufind_run(x) for(;p[t=x];x=p[x],p[t]=(p[x]?p[x]:x))</w:t>
      </w:r>
    </w:p>
    <w:p w:rsidR="005F1F37" w:rsidRPr="003F0B0C" w:rsidRDefault="005F1F37" w:rsidP="005F1F37">
      <w:pPr>
        <w:pStyle w:val="ad"/>
        <w:rPr>
          <w:rFonts w:hAnsi="宋体" w:cs="宋体"/>
        </w:rPr>
      </w:pPr>
      <w:r w:rsidRPr="003F0B0C">
        <w:rPr>
          <w:rFonts w:hAnsi="宋体" w:cs="宋体" w:hint="eastAsia"/>
        </w:rPr>
        <w:t>#define _run_both _ufind_run(i);_ufind_run(j)</w:t>
      </w:r>
    </w:p>
    <w:p w:rsidR="005F1F37" w:rsidRPr="003F0B0C" w:rsidRDefault="005F1F37" w:rsidP="005F1F37">
      <w:pPr>
        <w:pStyle w:val="ad"/>
        <w:rPr>
          <w:rFonts w:hAnsi="宋体" w:cs="宋体"/>
        </w:rPr>
      </w:pPr>
      <w:r w:rsidRPr="003F0B0C">
        <w:rPr>
          <w:rFonts w:hAnsi="宋体" w:cs="宋体" w:hint="eastAsia"/>
        </w:rPr>
        <w:t>struct ufind{</w:t>
      </w:r>
    </w:p>
    <w:p w:rsidR="005F1F37" w:rsidRPr="003F0B0C" w:rsidRDefault="005F1F37" w:rsidP="005F1F37">
      <w:pPr>
        <w:pStyle w:val="ad"/>
        <w:rPr>
          <w:rFonts w:hAnsi="宋体" w:cs="宋体"/>
        </w:rPr>
      </w:pPr>
      <w:r w:rsidRPr="003F0B0C">
        <w:rPr>
          <w:rFonts w:hAnsi="宋体" w:cs="宋体" w:hint="eastAsia"/>
        </w:rPr>
        <w:t xml:space="preserve">       int p[MAXN],t;</w:t>
      </w:r>
    </w:p>
    <w:p w:rsidR="005F1F37" w:rsidRPr="003F0B0C" w:rsidRDefault="005F1F37" w:rsidP="005F1F37">
      <w:pPr>
        <w:pStyle w:val="ad"/>
        <w:rPr>
          <w:rFonts w:hAnsi="宋体" w:cs="宋体"/>
        </w:rPr>
      </w:pPr>
      <w:r w:rsidRPr="003F0B0C">
        <w:rPr>
          <w:rFonts w:hAnsi="宋体" w:cs="宋体" w:hint="eastAsia"/>
        </w:rPr>
        <w:t xml:space="preserve">       void init(){memset(p,0,sizeof(p));}</w:t>
      </w:r>
    </w:p>
    <w:p w:rsidR="005F1F37" w:rsidRPr="003F0B0C" w:rsidRDefault="005F1F37" w:rsidP="005F1F37">
      <w:pPr>
        <w:pStyle w:val="ad"/>
        <w:rPr>
          <w:rFonts w:hAnsi="宋体" w:cs="宋体"/>
        </w:rPr>
      </w:pPr>
      <w:r w:rsidRPr="003F0B0C">
        <w:rPr>
          <w:rFonts w:hAnsi="宋体" w:cs="宋体" w:hint="eastAsia"/>
        </w:rPr>
        <w:t xml:space="preserve">       void set_friend(int i,int j){_run_both;p[i]=(i==j?0:j);}</w:t>
      </w:r>
    </w:p>
    <w:p w:rsidR="005F1F37" w:rsidRPr="003F0B0C" w:rsidRDefault="005F1F37" w:rsidP="005F1F37">
      <w:pPr>
        <w:pStyle w:val="ad"/>
        <w:rPr>
          <w:rFonts w:hAnsi="宋体" w:cs="宋体"/>
        </w:rPr>
      </w:pPr>
      <w:r w:rsidRPr="003F0B0C">
        <w:rPr>
          <w:rFonts w:hAnsi="宋体" w:cs="宋体" w:hint="eastAsia"/>
        </w:rPr>
        <w:t xml:space="preserve">       int is_friend(int i,int j){_run_both;return i==j&amp;&amp;i;}</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((a).len&lt;(b).len)</w:t>
      </w:r>
    </w:p>
    <w:p w:rsidR="005F1F37" w:rsidRPr="003F0B0C" w:rsidRDefault="005F1F37" w:rsidP="005F1F37">
      <w:pPr>
        <w:pStyle w:val="ad"/>
        <w:rPr>
          <w:rFonts w:hAnsi="宋体" w:cs="宋体"/>
        </w:rPr>
      </w:pPr>
      <w:r w:rsidRPr="003F0B0C">
        <w:rPr>
          <w:rFonts w:hAnsi="宋体" w:cs="宋体" w:hint="eastAsia"/>
        </w:rPr>
        <w:t>struct heap_t{int a,b;elem_t len;};</w:t>
      </w:r>
    </w:p>
    <w:p w:rsidR="005F1F37" w:rsidRPr="003F0B0C" w:rsidRDefault="005F1F37" w:rsidP="005F1F37">
      <w:pPr>
        <w:pStyle w:val="ad"/>
        <w:rPr>
          <w:rFonts w:hAnsi="宋体" w:cs="宋体"/>
        </w:rPr>
      </w:pPr>
      <w:r w:rsidRPr="003F0B0C">
        <w:rPr>
          <w:rFonts w:hAnsi="宋体" w:cs="宋体" w:hint="eastAsia"/>
        </w:rPr>
        <w:t>struct minheap{</w:t>
      </w:r>
    </w:p>
    <w:p w:rsidR="005F1F37" w:rsidRPr="003F0B0C" w:rsidRDefault="005F1F37" w:rsidP="005F1F37">
      <w:pPr>
        <w:pStyle w:val="ad"/>
        <w:rPr>
          <w:rFonts w:hAnsi="宋体" w:cs="宋体"/>
        </w:rPr>
      </w:pPr>
      <w:r w:rsidRPr="003F0B0C">
        <w:rPr>
          <w:rFonts w:hAnsi="宋体" w:cs="宋体" w:hint="eastAsia"/>
        </w:rPr>
        <w:t xml:space="preserve">       heap_t h[MAXN*MAXN];</w:t>
      </w:r>
    </w:p>
    <w:p w:rsidR="005F1F37" w:rsidRPr="003F0B0C" w:rsidRDefault="005F1F37" w:rsidP="005F1F37">
      <w:pPr>
        <w:pStyle w:val="ad"/>
        <w:rPr>
          <w:rFonts w:hAnsi="宋体" w:cs="宋体"/>
        </w:rPr>
      </w:pPr>
      <w:r w:rsidRPr="003F0B0C">
        <w:rPr>
          <w:rFonts w:hAnsi="宋体" w:cs="宋体" w:hint="eastAsia"/>
        </w:rPr>
        <w:t xml:space="preserve">       int 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ins(heap_t e){</w:t>
      </w:r>
    </w:p>
    <w:p w:rsidR="005F1F37" w:rsidRPr="003F0B0C" w:rsidRDefault="005F1F37" w:rsidP="005F1F37">
      <w:pPr>
        <w:pStyle w:val="ad"/>
        <w:rPr>
          <w:rFonts w:hAnsi="宋体" w:cs="宋体"/>
          <w:lang w:val="pt-BR"/>
        </w:rPr>
      </w:pPr>
      <w:r w:rsidRPr="003F0B0C">
        <w:rPr>
          <w:rFonts w:hAnsi="宋体" w:cs="宋体" w:hint="eastAsia"/>
          <w:lang w:val="pt-BR"/>
        </w:rPr>
        <w:t xml:space="preserve">              for (p=++n;p&gt;1&amp;&amp;_cp(e,h[p&gt;&gt;1]);h[p]=h[p&gt;&gt;1],p&gt;&gt;=1);</w:t>
      </w:r>
    </w:p>
    <w:p w:rsidR="005F1F37" w:rsidRPr="003F0B0C" w:rsidRDefault="005F1F37" w:rsidP="005F1F37">
      <w:pPr>
        <w:pStyle w:val="ad"/>
        <w:rPr>
          <w:rFonts w:hAnsi="宋体" w:cs="宋体"/>
        </w:rPr>
      </w:pPr>
      <w:r w:rsidRPr="003F0B0C">
        <w:rPr>
          <w:rFonts w:hAnsi="宋体" w:cs="宋体" w:hint="eastAsia"/>
        </w:rPr>
        <w:t xml:space="preserve">              h[p]=e;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lastRenderedPageBreak/>
        <w:t xml:space="preserve">       int del(heap_t&amp; e){</w:t>
      </w:r>
    </w:p>
    <w:p w:rsidR="005F1F37" w:rsidRPr="003F0B0C" w:rsidRDefault="005F1F37" w:rsidP="005F1F37">
      <w:pPr>
        <w:pStyle w:val="ad"/>
        <w:rPr>
          <w:rFonts w:hAnsi="宋体" w:cs="宋体"/>
        </w:rPr>
      </w:pPr>
      <w:r w:rsidRPr="003F0B0C">
        <w:rPr>
          <w:rFonts w:hAnsi="宋体" w:cs="宋体" w:hint="eastAsia"/>
        </w:rPr>
        <w:t xml:space="preserve">              if (!n) return 0;</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h[p]=h[n--];return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kruskal(int n,edge_t* list[],int edge[][2]){</w:t>
      </w:r>
    </w:p>
    <w:p w:rsidR="005F1F37" w:rsidRPr="003F0B0C" w:rsidRDefault="005F1F37" w:rsidP="005F1F37">
      <w:pPr>
        <w:pStyle w:val="ad"/>
        <w:rPr>
          <w:rFonts w:hAnsi="宋体" w:cs="宋体"/>
        </w:rPr>
      </w:pPr>
      <w:r w:rsidRPr="003F0B0C">
        <w:rPr>
          <w:rFonts w:hAnsi="宋体" w:cs="宋体" w:hint="eastAsia"/>
        </w:rPr>
        <w:t xml:space="preserve">       ufind u;minheap h;</w:t>
      </w:r>
    </w:p>
    <w:p w:rsidR="005F1F37" w:rsidRPr="003F0B0C" w:rsidRDefault="005F1F37" w:rsidP="005F1F37">
      <w:pPr>
        <w:pStyle w:val="ad"/>
        <w:rPr>
          <w:rFonts w:hAnsi="宋体" w:cs="宋体"/>
        </w:rPr>
      </w:pPr>
      <w:r w:rsidRPr="003F0B0C">
        <w:rPr>
          <w:rFonts w:hAnsi="宋体" w:cs="宋体" w:hint="eastAsia"/>
        </w:rPr>
        <w:t xml:space="preserve">       edge_t* t;heap_t e;</w:t>
      </w:r>
    </w:p>
    <w:p w:rsidR="005F1F37" w:rsidRPr="003F0B0C" w:rsidRDefault="005F1F37" w:rsidP="005F1F37">
      <w:pPr>
        <w:pStyle w:val="ad"/>
        <w:rPr>
          <w:rFonts w:hAnsi="宋体" w:cs="宋体"/>
        </w:rPr>
      </w:pPr>
      <w:r w:rsidRPr="003F0B0C">
        <w:rPr>
          <w:rFonts w:hAnsi="宋体" w:cs="宋体" w:hint="eastAsia"/>
        </w:rPr>
        <w:t xml:space="preserve">       elem_t ret=0;int i,m=0;</w:t>
      </w:r>
    </w:p>
    <w:p w:rsidR="005F1F37" w:rsidRPr="003F0B0C" w:rsidRDefault="005F1F37" w:rsidP="005F1F37">
      <w:pPr>
        <w:pStyle w:val="ad"/>
        <w:rPr>
          <w:rFonts w:hAnsi="宋体" w:cs="宋体"/>
        </w:rPr>
      </w:pPr>
      <w:r w:rsidRPr="003F0B0C">
        <w:rPr>
          <w:rFonts w:hAnsi="宋体" w:cs="宋体" w:hint="eastAsia"/>
        </w:rPr>
        <w:t xml:space="preserve">       u.init(),h.init();</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(t=list[i];t;t=t-&gt;next)</w:t>
      </w:r>
    </w:p>
    <w:p w:rsidR="005F1F37" w:rsidRPr="003F0B0C" w:rsidRDefault="005F1F37" w:rsidP="005F1F37">
      <w:pPr>
        <w:pStyle w:val="ad"/>
        <w:rPr>
          <w:rFonts w:hAnsi="宋体" w:cs="宋体"/>
        </w:rPr>
      </w:pPr>
      <w:r w:rsidRPr="003F0B0C">
        <w:rPr>
          <w:rFonts w:hAnsi="宋体" w:cs="宋体" w:hint="eastAsia"/>
        </w:rPr>
        <w:t xml:space="preserve">                     if (i&lt;t-&gt;to)</w:t>
      </w:r>
    </w:p>
    <w:p w:rsidR="005F1F37" w:rsidRPr="003F0B0C" w:rsidRDefault="005F1F37" w:rsidP="005F1F37">
      <w:pPr>
        <w:pStyle w:val="ad"/>
        <w:rPr>
          <w:rFonts w:hAnsi="宋体" w:cs="宋体"/>
        </w:rPr>
      </w:pPr>
      <w:r w:rsidRPr="003F0B0C">
        <w:rPr>
          <w:rFonts w:hAnsi="宋体" w:cs="宋体" w:hint="eastAsia"/>
        </w:rPr>
        <w:t xml:space="preserve">                            e.a=i,e.b=t-&gt;to,e.len=t-&gt;len,h.ins(e);</w:t>
      </w:r>
    </w:p>
    <w:p w:rsidR="005F1F37" w:rsidRPr="003F0B0C" w:rsidRDefault="005F1F37" w:rsidP="005F1F37">
      <w:pPr>
        <w:pStyle w:val="ad"/>
        <w:rPr>
          <w:rFonts w:hAnsi="宋体" w:cs="宋体"/>
          <w:lang w:val="pt-BR"/>
        </w:rPr>
      </w:pPr>
      <w:r w:rsidRPr="003F0B0C">
        <w:rPr>
          <w:rFonts w:hAnsi="宋体" w:cs="宋体" w:hint="eastAsia"/>
          <w:lang w:val="pt-BR"/>
        </w:rPr>
        <w:t xml:space="preserve">       while (m&lt;n-1&amp;&amp;h.del(e))</w:t>
      </w:r>
    </w:p>
    <w:p w:rsidR="005F1F37" w:rsidRPr="003F0B0C" w:rsidRDefault="005F1F37" w:rsidP="005F1F37">
      <w:pPr>
        <w:pStyle w:val="ad"/>
        <w:rPr>
          <w:rFonts w:hAnsi="宋体" w:cs="宋体"/>
        </w:rPr>
      </w:pPr>
      <w:r w:rsidRPr="003F0B0C">
        <w:rPr>
          <w:rFonts w:hAnsi="宋体" w:cs="宋体" w:hint="eastAsia"/>
        </w:rPr>
        <w:t xml:space="preserve">              if (!u.is_friend(e.a+1,e.b+1))</w:t>
      </w:r>
    </w:p>
    <w:p w:rsidR="005F1F37" w:rsidRPr="003F0B0C" w:rsidRDefault="005F1F37" w:rsidP="005F1F37">
      <w:pPr>
        <w:pStyle w:val="ad"/>
        <w:rPr>
          <w:rFonts w:hAnsi="宋体" w:cs="宋体"/>
        </w:rPr>
      </w:pPr>
      <w:r w:rsidRPr="003F0B0C">
        <w:rPr>
          <w:rFonts w:hAnsi="宋体" w:cs="宋体" w:hint="eastAsia"/>
        </w:rPr>
        <w:t xml:space="preserve">                     edge[m][0]=e.a,edge[m][1]=e.b,ret+=e.len,u.set_friend(e.a+1,e.b+1);</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11.2 最小生成树(kruskal正向表)</w:t>
      </w:r>
    </w:p>
    <w:p w:rsidR="005F1F37" w:rsidRPr="003F0B0C" w:rsidRDefault="005F1F37" w:rsidP="005F1F37">
      <w:pPr>
        <w:pStyle w:val="ad"/>
        <w:rPr>
          <w:rFonts w:hAnsi="宋体" w:cs="宋体"/>
        </w:rPr>
      </w:pPr>
      <w:r w:rsidRPr="003F0B0C">
        <w:rPr>
          <w:rFonts w:hAnsi="宋体" w:cs="宋体" w:hint="eastAsia"/>
        </w:rPr>
        <w:t>//无向图最小生成树,kruskal算法,正向表形式,复杂度O(mlogm)</w:t>
      </w:r>
    </w:p>
    <w:p w:rsidR="005F1F37" w:rsidRPr="003F0B0C" w:rsidRDefault="005F1F37" w:rsidP="005F1F37">
      <w:pPr>
        <w:pStyle w:val="ad"/>
        <w:rPr>
          <w:rFonts w:hAnsi="宋体" w:cs="宋体"/>
        </w:rPr>
      </w:pPr>
      <w:r w:rsidRPr="003F0B0C">
        <w:rPr>
          <w:rFonts w:hAnsi="宋体" w:cs="宋体" w:hint="eastAsia"/>
        </w:rPr>
        <w:t>//返回最小生成树的长度,传入图的大小n和正向表list,buf</w:t>
      </w:r>
    </w:p>
    <w:p w:rsidR="005F1F37" w:rsidRPr="003F0B0C" w:rsidRDefault="005F1F37" w:rsidP="005F1F37">
      <w:pPr>
        <w:pStyle w:val="ad"/>
        <w:rPr>
          <w:rFonts w:hAnsi="宋体" w:cs="宋体"/>
        </w:rPr>
      </w:pPr>
      <w:r w:rsidRPr="003F0B0C">
        <w:rPr>
          <w:rFonts w:hAnsi="宋体" w:cs="宋体" w:hint="eastAsia"/>
        </w:rPr>
        <w:t>//可更改边权的类型,edge[][2]返回树的构造,用边集表示</w:t>
      </w:r>
    </w:p>
    <w:p w:rsidR="005F1F37" w:rsidRPr="003F0B0C" w:rsidRDefault="005F1F37" w:rsidP="005F1F37">
      <w:pPr>
        <w:pStyle w:val="ad"/>
        <w:rPr>
          <w:rFonts w:hAnsi="宋体" w:cs="宋体"/>
        </w:rPr>
      </w:pPr>
      <w:r w:rsidRPr="003F0B0C">
        <w:rPr>
          <w:rFonts w:hAnsi="宋体" w:cs="宋体" w:hint="eastAsia"/>
        </w:rPr>
        <w:t>//如果图不连通,则对各连通分支构造最小生成树,返回总长度</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double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_ufind_run(x) for(;p[t=x];x=p[x],p[t]=(p[x]?p[x]:x))</w:t>
      </w:r>
    </w:p>
    <w:p w:rsidR="005F1F37" w:rsidRPr="003F0B0C" w:rsidRDefault="005F1F37" w:rsidP="005F1F37">
      <w:pPr>
        <w:pStyle w:val="ad"/>
        <w:rPr>
          <w:rFonts w:hAnsi="宋体" w:cs="宋体"/>
        </w:rPr>
      </w:pPr>
      <w:r w:rsidRPr="003F0B0C">
        <w:rPr>
          <w:rFonts w:hAnsi="宋体" w:cs="宋体" w:hint="eastAsia"/>
        </w:rPr>
        <w:t>#define _run_both _ufind_run(i);_ufind_run(j)</w:t>
      </w:r>
    </w:p>
    <w:p w:rsidR="005F1F37" w:rsidRPr="003F0B0C" w:rsidRDefault="005F1F37" w:rsidP="005F1F37">
      <w:pPr>
        <w:pStyle w:val="ad"/>
        <w:rPr>
          <w:rFonts w:hAnsi="宋体" w:cs="宋体"/>
        </w:rPr>
      </w:pPr>
      <w:r w:rsidRPr="003F0B0C">
        <w:rPr>
          <w:rFonts w:hAnsi="宋体" w:cs="宋体" w:hint="eastAsia"/>
        </w:rPr>
        <w:t>struct ufind{</w:t>
      </w:r>
    </w:p>
    <w:p w:rsidR="005F1F37" w:rsidRPr="003F0B0C" w:rsidRDefault="005F1F37" w:rsidP="005F1F37">
      <w:pPr>
        <w:pStyle w:val="ad"/>
        <w:rPr>
          <w:rFonts w:hAnsi="宋体" w:cs="宋体"/>
        </w:rPr>
      </w:pPr>
      <w:r w:rsidRPr="003F0B0C">
        <w:rPr>
          <w:rFonts w:hAnsi="宋体" w:cs="宋体" w:hint="eastAsia"/>
        </w:rPr>
        <w:t xml:space="preserve">       int p[MAXN],t;</w:t>
      </w:r>
    </w:p>
    <w:p w:rsidR="005F1F37" w:rsidRPr="003F0B0C" w:rsidRDefault="005F1F37" w:rsidP="005F1F37">
      <w:pPr>
        <w:pStyle w:val="ad"/>
        <w:rPr>
          <w:rFonts w:hAnsi="宋体" w:cs="宋体"/>
        </w:rPr>
      </w:pPr>
      <w:r w:rsidRPr="003F0B0C">
        <w:rPr>
          <w:rFonts w:hAnsi="宋体" w:cs="宋体" w:hint="eastAsia"/>
        </w:rPr>
        <w:t xml:space="preserve">       void init(){memset(p,0,sizeof(p));}</w:t>
      </w:r>
    </w:p>
    <w:p w:rsidR="005F1F37" w:rsidRPr="003F0B0C" w:rsidRDefault="005F1F37" w:rsidP="005F1F37">
      <w:pPr>
        <w:pStyle w:val="ad"/>
        <w:rPr>
          <w:rFonts w:hAnsi="宋体" w:cs="宋体"/>
        </w:rPr>
      </w:pPr>
      <w:r w:rsidRPr="003F0B0C">
        <w:rPr>
          <w:rFonts w:hAnsi="宋体" w:cs="宋体" w:hint="eastAsia"/>
        </w:rPr>
        <w:t xml:space="preserve">       void set_friend(int i,int j){_run_both;p[i]=(i==j?0:j);}</w:t>
      </w:r>
    </w:p>
    <w:p w:rsidR="005F1F37" w:rsidRPr="003F0B0C" w:rsidRDefault="005F1F37" w:rsidP="005F1F37">
      <w:pPr>
        <w:pStyle w:val="ad"/>
        <w:rPr>
          <w:rFonts w:hAnsi="宋体" w:cs="宋体"/>
        </w:rPr>
      </w:pPr>
      <w:r w:rsidRPr="003F0B0C">
        <w:rPr>
          <w:rFonts w:hAnsi="宋体" w:cs="宋体" w:hint="eastAsia"/>
        </w:rPr>
        <w:lastRenderedPageBreak/>
        <w:t xml:space="preserve">       int is_friend(int i,int j){_run_both;return i==j&amp;&amp;i;}</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((a).len&lt;(b).len)</w:t>
      </w:r>
    </w:p>
    <w:p w:rsidR="005F1F37" w:rsidRPr="003F0B0C" w:rsidRDefault="005F1F37" w:rsidP="005F1F37">
      <w:pPr>
        <w:pStyle w:val="ad"/>
        <w:rPr>
          <w:rFonts w:hAnsi="宋体" w:cs="宋体"/>
        </w:rPr>
      </w:pPr>
      <w:r w:rsidRPr="003F0B0C">
        <w:rPr>
          <w:rFonts w:hAnsi="宋体" w:cs="宋体" w:hint="eastAsia"/>
        </w:rPr>
        <w:t>struct heap_t{int a,b;elem_t len;};</w:t>
      </w:r>
    </w:p>
    <w:p w:rsidR="005F1F37" w:rsidRPr="003F0B0C" w:rsidRDefault="005F1F37" w:rsidP="005F1F37">
      <w:pPr>
        <w:pStyle w:val="ad"/>
        <w:rPr>
          <w:rFonts w:hAnsi="宋体" w:cs="宋体"/>
        </w:rPr>
      </w:pPr>
      <w:r w:rsidRPr="003F0B0C">
        <w:rPr>
          <w:rFonts w:hAnsi="宋体" w:cs="宋体" w:hint="eastAsia"/>
        </w:rPr>
        <w:t>struct minheap{</w:t>
      </w:r>
    </w:p>
    <w:p w:rsidR="005F1F37" w:rsidRPr="003F0B0C" w:rsidRDefault="005F1F37" w:rsidP="005F1F37">
      <w:pPr>
        <w:pStyle w:val="ad"/>
        <w:rPr>
          <w:rFonts w:hAnsi="宋体" w:cs="宋体"/>
        </w:rPr>
      </w:pPr>
      <w:r w:rsidRPr="003F0B0C">
        <w:rPr>
          <w:rFonts w:hAnsi="宋体" w:cs="宋体" w:hint="eastAsia"/>
        </w:rPr>
        <w:t xml:space="preserve">       heap_t h[MAXN*MAXN];</w:t>
      </w:r>
    </w:p>
    <w:p w:rsidR="005F1F37" w:rsidRPr="003F0B0C" w:rsidRDefault="005F1F37" w:rsidP="005F1F37">
      <w:pPr>
        <w:pStyle w:val="ad"/>
        <w:rPr>
          <w:rFonts w:hAnsi="宋体" w:cs="宋体"/>
        </w:rPr>
      </w:pPr>
      <w:r w:rsidRPr="003F0B0C">
        <w:rPr>
          <w:rFonts w:hAnsi="宋体" w:cs="宋体" w:hint="eastAsia"/>
        </w:rPr>
        <w:t xml:space="preserve">       int 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ins(heap_t e){</w:t>
      </w:r>
    </w:p>
    <w:p w:rsidR="005F1F37" w:rsidRPr="003F0B0C" w:rsidRDefault="005F1F37" w:rsidP="005F1F37">
      <w:pPr>
        <w:pStyle w:val="ad"/>
        <w:rPr>
          <w:rFonts w:hAnsi="宋体" w:cs="宋体"/>
          <w:lang w:val="pt-BR"/>
        </w:rPr>
      </w:pPr>
      <w:r w:rsidRPr="003F0B0C">
        <w:rPr>
          <w:rFonts w:hAnsi="宋体" w:cs="宋体" w:hint="eastAsia"/>
          <w:lang w:val="pt-BR"/>
        </w:rPr>
        <w:t xml:space="preserve">              for (p=++n;p&gt;1&amp;&amp;_cp(e,h[p&gt;&gt;1]);h[p]=h[p&gt;&gt;1],p&gt;&gt;=1);</w:t>
      </w:r>
    </w:p>
    <w:p w:rsidR="005F1F37" w:rsidRPr="003F0B0C" w:rsidRDefault="005F1F37" w:rsidP="005F1F37">
      <w:pPr>
        <w:pStyle w:val="ad"/>
        <w:rPr>
          <w:rFonts w:hAnsi="宋体" w:cs="宋体"/>
        </w:rPr>
      </w:pPr>
      <w:r w:rsidRPr="003F0B0C">
        <w:rPr>
          <w:rFonts w:hAnsi="宋体" w:cs="宋体" w:hint="eastAsia"/>
        </w:rPr>
        <w:t xml:space="preserve">              h[p]=e;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del(heap_t&amp; e){</w:t>
      </w:r>
    </w:p>
    <w:p w:rsidR="005F1F37" w:rsidRPr="003F0B0C" w:rsidRDefault="005F1F37" w:rsidP="005F1F37">
      <w:pPr>
        <w:pStyle w:val="ad"/>
        <w:rPr>
          <w:rFonts w:hAnsi="宋体" w:cs="宋体"/>
        </w:rPr>
      </w:pPr>
      <w:r w:rsidRPr="003F0B0C">
        <w:rPr>
          <w:rFonts w:hAnsi="宋体" w:cs="宋体" w:hint="eastAsia"/>
        </w:rPr>
        <w:t xml:space="preserve">              if (!n) return 0;</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h[p]=h[n--];return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kruskal(int n,int* list,edge_t* buf,int edge[][2]){</w:t>
      </w:r>
    </w:p>
    <w:p w:rsidR="005F1F37" w:rsidRPr="003F0B0C" w:rsidRDefault="005F1F37" w:rsidP="005F1F37">
      <w:pPr>
        <w:pStyle w:val="ad"/>
        <w:rPr>
          <w:rFonts w:hAnsi="宋体" w:cs="宋体"/>
        </w:rPr>
      </w:pPr>
      <w:r w:rsidRPr="003F0B0C">
        <w:rPr>
          <w:rFonts w:hAnsi="宋体" w:cs="宋体" w:hint="eastAsia"/>
        </w:rPr>
        <w:t xml:space="preserve">       ufind u;minheap h;</w:t>
      </w:r>
    </w:p>
    <w:p w:rsidR="005F1F37" w:rsidRPr="003F0B0C" w:rsidRDefault="005F1F37" w:rsidP="005F1F37">
      <w:pPr>
        <w:pStyle w:val="ad"/>
        <w:rPr>
          <w:rFonts w:hAnsi="宋体" w:cs="宋体"/>
        </w:rPr>
      </w:pPr>
      <w:r w:rsidRPr="003F0B0C">
        <w:rPr>
          <w:rFonts w:hAnsi="宋体" w:cs="宋体" w:hint="eastAsia"/>
        </w:rPr>
        <w:t xml:space="preserve">       heap_t e;elem_t ret=0;</w:t>
      </w:r>
    </w:p>
    <w:p w:rsidR="005F1F37" w:rsidRPr="003F0B0C" w:rsidRDefault="005F1F37" w:rsidP="005F1F37">
      <w:pPr>
        <w:pStyle w:val="ad"/>
        <w:rPr>
          <w:rFonts w:hAnsi="宋体" w:cs="宋体"/>
        </w:rPr>
      </w:pPr>
      <w:r w:rsidRPr="003F0B0C">
        <w:rPr>
          <w:rFonts w:hAnsi="宋体" w:cs="宋体" w:hint="eastAsia"/>
        </w:rPr>
        <w:t xml:space="preserve">       int i,j,m=0;</w:t>
      </w:r>
    </w:p>
    <w:p w:rsidR="005F1F37" w:rsidRPr="003F0B0C" w:rsidRDefault="005F1F37" w:rsidP="005F1F37">
      <w:pPr>
        <w:pStyle w:val="ad"/>
        <w:rPr>
          <w:rFonts w:hAnsi="宋体" w:cs="宋体"/>
        </w:rPr>
      </w:pPr>
      <w:r w:rsidRPr="003F0B0C">
        <w:rPr>
          <w:rFonts w:hAnsi="宋体" w:cs="宋体" w:hint="eastAsia"/>
        </w:rPr>
        <w:t xml:space="preserve">       u.init(),h.init();</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(j=list[i];j&lt;list[i+1];j++)</w:t>
      </w:r>
    </w:p>
    <w:p w:rsidR="005F1F37" w:rsidRPr="003F0B0C" w:rsidRDefault="005F1F37" w:rsidP="005F1F37">
      <w:pPr>
        <w:pStyle w:val="ad"/>
        <w:rPr>
          <w:rFonts w:hAnsi="宋体" w:cs="宋体"/>
        </w:rPr>
      </w:pPr>
      <w:r w:rsidRPr="003F0B0C">
        <w:rPr>
          <w:rFonts w:hAnsi="宋体" w:cs="宋体" w:hint="eastAsia"/>
        </w:rPr>
        <w:t xml:space="preserve">                     if (i&lt;buf[j].to)</w:t>
      </w:r>
    </w:p>
    <w:p w:rsidR="005F1F37" w:rsidRPr="003F0B0C" w:rsidRDefault="005F1F37" w:rsidP="005F1F37">
      <w:pPr>
        <w:pStyle w:val="ad"/>
        <w:rPr>
          <w:rFonts w:hAnsi="宋体" w:cs="宋体"/>
        </w:rPr>
      </w:pPr>
      <w:r w:rsidRPr="003F0B0C">
        <w:rPr>
          <w:rFonts w:hAnsi="宋体" w:cs="宋体" w:hint="eastAsia"/>
        </w:rPr>
        <w:t xml:space="preserve">                            e.a=i,e.b=buf[j].to,e.len=buf[j].len,h.ins(e);</w:t>
      </w:r>
    </w:p>
    <w:p w:rsidR="005F1F37" w:rsidRPr="003F0B0C" w:rsidRDefault="005F1F37" w:rsidP="005F1F37">
      <w:pPr>
        <w:pStyle w:val="ad"/>
        <w:rPr>
          <w:rFonts w:hAnsi="宋体" w:cs="宋体"/>
          <w:lang w:val="pt-BR"/>
        </w:rPr>
      </w:pPr>
      <w:r w:rsidRPr="003F0B0C">
        <w:rPr>
          <w:rFonts w:hAnsi="宋体" w:cs="宋体" w:hint="eastAsia"/>
          <w:lang w:val="pt-BR"/>
        </w:rPr>
        <w:t xml:space="preserve">       while (m&lt;n-1&amp;&amp;h.del(e))</w:t>
      </w:r>
    </w:p>
    <w:p w:rsidR="005F1F37" w:rsidRPr="003F0B0C" w:rsidRDefault="005F1F37" w:rsidP="005F1F37">
      <w:pPr>
        <w:pStyle w:val="ad"/>
        <w:rPr>
          <w:rFonts w:hAnsi="宋体" w:cs="宋体"/>
        </w:rPr>
      </w:pPr>
      <w:r w:rsidRPr="003F0B0C">
        <w:rPr>
          <w:rFonts w:hAnsi="宋体" w:cs="宋体" w:hint="eastAsia"/>
        </w:rPr>
        <w:t xml:space="preserve">              if (!u.is_friend(e.a+1,e.b+1))</w:t>
      </w:r>
    </w:p>
    <w:p w:rsidR="005F1F37" w:rsidRPr="003F0B0C" w:rsidRDefault="005F1F37" w:rsidP="005F1F37">
      <w:pPr>
        <w:pStyle w:val="ad"/>
        <w:rPr>
          <w:rFonts w:hAnsi="宋体" w:cs="宋体"/>
        </w:rPr>
      </w:pPr>
      <w:r w:rsidRPr="003F0B0C">
        <w:rPr>
          <w:rFonts w:hAnsi="宋体" w:cs="宋体" w:hint="eastAsia"/>
        </w:rPr>
        <w:t xml:space="preserve">                     edge[m][0]=e.a,edge[m][1]=e.b,ret+=e.len,u.set_friend(e.a+1,e.b+1);</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11.3 最小生成树(prim+binary_heap邻接表)</w:t>
      </w:r>
    </w:p>
    <w:p w:rsidR="005F1F37" w:rsidRPr="003F0B0C" w:rsidRDefault="005F1F37" w:rsidP="005F1F37">
      <w:pPr>
        <w:pStyle w:val="ad"/>
        <w:rPr>
          <w:rFonts w:hAnsi="宋体" w:cs="宋体"/>
        </w:rPr>
      </w:pPr>
      <w:r w:rsidRPr="003F0B0C">
        <w:rPr>
          <w:rFonts w:hAnsi="宋体" w:cs="宋体" w:hint="eastAsia"/>
        </w:rPr>
        <w:t>//无向图最小生成树,prim算法+二分堆,邻接表形式,复杂度O(mlogm)</w:t>
      </w:r>
    </w:p>
    <w:p w:rsidR="005F1F37" w:rsidRPr="003F0B0C" w:rsidRDefault="005F1F37" w:rsidP="005F1F37">
      <w:pPr>
        <w:pStyle w:val="ad"/>
        <w:rPr>
          <w:rFonts w:hAnsi="宋体" w:cs="宋体"/>
        </w:rPr>
      </w:pPr>
      <w:r w:rsidRPr="003F0B0C">
        <w:rPr>
          <w:rFonts w:hAnsi="宋体" w:cs="宋体" w:hint="eastAsia"/>
        </w:rPr>
        <w:t>//返回最小生成树的长度,传入图的大小n和邻接表list</w:t>
      </w:r>
    </w:p>
    <w:p w:rsidR="005F1F37" w:rsidRPr="003F0B0C" w:rsidRDefault="005F1F37" w:rsidP="005F1F37">
      <w:pPr>
        <w:pStyle w:val="ad"/>
        <w:rPr>
          <w:rFonts w:hAnsi="宋体" w:cs="宋体"/>
        </w:rPr>
      </w:pPr>
      <w:r w:rsidRPr="003F0B0C">
        <w:rPr>
          <w:rFonts w:hAnsi="宋体" w:cs="宋体" w:hint="eastAsia"/>
        </w:rPr>
        <w:t>//可更改边权的类型,pre[]返回树的构造,用父结点表示,根节点(第一个)pre值为-1</w:t>
      </w:r>
    </w:p>
    <w:p w:rsidR="005F1F37" w:rsidRPr="003F0B0C" w:rsidRDefault="005F1F37" w:rsidP="005F1F37">
      <w:pPr>
        <w:pStyle w:val="ad"/>
        <w:rPr>
          <w:rFonts w:hAnsi="宋体" w:cs="宋体"/>
        </w:rPr>
      </w:pPr>
      <w:r w:rsidRPr="003F0B0C">
        <w:rPr>
          <w:rFonts w:hAnsi="宋体" w:cs="宋体" w:hint="eastAsia"/>
        </w:rPr>
        <w:t>//必须保证图的连通的!</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lastRenderedPageBreak/>
        <w:t>typedef double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from,to;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 xml:space="preserve">       edge_t* next;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((a).d&lt;(b).d)</w:t>
      </w:r>
    </w:p>
    <w:p w:rsidR="005F1F37" w:rsidRPr="003F0B0C" w:rsidRDefault="005F1F37" w:rsidP="005F1F37">
      <w:pPr>
        <w:pStyle w:val="ad"/>
        <w:rPr>
          <w:rFonts w:hAnsi="宋体" w:cs="宋体"/>
        </w:rPr>
      </w:pPr>
      <w:r w:rsidRPr="003F0B0C">
        <w:rPr>
          <w:rFonts w:hAnsi="宋体" w:cs="宋体" w:hint="eastAsia"/>
        </w:rPr>
        <w:t>struct heap_t{elem_t d;int v;};</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t xml:space="preserve">       heap_t h[MAXN*MAXN];</w:t>
      </w:r>
    </w:p>
    <w:p w:rsidR="005F1F37" w:rsidRPr="003F0B0C" w:rsidRDefault="005F1F37" w:rsidP="005F1F37">
      <w:pPr>
        <w:pStyle w:val="ad"/>
        <w:rPr>
          <w:rFonts w:hAnsi="宋体" w:cs="宋体"/>
        </w:rPr>
      </w:pPr>
      <w:r w:rsidRPr="003F0B0C">
        <w:rPr>
          <w:rFonts w:hAnsi="宋体" w:cs="宋体" w:hint="eastAsia"/>
        </w:rPr>
        <w:t xml:space="preserve">       int 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ins(heap_t e){</w:t>
      </w:r>
    </w:p>
    <w:p w:rsidR="005F1F37" w:rsidRPr="003F0B0C" w:rsidRDefault="005F1F37" w:rsidP="005F1F37">
      <w:pPr>
        <w:pStyle w:val="ad"/>
        <w:rPr>
          <w:rFonts w:hAnsi="宋体" w:cs="宋体"/>
          <w:lang w:val="pt-BR"/>
        </w:rPr>
      </w:pPr>
      <w:r w:rsidRPr="003F0B0C">
        <w:rPr>
          <w:rFonts w:hAnsi="宋体" w:cs="宋体" w:hint="eastAsia"/>
          <w:lang w:val="pt-BR"/>
        </w:rPr>
        <w:t xml:space="preserve">              for (p=++n;p&gt;1&amp;&amp;_cp(e,h[p&gt;&gt;1]);h[p]=h[p&gt;&gt;1],p&gt;&gt;=1);</w:t>
      </w:r>
    </w:p>
    <w:p w:rsidR="005F1F37" w:rsidRPr="003F0B0C" w:rsidRDefault="005F1F37" w:rsidP="005F1F37">
      <w:pPr>
        <w:pStyle w:val="ad"/>
        <w:rPr>
          <w:rFonts w:hAnsi="宋体" w:cs="宋体"/>
        </w:rPr>
      </w:pPr>
      <w:r w:rsidRPr="003F0B0C">
        <w:rPr>
          <w:rFonts w:hAnsi="宋体" w:cs="宋体" w:hint="eastAsia"/>
        </w:rPr>
        <w:t xml:space="preserve">              h[p]=e;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del(heap_t&amp; e){</w:t>
      </w:r>
    </w:p>
    <w:p w:rsidR="005F1F37" w:rsidRPr="003F0B0C" w:rsidRDefault="005F1F37" w:rsidP="005F1F37">
      <w:pPr>
        <w:pStyle w:val="ad"/>
        <w:rPr>
          <w:rFonts w:hAnsi="宋体" w:cs="宋体"/>
        </w:rPr>
      </w:pPr>
      <w:r w:rsidRPr="003F0B0C">
        <w:rPr>
          <w:rFonts w:hAnsi="宋体" w:cs="宋体" w:hint="eastAsia"/>
        </w:rPr>
        <w:t xml:space="preserve">              if (!n) return 0;</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h[p]=h[n--];return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prim(int n,edge_t* list[],int* pre){</w:t>
      </w:r>
    </w:p>
    <w:p w:rsidR="005F1F37" w:rsidRPr="003F0B0C" w:rsidRDefault="005F1F37" w:rsidP="005F1F37">
      <w:pPr>
        <w:pStyle w:val="ad"/>
        <w:rPr>
          <w:rFonts w:hAnsi="宋体" w:cs="宋体"/>
        </w:rPr>
      </w:pPr>
      <w:r w:rsidRPr="003F0B0C">
        <w:rPr>
          <w:rFonts w:hAnsi="宋体" w:cs="宋体" w:hint="eastAsia"/>
        </w:rPr>
        <w:t xml:space="preserve">       heap h;</w:t>
      </w:r>
    </w:p>
    <w:p w:rsidR="005F1F37" w:rsidRPr="003F0B0C" w:rsidRDefault="005F1F37" w:rsidP="005F1F37">
      <w:pPr>
        <w:pStyle w:val="ad"/>
        <w:rPr>
          <w:rFonts w:hAnsi="宋体" w:cs="宋体"/>
        </w:rPr>
      </w:pPr>
      <w:r w:rsidRPr="003F0B0C">
        <w:rPr>
          <w:rFonts w:hAnsi="宋体" w:cs="宋体" w:hint="eastAsia"/>
        </w:rPr>
        <w:t xml:space="preserve">       elem_t min[MAXN],ret=0;</w:t>
      </w:r>
    </w:p>
    <w:p w:rsidR="005F1F37" w:rsidRPr="003F0B0C" w:rsidRDefault="005F1F37" w:rsidP="005F1F37">
      <w:pPr>
        <w:pStyle w:val="ad"/>
        <w:rPr>
          <w:rFonts w:hAnsi="宋体" w:cs="宋体"/>
        </w:rPr>
      </w:pPr>
      <w:r w:rsidRPr="003F0B0C">
        <w:rPr>
          <w:rFonts w:hAnsi="宋体" w:cs="宋体" w:hint="eastAsia"/>
        </w:rPr>
        <w:t xml:space="preserve">       edge_t* t;heap_t e;</w:t>
      </w:r>
    </w:p>
    <w:p w:rsidR="005F1F37" w:rsidRPr="003F0B0C" w:rsidRDefault="005F1F37" w:rsidP="005F1F37">
      <w:pPr>
        <w:pStyle w:val="ad"/>
        <w:rPr>
          <w:rFonts w:hAnsi="宋体" w:cs="宋体"/>
        </w:rPr>
      </w:pPr>
      <w:r w:rsidRPr="003F0B0C">
        <w:rPr>
          <w:rFonts w:hAnsi="宋体" w:cs="宋体" w:hint="eastAsia"/>
        </w:rPr>
        <w:t xml:space="preserve">       int v[MAXN],i;</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min[i]=inf,v[i]=0,pre[i]=-1;</w:t>
      </w:r>
    </w:p>
    <w:p w:rsidR="005F1F37" w:rsidRPr="003F0B0C" w:rsidRDefault="005F1F37" w:rsidP="005F1F37">
      <w:pPr>
        <w:pStyle w:val="ad"/>
        <w:rPr>
          <w:rFonts w:hAnsi="宋体" w:cs="宋体"/>
          <w:lang w:val="pt-BR"/>
        </w:rPr>
      </w:pPr>
      <w:r w:rsidRPr="003F0B0C">
        <w:rPr>
          <w:rFonts w:hAnsi="宋体" w:cs="宋体" w:hint="eastAsia"/>
          <w:lang w:val="pt-BR"/>
        </w:rPr>
        <w:t xml:space="preserve">      h.init();e.v=0,e.d=0,h.ins(e);</w:t>
      </w:r>
    </w:p>
    <w:p w:rsidR="005F1F37" w:rsidRPr="003F0B0C" w:rsidRDefault="005F1F37" w:rsidP="005F1F37">
      <w:pPr>
        <w:pStyle w:val="ad"/>
        <w:rPr>
          <w:rFonts w:hAnsi="宋体" w:cs="宋体"/>
        </w:rPr>
      </w:pPr>
      <w:r w:rsidRPr="003F0B0C">
        <w:rPr>
          <w:rFonts w:hAnsi="宋体" w:cs="宋体" w:hint="eastAsia"/>
        </w:rPr>
        <w:t xml:space="preserve">      while (h.del(e))</w:t>
      </w:r>
    </w:p>
    <w:p w:rsidR="005F1F37" w:rsidRPr="003F0B0C" w:rsidRDefault="005F1F37" w:rsidP="005F1F37">
      <w:pPr>
        <w:pStyle w:val="ad"/>
        <w:rPr>
          <w:rFonts w:hAnsi="宋体" w:cs="宋体"/>
        </w:rPr>
      </w:pPr>
      <w:r w:rsidRPr="003F0B0C">
        <w:rPr>
          <w:rFonts w:hAnsi="宋体" w:cs="宋体" w:hint="eastAsia"/>
        </w:rPr>
        <w:t xml:space="preserve">              if (!v[e.v])</w:t>
      </w:r>
    </w:p>
    <w:p w:rsidR="005F1F37" w:rsidRPr="003F0B0C" w:rsidRDefault="005F1F37" w:rsidP="005F1F37">
      <w:pPr>
        <w:pStyle w:val="ad"/>
        <w:rPr>
          <w:rFonts w:hAnsi="宋体" w:cs="宋体"/>
        </w:rPr>
      </w:pPr>
      <w:r w:rsidRPr="003F0B0C">
        <w:rPr>
          <w:rFonts w:hAnsi="宋体" w:cs="宋体" w:hint="eastAsia"/>
        </w:rPr>
        <w:t xml:space="preserve">                     for (v[e.v]=1,ret+=e.d,t=list[e.v];t;t=t-&gt;next)</w:t>
      </w:r>
    </w:p>
    <w:p w:rsidR="005F1F37" w:rsidRPr="003F0B0C" w:rsidRDefault="005F1F37" w:rsidP="005F1F37">
      <w:pPr>
        <w:pStyle w:val="ad"/>
        <w:rPr>
          <w:rFonts w:hAnsi="宋体" w:cs="宋体"/>
        </w:rPr>
      </w:pPr>
      <w:r w:rsidRPr="003F0B0C">
        <w:rPr>
          <w:rFonts w:hAnsi="宋体" w:cs="宋体" w:hint="eastAsia"/>
        </w:rPr>
        <w:t xml:space="preserve">                            if (!v[t-&gt;to]&amp;&amp;t-&gt;len&lt;min[t-&gt;to])</w:t>
      </w:r>
    </w:p>
    <w:p w:rsidR="005F1F37" w:rsidRPr="003F0B0C" w:rsidRDefault="005F1F37" w:rsidP="005F1F37">
      <w:pPr>
        <w:pStyle w:val="ad"/>
        <w:rPr>
          <w:rFonts w:hAnsi="宋体" w:cs="宋体"/>
        </w:rPr>
      </w:pPr>
      <w:r w:rsidRPr="003F0B0C">
        <w:rPr>
          <w:rFonts w:hAnsi="宋体" w:cs="宋体" w:hint="eastAsia"/>
        </w:rPr>
        <w:t xml:space="preserve">                                   pre[t-&gt;to]=t-&gt;from,min[e.v=t-&gt;to]=e.d=t-&gt;len,h.ins(e);</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11.4 最小生成树(prim+binary_heap正向表)</w:t>
      </w:r>
    </w:p>
    <w:p w:rsidR="005F1F37" w:rsidRPr="003F0B0C" w:rsidRDefault="005F1F37" w:rsidP="005F1F37">
      <w:pPr>
        <w:pStyle w:val="ad"/>
        <w:rPr>
          <w:rFonts w:hAnsi="宋体" w:cs="宋体"/>
        </w:rPr>
      </w:pPr>
      <w:r w:rsidRPr="003F0B0C">
        <w:rPr>
          <w:rFonts w:hAnsi="宋体" w:cs="宋体" w:hint="eastAsia"/>
        </w:rPr>
        <w:t>//无向图最小生成树,prim算法+二分堆,正向表形式,复杂度O(mlogm)</w:t>
      </w:r>
    </w:p>
    <w:p w:rsidR="005F1F37" w:rsidRPr="003F0B0C" w:rsidRDefault="005F1F37" w:rsidP="005F1F37">
      <w:pPr>
        <w:pStyle w:val="ad"/>
        <w:rPr>
          <w:rFonts w:hAnsi="宋体" w:cs="宋体"/>
        </w:rPr>
      </w:pPr>
      <w:r w:rsidRPr="003F0B0C">
        <w:rPr>
          <w:rFonts w:hAnsi="宋体" w:cs="宋体" w:hint="eastAsia"/>
        </w:rPr>
        <w:lastRenderedPageBreak/>
        <w:t>//返回最小生成树的长度,传入图的大小n和正向表list,buf</w:t>
      </w:r>
    </w:p>
    <w:p w:rsidR="005F1F37" w:rsidRPr="003F0B0C" w:rsidRDefault="005F1F37" w:rsidP="005F1F37">
      <w:pPr>
        <w:pStyle w:val="ad"/>
        <w:rPr>
          <w:rFonts w:hAnsi="宋体" w:cs="宋体"/>
        </w:rPr>
      </w:pPr>
      <w:r w:rsidRPr="003F0B0C">
        <w:rPr>
          <w:rFonts w:hAnsi="宋体" w:cs="宋体" w:hint="eastAsia"/>
        </w:rPr>
        <w:t>//可更改边权的类型,pre[]返回树的构造,用父结点表示,根节点(第一个)pre值为-1</w:t>
      </w:r>
    </w:p>
    <w:p w:rsidR="005F1F37" w:rsidRPr="003F0B0C" w:rsidRDefault="005F1F37" w:rsidP="005F1F37">
      <w:pPr>
        <w:pStyle w:val="ad"/>
        <w:rPr>
          <w:rFonts w:hAnsi="宋体" w:cs="宋体"/>
        </w:rPr>
      </w:pPr>
      <w:r w:rsidRPr="003F0B0C">
        <w:rPr>
          <w:rFonts w:hAnsi="宋体" w:cs="宋体" w:hint="eastAsia"/>
        </w:rPr>
        <w:t>//必须保证图的连通的!</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double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((a).d&lt;(b).d)</w:t>
      </w:r>
    </w:p>
    <w:p w:rsidR="005F1F37" w:rsidRPr="003F0B0C" w:rsidRDefault="005F1F37" w:rsidP="005F1F37">
      <w:pPr>
        <w:pStyle w:val="ad"/>
        <w:rPr>
          <w:rFonts w:hAnsi="宋体" w:cs="宋体"/>
        </w:rPr>
      </w:pPr>
      <w:r w:rsidRPr="003F0B0C">
        <w:rPr>
          <w:rFonts w:hAnsi="宋体" w:cs="宋体" w:hint="eastAsia"/>
        </w:rPr>
        <w:t>struct heap_t{elem_t d;int v;};</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t xml:space="preserve">       heap_t h[MAXN*MAXN];</w:t>
      </w:r>
    </w:p>
    <w:p w:rsidR="005F1F37" w:rsidRPr="003F0B0C" w:rsidRDefault="005F1F37" w:rsidP="005F1F37">
      <w:pPr>
        <w:pStyle w:val="ad"/>
        <w:rPr>
          <w:rFonts w:hAnsi="宋体" w:cs="宋体"/>
        </w:rPr>
      </w:pPr>
      <w:r w:rsidRPr="003F0B0C">
        <w:rPr>
          <w:rFonts w:hAnsi="宋体" w:cs="宋体" w:hint="eastAsia"/>
        </w:rPr>
        <w:t xml:space="preserve">       int 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ins(heap_t e){</w:t>
      </w:r>
    </w:p>
    <w:p w:rsidR="005F1F37" w:rsidRPr="003F0B0C" w:rsidRDefault="005F1F37" w:rsidP="005F1F37">
      <w:pPr>
        <w:pStyle w:val="ad"/>
        <w:rPr>
          <w:rFonts w:hAnsi="宋体" w:cs="宋体"/>
          <w:lang w:val="pt-BR"/>
        </w:rPr>
      </w:pPr>
      <w:r w:rsidRPr="003F0B0C">
        <w:rPr>
          <w:rFonts w:hAnsi="宋体" w:cs="宋体" w:hint="eastAsia"/>
          <w:lang w:val="pt-BR"/>
        </w:rPr>
        <w:t xml:space="preserve">              for (p=++n;p&gt;1&amp;&amp;_cp(e,h[p&gt;&gt;1]);h[p]=h[p&gt;&gt;1],p&gt;&gt;=1);</w:t>
      </w:r>
    </w:p>
    <w:p w:rsidR="005F1F37" w:rsidRPr="003F0B0C" w:rsidRDefault="005F1F37" w:rsidP="005F1F37">
      <w:pPr>
        <w:pStyle w:val="ad"/>
        <w:rPr>
          <w:rFonts w:hAnsi="宋体" w:cs="宋体"/>
        </w:rPr>
      </w:pPr>
      <w:r w:rsidRPr="003F0B0C">
        <w:rPr>
          <w:rFonts w:hAnsi="宋体" w:cs="宋体" w:hint="eastAsia"/>
        </w:rPr>
        <w:t xml:space="preserve">              h[p]=e;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del(heap_t&amp; e){</w:t>
      </w:r>
    </w:p>
    <w:p w:rsidR="005F1F37" w:rsidRPr="003F0B0C" w:rsidRDefault="005F1F37" w:rsidP="005F1F37">
      <w:pPr>
        <w:pStyle w:val="ad"/>
        <w:rPr>
          <w:rFonts w:hAnsi="宋体" w:cs="宋体"/>
        </w:rPr>
      </w:pPr>
      <w:r w:rsidRPr="003F0B0C">
        <w:rPr>
          <w:rFonts w:hAnsi="宋体" w:cs="宋体" w:hint="eastAsia"/>
        </w:rPr>
        <w:t xml:space="preserve">              if (!n) return 0;</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h[p]=h[n--];return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prim(int n,int* list,edge_t* buf,int* pre){</w:t>
      </w:r>
    </w:p>
    <w:p w:rsidR="005F1F37" w:rsidRPr="003F0B0C" w:rsidRDefault="005F1F37" w:rsidP="005F1F37">
      <w:pPr>
        <w:pStyle w:val="ad"/>
        <w:rPr>
          <w:rFonts w:hAnsi="宋体" w:cs="宋体"/>
        </w:rPr>
      </w:pPr>
      <w:r w:rsidRPr="003F0B0C">
        <w:rPr>
          <w:rFonts w:hAnsi="宋体" w:cs="宋体" w:hint="eastAsia"/>
        </w:rPr>
        <w:t xml:space="preserve">       heap h;heap_t e;</w:t>
      </w:r>
    </w:p>
    <w:p w:rsidR="005F1F37" w:rsidRPr="003F0B0C" w:rsidRDefault="005F1F37" w:rsidP="005F1F37">
      <w:pPr>
        <w:pStyle w:val="ad"/>
        <w:rPr>
          <w:rFonts w:hAnsi="宋体" w:cs="宋体"/>
        </w:rPr>
      </w:pPr>
      <w:r w:rsidRPr="003F0B0C">
        <w:rPr>
          <w:rFonts w:hAnsi="宋体" w:cs="宋体" w:hint="eastAsia"/>
        </w:rPr>
        <w:t xml:space="preserve">       elem_t min[MAXN],ret=0;</w:t>
      </w:r>
    </w:p>
    <w:p w:rsidR="005F1F37" w:rsidRPr="003F0B0C" w:rsidRDefault="005F1F37" w:rsidP="005F1F37">
      <w:pPr>
        <w:pStyle w:val="ad"/>
        <w:rPr>
          <w:rFonts w:hAnsi="宋体" w:cs="宋体"/>
        </w:rPr>
      </w:pPr>
      <w:r w:rsidRPr="003F0B0C">
        <w:rPr>
          <w:rFonts w:hAnsi="宋体" w:cs="宋体" w:hint="eastAsia"/>
        </w:rPr>
        <w:t xml:space="preserve">       int v[MAXN],i,j;</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min[i]=inf,v[i]=0,pre[i]=-1;</w:t>
      </w:r>
    </w:p>
    <w:p w:rsidR="005F1F37" w:rsidRPr="003F0B0C" w:rsidRDefault="005F1F37" w:rsidP="005F1F37">
      <w:pPr>
        <w:pStyle w:val="ad"/>
        <w:rPr>
          <w:rFonts w:hAnsi="宋体" w:cs="宋体"/>
          <w:lang w:val="pt-BR"/>
        </w:rPr>
      </w:pPr>
      <w:r w:rsidRPr="003F0B0C">
        <w:rPr>
          <w:rFonts w:hAnsi="宋体" w:cs="宋体" w:hint="eastAsia"/>
          <w:lang w:val="pt-BR"/>
        </w:rPr>
        <w:t xml:space="preserve">       h.init();e.v=0,e.d=0,h.ins(e);</w:t>
      </w:r>
    </w:p>
    <w:p w:rsidR="005F1F37" w:rsidRPr="003F0B0C" w:rsidRDefault="005F1F37" w:rsidP="005F1F37">
      <w:pPr>
        <w:pStyle w:val="ad"/>
        <w:rPr>
          <w:rFonts w:hAnsi="宋体" w:cs="宋体"/>
        </w:rPr>
      </w:pPr>
      <w:r w:rsidRPr="003F0B0C">
        <w:rPr>
          <w:rFonts w:hAnsi="宋体" w:cs="宋体" w:hint="eastAsia"/>
        </w:rPr>
        <w:t xml:space="preserve">       while (h.del(e))</w:t>
      </w:r>
    </w:p>
    <w:p w:rsidR="005F1F37" w:rsidRPr="003F0B0C" w:rsidRDefault="005F1F37" w:rsidP="005F1F37">
      <w:pPr>
        <w:pStyle w:val="ad"/>
        <w:rPr>
          <w:rFonts w:hAnsi="宋体" w:cs="宋体"/>
        </w:rPr>
      </w:pPr>
      <w:r w:rsidRPr="003F0B0C">
        <w:rPr>
          <w:rFonts w:hAnsi="宋体" w:cs="宋体" w:hint="eastAsia"/>
        </w:rPr>
        <w:t xml:space="preserve">              if (!v[i=e.v])</w:t>
      </w:r>
    </w:p>
    <w:p w:rsidR="005F1F37" w:rsidRPr="003F0B0C" w:rsidRDefault="005F1F37" w:rsidP="005F1F37">
      <w:pPr>
        <w:pStyle w:val="ad"/>
        <w:rPr>
          <w:rFonts w:hAnsi="宋体" w:cs="宋体"/>
        </w:rPr>
      </w:pPr>
      <w:r w:rsidRPr="003F0B0C">
        <w:rPr>
          <w:rFonts w:hAnsi="宋体" w:cs="宋体" w:hint="eastAsia"/>
        </w:rPr>
        <w:t xml:space="preserve">                     for (v[i]=1,ret+=e.d,j=list[i];j&lt;list[i+1];j++)</w:t>
      </w:r>
    </w:p>
    <w:p w:rsidR="005F1F37" w:rsidRPr="003F0B0C" w:rsidRDefault="005F1F37" w:rsidP="005F1F37">
      <w:pPr>
        <w:pStyle w:val="ad"/>
        <w:rPr>
          <w:rFonts w:hAnsi="宋体" w:cs="宋体"/>
        </w:rPr>
      </w:pPr>
      <w:r w:rsidRPr="003F0B0C">
        <w:rPr>
          <w:rFonts w:hAnsi="宋体" w:cs="宋体" w:hint="eastAsia"/>
        </w:rPr>
        <w:t xml:space="preserve">                            if (!v[buf[j].to]&amp;&amp;buf[j].len&lt;min[buf[j].to])</w:t>
      </w:r>
    </w:p>
    <w:p w:rsidR="005F1F37" w:rsidRPr="003F0B0C" w:rsidRDefault="005F1F37" w:rsidP="005F1F37">
      <w:pPr>
        <w:pStyle w:val="ad"/>
        <w:rPr>
          <w:rFonts w:hAnsi="宋体" w:cs="宋体"/>
        </w:rPr>
      </w:pPr>
      <w:r w:rsidRPr="003F0B0C">
        <w:rPr>
          <w:rFonts w:hAnsi="宋体" w:cs="宋体" w:hint="eastAsia"/>
        </w:rPr>
        <w:t xml:space="preserve">                                   pre[buf[j].to]=i,min[e.v=buf[j].to]=e.d=buf[j].len,h.ins(e);</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r w:rsidRPr="003F0B0C">
        <w:rPr>
          <w:rFonts w:hAnsi="宋体" w:cs="宋体" w:hint="eastAsia"/>
          <w:b/>
        </w:rPr>
        <w:lastRenderedPageBreak/>
        <w:t>11.5 最小生成树(prim+mapped_heap邻接表)</w:t>
      </w:r>
    </w:p>
    <w:p w:rsidR="005F1F37" w:rsidRPr="003F0B0C" w:rsidRDefault="005F1F37" w:rsidP="005F1F37">
      <w:pPr>
        <w:pStyle w:val="ad"/>
        <w:rPr>
          <w:rFonts w:hAnsi="宋体" w:cs="宋体"/>
        </w:rPr>
      </w:pPr>
      <w:r w:rsidRPr="003F0B0C">
        <w:rPr>
          <w:rFonts w:hAnsi="宋体" w:cs="宋体" w:hint="eastAsia"/>
        </w:rPr>
        <w:t>//无向图最小生成树,prim算法+映射二分堆,邻接表形式,复杂度O(mlogn)</w:t>
      </w:r>
    </w:p>
    <w:p w:rsidR="005F1F37" w:rsidRPr="003F0B0C" w:rsidRDefault="005F1F37" w:rsidP="005F1F37">
      <w:pPr>
        <w:pStyle w:val="ad"/>
        <w:rPr>
          <w:rFonts w:hAnsi="宋体" w:cs="宋体"/>
        </w:rPr>
      </w:pPr>
      <w:r w:rsidRPr="003F0B0C">
        <w:rPr>
          <w:rFonts w:hAnsi="宋体" w:cs="宋体" w:hint="eastAsia"/>
        </w:rPr>
        <w:t>//返回最小生成树的长度,传入图的大小n和邻接表list</w:t>
      </w:r>
    </w:p>
    <w:p w:rsidR="005F1F37" w:rsidRPr="003F0B0C" w:rsidRDefault="005F1F37" w:rsidP="005F1F37">
      <w:pPr>
        <w:pStyle w:val="ad"/>
        <w:rPr>
          <w:rFonts w:hAnsi="宋体" w:cs="宋体"/>
        </w:rPr>
      </w:pPr>
      <w:r w:rsidRPr="003F0B0C">
        <w:rPr>
          <w:rFonts w:hAnsi="宋体" w:cs="宋体" w:hint="eastAsia"/>
        </w:rPr>
        <w:t>//可更改边权的类型,pre[]返回树的构造,用父结点表示,根节点(第一个)pre值为-1</w:t>
      </w:r>
    </w:p>
    <w:p w:rsidR="005F1F37" w:rsidRPr="003F0B0C" w:rsidRDefault="005F1F37" w:rsidP="005F1F37">
      <w:pPr>
        <w:pStyle w:val="ad"/>
        <w:rPr>
          <w:rFonts w:hAnsi="宋体" w:cs="宋体"/>
        </w:rPr>
      </w:pPr>
      <w:r w:rsidRPr="003F0B0C">
        <w:rPr>
          <w:rFonts w:hAnsi="宋体" w:cs="宋体" w:hint="eastAsia"/>
        </w:rPr>
        <w:t>//必须保证图的连通的!</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double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from,to;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 xml:space="preserve">       edge_t* next;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((a)&lt;(b))</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t xml:space="preserve">       elem_t h[MAXN+1];</w:t>
      </w:r>
    </w:p>
    <w:p w:rsidR="005F1F37" w:rsidRPr="003F0B0C" w:rsidRDefault="005F1F37" w:rsidP="005F1F37">
      <w:pPr>
        <w:pStyle w:val="ad"/>
        <w:rPr>
          <w:rFonts w:hAnsi="宋体" w:cs="宋体"/>
        </w:rPr>
      </w:pPr>
      <w:r w:rsidRPr="003F0B0C">
        <w:rPr>
          <w:rFonts w:hAnsi="宋体" w:cs="宋体" w:hint="eastAsia"/>
        </w:rPr>
        <w:t xml:space="preserve">       int ind[MAXN+1],map[MAXN+1],n,p,c;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ins(int i,elem_t e){</w:t>
      </w:r>
    </w:p>
    <w:p w:rsidR="005F1F37" w:rsidRPr="003F0B0C" w:rsidRDefault="005F1F37" w:rsidP="005F1F37">
      <w:pPr>
        <w:pStyle w:val="ad"/>
        <w:rPr>
          <w:rFonts w:hAnsi="宋体" w:cs="宋体"/>
        </w:rPr>
      </w:pPr>
      <w:r w:rsidRPr="003F0B0C">
        <w:rPr>
          <w:rFonts w:hAnsi="宋体" w:cs="宋体" w:hint="eastAsia"/>
        </w:rPr>
        <w:t xml:space="preserve">              for (p=++n;p&gt;1&amp;&amp;_cp(e,h[p&gt;&gt;1]);h[map[ind[p]=ind[p&gt;&gt;1]]=p]=h[p&gt;&gt;1],p&gt;&gt;=1);</w:t>
      </w:r>
    </w:p>
    <w:p w:rsidR="005F1F37" w:rsidRPr="003F0B0C" w:rsidRDefault="005F1F37" w:rsidP="005F1F37">
      <w:pPr>
        <w:pStyle w:val="ad"/>
        <w:rPr>
          <w:rFonts w:hAnsi="宋体" w:cs="宋体"/>
        </w:rPr>
      </w:pPr>
      <w:r w:rsidRPr="003F0B0C">
        <w:rPr>
          <w:rFonts w:hAnsi="宋体" w:cs="宋体" w:hint="eastAsia"/>
        </w:rPr>
        <w:t xml:space="preserve">              h[map[ind[p]=i]=p]=e;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del(int i,elem_t&amp; e){</w:t>
      </w:r>
    </w:p>
    <w:p w:rsidR="005F1F37" w:rsidRPr="003F0B0C" w:rsidRDefault="005F1F37" w:rsidP="005F1F37">
      <w:pPr>
        <w:pStyle w:val="ad"/>
        <w:rPr>
          <w:rFonts w:hAnsi="宋体" w:cs="宋体"/>
        </w:rPr>
      </w:pPr>
      <w:r w:rsidRPr="003F0B0C">
        <w:rPr>
          <w:rFonts w:hAnsi="宋体" w:cs="宋体" w:hint="eastAsia"/>
        </w:rPr>
        <w:t xml:space="preserve">              i=map[i];if (i&lt;1||i&gt;n) return 0;</w:t>
      </w:r>
    </w:p>
    <w:p w:rsidR="005F1F37" w:rsidRPr="003F0B0C" w:rsidRDefault="005F1F37" w:rsidP="005F1F37">
      <w:pPr>
        <w:pStyle w:val="ad"/>
        <w:rPr>
          <w:rFonts w:hAnsi="宋体" w:cs="宋体"/>
        </w:rPr>
      </w:pPr>
      <w:r w:rsidRPr="003F0B0C">
        <w:rPr>
          <w:rFonts w:hAnsi="宋体" w:cs="宋体" w:hint="eastAsia"/>
        </w:rPr>
        <w:t xml:space="preserve">              for (e=h[p=i];p&gt;1;h[map[ind[p]=ind[p&gt;&gt;1]]=p]=h[p&gt;&gt;1],p&gt;&gt;=1);</w:t>
      </w:r>
    </w:p>
    <w:p w:rsidR="005F1F37" w:rsidRPr="003F0B0C" w:rsidRDefault="005F1F37" w:rsidP="005F1F37">
      <w:pPr>
        <w:pStyle w:val="ad"/>
        <w:rPr>
          <w:rFonts w:hAnsi="宋体" w:cs="宋体"/>
          <w:lang w:val="pt-BR"/>
        </w:rPr>
      </w:pPr>
      <w:r w:rsidRPr="003F0B0C">
        <w:rPr>
          <w:rFonts w:hAnsi="宋体" w:cs="宋体" w:hint="eastAsia"/>
          <w:lang w:val="pt-BR"/>
        </w:rPr>
        <w:t xml:space="preserve">              for (c=2;c&lt;n&amp;&amp;_cp(h[c+=(c&lt;n-1&amp;&amp;_cp(h[c+1],h[c]))],h[n]);h[map[ind[p]=ind[c]]=p]=h[c],p=c,c&lt;&lt;=1);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h[map[ind[p]=ind[n]]=p]=h[n];n--;return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delmin(int&amp; i,elem_t&amp; e){</w:t>
      </w:r>
    </w:p>
    <w:p w:rsidR="005F1F37" w:rsidRPr="003F0B0C" w:rsidRDefault="005F1F37" w:rsidP="005F1F37">
      <w:pPr>
        <w:pStyle w:val="ad"/>
        <w:rPr>
          <w:rFonts w:hAnsi="宋体" w:cs="宋体"/>
        </w:rPr>
      </w:pPr>
      <w:r w:rsidRPr="003F0B0C">
        <w:rPr>
          <w:rFonts w:hAnsi="宋体" w:cs="宋体" w:hint="eastAsia"/>
        </w:rPr>
        <w:t xml:space="preserve">              if (n&lt;1) return 0;i=ind[1];</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h[map[ind[p]=ind[n]]=p]=h[n];n--;return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prim(int n,edge_t* list[],int* pre){</w:t>
      </w:r>
    </w:p>
    <w:p w:rsidR="005F1F37" w:rsidRPr="003F0B0C" w:rsidRDefault="005F1F37" w:rsidP="005F1F37">
      <w:pPr>
        <w:pStyle w:val="ad"/>
        <w:rPr>
          <w:rFonts w:hAnsi="宋体" w:cs="宋体"/>
        </w:rPr>
      </w:pPr>
      <w:r w:rsidRPr="003F0B0C">
        <w:rPr>
          <w:rFonts w:hAnsi="宋体" w:cs="宋体" w:hint="eastAsia"/>
        </w:rPr>
        <w:t xml:space="preserve">       heap h;</w:t>
      </w:r>
    </w:p>
    <w:p w:rsidR="005F1F37" w:rsidRPr="003F0B0C" w:rsidRDefault="005F1F37" w:rsidP="005F1F37">
      <w:pPr>
        <w:pStyle w:val="ad"/>
        <w:rPr>
          <w:rFonts w:hAnsi="宋体" w:cs="宋体"/>
        </w:rPr>
      </w:pPr>
      <w:r w:rsidRPr="003F0B0C">
        <w:rPr>
          <w:rFonts w:hAnsi="宋体" w:cs="宋体" w:hint="eastAsia"/>
        </w:rPr>
        <w:t xml:space="preserve">       elem_t min[MAXN],ret=0,e;</w:t>
      </w:r>
    </w:p>
    <w:p w:rsidR="005F1F37" w:rsidRPr="003F0B0C" w:rsidRDefault="005F1F37" w:rsidP="005F1F37">
      <w:pPr>
        <w:pStyle w:val="ad"/>
        <w:rPr>
          <w:rFonts w:hAnsi="宋体" w:cs="宋体"/>
        </w:rPr>
      </w:pPr>
      <w:r w:rsidRPr="003F0B0C">
        <w:rPr>
          <w:rFonts w:hAnsi="宋体" w:cs="宋体" w:hint="eastAsia"/>
        </w:rPr>
        <w:t xml:space="preserve">       edge_t* t;</w:t>
      </w:r>
    </w:p>
    <w:p w:rsidR="005F1F37" w:rsidRPr="003F0B0C" w:rsidRDefault="005F1F37" w:rsidP="005F1F37">
      <w:pPr>
        <w:pStyle w:val="ad"/>
        <w:rPr>
          <w:rFonts w:hAnsi="宋体" w:cs="宋体"/>
        </w:rPr>
      </w:pPr>
      <w:r w:rsidRPr="003F0B0C">
        <w:rPr>
          <w:rFonts w:hAnsi="宋体" w:cs="宋体" w:hint="eastAsia"/>
        </w:rPr>
        <w:t xml:space="preserve">       int v[MAXN],i;</w:t>
      </w:r>
    </w:p>
    <w:p w:rsidR="005F1F37" w:rsidRPr="003F0B0C" w:rsidRDefault="005F1F37" w:rsidP="005F1F37">
      <w:pPr>
        <w:pStyle w:val="ad"/>
        <w:rPr>
          <w:rFonts w:hAnsi="宋体" w:cs="宋体"/>
        </w:rPr>
      </w:pPr>
      <w:r w:rsidRPr="003F0B0C">
        <w:rPr>
          <w:rFonts w:hAnsi="宋体" w:cs="宋体" w:hint="eastAsia"/>
        </w:rPr>
        <w:lastRenderedPageBreak/>
        <w:t xml:space="preserve">       for (h.init(),i=0;i&lt;n;i++)</w:t>
      </w:r>
    </w:p>
    <w:p w:rsidR="005F1F37" w:rsidRPr="003F0B0C" w:rsidRDefault="005F1F37" w:rsidP="005F1F37">
      <w:pPr>
        <w:pStyle w:val="ad"/>
        <w:rPr>
          <w:rFonts w:hAnsi="宋体" w:cs="宋体"/>
        </w:rPr>
      </w:pPr>
      <w:r w:rsidRPr="003F0B0C">
        <w:rPr>
          <w:rFonts w:hAnsi="宋体" w:cs="宋体" w:hint="eastAsia"/>
        </w:rPr>
        <w:t xml:space="preserve">              min[i]=(i?inf:0),v[i]=0,pre[i]=-1,h.ins(i,min[i]);</w:t>
      </w:r>
    </w:p>
    <w:p w:rsidR="005F1F37" w:rsidRPr="003F0B0C" w:rsidRDefault="005F1F37" w:rsidP="005F1F37">
      <w:pPr>
        <w:pStyle w:val="ad"/>
        <w:rPr>
          <w:rFonts w:hAnsi="宋体" w:cs="宋体"/>
        </w:rPr>
      </w:pPr>
      <w:r w:rsidRPr="003F0B0C">
        <w:rPr>
          <w:rFonts w:hAnsi="宋体" w:cs="宋体" w:hint="eastAsia"/>
        </w:rPr>
        <w:t xml:space="preserve">       while (h.delmin(i,e))</w:t>
      </w:r>
    </w:p>
    <w:p w:rsidR="005F1F37" w:rsidRPr="003F0B0C" w:rsidRDefault="005F1F37" w:rsidP="005F1F37">
      <w:pPr>
        <w:pStyle w:val="ad"/>
        <w:rPr>
          <w:rFonts w:hAnsi="宋体" w:cs="宋体"/>
        </w:rPr>
      </w:pPr>
      <w:r w:rsidRPr="003F0B0C">
        <w:rPr>
          <w:rFonts w:hAnsi="宋体" w:cs="宋体" w:hint="eastAsia"/>
        </w:rPr>
        <w:t xml:space="preserve">              for (v[i]=1,ret+=e,t=list[i];t;t=t-&gt;next)</w:t>
      </w:r>
    </w:p>
    <w:p w:rsidR="005F1F37" w:rsidRPr="003F0B0C" w:rsidRDefault="005F1F37" w:rsidP="005F1F37">
      <w:pPr>
        <w:pStyle w:val="ad"/>
        <w:rPr>
          <w:rFonts w:hAnsi="宋体" w:cs="宋体"/>
        </w:rPr>
      </w:pPr>
      <w:r w:rsidRPr="003F0B0C">
        <w:rPr>
          <w:rFonts w:hAnsi="宋体" w:cs="宋体" w:hint="eastAsia"/>
        </w:rPr>
        <w:t xml:space="preserve">                     if (!v[t-&gt;to]&amp;&amp;t-&gt;len&lt;min[t-&gt;to])</w:t>
      </w:r>
    </w:p>
    <w:p w:rsidR="005F1F37" w:rsidRPr="003F0B0C" w:rsidRDefault="005F1F37" w:rsidP="005F1F37">
      <w:pPr>
        <w:pStyle w:val="ad"/>
        <w:rPr>
          <w:rFonts w:hAnsi="宋体" w:cs="宋体"/>
        </w:rPr>
      </w:pPr>
      <w:r w:rsidRPr="003F0B0C">
        <w:rPr>
          <w:rFonts w:hAnsi="宋体" w:cs="宋体" w:hint="eastAsia"/>
        </w:rPr>
        <w:t xml:space="preserve">                            pre[t-&gt;to]=t-&gt;from,h.del(t-&gt;to,e),h.ins(t-&gt;to,min[t-&gt;to]=t-&gt;len);</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p>
    <w:p w:rsidR="005F1F37" w:rsidRPr="003F0B0C" w:rsidRDefault="005F1F37" w:rsidP="005F1F37">
      <w:pPr>
        <w:pStyle w:val="ad"/>
        <w:rPr>
          <w:rFonts w:hAnsi="宋体" w:cs="宋体"/>
          <w:b/>
        </w:rPr>
      </w:pPr>
      <w:r w:rsidRPr="003F0B0C">
        <w:rPr>
          <w:rFonts w:hAnsi="宋体" w:cs="宋体" w:hint="eastAsia"/>
          <w:b/>
        </w:rPr>
        <w:t>11.6 最小生成树(prim+mapped_heap正向表)</w:t>
      </w:r>
    </w:p>
    <w:p w:rsidR="005F1F37" w:rsidRPr="003F0B0C" w:rsidRDefault="005F1F37" w:rsidP="005F1F37">
      <w:pPr>
        <w:pStyle w:val="ad"/>
        <w:rPr>
          <w:rFonts w:hAnsi="宋体" w:cs="宋体"/>
        </w:rPr>
      </w:pPr>
      <w:r w:rsidRPr="003F0B0C">
        <w:rPr>
          <w:rFonts w:hAnsi="宋体" w:cs="宋体" w:hint="eastAsia"/>
        </w:rPr>
        <w:t>//无向图最小生成树,prim算法+映射二分堆,正向表形式,复杂度O(mlogn)</w:t>
      </w:r>
    </w:p>
    <w:p w:rsidR="005F1F37" w:rsidRPr="003F0B0C" w:rsidRDefault="005F1F37" w:rsidP="005F1F37">
      <w:pPr>
        <w:pStyle w:val="ad"/>
        <w:rPr>
          <w:rFonts w:hAnsi="宋体" w:cs="宋体"/>
        </w:rPr>
      </w:pPr>
      <w:r w:rsidRPr="003F0B0C">
        <w:rPr>
          <w:rFonts w:hAnsi="宋体" w:cs="宋体" w:hint="eastAsia"/>
        </w:rPr>
        <w:t>//返回最小生成树的长度,传入图的大小n和正向表list,buf</w:t>
      </w:r>
    </w:p>
    <w:p w:rsidR="005F1F37" w:rsidRPr="003F0B0C" w:rsidRDefault="005F1F37" w:rsidP="005F1F37">
      <w:pPr>
        <w:pStyle w:val="ad"/>
        <w:rPr>
          <w:rFonts w:hAnsi="宋体" w:cs="宋体"/>
        </w:rPr>
      </w:pPr>
      <w:r w:rsidRPr="003F0B0C">
        <w:rPr>
          <w:rFonts w:hAnsi="宋体" w:cs="宋体" w:hint="eastAsia"/>
        </w:rPr>
        <w:t>//可更改边权的类型,pre[]返回树的构造,用父结点表示,根节点(第一个)pre值为-1</w:t>
      </w:r>
    </w:p>
    <w:p w:rsidR="005F1F37" w:rsidRPr="003F0B0C" w:rsidRDefault="005F1F37" w:rsidP="005F1F37">
      <w:pPr>
        <w:pStyle w:val="ad"/>
        <w:rPr>
          <w:rFonts w:hAnsi="宋体" w:cs="宋体"/>
        </w:rPr>
      </w:pPr>
      <w:r w:rsidRPr="003F0B0C">
        <w:rPr>
          <w:rFonts w:hAnsi="宋体" w:cs="宋体" w:hint="eastAsia"/>
        </w:rPr>
        <w:t>//必须保证图的连通的!</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double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((a)&lt;(b))</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t xml:space="preserve">       elem_t h[MAXN+1];</w:t>
      </w:r>
    </w:p>
    <w:p w:rsidR="005F1F37" w:rsidRPr="003F0B0C" w:rsidRDefault="005F1F37" w:rsidP="005F1F37">
      <w:pPr>
        <w:pStyle w:val="ad"/>
        <w:rPr>
          <w:rFonts w:hAnsi="宋体" w:cs="宋体"/>
        </w:rPr>
      </w:pPr>
      <w:r w:rsidRPr="003F0B0C">
        <w:rPr>
          <w:rFonts w:hAnsi="宋体" w:cs="宋体" w:hint="eastAsia"/>
        </w:rPr>
        <w:t xml:space="preserve">      int ind[MAXN+1],map[MAXN+1],n,p,c;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ins(int i,elem_t e){</w:t>
      </w:r>
    </w:p>
    <w:p w:rsidR="005F1F37" w:rsidRPr="003F0B0C" w:rsidRDefault="005F1F37" w:rsidP="005F1F37">
      <w:pPr>
        <w:pStyle w:val="ad"/>
        <w:rPr>
          <w:rFonts w:hAnsi="宋体" w:cs="宋体"/>
        </w:rPr>
      </w:pPr>
      <w:r w:rsidRPr="003F0B0C">
        <w:rPr>
          <w:rFonts w:hAnsi="宋体" w:cs="宋体" w:hint="eastAsia"/>
        </w:rPr>
        <w:t xml:space="preserve">              for (p=++n;p&gt;1&amp;&amp;_cp(e,h[p&gt;&gt;1]);h[map[ind[p]=ind[p&gt;&gt;1]]=p]=h[p&gt;&gt;1],p&gt;&gt;=1);</w:t>
      </w:r>
    </w:p>
    <w:p w:rsidR="005F1F37" w:rsidRPr="003F0B0C" w:rsidRDefault="005F1F37" w:rsidP="005F1F37">
      <w:pPr>
        <w:pStyle w:val="ad"/>
        <w:rPr>
          <w:rFonts w:hAnsi="宋体" w:cs="宋体"/>
        </w:rPr>
      </w:pPr>
      <w:r w:rsidRPr="003F0B0C">
        <w:rPr>
          <w:rFonts w:hAnsi="宋体" w:cs="宋体" w:hint="eastAsia"/>
        </w:rPr>
        <w:t xml:space="preserve">              h[map[ind[p]=i]=p]=e;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del(int i,elem_t&amp; e){</w:t>
      </w:r>
    </w:p>
    <w:p w:rsidR="005F1F37" w:rsidRPr="003F0B0C" w:rsidRDefault="005F1F37" w:rsidP="005F1F37">
      <w:pPr>
        <w:pStyle w:val="ad"/>
        <w:rPr>
          <w:rFonts w:hAnsi="宋体" w:cs="宋体"/>
        </w:rPr>
      </w:pPr>
      <w:r w:rsidRPr="003F0B0C">
        <w:rPr>
          <w:rFonts w:hAnsi="宋体" w:cs="宋体" w:hint="eastAsia"/>
        </w:rPr>
        <w:t xml:space="preserve">              i=map[i];if (i&lt;1||i&gt;n) return 0;</w:t>
      </w:r>
    </w:p>
    <w:p w:rsidR="005F1F37" w:rsidRPr="003F0B0C" w:rsidRDefault="005F1F37" w:rsidP="005F1F37">
      <w:pPr>
        <w:pStyle w:val="ad"/>
        <w:rPr>
          <w:rFonts w:hAnsi="宋体" w:cs="宋体"/>
        </w:rPr>
      </w:pPr>
      <w:r w:rsidRPr="003F0B0C">
        <w:rPr>
          <w:rFonts w:hAnsi="宋体" w:cs="宋体" w:hint="eastAsia"/>
        </w:rPr>
        <w:t xml:space="preserve">              for (e=h[p=i];p&gt;1;h[map[ind[p]=ind[p&gt;&gt;1]]=p]=h[p&gt;&gt;1],p&gt;&gt;=1);</w:t>
      </w:r>
    </w:p>
    <w:p w:rsidR="005F1F37" w:rsidRPr="003F0B0C" w:rsidRDefault="005F1F37" w:rsidP="005F1F37">
      <w:pPr>
        <w:pStyle w:val="ad"/>
        <w:rPr>
          <w:rFonts w:hAnsi="宋体" w:cs="宋体"/>
          <w:lang w:val="pt-BR"/>
        </w:rPr>
      </w:pPr>
      <w:r w:rsidRPr="003F0B0C">
        <w:rPr>
          <w:rFonts w:hAnsi="宋体" w:cs="宋体" w:hint="eastAsia"/>
          <w:lang w:val="pt-BR"/>
        </w:rPr>
        <w:t xml:space="preserve">              for (c=2;c&lt;n&amp;&amp;_cp(h[c+=(c&lt;n-1&amp;&amp;_cp(h[c+1],h[c]))],h[n]);h[map[ind[p]=ind[c]]=p]=h[c],p=c,c&lt;&lt;=1);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h[map[ind[p]=ind[n]]=p]=h[n];n--;return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delmin(int&amp; i,elem_t&amp; e){</w:t>
      </w:r>
    </w:p>
    <w:p w:rsidR="005F1F37" w:rsidRPr="003F0B0C" w:rsidRDefault="005F1F37" w:rsidP="005F1F37">
      <w:pPr>
        <w:pStyle w:val="ad"/>
        <w:rPr>
          <w:rFonts w:hAnsi="宋体" w:cs="宋体"/>
        </w:rPr>
      </w:pPr>
      <w:r w:rsidRPr="003F0B0C">
        <w:rPr>
          <w:rFonts w:hAnsi="宋体" w:cs="宋体" w:hint="eastAsia"/>
        </w:rPr>
        <w:t xml:space="preserve">              if (n&lt;1) return 0;i=ind[1];</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lastRenderedPageBreak/>
        <w:t xml:space="preserve">              h[map[ind[p]=ind[n]]=p]=h[n];n--;return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prim(int n,int* list,edge_t* buf,int* pre){</w:t>
      </w:r>
    </w:p>
    <w:p w:rsidR="005F1F37" w:rsidRPr="003F0B0C" w:rsidRDefault="005F1F37" w:rsidP="005F1F37">
      <w:pPr>
        <w:pStyle w:val="ad"/>
        <w:rPr>
          <w:rFonts w:hAnsi="宋体" w:cs="宋体"/>
        </w:rPr>
      </w:pPr>
      <w:r w:rsidRPr="003F0B0C">
        <w:rPr>
          <w:rFonts w:hAnsi="宋体" w:cs="宋体" w:hint="eastAsia"/>
        </w:rPr>
        <w:t xml:space="preserve">       heap h;</w:t>
      </w:r>
    </w:p>
    <w:p w:rsidR="005F1F37" w:rsidRPr="003F0B0C" w:rsidRDefault="005F1F37" w:rsidP="005F1F37">
      <w:pPr>
        <w:pStyle w:val="ad"/>
        <w:rPr>
          <w:rFonts w:hAnsi="宋体" w:cs="宋体"/>
        </w:rPr>
      </w:pPr>
      <w:r w:rsidRPr="003F0B0C">
        <w:rPr>
          <w:rFonts w:hAnsi="宋体" w:cs="宋体" w:hint="eastAsia"/>
        </w:rPr>
        <w:t xml:space="preserve">       elem_t min[MAXN],ret=0,e;</w:t>
      </w:r>
    </w:p>
    <w:p w:rsidR="005F1F37" w:rsidRPr="003F0B0C" w:rsidRDefault="005F1F37" w:rsidP="005F1F37">
      <w:pPr>
        <w:pStyle w:val="ad"/>
        <w:rPr>
          <w:rFonts w:hAnsi="宋体" w:cs="宋体"/>
        </w:rPr>
      </w:pPr>
      <w:r w:rsidRPr="003F0B0C">
        <w:rPr>
          <w:rFonts w:hAnsi="宋体" w:cs="宋体" w:hint="eastAsia"/>
        </w:rPr>
        <w:t xml:space="preserve">       int v[MAXN],i,j;</w:t>
      </w:r>
    </w:p>
    <w:p w:rsidR="005F1F37" w:rsidRPr="003F0B0C" w:rsidRDefault="005F1F37" w:rsidP="005F1F37">
      <w:pPr>
        <w:pStyle w:val="ad"/>
        <w:rPr>
          <w:rFonts w:hAnsi="宋体" w:cs="宋体"/>
        </w:rPr>
      </w:pPr>
      <w:r w:rsidRPr="003F0B0C">
        <w:rPr>
          <w:rFonts w:hAnsi="宋体" w:cs="宋体" w:hint="eastAsia"/>
        </w:rPr>
        <w:t xml:space="preserve">       for (h.init(),i=0;i&lt;n;i++)</w:t>
      </w:r>
    </w:p>
    <w:p w:rsidR="005F1F37" w:rsidRPr="003F0B0C" w:rsidRDefault="005F1F37" w:rsidP="005F1F37">
      <w:pPr>
        <w:pStyle w:val="ad"/>
        <w:rPr>
          <w:rFonts w:hAnsi="宋体" w:cs="宋体"/>
        </w:rPr>
      </w:pPr>
      <w:r w:rsidRPr="003F0B0C">
        <w:rPr>
          <w:rFonts w:hAnsi="宋体" w:cs="宋体" w:hint="eastAsia"/>
        </w:rPr>
        <w:t xml:space="preserve">              min[i]=(i?inf:0),v[i]=0,pre[i]=-1,h.ins(i,min[i]);</w:t>
      </w:r>
    </w:p>
    <w:p w:rsidR="005F1F37" w:rsidRPr="003F0B0C" w:rsidRDefault="005F1F37" w:rsidP="005F1F37">
      <w:pPr>
        <w:pStyle w:val="ad"/>
        <w:rPr>
          <w:rFonts w:hAnsi="宋体" w:cs="宋体"/>
        </w:rPr>
      </w:pPr>
      <w:r w:rsidRPr="003F0B0C">
        <w:rPr>
          <w:rFonts w:hAnsi="宋体" w:cs="宋体" w:hint="eastAsia"/>
        </w:rPr>
        <w:t xml:space="preserve">       while (h.delmin(i,e))</w:t>
      </w:r>
    </w:p>
    <w:p w:rsidR="005F1F37" w:rsidRPr="003F0B0C" w:rsidRDefault="005F1F37" w:rsidP="005F1F37">
      <w:pPr>
        <w:pStyle w:val="ad"/>
        <w:rPr>
          <w:rFonts w:hAnsi="宋体" w:cs="宋体"/>
        </w:rPr>
      </w:pPr>
      <w:r w:rsidRPr="003F0B0C">
        <w:rPr>
          <w:rFonts w:hAnsi="宋体" w:cs="宋体" w:hint="eastAsia"/>
        </w:rPr>
        <w:t xml:space="preserve">              for (v[i]=1,ret+=e,j=list[i];j&lt;list[i+1];j++)</w:t>
      </w:r>
    </w:p>
    <w:p w:rsidR="005F1F37" w:rsidRPr="003F0B0C" w:rsidRDefault="005F1F37" w:rsidP="005F1F37">
      <w:pPr>
        <w:pStyle w:val="ad"/>
        <w:rPr>
          <w:rFonts w:hAnsi="宋体" w:cs="宋体"/>
        </w:rPr>
      </w:pPr>
      <w:r w:rsidRPr="003F0B0C">
        <w:rPr>
          <w:rFonts w:hAnsi="宋体" w:cs="宋体" w:hint="eastAsia"/>
        </w:rPr>
        <w:t xml:space="preserve">                     if (!v[buf[j].to]&amp;&amp;buf[j].len&lt;min[buf[j].to])</w:t>
      </w:r>
    </w:p>
    <w:p w:rsidR="005F1F37" w:rsidRPr="003F0B0C" w:rsidRDefault="005F1F37" w:rsidP="005F1F37">
      <w:pPr>
        <w:pStyle w:val="ad"/>
        <w:rPr>
          <w:rFonts w:hAnsi="宋体" w:cs="宋体"/>
        </w:rPr>
      </w:pPr>
      <w:r w:rsidRPr="003F0B0C">
        <w:rPr>
          <w:rFonts w:hAnsi="宋体" w:cs="宋体" w:hint="eastAsia"/>
        </w:rPr>
        <w:t xml:space="preserve">                            pre[buf[j].to]=i,h.del(buf[j].to,e),h.ins(buf[j].to,min[buf[j].to]=buf[j].len);</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11.7 最小生成树(prim邻接阵)</w:t>
      </w:r>
    </w:p>
    <w:p w:rsidR="005F1F37" w:rsidRPr="003F0B0C" w:rsidRDefault="005F1F37" w:rsidP="005F1F37">
      <w:pPr>
        <w:pStyle w:val="ad"/>
        <w:rPr>
          <w:rFonts w:hAnsi="宋体" w:cs="宋体"/>
        </w:rPr>
      </w:pPr>
      <w:r w:rsidRPr="003F0B0C">
        <w:rPr>
          <w:rFonts w:hAnsi="宋体" w:cs="宋体" w:hint="eastAsia"/>
        </w:rPr>
        <w:t>//无向图最小生成树,prim算法,邻接阵形式,复杂度O(n^2)</w:t>
      </w:r>
    </w:p>
    <w:p w:rsidR="005F1F37" w:rsidRPr="003F0B0C" w:rsidRDefault="005F1F37" w:rsidP="005F1F37">
      <w:pPr>
        <w:pStyle w:val="ad"/>
        <w:rPr>
          <w:rFonts w:hAnsi="宋体" w:cs="宋体"/>
        </w:rPr>
      </w:pPr>
      <w:r w:rsidRPr="003F0B0C">
        <w:rPr>
          <w:rFonts w:hAnsi="宋体" w:cs="宋体" w:hint="eastAsia"/>
        </w:rPr>
        <w:t>//返回最小生成树的长度,传入图的大小n和邻接阵mat,不相邻点边权inf</w:t>
      </w:r>
    </w:p>
    <w:p w:rsidR="005F1F37" w:rsidRPr="003F0B0C" w:rsidRDefault="005F1F37" w:rsidP="005F1F37">
      <w:pPr>
        <w:pStyle w:val="ad"/>
        <w:rPr>
          <w:rFonts w:hAnsi="宋体" w:cs="宋体"/>
        </w:rPr>
      </w:pPr>
      <w:r w:rsidRPr="003F0B0C">
        <w:rPr>
          <w:rFonts w:hAnsi="宋体" w:cs="宋体" w:hint="eastAsia"/>
        </w:rPr>
        <w:t>//可更改边权的类型,pre[]返回树的构造,用父结点表示,根节点(第一个)pre值为-1</w:t>
      </w:r>
    </w:p>
    <w:p w:rsidR="005F1F37" w:rsidRPr="003F0B0C" w:rsidRDefault="005F1F37" w:rsidP="005F1F37">
      <w:pPr>
        <w:pStyle w:val="ad"/>
        <w:rPr>
          <w:rFonts w:hAnsi="宋体" w:cs="宋体"/>
        </w:rPr>
      </w:pPr>
      <w:r w:rsidRPr="003F0B0C">
        <w:rPr>
          <w:rFonts w:hAnsi="宋体" w:cs="宋体" w:hint="eastAsia"/>
        </w:rPr>
        <w:t>//必须保证图的连通的!</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double elem_t;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prim(int n,elem_t mat[][MAXN],int* pre){</w:t>
      </w:r>
    </w:p>
    <w:p w:rsidR="005F1F37" w:rsidRPr="003F0B0C" w:rsidRDefault="005F1F37" w:rsidP="005F1F37">
      <w:pPr>
        <w:pStyle w:val="ad"/>
        <w:rPr>
          <w:rFonts w:hAnsi="宋体" w:cs="宋体"/>
        </w:rPr>
      </w:pPr>
      <w:r w:rsidRPr="003F0B0C">
        <w:rPr>
          <w:rFonts w:hAnsi="宋体" w:cs="宋体" w:hint="eastAsia"/>
        </w:rPr>
        <w:t xml:space="preserve">       elem_t min[MAXN],ret=0;</w:t>
      </w:r>
    </w:p>
    <w:p w:rsidR="005F1F37" w:rsidRPr="003F0B0C" w:rsidRDefault="005F1F37" w:rsidP="005F1F37">
      <w:pPr>
        <w:pStyle w:val="ad"/>
        <w:rPr>
          <w:rFonts w:hAnsi="宋体" w:cs="宋体"/>
        </w:rPr>
      </w:pPr>
      <w:r w:rsidRPr="003F0B0C">
        <w:rPr>
          <w:rFonts w:hAnsi="宋体" w:cs="宋体" w:hint="eastAsia"/>
        </w:rPr>
        <w:t xml:space="preserve">       int v[MAXN],i,j,k;</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min[i]=inf,v[i]=0,pre[i]=-1;</w:t>
      </w:r>
    </w:p>
    <w:p w:rsidR="005F1F37" w:rsidRPr="003F0B0C" w:rsidRDefault="005F1F37" w:rsidP="005F1F37">
      <w:pPr>
        <w:pStyle w:val="ad"/>
        <w:rPr>
          <w:rFonts w:hAnsi="宋体" w:cs="宋体"/>
        </w:rPr>
      </w:pPr>
      <w:r w:rsidRPr="003F0B0C">
        <w:rPr>
          <w:rFonts w:hAnsi="宋体" w:cs="宋体" w:hint="eastAsia"/>
        </w:rPr>
        <w:t xml:space="preserve">       for (min[j=0]=0;j&lt;n;j++){</w:t>
      </w:r>
    </w:p>
    <w:p w:rsidR="005F1F37" w:rsidRPr="003F0B0C" w:rsidRDefault="005F1F37" w:rsidP="005F1F37">
      <w:pPr>
        <w:pStyle w:val="ad"/>
        <w:rPr>
          <w:rFonts w:hAnsi="宋体" w:cs="宋体"/>
        </w:rPr>
      </w:pPr>
      <w:r w:rsidRPr="003F0B0C">
        <w:rPr>
          <w:rFonts w:hAnsi="宋体" w:cs="宋体" w:hint="eastAsia"/>
        </w:rPr>
        <w:t xml:space="preserve">              for (k=-1,i=0;i&lt;n;i++)</w:t>
      </w:r>
    </w:p>
    <w:p w:rsidR="005F1F37" w:rsidRPr="003F0B0C" w:rsidRDefault="005F1F37" w:rsidP="005F1F37">
      <w:pPr>
        <w:pStyle w:val="ad"/>
        <w:rPr>
          <w:rFonts w:hAnsi="宋体" w:cs="宋体"/>
        </w:rPr>
      </w:pPr>
      <w:r w:rsidRPr="003F0B0C">
        <w:rPr>
          <w:rFonts w:hAnsi="宋体" w:cs="宋体" w:hint="eastAsia"/>
        </w:rPr>
        <w:t xml:space="preserve">                    if (!v[i]&amp;&amp;(k==-1||min[i]&lt;min[k]))</w:t>
      </w:r>
    </w:p>
    <w:p w:rsidR="005F1F37" w:rsidRPr="003F0B0C" w:rsidRDefault="005F1F37" w:rsidP="005F1F37">
      <w:pPr>
        <w:pStyle w:val="ad"/>
        <w:rPr>
          <w:rFonts w:hAnsi="宋体" w:cs="宋体"/>
        </w:rPr>
      </w:pPr>
      <w:r w:rsidRPr="003F0B0C">
        <w:rPr>
          <w:rFonts w:hAnsi="宋体" w:cs="宋体" w:hint="eastAsia"/>
        </w:rPr>
        <w:t xml:space="preserve">                            k=i;</w:t>
      </w:r>
    </w:p>
    <w:p w:rsidR="005F1F37" w:rsidRPr="003F0B0C" w:rsidRDefault="005F1F37" w:rsidP="005F1F37">
      <w:pPr>
        <w:pStyle w:val="ad"/>
        <w:rPr>
          <w:rFonts w:hAnsi="宋体" w:cs="宋体"/>
        </w:rPr>
      </w:pPr>
      <w:r w:rsidRPr="003F0B0C">
        <w:rPr>
          <w:rFonts w:hAnsi="宋体" w:cs="宋体" w:hint="eastAsia"/>
        </w:rPr>
        <w:t xml:space="preserve">              for (v[k]=1,ret+=min[k],i=0;i&lt;n;i++)</w:t>
      </w:r>
    </w:p>
    <w:p w:rsidR="005F1F37" w:rsidRPr="003F0B0C" w:rsidRDefault="005F1F37" w:rsidP="005F1F37">
      <w:pPr>
        <w:pStyle w:val="ad"/>
        <w:rPr>
          <w:rFonts w:hAnsi="宋体" w:cs="宋体"/>
        </w:rPr>
      </w:pPr>
      <w:r w:rsidRPr="003F0B0C">
        <w:rPr>
          <w:rFonts w:hAnsi="宋体" w:cs="宋体" w:hint="eastAsia"/>
        </w:rPr>
        <w:t xml:space="preserve">                     if (!v[i]&amp;&amp;mat[k][i]&lt;min[i])</w:t>
      </w:r>
    </w:p>
    <w:p w:rsidR="005F1F37" w:rsidRPr="003F0B0C" w:rsidRDefault="005F1F37" w:rsidP="005F1F37">
      <w:pPr>
        <w:pStyle w:val="ad"/>
        <w:rPr>
          <w:rFonts w:hAnsi="宋体" w:cs="宋体"/>
        </w:rPr>
      </w:pPr>
      <w:r w:rsidRPr="003F0B0C">
        <w:rPr>
          <w:rFonts w:hAnsi="宋体" w:cs="宋体" w:hint="eastAsia"/>
        </w:rPr>
        <w:t xml:space="preserve">                            min[i]=mat[pre[i]=k][i];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p>
    <w:p w:rsidR="005F1F37" w:rsidRPr="003F0B0C" w:rsidRDefault="005F1F37" w:rsidP="005F1F37">
      <w:pPr>
        <w:pStyle w:val="ad"/>
        <w:rPr>
          <w:rFonts w:hAnsi="宋体" w:cs="宋体"/>
        </w:rPr>
      </w:pPr>
      <w:r w:rsidRPr="003F0B0C">
        <w:rPr>
          <w:rFonts w:hAnsi="宋体" w:cs="宋体" w:hint="eastAsia"/>
          <w:b/>
        </w:rPr>
        <w:t>11.8 最小树形图(邻接阵)</w:t>
      </w:r>
    </w:p>
    <w:p w:rsidR="005F1F37" w:rsidRPr="003F0B0C" w:rsidRDefault="005F1F37" w:rsidP="005F1F37">
      <w:pPr>
        <w:pStyle w:val="ad"/>
        <w:rPr>
          <w:rFonts w:hAnsi="宋体" w:cs="宋体"/>
        </w:rPr>
      </w:pPr>
      <w:r w:rsidRPr="003F0B0C">
        <w:rPr>
          <w:rFonts w:hAnsi="宋体" w:cs="宋体" w:hint="eastAsia"/>
        </w:rPr>
        <w:t>//多源最小树形图,edmonds算法,邻接阵形式,复杂度O(n^3)</w:t>
      </w:r>
    </w:p>
    <w:p w:rsidR="005F1F37" w:rsidRPr="003F0B0C" w:rsidRDefault="005F1F37" w:rsidP="005F1F37">
      <w:pPr>
        <w:pStyle w:val="ad"/>
        <w:rPr>
          <w:rFonts w:hAnsi="宋体" w:cs="宋体"/>
        </w:rPr>
      </w:pPr>
      <w:r w:rsidRPr="003F0B0C">
        <w:rPr>
          <w:rFonts w:hAnsi="宋体" w:cs="宋体" w:hint="eastAsia"/>
        </w:rPr>
        <w:t>//返回最小生成树的长度,构造失败返回负值</w:t>
      </w:r>
    </w:p>
    <w:p w:rsidR="005F1F37" w:rsidRPr="003F0B0C" w:rsidRDefault="005F1F37" w:rsidP="005F1F37">
      <w:pPr>
        <w:pStyle w:val="ad"/>
        <w:rPr>
          <w:rFonts w:hAnsi="宋体" w:cs="宋体"/>
        </w:rPr>
      </w:pPr>
      <w:r w:rsidRPr="003F0B0C">
        <w:rPr>
          <w:rFonts w:hAnsi="宋体" w:cs="宋体" w:hint="eastAsia"/>
        </w:rPr>
        <w:t>//传入图的大小n和邻接阵mat,不相邻点边权inf</w:t>
      </w:r>
    </w:p>
    <w:p w:rsidR="005F1F37" w:rsidRPr="003F0B0C" w:rsidRDefault="005F1F37" w:rsidP="005F1F37">
      <w:pPr>
        <w:pStyle w:val="ad"/>
        <w:rPr>
          <w:rFonts w:hAnsi="宋体" w:cs="宋体"/>
        </w:rPr>
      </w:pPr>
      <w:r w:rsidRPr="003F0B0C">
        <w:rPr>
          <w:rFonts w:hAnsi="宋体" w:cs="宋体" w:hint="eastAsia"/>
        </w:rPr>
        <w:t>//可更改边权的类型,pre[]返回树的构造,用父结点表示</w:t>
      </w:r>
    </w:p>
    <w:p w:rsidR="005F1F37" w:rsidRPr="003F0B0C" w:rsidRDefault="005F1F37" w:rsidP="005F1F37">
      <w:pPr>
        <w:pStyle w:val="ad"/>
        <w:rPr>
          <w:rFonts w:hAnsi="宋体" w:cs="宋体"/>
        </w:rPr>
      </w:pPr>
      <w:r w:rsidRPr="003F0B0C">
        <w:rPr>
          <w:rFonts w:hAnsi="宋体" w:cs="宋体" w:hint="eastAsia"/>
        </w:rPr>
        <w:t>//传入时pre[]数组清零,用-1标出源点</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120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edmonds(int n,elem_t mat[][MAXN*2],int* pre){</w:t>
      </w:r>
    </w:p>
    <w:p w:rsidR="005F1F37" w:rsidRPr="003F0B0C" w:rsidRDefault="005F1F37" w:rsidP="005F1F37">
      <w:pPr>
        <w:pStyle w:val="ad"/>
        <w:rPr>
          <w:rFonts w:hAnsi="宋体" w:cs="宋体"/>
        </w:rPr>
      </w:pPr>
      <w:r w:rsidRPr="003F0B0C">
        <w:rPr>
          <w:rFonts w:hAnsi="宋体" w:cs="宋体" w:hint="eastAsia"/>
        </w:rPr>
        <w:t xml:space="preserve">       elem_t ret=0;</w:t>
      </w:r>
    </w:p>
    <w:p w:rsidR="005F1F37" w:rsidRPr="003F0B0C" w:rsidRDefault="005F1F37" w:rsidP="005F1F37">
      <w:pPr>
        <w:pStyle w:val="ad"/>
        <w:rPr>
          <w:rFonts w:hAnsi="宋体" w:cs="宋体"/>
        </w:rPr>
      </w:pPr>
      <w:r w:rsidRPr="003F0B0C">
        <w:rPr>
          <w:rFonts w:hAnsi="宋体" w:cs="宋体" w:hint="eastAsia"/>
        </w:rPr>
        <w:t xml:space="preserve">       int c[MAXN*2][MAXN*2],l[MAXN*2],p[MAXN*2],m=n,t,i,j,k;</w:t>
      </w:r>
    </w:p>
    <w:p w:rsidR="005F1F37" w:rsidRPr="003F0B0C" w:rsidRDefault="005F1F37" w:rsidP="005F1F37">
      <w:pPr>
        <w:pStyle w:val="ad"/>
        <w:rPr>
          <w:rFonts w:hAnsi="宋体" w:cs="宋体"/>
        </w:rPr>
      </w:pPr>
      <w:r w:rsidRPr="003F0B0C">
        <w:rPr>
          <w:rFonts w:hAnsi="宋体" w:cs="宋体" w:hint="eastAsia"/>
        </w:rPr>
        <w:t xml:space="preserve">       for (i=0;i&lt;n;l[i]=i,i++);</w:t>
      </w:r>
    </w:p>
    <w:p w:rsidR="005F1F37" w:rsidRPr="003F0B0C" w:rsidRDefault="005F1F37" w:rsidP="005F1F37">
      <w:pPr>
        <w:pStyle w:val="ad"/>
        <w:rPr>
          <w:rFonts w:hAnsi="宋体" w:cs="宋体"/>
        </w:rPr>
      </w:pPr>
      <w:r w:rsidRPr="003F0B0C">
        <w:rPr>
          <w:rFonts w:hAnsi="宋体" w:cs="宋体" w:hint="eastAsia"/>
        </w:rPr>
        <w:t xml:space="preserve">       do{</w:t>
      </w:r>
    </w:p>
    <w:p w:rsidR="005F1F37" w:rsidRPr="003F0B0C" w:rsidRDefault="005F1F37" w:rsidP="005F1F37">
      <w:pPr>
        <w:pStyle w:val="ad"/>
        <w:rPr>
          <w:rFonts w:hAnsi="宋体" w:cs="宋体"/>
        </w:rPr>
      </w:pPr>
      <w:r w:rsidRPr="003F0B0C">
        <w:rPr>
          <w:rFonts w:hAnsi="宋体" w:cs="宋体" w:hint="eastAsia"/>
        </w:rPr>
        <w:t xml:space="preserve">              memset(c,0,sizeof(c)),memset(p,0xff,sizeof(p));</w:t>
      </w:r>
    </w:p>
    <w:p w:rsidR="005F1F37" w:rsidRPr="003F0B0C" w:rsidRDefault="005F1F37" w:rsidP="005F1F37">
      <w:pPr>
        <w:pStyle w:val="ad"/>
        <w:rPr>
          <w:rFonts w:hAnsi="宋体" w:cs="宋体"/>
        </w:rPr>
      </w:pPr>
      <w:r w:rsidRPr="003F0B0C">
        <w:rPr>
          <w:rFonts w:hAnsi="宋体" w:cs="宋体" w:hint="eastAsia"/>
        </w:rPr>
        <w:t xml:space="preserve">              for (t=m,i=0;i&lt;m;c[i][i]=1,i++);</w:t>
      </w:r>
    </w:p>
    <w:p w:rsidR="005F1F37" w:rsidRPr="003F0B0C" w:rsidRDefault="005F1F37" w:rsidP="005F1F37">
      <w:pPr>
        <w:pStyle w:val="ad"/>
        <w:rPr>
          <w:rFonts w:hAnsi="宋体" w:cs="宋体"/>
        </w:rPr>
      </w:pPr>
      <w:r w:rsidRPr="003F0B0C">
        <w:rPr>
          <w:rFonts w:hAnsi="宋体" w:cs="宋体" w:hint="eastAsia"/>
        </w:rPr>
        <w:t xml:space="preserve">              for (i=0;i&lt;t;i++)</w:t>
      </w:r>
    </w:p>
    <w:p w:rsidR="005F1F37" w:rsidRPr="003F0B0C" w:rsidRDefault="005F1F37" w:rsidP="005F1F37">
      <w:pPr>
        <w:pStyle w:val="ad"/>
        <w:rPr>
          <w:rFonts w:hAnsi="宋体" w:cs="宋体"/>
        </w:rPr>
      </w:pPr>
      <w:r w:rsidRPr="003F0B0C">
        <w:rPr>
          <w:rFonts w:hAnsi="宋体" w:cs="宋体" w:hint="eastAsia"/>
        </w:rPr>
        <w:t xml:space="preserve">                     if (l[i]==i&amp;&amp;pre[i]!=-1){</w:t>
      </w:r>
    </w:p>
    <w:p w:rsidR="005F1F37" w:rsidRPr="003F0B0C" w:rsidRDefault="005F1F37" w:rsidP="005F1F37">
      <w:pPr>
        <w:pStyle w:val="ad"/>
        <w:rPr>
          <w:rFonts w:hAnsi="宋体" w:cs="宋体"/>
        </w:rPr>
      </w:pPr>
      <w:r w:rsidRPr="003F0B0C">
        <w:rPr>
          <w:rFonts w:hAnsi="宋体" w:cs="宋体" w:hint="eastAsia"/>
        </w:rPr>
        <w:t xml:space="preserve">                            for (j=0;j&lt;m;j++)</w:t>
      </w:r>
    </w:p>
    <w:p w:rsidR="005F1F37" w:rsidRPr="003F0B0C" w:rsidRDefault="005F1F37" w:rsidP="005F1F37">
      <w:pPr>
        <w:pStyle w:val="ad"/>
        <w:rPr>
          <w:rFonts w:hAnsi="宋体" w:cs="宋体"/>
        </w:rPr>
      </w:pPr>
      <w:r w:rsidRPr="003F0B0C">
        <w:rPr>
          <w:rFonts w:hAnsi="宋体" w:cs="宋体" w:hint="eastAsia"/>
        </w:rPr>
        <w:t xml:space="preserve">                                   if (l[j]==j&amp;&amp;i!=j&amp;&amp;mat[j][i]&lt;inf&amp;&amp;(p[i]==-1||mat[j][i]&lt;mat[p[i]][i]))</w:t>
      </w:r>
    </w:p>
    <w:p w:rsidR="005F1F37" w:rsidRPr="003F0B0C" w:rsidRDefault="005F1F37" w:rsidP="005F1F37">
      <w:pPr>
        <w:pStyle w:val="ad"/>
        <w:rPr>
          <w:rFonts w:hAnsi="宋体" w:cs="宋体"/>
        </w:rPr>
      </w:pPr>
      <w:r w:rsidRPr="003F0B0C">
        <w:rPr>
          <w:rFonts w:hAnsi="宋体" w:cs="宋体" w:hint="eastAsia"/>
        </w:rPr>
        <w:t xml:space="preserve">                                          p[i]=j;</w:t>
      </w:r>
    </w:p>
    <w:p w:rsidR="005F1F37" w:rsidRPr="003F0B0C" w:rsidRDefault="005F1F37" w:rsidP="005F1F37">
      <w:pPr>
        <w:pStyle w:val="ad"/>
        <w:rPr>
          <w:rFonts w:hAnsi="宋体" w:cs="宋体"/>
        </w:rPr>
      </w:pPr>
      <w:r w:rsidRPr="003F0B0C">
        <w:rPr>
          <w:rFonts w:hAnsi="宋体" w:cs="宋体" w:hint="eastAsia"/>
        </w:rPr>
        <w:t xml:space="preserve">                            if ((pre[i]=p[i])==-1)</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 xml:space="preserve">                            if (c[i][p[i]]){</w:t>
      </w:r>
    </w:p>
    <w:p w:rsidR="005F1F37" w:rsidRPr="003F0B0C" w:rsidRDefault="005F1F37" w:rsidP="005F1F37">
      <w:pPr>
        <w:pStyle w:val="ad"/>
        <w:rPr>
          <w:rFonts w:hAnsi="宋体" w:cs="宋体"/>
        </w:rPr>
      </w:pPr>
      <w:r w:rsidRPr="003F0B0C">
        <w:rPr>
          <w:rFonts w:hAnsi="宋体" w:cs="宋体" w:hint="eastAsia"/>
        </w:rPr>
        <w:t xml:space="preserve">                                   for (j=0;j&lt;=m;mat[j][m]=mat[m][j]=inf,j++);</w:t>
      </w:r>
    </w:p>
    <w:p w:rsidR="005F1F37" w:rsidRPr="003F0B0C" w:rsidRDefault="005F1F37" w:rsidP="005F1F37">
      <w:pPr>
        <w:pStyle w:val="ad"/>
        <w:rPr>
          <w:rFonts w:hAnsi="宋体" w:cs="宋体"/>
        </w:rPr>
      </w:pPr>
      <w:r w:rsidRPr="003F0B0C">
        <w:rPr>
          <w:rFonts w:hAnsi="宋体" w:cs="宋体" w:hint="eastAsia"/>
        </w:rPr>
        <w:t xml:space="preserve">                                   for (k=i;l[k]!=m;l[k]=m,k=p[k])</w:t>
      </w:r>
    </w:p>
    <w:p w:rsidR="005F1F37" w:rsidRPr="003F0B0C" w:rsidRDefault="005F1F37" w:rsidP="005F1F37">
      <w:pPr>
        <w:pStyle w:val="ad"/>
        <w:rPr>
          <w:rFonts w:hAnsi="宋体" w:cs="宋体"/>
        </w:rPr>
      </w:pPr>
      <w:r w:rsidRPr="003F0B0C">
        <w:rPr>
          <w:rFonts w:hAnsi="宋体" w:cs="宋体" w:hint="eastAsia"/>
        </w:rPr>
        <w:t xml:space="preserve">                                          for (j=0;j&lt;m;j++)</w:t>
      </w:r>
    </w:p>
    <w:p w:rsidR="005F1F37" w:rsidRPr="003F0B0C" w:rsidRDefault="005F1F37" w:rsidP="005F1F37">
      <w:pPr>
        <w:pStyle w:val="ad"/>
        <w:rPr>
          <w:rFonts w:hAnsi="宋体" w:cs="宋体"/>
        </w:rPr>
      </w:pPr>
      <w:r w:rsidRPr="003F0B0C">
        <w:rPr>
          <w:rFonts w:hAnsi="宋体" w:cs="宋体" w:hint="eastAsia"/>
        </w:rPr>
        <w:t xml:space="preserve">                                                 if (l[j]==j){</w:t>
      </w:r>
    </w:p>
    <w:p w:rsidR="005F1F37" w:rsidRPr="003F0B0C" w:rsidRDefault="005F1F37" w:rsidP="005F1F37">
      <w:pPr>
        <w:pStyle w:val="ad"/>
        <w:rPr>
          <w:rFonts w:hAnsi="宋体" w:cs="宋体"/>
        </w:rPr>
      </w:pPr>
      <w:r w:rsidRPr="003F0B0C">
        <w:rPr>
          <w:rFonts w:hAnsi="宋体" w:cs="宋体" w:hint="eastAsia"/>
        </w:rPr>
        <w:t xml:space="preserve">                                                        if (mat[j][k]-mat[p[k]][k]&lt;mat[j][m])</w:t>
      </w:r>
    </w:p>
    <w:p w:rsidR="005F1F37" w:rsidRPr="003F0B0C" w:rsidRDefault="005F1F37" w:rsidP="005F1F37">
      <w:pPr>
        <w:pStyle w:val="ad"/>
        <w:rPr>
          <w:rFonts w:hAnsi="宋体" w:cs="宋体"/>
        </w:rPr>
      </w:pPr>
      <w:r w:rsidRPr="003F0B0C">
        <w:rPr>
          <w:rFonts w:hAnsi="宋体" w:cs="宋体" w:hint="eastAsia"/>
        </w:rPr>
        <w:t xml:space="preserve">                                                            mat[j][m]=mat[j][k]-mat[p[k]][k];</w:t>
      </w:r>
    </w:p>
    <w:p w:rsidR="005F1F37" w:rsidRPr="003F0B0C" w:rsidRDefault="005F1F37" w:rsidP="005F1F37">
      <w:pPr>
        <w:pStyle w:val="ad"/>
        <w:rPr>
          <w:rFonts w:hAnsi="宋体" w:cs="宋体"/>
        </w:rPr>
      </w:pPr>
      <w:r w:rsidRPr="003F0B0C">
        <w:rPr>
          <w:rFonts w:hAnsi="宋体" w:cs="宋体" w:hint="eastAsia"/>
        </w:rPr>
        <w:t xml:space="preserve">                                                        if (mat[k][j]&lt;mat[m][j])</w:t>
      </w:r>
    </w:p>
    <w:p w:rsidR="005F1F37" w:rsidRPr="003F0B0C" w:rsidRDefault="005F1F37" w:rsidP="005F1F37">
      <w:pPr>
        <w:pStyle w:val="ad"/>
        <w:rPr>
          <w:rFonts w:hAnsi="宋体" w:cs="宋体"/>
        </w:rPr>
      </w:pPr>
      <w:r w:rsidRPr="003F0B0C">
        <w:rPr>
          <w:rFonts w:hAnsi="宋体" w:cs="宋体" w:hint="eastAsia"/>
        </w:rPr>
        <w:t xml:space="preserve">                                                               mat[m][j]=mat[k][j];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c[m][m]=1,l[m]=m,m++;</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(j=0;j&lt;m;j++)</w:t>
      </w:r>
    </w:p>
    <w:p w:rsidR="005F1F37" w:rsidRPr="003F0B0C" w:rsidRDefault="005F1F37" w:rsidP="005F1F37">
      <w:pPr>
        <w:pStyle w:val="ad"/>
        <w:rPr>
          <w:rFonts w:hAnsi="宋体" w:cs="宋体"/>
        </w:rPr>
      </w:pPr>
      <w:r w:rsidRPr="003F0B0C">
        <w:rPr>
          <w:rFonts w:hAnsi="宋体" w:cs="宋体" w:hint="eastAsia"/>
        </w:rPr>
        <w:t xml:space="preserve">                                   if (c[i][j])</w:t>
      </w:r>
    </w:p>
    <w:p w:rsidR="005F1F37" w:rsidRPr="003F0B0C" w:rsidRDefault="005F1F37" w:rsidP="005F1F37">
      <w:pPr>
        <w:pStyle w:val="ad"/>
        <w:rPr>
          <w:rFonts w:hAnsi="宋体" w:cs="宋体"/>
        </w:rPr>
      </w:pPr>
      <w:r w:rsidRPr="003F0B0C">
        <w:rPr>
          <w:rFonts w:hAnsi="宋体" w:cs="宋体" w:hint="eastAsia"/>
        </w:rPr>
        <w:lastRenderedPageBreak/>
        <w:t xml:space="preserve">                                          for (k=p[i];k!=-1&amp;&amp;l[k]==k;c[k][j]=1,k=p[k]);</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while (t&lt;m);</w:t>
      </w:r>
    </w:p>
    <w:p w:rsidR="005F1F37" w:rsidRPr="003F0B0C" w:rsidRDefault="005F1F37" w:rsidP="005F1F37">
      <w:pPr>
        <w:pStyle w:val="ad"/>
        <w:rPr>
          <w:rFonts w:hAnsi="宋体" w:cs="宋体"/>
        </w:rPr>
      </w:pPr>
      <w:r w:rsidRPr="003F0B0C">
        <w:rPr>
          <w:rFonts w:hAnsi="宋体" w:cs="宋体" w:hint="eastAsia"/>
        </w:rPr>
        <w:t xml:space="preserve">       for (;m--&gt;n;pre[k]=pre[m])</w:t>
      </w:r>
    </w:p>
    <w:p w:rsidR="005F1F37" w:rsidRPr="003F0B0C" w:rsidRDefault="005F1F37" w:rsidP="005F1F37">
      <w:pPr>
        <w:pStyle w:val="ad"/>
        <w:rPr>
          <w:rFonts w:hAnsi="宋体" w:cs="宋体"/>
        </w:rPr>
      </w:pPr>
      <w:r w:rsidRPr="003F0B0C">
        <w:rPr>
          <w:rFonts w:hAnsi="宋体" w:cs="宋体" w:hint="eastAsia"/>
        </w:rPr>
        <w:t xml:space="preserve">             for (i=0;i&lt;m;i++)</w:t>
      </w:r>
    </w:p>
    <w:p w:rsidR="005F1F37" w:rsidRPr="003F0B0C" w:rsidRDefault="005F1F37" w:rsidP="005F1F37">
      <w:pPr>
        <w:pStyle w:val="ad"/>
        <w:rPr>
          <w:rFonts w:hAnsi="宋体" w:cs="宋体"/>
        </w:rPr>
      </w:pPr>
      <w:r w:rsidRPr="003F0B0C">
        <w:rPr>
          <w:rFonts w:hAnsi="宋体" w:cs="宋体" w:hint="eastAsia"/>
        </w:rPr>
        <w:t xml:space="preserve">                    if (l[i]==m){</w:t>
      </w:r>
    </w:p>
    <w:p w:rsidR="005F1F37" w:rsidRPr="003F0B0C" w:rsidRDefault="005F1F37" w:rsidP="005F1F37">
      <w:pPr>
        <w:pStyle w:val="ad"/>
        <w:rPr>
          <w:rFonts w:hAnsi="宋体" w:cs="宋体"/>
        </w:rPr>
      </w:pPr>
      <w:r w:rsidRPr="003F0B0C">
        <w:rPr>
          <w:rFonts w:hAnsi="宋体" w:cs="宋体" w:hint="eastAsia"/>
        </w:rPr>
        <w:t xml:space="preserve">                            for (j=0;j&lt;m;j++)</w:t>
      </w:r>
    </w:p>
    <w:p w:rsidR="005F1F37" w:rsidRPr="003F0B0C" w:rsidRDefault="005F1F37" w:rsidP="005F1F37">
      <w:pPr>
        <w:pStyle w:val="ad"/>
        <w:rPr>
          <w:rFonts w:hAnsi="宋体" w:cs="宋体"/>
        </w:rPr>
      </w:pPr>
      <w:r w:rsidRPr="003F0B0C">
        <w:rPr>
          <w:rFonts w:hAnsi="宋体" w:cs="宋体" w:hint="eastAsia"/>
        </w:rPr>
        <w:t xml:space="preserve">                                   if (pre[j]==m&amp;&amp;mat[i][j]==mat[m][j])</w:t>
      </w:r>
    </w:p>
    <w:p w:rsidR="005F1F37" w:rsidRPr="003F0B0C" w:rsidRDefault="005F1F37" w:rsidP="005F1F37">
      <w:pPr>
        <w:pStyle w:val="ad"/>
        <w:rPr>
          <w:rFonts w:hAnsi="宋体" w:cs="宋体"/>
        </w:rPr>
      </w:pPr>
      <w:r w:rsidRPr="003F0B0C">
        <w:rPr>
          <w:rFonts w:hAnsi="宋体" w:cs="宋体" w:hint="eastAsia"/>
        </w:rPr>
        <w:t xml:space="preserve">                                          pre[j]=i;</w:t>
      </w:r>
    </w:p>
    <w:p w:rsidR="005F1F37" w:rsidRPr="003F0B0C" w:rsidRDefault="005F1F37" w:rsidP="005F1F37">
      <w:pPr>
        <w:pStyle w:val="ad"/>
        <w:rPr>
          <w:rFonts w:hAnsi="宋体" w:cs="宋体"/>
        </w:rPr>
      </w:pPr>
      <w:r w:rsidRPr="003F0B0C">
        <w:rPr>
          <w:rFonts w:hAnsi="宋体" w:cs="宋体" w:hint="eastAsia"/>
        </w:rPr>
        <w:t xml:space="preserve">                           if (mat[pre[m]][m]==mat[pre[m]][i]-mat[pre[i]][i])</w:t>
      </w:r>
    </w:p>
    <w:p w:rsidR="005F1F37" w:rsidRPr="003F0B0C" w:rsidRDefault="005F1F37" w:rsidP="005F1F37">
      <w:pPr>
        <w:pStyle w:val="ad"/>
        <w:rPr>
          <w:rFonts w:hAnsi="宋体" w:cs="宋体"/>
        </w:rPr>
      </w:pPr>
      <w:r w:rsidRPr="003F0B0C">
        <w:rPr>
          <w:rFonts w:hAnsi="宋体" w:cs="宋体" w:hint="eastAsia"/>
        </w:rPr>
        <w:t xml:space="preserve">                                  k=i;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if (pre[i]!=-1)</w:t>
      </w:r>
    </w:p>
    <w:p w:rsidR="005F1F37" w:rsidRPr="003F0B0C" w:rsidRDefault="005F1F37" w:rsidP="005F1F37">
      <w:pPr>
        <w:pStyle w:val="ad"/>
        <w:rPr>
          <w:rFonts w:hAnsi="宋体" w:cs="宋体"/>
        </w:rPr>
      </w:pPr>
      <w:r w:rsidRPr="003F0B0C">
        <w:rPr>
          <w:rFonts w:hAnsi="宋体" w:cs="宋体" w:hint="eastAsia"/>
        </w:rPr>
        <w:t xml:space="preserve">                     ret+=mat[pre[i]][i];</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sz w:val="24"/>
          <w:szCs w:val="24"/>
        </w:rPr>
      </w:pPr>
      <w:r w:rsidRPr="003F0B0C">
        <w:rPr>
          <w:rFonts w:hAnsi="宋体" w:cs="宋体" w:hint="eastAsia"/>
          <w:b/>
          <w:sz w:val="24"/>
          <w:szCs w:val="24"/>
        </w:rPr>
        <w:t>12、     图论—最短路径</w:t>
      </w:r>
    </w:p>
    <w:p w:rsidR="005F1F37" w:rsidRPr="003F0B0C" w:rsidRDefault="005F1F37" w:rsidP="005F1F37">
      <w:pPr>
        <w:pStyle w:val="ad"/>
        <w:rPr>
          <w:rFonts w:hAnsi="宋体" w:cs="宋体"/>
          <w:b/>
        </w:rPr>
      </w:pPr>
      <w:r w:rsidRPr="003F0B0C">
        <w:rPr>
          <w:rFonts w:hAnsi="宋体" w:cs="宋体" w:hint="eastAsia"/>
          <w:b/>
        </w:rPr>
        <w:t>12.1 最短路径(单源bellman_ford邻接阵)</w:t>
      </w:r>
    </w:p>
    <w:p w:rsidR="005F1F37" w:rsidRPr="003F0B0C" w:rsidRDefault="005F1F37" w:rsidP="005F1F37">
      <w:pPr>
        <w:pStyle w:val="ad"/>
        <w:rPr>
          <w:rFonts w:hAnsi="宋体" w:cs="宋体"/>
        </w:rPr>
      </w:pPr>
      <w:r w:rsidRPr="003F0B0C">
        <w:rPr>
          <w:rFonts w:hAnsi="宋体" w:cs="宋体" w:hint="eastAsia"/>
        </w:rPr>
        <w:t>//单源最短路径,bellman_ford算法,邻接阵形式,复杂度O(n^3)</w:t>
      </w:r>
    </w:p>
    <w:p w:rsidR="005F1F37" w:rsidRPr="003F0B0C" w:rsidRDefault="005F1F37" w:rsidP="005F1F37">
      <w:pPr>
        <w:pStyle w:val="ad"/>
        <w:rPr>
          <w:rFonts w:hAnsi="宋体" w:cs="宋体"/>
        </w:rPr>
      </w:pPr>
      <w:r w:rsidRPr="003F0B0C">
        <w:rPr>
          <w:rFonts w:hAnsi="宋体" w:cs="宋体" w:hint="eastAsia"/>
        </w:rPr>
        <w:t>//求出源s到所有点的最短路经,传入图的大小n和邻接阵mat</w:t>
      </w:r>
    </w:p>
    <w:p w:rsidR="005F1F37" w:rsidRPr="003F0B0C" w:rsidRDefault="005F1F37" w:rsidP="005F1F37">
      <w:pPr>
        <w:pStyle w:val="ad"/>
        <w:rPr>
          <w:rFonts w:hAnsi="宋体" w:cs="宋体"/>
        </w:rPr>
      </w:pPr>
      <w:r w:rsidRPr="003F0B0C">
        <w:rPr>
          <w:rFonts w:hAnsi="宋体" w:cs="宋体" w:hint="eastAsia"/>
        </w:rPr>
        <w:t>//返回到各点最短距离min[]和路径pre[],pre[i]记录s到i路径上i的父结点,pre[s]=-1</w:t>
      </w:r>
    </w:p>
    <w:p w:rsidR="005F1F37" w:rsidRPr="003F0B0C" w:rsidRDefault="005F1F37" w:rsidP="005F1F37">
      <w:pPr>
        <w:pStyle w:val="ad"/>
        <w:rPr>
          <w:rFonts w:hAnsi="宋体" w:cs="宋体"/>
        </w:rPr>
      </w:pPr>
      <w:r w:rsidRPr="003F0B0C">
        <w:rPr>
          <w:rFonts w:hAnsi="宋体" w:cs="宋体" w:hint="eastAsia"/>
        </w:rPr>
        <w:t>//可更改路权类型,路权可为负,若图包含负环则求解失败,返回0</w:t>
      </w:r>
    </w:p>
    <w:p w:rsidR="005F1F37" w:rsidRPr="003F0B0C" w:rsidRDefault="005F1F37" w:rsidP="005F1F37">
      <w:pPr>
        <w:pStyle w:val="ad"/>
        <w:rPr>
          <w:rFonts w:hAnsi="宋体" w:cs="宋体"/>
        </w:rPr>
      </w:pPr>
      <w:r w:rsidRPr="003F0B0C">
        <w:rPr>
          <w:rFonts w:hAnsi="宋体" w:cs="宋体" w:hint="eastAsia"/>
        </w:rPr>
        <w:t>//优化:先删去负边使用dijkstra求出上界,加速迭代过程</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int bellman_ford(int n,elem_t mat[][MAXN],int s,elem_t* min,int* pre){</w:t>
      </w:r>
    </w:p>
    <w:p w:rsidR="005F1F37" w:rsidRPr="003F0B0C" w:rsidRDefault="005F1F37" w:rsidP="005F1F37">
      <w:pPr>
        <w:pStyle w:val="ad"/>
        <w:rPr>
          <w:rFonts w:hAnsi="宋体" w:cs="宋体"/>
        </w:rPr>
      </w:pPr>
      <w:r w:rsidRPr="003F0B0C">
        <w:rPr>
          <w:rFonts w:hAnsi="宋体" w:cs="宋体" w:hint="eastAsia"/>
        </w:rPr>
        <w:t xml:space="preserve">       int v[MAXN],i,j,k,tag;</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min[i]=inf,v[i]=0,pre[i]=-1;</w:t>
      </w:r>
    </w:p>
    <w:p w:rsidR="005F1F37" w:rsidRPr="003F0B0C" w:rsidRDefault="005F1F37" w:rsidP="005F1F37">
      <w:pPr>
        <w:pStyle w:val="ad"/>
        <w:rPr>
          <w:rFonts w:hAnsi="宋体" w:cs="宋体"/>
        </w:rPr>
      </w:pPr>
      <w:r w:rsidRPr="003F0B0C">
        <w:rPr>
          <w:rFonts w:hAnsi="宋体" w:cs="宋体" w:hint="eastAsia"/>
        </w:rPr>
        <w:t xml:space="preserve">       for (min[s]=0,j=0;j&lt;n;j++){</w:t>
      </w:r>
    </w:p>
    <w:p w:rsidR="005F1F37" w:rsidRPr="003F0B0C" w:rsidRDefault="005F1F37" w:rsidP="005F1F37">
      <w:pPr>
        <w:pStyle w:val="ad"/>
        <w:rPr>
          <w:rFonts w:hAnsi="宋体" w:cs="宋体"/>
        </w:rPr>
      </w:pPr>
      <w:r w:rsidRPr="003F0B0C">
        <w:rPr>
          <w:rFonts w:hAnsi="宋体" w:cs="宋体" w:hint="eastAsia"/>
        </w:rPr>
        <w:t xml:space="preserve">              for (k=-1,i=0;i&lt;n;i++)</w:t>
      </w:r>
    </w:p>
    <w:p w:rsidR="005F1F37" w:rsidRPr="003F0B0C" w:rsidRDefault="005F1F37" w:rsidP="005F1F37">
      <w:pPr>
        <w:pStyle w:val="ad"/>
        <w:rPr>
          <w:rFonts w:hAnsi="宋体" w:cs="宋体"/>
        </w:rPr>
      </w:pPr>
      <w:r w:rsidRPr="003F0B0C">
        <w:rPr>
          <w:rFonts w:hAnsi="宋体" w:cs="宋体" w:hint="eastAsia"/>
        </w:rPr>
        <w:t xml:space="preserve">                     if (!v[i]&amp;&amp;(k==-1||min[i]&lt;min[k]))</w:t>
      </w:r>
    </w:p>
    <w:p w:rsidR="005F1F37" w:rsidRPr="003F0B0C" w:rsidRDefault="005F1F37" w:rsidP="005F1F37">
      <w:pPr>
        <w:pStyle w:val="ad"/>
        <w:rPr>
          <w:rFonts w:hAnsi="宋体" w:cs="宋体"/>
        </w:rPr>
      </w:pPr>
      <w:r w:rsidRPr="003F0B0C">
        <w:rPr>
          <w:rFonts w:hAnsi="宋体" w:cs="宋体" w:hint="eastAsia"/>
        </w:rPr>
        <w:t xml:space="preserve">                            k=i;</w:t>
      </w:r>
    </w:p>
    <w:p w:rsidR="005F1F37" w:rsidRPr="003F0B0C" w:rsidRDefault="005F1F37" w:rsidP="005F1F37">
      <w:pPr>
        <w:pStyle w:val="ad"/>
        <w:rPr>
          <w:rFonts w:hAnsi="宋体" w:cs="宋体"/>
        </w:rPr>
      </w:pPr>
      <w:r w:rsidRPr="003F0B0C">
        <w:rPr>
          <w:rFonts w:hAnsi="宋体" w:cs="宋体" w:hint="eastAsia"/>
        </w:rPr>
        <w:t xml:space="preserve">              for (v[k]=1,i=0;i&lt;n;i++)</w:t>
      </w:r>
    </w:p>
    <w:p w:rsidR="005F1F37" w:rsidRPr="003F0B0C" w:rsidRDefault="005F1F37" w:rsidP="005F1F37">
      <w:pPr>
        <w:pStyle w:val="ad"/>
        <w:rPr>
          <w:rFonts w:hAnsi="宋体" w:cs="宋体"/>
        </w:rPr>
      </w:pPr>
      <w:r w:rsidRPr="003F0B0C">
        <w:rPr>
          <w:rFonts w:hAnsi="宋体" w:cs="宋体" w:hint="eastAsia"/>
        </w:rPr>
        <w:t xml:space="preserve">                     if (!v[i]&amp;&amp;mat[k][i]&gt;=0&amp;&amp;min[k]+mat[k][i]&lt;min[i])</w:t>
      </w:r>
    </w:p>
    <w:p w:rsidR="005F1F37" w:rsidRPr="003F0B0C" w:rsidRDefault="005F1F37" w:rsidP="005F1F37">
      <w:pPr>
        <w:pStyle w:val="ad"/>
        <w:rPr>
          <w:rFonts w:hAnsi="宋体" w:cs="宋体"/>
        </w:rPr>
      </w:pPr>
      <w:r w:rsidRPr="003F0B0C">
        <w:rPr>
          <w:rFonts w:hAnsi="宋体" w:cs="宋体" w:hint="eastAsia"/>
        </w:rPr>
        <w:t xml:space="preserve">                            min[i]=min[k]+mat[pre[i]=k][i];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(tag=1,j=0;tag&amp;&amp;j&lt;=n;j++)</w:t>
      </w:r>
    </w:p>
    <w:p w:rsidR="005F1F37" w:rsidRPr="003F0B0C" w:rsidRDefault="005F1F37" w:rsidP="005F1F37">
      <w:pPr>
        <w:pStyle w:val="ad"/>
        <w:rPr>
          <w:rFonts w:hAnsi="宋体" w:cs="宋体"/>
        </w:rPr>
      </w:pPr>
      <w:r w:rsidRPr="003F0B0C">
        <w:rPr>
          <w:rFonts w:hAnsi="宋体" w:cs="宋体" w:hint="eastAsia"/>
        </w:rPr>
        <w:lastRenderedPageBreak/>
        <w:t xml:space="preserve">              for (tag=i=0;i&lt;n;i++)</w:t>
      </w:r>
    </w:p>
    <w:p w:rsidR="005F1F37" w:rsidRPr="003F0B0C" w:rsidRDefault="005F1F37" w:rsidP="005F1F37">
      <w:pPr>
        <w:pStyle w:val="ad"/>
        <w:rPr>
          <w:rFonts w:hAnsi="宋体" w:cs="宋体"/>
        </w:rPr>
      </w:pPr>
      <w:r w:rsidRPr="003F0B0C">
        <w:rPr>
          <w:rFonts w:hAnsi="宋体" w:cs="宋体" w:hint="eastAsia"/>
        </w:rPr>
        <w:t xml:space="preserve">                     for (k=0;k&lt;n;k++)</w:t>
      </w:r>
    </w:p>
    <w:p w:rsidR="005F1F37" w:rsidRPr="003F0B0C" w:rsidRDefault="005F1F37" w:rsidP="005F1F37">
      <w:pPr>
        <w:pStyle w:val="ad"/>
        <w:rPr>
          <w:rFonts w:hAnsi="宋体" w:cs="宋体"/>
        </w:rPr>
      </w:pPr>
      <w:r w:rsidRPr="003F0B0C">
        <w:rPr>
          <w:rFonts w:hAnsi="宋体" w:cs="宋体" w:hint="eastAsia"/>
        </w:rPr>
        <w:t xml:space="preserve">                            if (min[k]+mat[k][i]&lt;min[i])</w:t>
      </w:r>
    </w:p>
    <w:p w:rsidR="005F1F37" w:rsidRPr="003F0B0C" w:rsidRDefault="005F1F37" w:rsidP="005F1F37">
      <w:pPr>
        <w:pStyle w:val="ad"/>
        <w:rPr>
          <w:rFonts w:hAnsi="宋体" w:cs="宋体"/>
        </w:rPr>
      </w:pPr>
      <w:r w:rsidRPr="003F0B0C">
        <w:rPr>
          <w:rFonts w:hAnsi="宋体" w:cs="宋体" w:hint="eastAsia"/>
        </w:rPr>
        <w:t xml:space="preserve">                                   min[i]=min[k]+mat[pre[i]=k][i],tag=1;</w:t>
      </w:r>
    </w:p>
    <w:p w:rsidR="005F1F37" w:rsidRPr="003F0B0C" w:rsidRDefault="005F1F37" w:rsidP="005F1F37">
      <w:pPr>
        <w:pStyle w:val="ad"/>
        <w:rPr>
          <w:rFonts w:hAnsi="宋体" w:cs="宋体"/>
        </w:rPr>
      </w:pPr>
      <w:r w:rsidRPr="003F0B0C">
        <w:rPr>
          <w:rFonts w:hAnsi="宋体" w:cs="宋体" w:hint="eastAsia"/>
        </w:rPr>
        <w:t xml:space="preserve">       return j&lt;=n;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p>
    <w:p w:rsidR="005F1F37" w:rsidRPr="003F0B0C" w:rsidRDefault="005F1F37" w:rsidP="005F1F37">
      <w:pPr>
        <w:pStyle w:val="ad"/>
        <w:rPr>
          <w:rFonts w:hAnsi="宋体" w:cs="宋体"/>
          <w:b/>
        </w:rPr>
      </w:pPr>
      <w:r w:rsidRPr="003F0B0C">
        <w:rPr>
          <w:rFonts w:hAnsi="宋体" w:cs="宋体" w:hint="eastAsia"/>
          <w:b/>
        </w:rPr>
        <w:t>12.2 最短路径(单源dijkstra+bfs邻接表)</w:t>
      </w:r>
    </w:p>
    <w:p w:rsidR="005F1F37" w:rsidRPr="003F0B0C" w:rsidRDefault="005F1F37" w:rsidP="005F1F37">
      <w:pPr>
        <w:pStyle w:val="ad"/>
        <w:rPr>
          <w:rFonts w:hAnsi="宋体" w:cs="宋体"/>
        </w:rPr>
      </w:pPr>
      <w:r w:rsidRPr="003F0B0C">
        <w:rPr>
          <w:rFonts w:hAnsi="宋体" w:cs="宋体" w:hint="eastAsia"/>
        </w:rPr>
        <w:t>//单源最短路径,用于路权相等的情况,dijkstra优化为bfs,邻接表形式,复杂度O(m)</w:t>
      </w:r>
    </w:p>
    <w:p w:rsidR="005F1F37" w:rsidRPr="003F0B0C" w:rsidRDefault="005F1F37" w:rsidP="005F1F37">
      <w:pPr>
        <w:pStyle w:val="ad"/>
        <w:rPr>
          <w:rFonts w:hAnsi="宋体" w:cs="宋体"/>
        </w:rPr>
      </w:pPr>
      <w:r w:rsidRPr="003F0B0C">
        <w:rPr>
          <w:rFonts w:hAnsi="宋体" w:cs="宋体" w:hint="eastAsia"/>
        </w:rPr>
        <w:t>//求出源s到所有点的最短路经,传入图的大小n和邻接表list,边权值len</w:t>
      </w:r>
    </w:p>
    <w:p w:rsidR="005F1F37" w:rsidRPr="003F0B0C" w:rsidRDefault="005F1F37" w:rsidP="005F1F37">
      <w:pPr>
        <w:pStyle w:val="ad"/>
        <w:rPr>
          <w:rFonts w:hAnsi="宋体" w:cs="宋体"/>
        </w:rPr>
      </w:pPr>
      <w:r w:rsidRPr="003F0B0C">
        <w:rPr>
          <w:rFonts w:hAnsi="宋体" w:cs="宋体" w:hint="eastAsia"/>
        </w:rPr>
        <w:t>//返回到各点最短距离min[]和路径pre[],pre[i]记录s到i路径上i的父结点,pre[s]=-1</w:t>
      </w:r>
    </w:p>
    <w:p w:rsidR="005F1F37" w:rsidRPr="003F0B0C" w:rsidRDefault="005F1F37" w:rsidP="005F1F37">
      <w:pPr>
        <w:pStyle w:val="ad"/>
        <w:rPr>
          <w:rFonts w:hAnsi="宋体" w:cs="宋体"/>
        </w:rPr>
      </w:pPr>
      <w:r w:rsidRPr="003F0B0C">
        <w:rPr>
          <w:rFonts w:hAnsi="宋体" w:cs="宋体" w:hint="eastAsia"/>
        </w:rPr>
        <w:t>//可更改路权类型,但必须非负且相等!</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from,to;</w:t>
      </w:r>
    </w:p>
    <w:p w:rsidR="005F1F37" w:rsidRPr="003F0B0C" w:rsidRDefault="005F1F37" w:rsidP="005F1F37">
      <w:pPr>
        <w:pStyle w:val="ad"/>
        <w:rPr>
          <w:rFonts w:hAnsi="宋体" w:cs="宋体"/>
        </w:rPr>
      </w:pPr>
      <w:r w:rsidRPr="003F0B0C">
        <w:rPr>
          <w:rFonts w:hAnsi="宋体" w:cs="宋体" w:hint="eastAsia"/>
        </w:rPr>
        <w:t xml:space="preserve">       edge_t* next;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dijkstra(int n,edge_t* list[],elem_t len,int s,elem_t* min,int* pre){</w:t>
      </w:r>
    </w:p>
    <w:p w:rsidR="005F1F37" w:rsidRPr="003F0B0C" w:rsidRDefault="005F1F37" w:rsidP="005F1F37">
      <w:pPr>
        <w:pStyle w:val="ad"/>
        <w:rPr>
          <w:rFonts w:hAnsi="宋体" w:cs="宋体"/>
        </w:rPr>
      </w:pPr>
      <w:r w:rsidRPr="003F0B0C">
        <w:rPr>
          <w:rFonts w:hAnsi="宋体" w:cs="宋体" w:hint="eastAsia"/>
        </w:rPr>
        <w:t xml:space="preserve">       edge_t* t;</w:t>
      </w:r>
    </w:p>
    <w:p w:rsidR="005F1F37" w:rsidRPr="003F0B0C" w:rsidRDefault="005F1F37" w:rsidP="005F1F37">
      <w:pPr>
        <w:pStyle w:val="ad"/>
        <w:rPr>
          <w:rFonts w:hAnsi="宋体" w:cs="宋体"/>
        </w:rPr>
      </w:pPr>
      <w:r w:rsidRPr="003F0B0C">
        <w:rPr>
          <w:rFonts w:hAnsi="宋体" w:cs="宋体" w:hint="eastAsia"/>
        </w:rPr>
        <w:t xml:space="preserve">       int i,que[MAXN],f=0,r=0,p=1,l=1;</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lang w:val="pt-BR"/>
        </w:rPr>
      </w:pPr>
      <w:r w:rsidRPr="003F0B0C">
        <w:rPr>
          <w:rFonts w:hAnsi="宋体" w:cs="宋体" w:hint="eastAsia"/>
          <w:lang w:val="pt-BR"/>
        </w:rPr>
        <w:t xml:space="preserve">              min[i]=inf;</w:t>
      </w:r>
    </w:p>
    <w:p w:rsidR="005F1F37" w:rsidRPr="003F0B0C" w:rsidRDefault="005F1F37" w:rsidP="005F1F37">
      <w:pPr>
        <w:pStyle w:val="ad"/>
        <w:rPr>
          <w:rFonts w:hAnsi="宋体" w:cs="宋体"/>
          <w:lang w:val="pt-BR"/>
        </w:rPr>
      </w:pPr>
      <w:r w:rsidRPr="003F0B0C">
        <w:rPr>
          <w:rFonts w:hAnsi="宋体" w:cs="宋体" w:hint="eastAsia"/>
          <w:lang w:val="pt-BR"/>
        </w:rPr>
        <w:t xml:space="preserve">       min[que[0]=s]=0,pre[s]=-1;</w:t>
      </w:r>
    </w:p>
    <w:p w:rsidR="005F1F37" w:rsidRPr="003F0B0C" w:rsidRDefault="005F1F37" w:rsidP="005F1F37">
      <w:pPr>
        <w:pStyle w:val="ad"/>
        <w:rPr>
          <w:rFonts w:hAnsi="宋体" w:cs="宋体"/>
          <w:lang w:val="pt-BR"/>
        </w:rPr>
      </w:pPr>
      <w:r w:rsidRPr="003F0B0C">
        <w:rPr>
          <w:rFonts w:hAnsi="宋体" w:cs="宋体" w:hint="eastAsia"/>
          <w:lang w:val="pt-BR"/>
        </w:rPr>
        <w:t xml:space="preserve">       for (;r&lt;=f;l++,r=f+1,f=p-1)</w:t>
      </w:r>
    </w:p>
    <w:p w:rsidR="005F1F37" w:rsidRPr="003F0B0C" w:rsidRDefault="005F1F37" w:rsidP="005F1F37">
      <w:pPr>
        <w:pStyle w:val="ad"/>
        <w:rPr>
          <w:rFonts w:hAnsi="宋体" w:cs="宋体"/>
        </w:rPr>
      </w:pPr>
      <w:r w:rsidRPr="003F0B0C">
        <w:rPr>
          <w:rFonts w:hAnsi="宋体" w:cs="宋体" w:hint="eastAsia"/>
        </w:rPr>
        <w:t xml:space="preserve">              for (i=r;i&lt;=f;i++)</w:t>
      </w:r>
    </w:p>
    <w:p w:rsidR="005F1F37" w:rsidRPr="003F0B0C" w:rsidRDefault="005F1F37" w:rsidP="005F1F37">
      <w:pPr>
        <w:pStyle w:val="ad"/>
        <w:rPr>
          <w:rFonts w:hAnsi="宋体" w:cs="宋体"/>
        </w:rPr>
      </w:pPr>
      <w:r w:rsidRPr="003F0B0C">
        <w:rPr>
          <w:rFonts w:hAnsi="宋体" w:cs="宋体" w:hint="eastAsia"/>
        </w:rPr>
        <w:t xml:space="preserve">                     for (t=list[que[i]];t;t=t-&gt;next)</w:t>
      </w:r>
    </w:p>
    <w:p w:rsidR="005F1F37" w:rsidRPr="003F0B0C" w:rsidRDefault="005F1F37" w:rsidP="005F1F37">
      <w:pPr>
        <w:pStyle w:val="ad"/>
        <w:rPr>
          <w:rFonts w:hAnsi="宋体" w:cs="宋体"/>
        </w:rPr>
      </w:pPr>
      <w:r w:rsidRPr="003F0B0C">
        <w:rPr>
          <w:rFonts w:hAnsi="宋体" w:cs="宋体" w:hint="eastAsia"/>
        </w:rPr>
        <w:t xml:space="preserve">                            if (min[t-&gt;to]==inf)</w:t>
      </w:r>
    </w:p>
    <w:p w:rsidR="005F1F37" w:rsidRPr="003F0B0C" w:rsidRDefault="005F1F37" w:rsidP="005F1F37">
      <w:pPr>
        <w:pStyle w:val="ad"/>
        <w:rPr>
          <w:rFonts w:hAnsi="宋体" w:cs="宋体"/>
        </w:rPr>
      </w:pPr>
      <w:r w:rsidRPr="003F0B0C">
        <w:rPr>
          <w:rFonts w:hAnsi="宋体" w:cs="宋体" w:hint="eastAsia"/>
        </w:rPr>
        <w:t xml:space="preserve">                                   min[que[p++]=t-&gt;to]=len*l,pre[t-&gt;to]=que[i];</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12.3 最短路径(单源dijkstra+bfs正向表)</w:t>
      </w:r>
    </w:p>
    <w:p w:rsidR="005F1F37" w:rsidRPr="003F0B0C" w:rsidRDefault="005F1F37" w:rsidP="005F1F37">
      <w:pPr>
        <w:pStyle w:val="ad"/>
        <w:rPr>
          <w:rFonts w:hAnsi="宋体" w:cs="宋体"/>
        </w:rPr>
      </w:pPr>
      <w:r w:rsidRPr="003F0B0C">
        <w:rPr>
          <w:rFonts w:hAnsi="宋体" w:cs="宋体" w:hint="eastAsia"/>
        </w:rPr>
        <w:t>//单源最短路径,用于路权相等的情况,dijkstra优化为bfs,正向表形式,复杂度O(m)</w:t>
      </w:r>
    </w:p>
    <w:p w:rsidR="005F1F37" w:rsidRPr="003F0B0C" w:rsidRDefault="005F1F37" w:rsidP="005F1F37">
      <w:pPr>
        <w:pStyle w:val="ad"/>
        <w:rPr>
          <w:rFonts w:hAnsi="宋体" w:cs="宋体"/>
        </w:rPr>
      </w:pPr>
      <w:r w:rsidRPr="003F0B0C">
        <w:rPr>
          <w:rFonts w:hAnsi="宋体" w:cs="宋体" w:hint="eastAsia"/>
        </w:rPr>
        <w:t>//求出源s到所有点的最短路经,传入图的大小n和正向表list,buf,边权值len</w:t>
      </w:r>
    </w:p>
    <w:p w:rsidR="005F1F37" w:rsidRPr="003F0B0C" w:rsidRDefault="005F1F37" w:rsidP="005F1F37">
      <w:pPr>
        <w:pStyle w:val="ad"/>
        <w:rPr>
          <w:rFonts w:hAnsi="宋体" w:cs="宋体"/>
        </w:rPr>
      </w:pPr>
      <w:r w:rsidRPr="003F0B0C">
        <w:rPr>
          <w:rFonts w:hAnsi="宋体" w:cs="宋体" w:hint="eastAsia"/>
        </w:rPr>
        <w:t>//返回到各点最短距离min[]和路径pre[],pre[i]记录s到i路径上i的父结点,pre[s]=-1</w:t>
      </w:r>
    </w:p>
    <w:p w:rsidR="005F1F37" w:rsidRPr="003F0B0C" w:rsidRDefault="005F1F37" w:rsidP="005F1F37">
      <w:pPr>
        <w:pStyle w:val="ad"/>
        <w:rPr>
          <w:rFonts w:hAnsi="宋体" w:cs="宋体"/>
        </w:rPr>
      </w:pPr>
      <w:r w:rsidRPr="003F0B0C">
        <w:rPr>
          <w:rFonts w:hAnsi="宋体" w:cs="宋体" w:hint="eastAsia"/>
        </w:rPr>
        <w:t>//可更改路权类型,但必须非负且相等!</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lastRenderedPageBreak/>
        <w:t>void dijkstra(int n,int* list,int* buf,elem_t len,int s,elem_t* min,int* pre){</w:t>
      </w:r>
    </w:p>
    <w:p w:rsidR="005F1F37" w:rsidRPr="003F0B0C" w:rsidRDefault="005F1F37" w:rsidP="005F1F37">
      <w:pPr>
        <w:pStyle w:val="ad"/>
        <w:rPr>
          <w:rFonts w:hAnsi="宋体" w:cs="宋体"/>
          <w:lang w:val="pt-BR"/>
        </w:rPr>
      </w:pPr>
      <w:r w:rsidRPr="003F0B0C">
        <w:rPr>
          <w:rFonts w:hAnsi="宋体" w:cs="宋体" w:hint="eastAsia"/>
          <w:lang w:val="pt-BR"/>
        </w:rPr>
        <w:t xml:space="preserve">      int i,que[MAXN],f=0,r=0,p=1,l=1,t;</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min[i]=inf;</w:t>
      </w:r>
    </w:p>
    <w:p w:rsidR="005F1F37" w:rsidRPr="003F0B0C" w:rsidRDefault="005F1F37" w:rsidP="005F1F37">
      <w:pPr>
        <w:pStyle w:val="ad"/>
        <w:rPr>
          <w:rFonts w:hAnsi="宋体" w:cs="宋体"/>
          <w:lang w:val="pt-BR"/>
        </w:rPr>
      </w:pPr>
      <w:r w:rsidRPr="003F0B0C">
        <w:rPr>
          <w:rFonts w:hAnsi="宋体" w:cs="宋体" w:hint="eastAsia"/>
          <w:lang w:val="pt-BR"/>
        </w:rPr>
        <w:t xml:space="preserve">       min[que[0]=s]=0,pre[s]=-1;</w:t>
      </w:r>
    </w:p>
    <w:p w:rsidR="005F1F37" w:rsidRPr="003F0B0C" w:rsidRDefault="005F1F37" w:rsidP="005F1F37">
      <w:pPr>
        <w:pStyle w:val="ad"/>
        <w:rPr>
          <w:rFonts w:hAnsi="宋体" w:cs="宋体"/>
          <w:lang w:val="pt-BR"/>
        </w:rPr>
      </w:pPr>
      <w:r w:rsidRPr="003F0B0C">
        <w:rPr>
          <w:rFonts w:hAnsi="宋体" w:cs="宋体" w:hint="eastAsia"/>
          <w:lang w:val="pt-BR"/>
        </w:rPr>
        <w:t xml:space="preserve">       for (;r&lt;=f;l++,r=f+1,f=p-1)</w:t>
      </w:r>
    </w:p>
    <w:p w:rsidR="005F1F37" w:rsidRPr="003F0B0C" w:rsidRDefault="005F1F37" w:rsidP="005F1F37">
      <w:pPr>
        <w:pStyle w:val="ad"/>
        <w:rPr>
          <w:rFonts w:hAnsi="宋体" w:cs="宋体"/>
        </w:rPr>
      </w:pPr>
      <w:r w:rsidRPr="003F0B0C">
        <w:rPr>
          <w:rFonts w:hAnsi="宋体" w:cs="宋体" w:hint="eastAsia"/>
        </w:rPr>
        <w:t xml:space="preserve">              for (i=r;i&lt;=f;i++)</w:t>
      </w:r>
    </w:p>
    <w:p w:rsidR="005F1F37" w:rsidRPr="003F0B0C" w:rsidRDefault="005F1F37" w:rsidP="005F1F37">
      <w:pPr>
        <w:pStyle w:val="ad"/>
        <w:rPr>
          <w:rFonts w:hAnsi="宋体" w:cs="宋体"/>
        </w:rPr>
      </w:pPr>
      <w:r w:rsidRPr="003F0B0C">
        <w:rPr>
          <w:rFonts w:hAnsi="宋体" w:cs="宋体" w:hint="eastAsia"/>
        </w:rPr>
        <w:t xml:space="preserve">                     for (t=list[que[i]];t&lt;list[que[i]+1];t++)</w:t>
      </w:r>
    </w:p>
    <w:p w:rsidR="005F1F37" w:rsidRPr="003F0B0C" w:rsidRDefault="005F1F37" w:rsidP="005F1F37">
      <w:pPr>
        <w:pStyle w:val="ad"/>
        <w:rPr>
          <w:rFonts w:hAnsi="宋体" w:cs="宋体"/>
        </w:rPr>
      </w:pPr>
      <w:r w:rsidRPr="003F0B0C">
        <w:rPr>
          <w:rFonts w:hAnsi="宋体" w:cs="宋体" w:hint="eastAsia"/>
        </w:rPr>
        <w:t xml:space="preserve">                            if (min[buf[t]]==inf)</w:t>
      </w:r>
    </w:p>
    <w:p w:rsidR="005F1F37" w:rsidRPr="003F0B0C" w:rsidRDefault="005F1F37" w:rsidP="005F1F37">
      <w:pPr>
        <w:pStyle w:val="ad"/>
        <w:rPr>
          <w:rFonts w:hAnsi="宋体" w:cs="宋体"/>
        </w:rPr>
      </w:pPr>
      <w:r w:rsidRPr="003F0B0C">
        <w:rPr>
          <w:rFonts w:hAnsi="宋体" w:cs="宋体" w:hint="eastAsia"/>
        </w:rPr>
        <w:t xml:space="preserve">                                   min[que[p++]=buf[t]]=len*l,pre[buf[t]]=que[i];</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p>
    <w:p w:rsidR="005F1F37" w:rsidRPr="003F0B0C" w:rsidRDefault="005F1F37" w:rsidP="005F1F37">
      <w:pPr>
        <w:pStyle w:val="ad"/>
        <w:rPr>
          <w:rFonts w:hAnsi="宋体" w:cs="宋体"/>
          <w:b/>
        </w:rPr>
      </w:pPr>
      <w:r w:rsidRPr="003F0B0C">
        <w:rPr>
          <w:rFonts w:hAnsi="宋体" w:cs="宋体" w:hint="eastAsia"/>
          <w:b/>
        </w:rPr>
        <w:t>12.4 最短路径(单源dijkstra+binary_heap邻接表)</w:t>
      </w:r>
    </w:p>
    <w:p w:rsidR="005F1F37" w:rsidRPr="003F0B0C" w:rsidRDefault="005F1F37" w:rsidP="005F1F37">
      <w:pPr>
        <w:pStyle w:val="ad"/>
        <w:rPr>
          <w:rFonts w:hAnsi="宋体" w:cs="宋体"/>
        </w:rPr>
      </w:pPr>
      <w:r w:rsidRPr="003F0B0C">
        <w:rPr>
          <w:rFonts w:hAnsi="宋体" w:cs="宋体" w:hint="eastAsia"/>
        </w:rPr>
        <w:t>//单源最短路径,dijkstra算法+二分堆,邻接表形式,复杂度O(mlogm)</w:t>
      </w:r>
    </w:p>
    <w:p w:rsidR="005F1F37" w:rsidRPr="003F0B0C" w:rsidRDefault="005F1F37" w:rsidP="005F1F37">
      <w:pPr>
        <w:pStyle w:val="ad"/>
        <w:rPr>
          <w:rFonts w:hAnsi="宋体" w:cs="宋体"/>
        </w:rPr>
      </w:pPr>
      <w:r w:rsidRPr="003F0B0C">
        <w:rPr>
          <w:rFonts w:hAnsi="宋体" w:cs="宋体" w:hint="eastAsia"/>
        </w:rPr>
        <w:t>//求出源s到所有点的最短路经,传入图的大小n和邻接表list</w:t>
      </w:r>
    </w:p>
    <w:p w:rsidR="005F1F37" w:rsidRPr="003F0B0C" w:rsidRDefault="005F1F37" w:rsidP="005F1F37">
      <w:pPr>
        <w:pStyle w:val="ad"/>
        <w:rPr>
          <w:rFonts w:hAnsi="宋体" w:cs="宋体"/>
        </w:rPr>
      </w:pPr>
      <w:r w:rsidRPr="003F0B0C">
        <w:rPr>
          <w:rFonts w:hAnsi="宋体" w:cs="宋体" w:hint="eastAsia"/>
        </w:rPr>
        <w:t>//返回到各点最短距离min[]和路径pre[],pre[i]记录s到i路径上i的父结点,pre[s]=-1</w:t>
      </w:r>
    </w:p>
    <w:p w:rsidR="005F1F37" w:rsidRPr="003F0B0C" w:rsidRDefault="005F1F37" w:rsidP="005F1F37">
      <w:pPr>
        <w:pStyle w:val="ad"/>
        <w:rPr>
          <w:rFonts w:hAnsi="宋体" w:cs="宋体"/>
        </w:rPr>
      </w:pPr>
      <w:r w:rsidRPr="003F0B0C">
        <w:rPr>
          <w:rFonts w:hAnsi="宋体" w:cs="宋体" w:hint="eastAsia"/>
        </w:rPr>
        <w:t>//可更改路权类型,但必须非负!</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from,to;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 xml:space="preserve">       edge_t* next;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((a).d&lt;(b).d)</w:t>
      </w:r>
    </w:p>
    <w:p w:rsidR="005F1F37" w:rsidRPr="003F0B0C" w:rsidRDefault="005F1F37" w:rsidP="005F1F37">
      <w:pPr>
        <w:pStyle w:val="ad"/>
        <w:rPr>
          <w:rFonts w:hAnsi="宋体" w:cs="宋体"/>
        </w:rPr>
      </w:pPr>
      <w:r w:rsidRPr="003F0B0C">
        <w:rPr>
          <w:rFonts w:hAnsi="宋体" w:cs="宋体" w:hint="eastAsia"/>
        </w:rPr>
        <w:t>struct heap_t{elem_t d;int v;};</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t xml:space="preserve">       heap_t h[MAXN*MAXN];</w:t>
      </w:r>
    </w:p>
    <w:p w:rsidR="005F1F37" w:rsidRPr="003F0B0C" w:rsidRDefault="005F1F37" w:rsidP="005F1F37">
      <w:pPr>
        <w:pStyle w:val="ad"/>
        <w:rPr>
          <w:rFonts w:hAnsi="宋体" w:cs="宋体"/>
        </w:rPr>
      </w:pPr>
      <w:r w:rsidRPr="003F0B0C">
        <w:rPr>
          <w:rFonts w:hAnsi="宋体" w:cs="宋体" w:hint="eastAsia"/>
        </w:rPr>
        <w:t xml:space="preserve">       int 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ins(heap_t e){</w:t>
      </w:r>
    </w:p>
    <w:p w:rsidR="005F1F37" w:rsidRPr="003F0B0C" w:rsidRDefault="005F1F37" w:rsidP="005F1F37">
      <w:pPr>
        <w:pStyle w:val="ad"/>
        <w:rPr>
          <w:rFonts w:hAnsi="宋体" w:cs="宋体"/>
          <w:lang w:val="pt-BR"/>
        </w:rPr>
      </w:pPr>
      <w:r w:rsidRPr="003F0B0C">
        <w:rPr>
          <w:rFonts w:hAnsi="宋体" w:cs="宋体" w:hint="eastAsia"/>
          <w:lang w:val="pt-BR"/>
        </w:rPr>
        <w:t xml:space="preserve">              for (p=++n;p&gt;1&amp;&amp;_cp(e,h[p&gt;&gt;1]);h[p]=h[p&gt;&gt;1],p&gt;&gt;=1);</w:t>
      </w:r>
    </w:p>
    <w:p w:rsidR="005F1F37" w:rsidRPr="003F0B0C" w:rsidRDefault="005F1F37" w:rsidP="005F1F37">
      <w:pPr>
        <w:pStyle w:val="ad"/>
        <w:rPr>
          <w:rFonts w:hAnsi="宋体" w:cs="宋体"/>
        </w:rPr>
      </w:pPr>
      <w:r w:rsidRPr="003F0B0C">
        <w:rPr>
          <w:rFonts w:hAnsi="宋体" w:cs="宋体" w:hint="eastAsia"/>
        </w:rPr>
        <w:t xml:space="preserve">              h[p]=e;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del(heap_t&amp; e){</w:t>
      </w:r>
    </w:p>
    <w:p w:rsidR="005F1F37" w:rsidRPr="003F0B0C" w:rsidRDefault="005F1F37" w:rsidP="005F1F37">
      <w:pPr>
        <w:pStyle w:val="ad"/>
        <w:rPr>
          <w:rFonts w:hAnsi="宋体" w:cs="宋体"/>
        </w:rPr>
      </w:pPr>
      <w:r w:rsidRPr="003F0B0C">
        <w:rPr>
          <w:rFonts w:hAnsi="宋体" w:cs="宋体" w:hint="eastAsia"/>
        </w:rPr>
        <w:t xml:space="preserve">              if (!n) return 0;</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h[p]=h[n--];return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dijkstra(int n,edge_t* list[],int s,elem_t* min,int* pre){</w:t>
      </w:r>
    </w:p>
    <w:p w:rsidR="005F1F37" w:rsidRPr="003F0B0C" w:rsidRDefault="005F1F37" w:rsidP="005F1F37">
      <w:pPr>
        <w:pStyle w:val="ad"/>
        <w:rPr>
          <w:rFonts w:hAnsi="宋体" w:cs="宋体"/>
        </w:rPr>
      </w:pPr>
      <w:r w:rsidRPr="003F0B0C">
        <w:rPr>
          <w:rFonts w:hAnsi="宋体" w:cs="宋体" w:hint="eastAsia"/>
        </w:rPr>
        <w:t xml:space="preserve">       heap h;</w:t>
      </w:r>
    </w:p>
    <w:p w:rsidR="005F1F37" w:rsidRPr="003F0B0C" w:rsidRDefault="005F1F37" w:rsidP="005F1F37">
      <w:pPr>
        <w:pStyle w:val="ad"/>
        <w:rPr>
          <w:rFonts w:hAnsi="宋体" w:cs="宋体"/>
        </w:rPr>
      </w:pPr>
      <w:r w:rsidRPr="003F0B0C">
        <w:rPr>
          <w:rFonts w:hAnsi="宋体" w:cs="宋体" w:hint="eastAsia"/>
        </w:rPr>
        <w:t xml:space="preserve">       edge_t* t;heap_t e;</w:t>
      </w:r>
    </w:p>
    <w:p w:rsidR="005F1F37" w:rsidRPr="003F0B0C" w:rsidRDefault="005F1F37" w:rsidP="005F1F37">
      <w:pPr>
        <w:pStyle w:val="ad"/>
        <w:rPr>
          <w:rFonts w:hAnsi="宋体" w:cs="宋体"/>
        </w:rPr>
      </w:pPr>
      <w:r w:rsidRPr="003F0B0C">
        <w:rPr>
          <w:rFonts w:hAnsi="宋体" w:cs="宋体" w:hint="eastAsia"/>
        </w:rPr>
        <w:t xml:space="preserve">       int v[MAXN],i;</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min[i]=inf,v[i]=0,pre[i]=-1;</w:t>
      </w:r>
    </w:p>
    <w:p w:rsidR="005F1F37" w:rsidRPr="003F0B0C" w:rsidRDefault="005F1F37" w:rsidP="005F1F37">
      <w:pPr>
        <w:pStyle w:val="ad"/>
        <w:rPr>
          <w:rFonts w:hAnsi="宋体" w:cs="宋体"/>
        </w:rPr>
      </w:pPr>
      <w:r w:rsidRPr="003F0B0C">
        <w:rPr>
          <w:rFonts w:hAnsi="宋体" w:cs="宋体" w:hint="eastAsia"/>
        </w:rPr>
        <w:t xml:space="preserve">       h.init();min[e.v=s]=e.d=0,h.ins(e);</w:t>
      </w:r>
    </w:p>
    <w:p w:rsidR="005F1F37" w:rsidRPr="003F0B0C" w:rsidRDefault="005F1F37" w:rsidP="005F1F37">
      <w:pPr>
        <w:pStyle w:val="ad"/>
        <w:rPr>
          <w:rFonts w:hAnsi="宋体" w:cs="宋体"/>
        </w:rPr>
      </w:pPr>
      <w:r w:rsidRPr="003F0B0C">
        <w:rPr>
          <w:rFonts w:hAnsi="宋体" w:cs="宋体" w:hint="eastAsia"/>
        </w:rPr>
        <w:t xml:space="preserve">       while (h.del(e))</w:t>
      </w:r>
    </w:p>
    <w:p w:rsidR="005F1F37" w:rsidRPr="003F0B0C" w:rsidRDefault="005F1F37" w:rsidP="005F1F37">
      <w:pPr>
        <w:pStyle w:val="ad"/>
        <w:rPr>
          <w:rFonts w:hAnsi="宋体" w:cs="宋体"/>
        </w:rPr>
      </w:pPr>
      <w:r w:rsidRPr="003F0B0C">
        <w:rPr>
          <w:rFonts w:hAnsi="宋体" w:cs="宋体" w:hint="eastAsia"/>
        </w:rPr>
        <w:t xml:space="preserve">              if (!v[e.v])</w:t>
      </w:r>
    </w:p>
    <w:p w:rsidR="005F1F37" w:rsidRPr="003F0B0C" w:rsidRDefault="005F1F37" w:rsidP="005F1F37">
      <w:pPr>
        <w:pStyle w:val="ad"/>
        <w:rPr>
          <w:rFonts w:hAnsi="宋体" w:cs="宋体"/>
        </w:rPr>
      </w:pPr>
      <w:r w:rsidRPr="003F0B0C">
        <w:rPr>
          <w:rFonts w:hAnsi="宋体" w:cs="宋体" w:hint="eastAsia"/>
        </w:rPr>
        <w:t xml:space="preserve">                     for (v[e.v]=1,t=list[e.v];t;t=t-&gt;next)</w:t>
      </w:r>
    </w:p>
    <w:p w:rsidR="005F1F37" w:rsidRPr="003F0B0C" w:rsidRDefault="005F1F37" w:rsidP="005F1F37">
      <w:pPr>
        <w:pStyle w:val="ad"/>
        <w:rPr>
          <w:rFonts w:hAnsi="宋体" w:cs="宋体"/>
        </w:rPr>
      </w:pPr>
      <w:r w:rsidRPr="003F0B0C">
        <w:rPr>
          <w:rFonts w:hAnsi="宋体" w:cs="宋体" w:hint="eastAsia"/>
        </w:rPr>
        <w:t xml:space="preserve">                            if (!v[t-&gt;to]&amp;&amp;min[t-&gt;from]+t-&gt;len&lt;min[t-&gt;to])</w:t>
      </w:r>
    </w:p>
    <w:p w:rsidR="005F1F37" w:rsidRPr="003F0B0C" w:rsidRDefault="005F1F37" w:rsidP="005F1F37">
      <w:pPr>
        <w:pStyle w:val="ad"/>
        <w:rPr>
          <w:rFonts w:hAnsi="宋体" w:cs="宋体"/>
        </w:rPr>
      </w:pPr>
      <w:r w:rsidRPr="003F0B0C">
        <w:rPr>
          <w:rFonts w:hAnsi="宋体" w:cs="宋体" w:hint="eastAsia"/>
        </w:rPr>
        <w:t xml:space="preserve">                                   pre[t-&gt;to]=t-&gt;from,min[e.v=t-&gt;to]=e.d=min[t-&gt;from]+t-&gt;len,h.ins(e);</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12.5 最短路径(单源dijkstra+binary_heap正向表)</w:t>
      </w:r>
    </w:p>
    <w:p w:rsidR="005F1F37" w:rsidRPr="003F0B0C" w:rsidRDefault="005F1F37" w:rsidP="005F1F37">
      <w:pPr>
        <w:pStyle w:val="ad"/>
        <w:rPr>
          <w:rFonts w:hAnsi="宋体" w:cs="宋体"/>
        </w:rPr>
      </w:pPr>
      <w:r w:rsidRPr="003F0B0C">
        <w:rPr>
          <w:rFonts w:hAnsi="宋体" w:cs="宋体" w:hint="eastAsia"/>
        </w:rPr>
        <w:t>//单源最短路径,dijkstra算法+二分堆,正向表形式,复杂度O(mlogm)</w:t>
      </w:r>
    </w:p>
    <w:p w:rsidR="005F1F37" w:rsidRPr="003F0B0C" w:rsidRDefault="005F1F37" w:rsidP="005F1F37">
      <w:pPr>
        <w:pStyle w:val="ad"/>
        <w:rPr>
          <w:rFonts w:hAnsi="宋体" w:cs="宋体"/>
        </w:rPr>
      </w:pPr>
      <w:r w:rsidRPr="003F0B0C">
        <w:rPr>
          <w:rFonts w:hAnsi="宋体" w:cs="宋体" w:hint="eastAsia"/>
        </w:rPr>
        <w:t>//求出源s到所有点的最短路经,传入图的大小n和正向表list,buf</w:t>
      </w:r>
    </w:p>
    <w:p w:rsidR="005F1F37" w:rsidRPr="003F0B0C" w:rsidRDefault="005F1F37" w:rsidP="005F1F37">
      <w:pPr>
        <w:pStyle w:val="ad"/>
        <w:rPr>
          <w:rFonts w:hAnsi="宋体" w:cs="宋体"/>
        </w:rPr>
      </w:pPr>
      <w:r w:rsidRPr="003F0B0C">
        <w:rPr>
          <w:rFonts w:hAnsi="宋体" w:cs="宋体" w:hint="eastAsia"/>
        </w:rPr>
        <w:t>//返回到各点最短距离min[]和路径pre[],pre[i]记录s到i路径上i的父结点,pre[s]=-1</w:t>
      </w:r>
    </w:p>
    <w:p w:rsidR="005F1F37" w:rsidRPr="003F0B0C" w:rsidRDefault="005F1F37" w:rsidP="005F1F37">
      <w:pPr>
        <w:pStyle w:val="ad"/>
        <w:rPr>
          <w:rFonts w:hAnsi="宋体" w:cs="宋体"/>
        </w:rPr>
      </w:pPr>
      <w:r w:rsidRPr="003F0B0C">
        <w:rPr>
          <w:rFonts w:hAnsi="宋体" w:cs="宋体" w:hint="eastAsia"/>
        </w:rPr>
        <w:t>//可更改路权类型,但必须非负!</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((a).d&lt;(b).d)</w:t>
      </w:r>
    </w:p>
    <w:p w:rsidR="005F1F37" w:rsidRPr="003F0B0C" w:rsidRDefault="005F1F37" w:rsidP="005F1F37">
      <w:pPr>
        <w:pStyle w:val="ad"/>
        <w:rPr>
          <w:rFonts w:hAnsi="宋体" w:cs="宋体"/>
        </w:rPr>
      </w:pPr>
      <w:r w:rsidRPr="003F0B0C">
        <w:rPr>
          <w:rFonts w:hAnsi="宋体" w:cs="宋体" w:hint="eastAsia"/>
        </w:rPr>
        <w:t>struct heap_t{elem_t d;int v;};</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t xml:space="preserve">       heap_t h[MAXN*MAXN];</w:t>
      </w:r>
    </w:p>
    <w:p w:rsidR="005F1F37" w:rsidRPr="003F0B0C" w:rsidRDefault="005F1F37" w:rsidP="005F1F37">
      <w:pPr>
        <w:pStyle w:val="ad"/>
        <w:rPr>
          <w:rFonts w:hAnsi="宋体" w:cs="宋体"/>
        </w:rPr>
      </w:pPr>
      <w:r w:rsidRPr="003F0B0C">
        <w:rPr>
          <w:rFonts w:hAnsi="宋体" w:cs="宋体" w:hint="eastAsia"/>
        </w:rPr>
        <w:t xml:space="preserve">       int 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ins(heap_t e){</w:t>
      </w:r>
    </w:p>
    <w:p w:rsidR="005F1F37" w:rsidRPr="003F0B0C" w:rsidRDefault="005F1F37" w:rsidP="005F1F37">
      <w:pPr>
        <w:pStyle w:val="ad"/>
        <w:rPr>
          <w:rFonts w:hAnsi="宋体" w:cs="宋体"/>
          <w:lang w:val="pt-BR"/>
        </w:rPr>
      </w:pPr>
      <w:r w:rsidRPr="003F0B0C">
        <w:rPr>
          <w:rFonts w:hAnsi="宋体" w:cs="宋体" w:hint="eastAsia"/>
          <w:lang w:val="pt-BR"/>
        </w:rPr>
        <w:t xml:space="preserve">              for (p=++n;p&gt;1&amp;&amp;_cp(e,h[p&gt;&gt;1]);h[p]=h[p&gt;&gt;1],p&gt;&gt;=1);</w:t>
      </w:r>
    </w:p>
    <w:p w:rsidR="005F1F37" w:rsidRPr="003F0B0C" w:rsidRDefault="005F1F37" w:rsidP="005F1F37">
      <w:pPr>
        <w:pStyle w:val="ad"/>
        <w:rPr>
          <w:rFonts w:hAnsi="宋体" w:cs="宋体"/>
        </w:rPr>
      </w:pPr>
      <w:r w:rsidRPr="003F0B0C">
        <w:rPr>
          <w:rFonts w:hAnsi="宋体" w:cs="宋体" w:hint="eastAsia"/>
        </w:rPr>
        <w:t xml:space="preserve">              h[p]=e;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del(heap_t&amp; e){</w:t>
      </w:r>
    </w:p>
    <w:p w:rsidR="005F1F37" w:rsidRPr="003F0B0C" w:rsidRDefault="005F1F37" w:rsidP="005F1F37">
      <w:pPr>
        <w:pStyle w:val="ad"/>
        <w:rPr>
          <w:rFonts w:hAnsi="宋体" w:cs="宋体"/>
        </w:rPr>
      </w:pPr>
      <w:r w:rsidRPr="003F0B0C">
        <w:rPr>
          <w:rFonts w:hAnsi="宋体" w:cs="宋体" w:hint="eastAsia"/>
        </w:rPr>
        <w:t xml:space="preserve">              if (!n) return 0;</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w:t>
      </w:r>
      <w:r w:rsidRPr="003F0B0C">
        <w:rPr>
          <w:rFonts w:hAnsi="宋体" w:cs="宋体" w:hint="eastAsia"/>
          <w:lang w:val="pt-BR"/>
        </w:rPr>
        <w:lastRenderedPageBreak/>
        <w:t>1&amp;&amp;_cp(h[c+1],h[c]))],h[n]);h[p]=h[c],p=c,c&lt;&lt;=1);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h[p]=h[n--];return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dijkstra(int n,int* list,edge_t* buf,int s,elem_t* min,int* pre){</w:t>
      </w:r>
    </w:p>
    <w:p w:rsidR="005F1F37" w:rsidRPr="003F0B0C" w:rsidRDefault="005F1F37" w:rsidP="005F1F37">
      <w:pPr>
        <w:pStyle w:val="ad"/>
        <w:rPr>
          <w:rFonts w:hAnsi="宋体" w:cs="宋体"/>
        </w:rPr>
      </w:pPr>
      <w:r w:rsidRPr="003F0B0C">
        <w:rPr>
          <w:rFonts w:hAnsi="宋体" w:cs="宋体" w:hint="eastAsia"/>
        </w:rPr>
        <w:t xml:space="preserve">       heap h;heap_t e;</w:t>
      </w:r>
    </w:p>
    <w:p w:rsidR="005F1F37" w:rsidRPr="003F0B0C" w:rsidRDefault="005F1F37" w:rsidP="005F1F37">
      <w:pPr>
        <w:pStyle w:val="ad"/>
        <w:rPr>
          <w:rFonts w:hAnsi="宋体" w:cs="宋体"/>
        </w:rPr>
      </w:pPr>
      <w:r w:rsidRPr="003F0B0C">
        <w:rPr>
          <w:rFonts w:hAnsi="宋体" w:cs="宋体" w:hint="eastAsia"/>
        </w:rPr>
        <w:t xml:space="preserve">       int v[MAXN],i,t,f;</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min[i]=inf,v[i]=0,pre[i]=-1;</w:t>
      </w:r>
    </w:p>
    <w:p w:rsidR="005F1F37" w:rsidRPr="003F0B0C" w:rsidRDefault="005F1F37" w:rsidP="005F1F37">
      <w:pPr>
        <w:pStyle w:val="ad"/>
        <w:rPr>
          <w:rFonts w:hAnsi="宋体" w:cs="宋体"/>
        </w:rPr>
      </w:pPr>
      <w:r w:rsidRPr="003F0B0C">
        <w:rPr>
          <w:rFonts w:hAnsi="宋体" w:cs="宋体" w:hint="eastAsia"/>
        </w:rPr>
        <w:t xml:space="preserve">       h.init();min[e.v=s]=e.d=0,h.ins(e);</w:t>
      </w:r>
    </w:p>
    <w:p w:rsidR="005F1F37" w:rsidRPr="003F0B0C" w:rsidRDefault="005F1F37" w:rsidP="005F1F37">
      <w:pPr>
        <w:pStyle w:val="ad"/>
        <w:rPr>
          <w:rFonts w:hAnsi="宋体" w:cs="宋体"/>
        </w:rPr>
      </w:pPr>
      <w:r w:rsidRPr="003F0B0C">
        <w:rPr>
          <w:rFonts w:hAnsi="宋体" w:cs="宋体" w:hint="eastAsia"/>
        </w:rPr>
        <w:t xml:space="preserve">       while (h.del(e))</w:t>
      </w:r>
    </w:p>
    <w:p w:rsidR="005F1F37" w:rsidRPr="003F0B0C" w:rsidRDefault="005F1F37" w:rsidP="005F1F37">
      <w:pPr>
        <w:pStyle w:val="ad"/>
        <w:rPr>
          <w:rFonts w:hAnsi="宋体" w:cs="宋体"/>
        </w:rPr>
      </w:pPr>
      <w:r w:rsidRPr="003F0B0C">
        <w:rPr>
          <w:rFonts w:hAnsi="宋体" w:cs="宋体" w:hint="eastAsia"/>
        </w:rPr>
        <w:t xml:space="preserve">              if (!v[e.v])</w:t>
      </w:r>
    </w:p>
    <w:p w:rsidR="005F1F37" w:rsidRPr="003F0B0C" w:rsidRDefault="005F1F37" w:rsidP="005F1F37">
      <w:pPr>
        <w:pStyle w:val="ad"/>
        <w:rPr>
          <w:rFonts w:hAnsi="宋体" w:cs="宋体"/>
        </w:rPr>
      </w:pPr>
      <w:r w:rsidRPr="003F0B0C">
        <w:rPr>
          <w:rFonts w:hAnsi="宋体" w:cs="宋体" w:hint="eastAsia"/>
        </w:rPr>
        <w:t xml:space="preserve">                     for (v[f=e.v]=1,t=list[f];t&lt;list[f+1];t++)</w:t>
      </w:r>
    </w:p>
    <w:p w:rsidR="005F1F37" w:rsidRPr="003F0B0C" w:rsidRDefault="005F1F37" w:rsidP="005F1F37">
      <w:pPr>
        <w:pStyle w:val="ad"/>
        <w:rPr>
          <w:rFonts w:hAnsi="宋体" w:cs="宋体"/>
        </w:rPr>
      </w:pPr>
      <w:r w:rsidRPr="003F0B0C">
        <w:rPr>
          <w:rFonts w:hAnsi="宋体" w:cs="宋体" w:hint="eastAsia"/>
        </w:rPr>
        <w:t xml:space="preserve">                            if (!v[buf[t].to]&amp;&amp;min[f]+buf[t].len&lt;min[buf[t].to])</w:t>
      </w:r>
    </w:p>
    <w:p w:rsidR="005F1F37" w:rsidRPr="003F0B0C" w:rsidRDefault="005F1F37" w:rsidP="005F1F37">
      <w:pPr>
        <w:pStyle w:val="ad"/>
        <w:rPr>
          <w:rFonts w:hAnsi="宋体" w:cs="宋体"/>
        </w:rPr>
      </w:pPr>
      <w:r w:rsidRPr="003F0B0C">
        <w:rPr>
          <w:rFonts w:hAnsi="宋体" w:cs="宋体" w:hint="eastAsia"/>
        </w:rPr>
        <w:t xml:space="preserve">                                   pre[buf[t].to]=f,min[e.v=buf[t].to]=e.d=min[f]+buf[t].len,h.ins(e);</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12.6 最短路径(单源dijkstra+mapped_heap邻接表)</w:t>
      </w:r>
    </w:p>
    <w:p w:rsidR="005F1F37" w:rsidRPr="003F0B0C" w:rsidRDefault="005F1F37" w:rsidP="005F1F37">
      <w:pPr>
        <w:pStyle w:val="ad"/>
        <w:rPr>
          <w:rFonts w:hAnsi="宋体" w:cs="宋体"/>
        </w:rPr>
      </w:pPr>
      <w:r w:rsidRPr="003F0B0C">
        <w:rPr>
          <w:rFonts w:hAnsi="宋体" w:cs="宋体" w:hint="eastAsia"/>
        </w:rPr>
        <w:t>//单源最短路径,dijkstra算法+映射二分堆,邻接表形式,复杂度O(mlogn)</w:t>
      </w:r>
    </w:p>
    <w:p w:rsidR="005F1F37" w:rsidRPr="003F0B0C" w:rsidRDefault="005F1F37" w:rsidP="005F1F37">
      <w:pPr>
        <w:pStyle w:val="ad"/>
        <w:rPr>
          <w:rFonts w:hAnsi="宋体" w:cs="宋体"/>
        </w:rPr>
      </w:pPr>
      <w:r w:rsidRPr="003F0B0C">
        <w:rPr>
          <w:rFonts w:hAnsi="宋体" w:cs="宋体" w:hint="eastAsia"/>
        </w:rPr>
        <w:t>//求出源s到所有点的最短路经,传入图的大小n和邻接表list</w:t>
      </w:r>
    </w:p>
    <w:p w:rsidR="005F1F37" w:rsidRPr="003F0B0C" w:rsidRDefault="005F1F37" w:rsidP="005F1F37">
      <w:pPr>
        <w:pStyle w:val="ad"/>
        <w:rPr>
          <w:rFonts w:hAnsi="宋体" w:cs="宋体"/>
        </w:rPr>
      </w:pPr>
      <w:r w:rsidRPr="003F0B0C">
        <w:rPr>
          <w:rFonts w:hAnsi="宋体" w:cs="宋体" w:hint="eastAsia"/>
        </w:rPr>
        <w:t>//返回到各点最短距离min[]和路径pre[],pre[i]记录s到i路径上i的父结点,pre[s]=-1</w:t>
      </w:r>
    </w:p>
    <w:p w:rsidR="005F1F37" w:rsidRPr="003F0B0C" w:rsidRDefault="005F1F37" w:rsidP="005F1F37">
      <w:pPr>
        <w:pStyle w:val="ad"/>
        <w:rPr>
          <w:rFonts w:hAnsi="宋体" w:cs="宋体"/>
        </w:rPr>
      </w:pPr>
      <w:r w:rsidRPr="003F0B0C">
        <w:rPr>
          <w:rFonts w:hAnsi="宋体" w:cs="宋体" w:hint="eastAsia"/>
        </w:rPr>
        <w:t>//可更改路权类型,但必须非负!</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from,to;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 xml:space="preserve">       edge_t* next;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((a)&lt;(b))</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t xml:space="preserve">       elem_t h[MAXN+1];</w:t>
      </w:r>
    </w:p>
    <w:p w:rsidR="005F1F37" w:rsidRPr="003F0B0C" w:rsidRDefault="005F1F37" w:rsidP="005F1F37">
      <w:pPr>
        <w:pStyle w:val="ad"/>
        <w:rPr>
          <w:rFonts w:hAnsi="宋体" w:cs="宋体"/>
        </w:rPr>
      </w:pPr>
      <w:r w:rsidRPr="003F0B0C">
        <w:rPr>
          <w:rFonts w:hAnsi="宋体" w:cs="宋体" w:hint="eastAsia"/>
        </w:rPr>
        <w:t xml:space="preserve">       int ind[MAXN+1],map[MAXN+1],n,p,c;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ins(int i,elem_t e){</w:t>
      </w:r>
    </w:p>
    <w:p w:rsidR="005F1F37" w:rsidRPr="003F0B0C" w:rsidRDefault="005F1F37" w:rsidP="005F1F37">
      <w:pPr>
        <w:pStyle w:val="ad"/>
        <w:rPr>
          <w:rFonts w:hAnsi="宋体" w:cs="宋体"/>
        </w:rPr>
      </w:pPr>
      <w:r w:rsidRPr="003F0B0C">
        <w:rPr>
          <w:rFonts w:hAnsi="宋体" w:cs="宋体" w:hint="eastAsia"/>
        </w:rPr>
        <w:t xml:space="preserve">              for (p=++n;p&gt;1&amp;&amp;_cp(e,h[p&gt;&gt;1]);h[map[ind[p]=ind[p&gt;&gt;1]]=p]=h[p&gt;&gt;1],p&gt;&gt;=1);</w:t>
      </w:r>
    </w:p>
    <w:p w:rsidR="005F1F37" w:rsidRPr="003F0B0C" w:rsidRDefault="005F1F37" w:rsidP="005F1F37">
      <w:pPr>
        <w:pStyle w:val="ad"/>
        <w:rPr>
          <w:rFonts w:hAnsi="宋体" w:cs="宋体"/>
        </w:rPr>
      </w:pPr>
      <w:r w:rsidRPr="003F0B0C">
        <w:rPr>
          <w:rFonts w:hAnsi="宋体" w:cs="宋体" w:hint="eastAsia"/>
        </w:rPr>
        <w:t xml:space="preserve">              h[map[ind[p]=i]=p]=e;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lastRenderedPageBreak/>
        <w:t xml:space="preserve">       int del(int i,elem_t&amp; e){</w:t>
      </w:r>
    </w:p>
    <w:p w:rsidR="005F1F37" w:rsidRPr="003F0B0C" w:rsidRDefault="005F1F37" w:rsidP="005F1F37">
      <w:pPr>
        <w:pStyle w:val="ad"/>
        <w:rPr>
          <w:rFonts w:hAnsi="宋体" w:cs="宋体"/>
        </w:rPr>
      </w:pPr>
      <w:r w:rsidRPr="003F0B0C">
        <w:rPr>
          <w:rFonts w:hAnsi="宋体" w:cs="宋体" w:hint="eastAsia"/>
        </w:rPr>
        <w:t xml:space="preserve">              i=map[i];if (i&lt;1||i&gt;n) return 0;</w:t>
      </w:r>
    </w:p>
    <w:p w:rsidR="005F1F37" w:rsidRPr="003F0B0C" w:rsidRDefault="005F1F37" w:rsidP="005F1F37">
      <w:pPr>
        <w:pStyle w:val="ad"/>
        <w:rPr>
          <w:rFonts w:hAnsi="宋体" w:cs="宋体"/>
        </w:rPr>
      </w:pPr>
      <w:r w:rsidRPr="003F0B0C">
        <w:rPr>
          <w:rFonts w:hAnsi="宋体" w:cs="宋体" w:hint="eastAsia"/>
        </w:rPr>
        <w:t xml:space="preserve">              for (e=h[p=i];p&gt;1;h[map[ind[p]=ind[p&gt;&gt;1]]=p]=h[p&gt;&gt;1],p&gt;&gt;=1);</w:t>
      </w:r>
    </w:p>
    <w:p w:rsidR="005F1F37" w:rsidRPr="003F0B0C" w:rsidRDefault="005F1F37" w:rsidP="005F1F37">
      <w:pPr>
        <w:pStyle w:val="ad"/>
        <w:rPr>
          <w:rFonts w:hAnsi="宋体" w:cs="宋体"/>
          <w:lang w:val="pt-BR"/>
        </w:rPr>
      </w:pPr>
      <w:r w:rsidRPr="003F0B0C">
        <w:rPr>
          <w:rFonts w:hAnsi="宋体" w:cs="宋体" w:hint="eastAsia"/>
          <w:lang w:val="pt-BR"/>
        </w:rPr>
        <w:t xml:space="preserve">              for (c=2;c&lt;n&amp;&amp;_cp(h[c+=(c&lt;n-1&amp;&amp;_cp(h[c+1],h[c]))],h[n]);h[map[ind[p]=ind[c]]=p]=h[c],p=c,c&lt;&lt;=1);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h[map[ind[p]=ind[n]]=p]=h[n];n--;return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delmin(int&amp; i,elem_t&amp; e){</w:t>
      </w:r>
    </w:p>
    <w:p w:rsidR="005F1F37" w:rsidRPr="003F0B0C" w:rsidRDefault="005F1F37" w:rsidP="005F1F37">
      <w:pPr>
        <w:pStyle w:val="ad"/>
        <w:rPr>
          <w:rFonts w:hAnsi="宋体" w:cs="宋体"/>
        </w:rPr>
      </w:pPr>
      <w:r w:rsidRPr="003F0B0C">
        <w:rPr>
          <w:rFonts w:hAnsi="宋体" w:cs="宋体" w:hint="eastAsia"/>
        </w:rPr>
        <w:t xml:space="preserve">              if (n&lt;1) return 0;i=ind[1];</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h[map[ind[p]=ind[n]]=p]=h[n];n--;return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dijkstra(int n,edge_t* list[],int s,elem_t* min,int* pre){</w:t>
      </w:r>
    </w:p>
    <w:p w:rsidR="005F1F37" w:rsidRPr="003F0B0C" w:rsidRDefault="005F1F37" w:rsidP="005F1F37">
      <w:pPr>
        <w:pStyle w:val="ad"/>
        <w:rPr>
          <w:rFonts w:hAnsi="宋体" w:cs="宋体"/>
        </w:rPr>
      </w:pPr>
      <w:r w:rsidRPr="003F0B0C">
        <w:rPr>
          <w:rFonts w:hAnsi="宋体" w:cs="宋体" w:hint="eastAsia"/>
        </w:rPr>
        <w:t xml:space="preserve">       heap h;</w:t>
      </w:r>
    </w:p>
    <w:p w:rsidR="005F1F37" w:rsidRPr="003F0B0C" w:rsidRDefault="005F1F37" w:rsidP="005F1F37">
      <w:pPr>
        <w:pStyle w:val="ad"/>
        <w:rPr>
          <w:rFonts w:hAnsi="宋体" w:cs="宋体"/>
        </w:rPr>
      </w:pPr>
      <w:r w:rsidRPr="003F0B0C">
        <w:rPr>
          <w:rFonts w:hAnsi="宋体" w:cs="宋体" w:hint="eastAsia"/>
        </w:rPr>
        <w:t xml:space="preserve">       edge_t* t;elem_t e;</w:t>
      </w:r>
    </w:p>
    <w:p w:rsidR="005F1F37" w:rsidRPr="003F0B0C" w:rsidRDefault="005F1F37" w:rsidP="005F1F37">
      <w:pPr>
        <w:pStyle w:val="ad"/>
        <w:rPr>
          <w:rFonts w:hAnsi="宋体" w:cs="宋体"/>
        </w:rPr>
      </w:pPr>
      <w:r w:rsidRPr="003F0B0C">
        <w:rPr>
          <w:rFonts w:hAnsi="宋体" w:cs="宋体" w:hint="eastAsia"/>
        </w:rPr>
        <w:t xml:space="preserve">       int v[MAXN],i;</w:t>
      </w:r>
    </w:p>
    <w:p w:rsidR="005F1F37" w:rsidRPr="003F0B0C" w:rsidRDefault="005F1F37" w:rsidP="005F1F37">
      <w:pPr>
        <w:pStyle w:val="ad"/>
        <w:rPr>
          <w:rFonts w:hAnsi="宋体" w:cs="宋体"/>
        </w:rPr>
      </w:pPr>
      <w:r w:rsidRPr="003F0B0C">
        <w:rPr>
          <w:rFonts w:hAnsi="宋体" w:cs="宋体" w:hint="eastAsia"/>
        </w:rPr>
        <w:t xml:space="preserve">       for (h.init(),i=0;i&lt;n;i++)</w:t>
      </w:r>
    </w:p>
    <w:p w:rsidR="005F1F37" w:rsidRPr="003F0B0C" w:rsidRDefault="005F1F37" w:rsidP="005F1F37">
      <w:pPr>
        <w:pStyle w:val="ad"/>
        <w:rPr>
          <w:rFonts w:hAnsi="宋体" w:cs="宋体"/>
        </w:rPr>
      </w:pPr>
      <w:r w:rsidRPr="003F0B0C">
        <w:rPr>
          <w:rFonts w:hAnsi="宋体" w:cs="宋体" w:hint="eastAsia"/>
        </w:rPr>
        <w:t xml:space="preserve">              min[i]=((i==s)?0:inf),v[i]=0,pre[i]=-1,h.ins(i,min[i]);</w:t>
      </w:r>
    </w:p>
    <w:p w:rsidR="005F1F37" w:rsidRPr="003F0B0C" w:rsidRDefault="005F1F37" w:rsidP="005F1F37">
      <w:pPr>
        <w:pStyle w:val="ad"/>
        <w:rPr>
          <w:rFonts w:hAnsi="宋体" w:cs="宋体"/>
        </w:rPr>
      </w:pPr>
      <w:r w:rsidRPr="003F0B0C">
        <w:rPr>
          <w:rFonts w:hAnsi="宋体" w:cs="宋体" w:hint="eastAsia"/>
        </w:rPr>
        <w:t xml:space="preserve">       while (h.delmin(i,e))</w:t>
      </w:r>
    </w:p>
    <w:p w:rsidR="005F1F37" w:rsidRPr="003F0B0C" w:rsidRDefault="005F1F37" w:rsidP="005F1F37">
      <w:pPr>
        <w:pStyle w:val="ad"/>
        <w:rPr>
          <w:rFonts w:hAnsi="宋体" w:cs="宋体"/>
        </w:rPr>
      </w:pPr>
      <w:r w:rsidRPr="003F0B0C">
        <w:rPr>
          <w:rFonts w:hAnsi="宋体" w:cs="宋体" w:hint="eastAsia"/>
        </w:rPr>
        <w:t xml:space="preserve">              for (v[i]=1,t=list[i];t;t=t-&gt;next)</w:t>
      </w:r>
    </w:p>
    <w:p w:rsidR="005F1F37" w:rsidRPr="003F0B0C" w:rsidRDefault="005F1F37" w:rsidP="005F1F37">
      <w:pPr>
        <w:pStyle w:val="ad"/>
        <w:rPr>
          <w:rFonts w:hAnsi="宋体" w:cs="宋体"/>
        </w:rPr>
      </w:pPr>
      <w:r w:rsidRPr="003F0B0C">
        <w:rPr>
          <w:rFonts w:hAnsi="宋体" w:cs="宋体" w:hint="eastAsia"/>
        </w:rPr>
        <w:t xml:space="preserve">                     if (!v[t-&gt;to]&amp;&amp;min[i]+t-&gt;len&lt;min[t-&gt;to])</w:t>
      </w:r>
    </w:p>
    <w:p w:rsidR="005F1F37" w:rsidRPr="003F0B0C" w:rsidRDefault="005F1F37" w:rsidP="005F1F37">
      <w:pPr>
        <w:pStyle w:val="ad"/>
        <w:rPr>
          <w:rFonts w:hAnsi="宋体" w:cs="宋体"/>
        </w:rPr>
      </w:pPr>
      <w:r w:rsidRPr="003F0B0C">
        <w:rPr>
          <w:rFonts w:hAnsi="宋体" w:cs="宋体" w:hint="eastAsia"/>
        </w:rPr>
        <w:t xml:space="preserve">                            pre[t-&gt;to]=i,h.del(t-&gt;to,e),min[t-&gt;to]=e=min[i]+t-&gt;len,h.ins(t-&gt;to,e);</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12.7 最短路径(单源dijkstra+mapped_heap正向表)</w:t>
      </w:r>
    </w:p>
    <w:p w:rsidR="005F1F37" w:rsidRPr="003F0B0C" w:rsidRDefault="005F1F37" w:rsidP="005F1F37">
      <w:pPr>
        <w:pStyle w:val="ad"/>
        <w:rPr>
          <w:rFonts w:hAnsi="宋体" w:cs="宋体"/>
        </w:rPr>
      </w:pPr>
      <w:r w:rsidRPr="003F0B0C">
        <w:rPr>
          <w:rFonts w:hAnsi="宋体" w:cs="宋体" w:hint="eastAsia"/>
        </w:rPr>
        <w:t>//单源最短路径,dijkstra算法+映射二分堆,正向表形式,复杂度O(mlogn)</w:t>
      </w:r>
    </w:p>
    <w:p w:rsidR="005F1F37" w:rsidRPr="003F0B0C" w:rsidRDefault="005F1F37" w:rsidP="005F1F37">
      <w:pPr>
        <w:pStyle w:val="ad"/>
        <w:rPr>
          <w:rFonts w:hAnsi="宋体" w:cs="宋体"/>
        </w:rPr>
      </w:pPr>
      <w:r w:rsidRPr="003F0B0C">
        <w:rPr>
          <w:rFonts w:hAnsi="宋体" w:cs="宋体" w:hint="eastAsia"/>
        </w:rPr>
        <w:t>//求出源s到所有点的最短路经,传入图的大小n和正向表list,buf</w:t>
      </w:r>
    </w:p>
    <w:p w:rsidR="005F1F37" w:rsidRPr="003F0B0C" w:rsidRDefault="005F1F37" w:rsidP="005F1F37">
      <w:pPr>
        <w:pStyle w:val="ad"/>
        <w:rPr>
          <w:rFonts w:hAnsi="宋体" w:cs="宋体"/>
        </w:rPr>
      </w:pPr>
      <w:r w:rsidRPr="003F0B0C">
        <w:rPr>
          <w:rFonts w:hAnsi="宋体" w:cs="宋体" w:hint="eastAsia"/>
        </w:rPr>
        <w:t>//返回到各点最短距离min[]和路径pre[],pre[i]记录s到i路径上i的父结点,pre[s]=-1</w:t>
      </w:r>
    </w:p>
    <w:p w:rsidR="005F1F37" w:rsidRPr="003F0B0C" w:rsidRDefault="005F1F37" w:rsidP="005F1F37">
      <w:pPr>
        <w:pStyle w:val="ad"/>
        <w:rPr>
          <w:rFonts w:hAnsi="宋体" w:cs="宋体"/>
        </w:rPr>
      </w:pPr>
      <w:r w:rsidRPr="003F0B0C">
        <w:rPr>
          <w:rFonts w:hAnsi="宋体" w:cs="宋体" w:hint="eastAsia"/>
        </w:rPr>
        <w:t>//可更改路权类型,但必须非负!</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struct edge_t{</w:t>
      </w:r>
    </w:p>
    <w:p w:rsidR="005F1F37" w:rsidRPr="003F0B0C" w:rsidRDefault="005F1F37" w:rsidP="005F1F37">
      <w:pPr>
        <w:pStyle w:val="ad"/>
        <w:rPr>
          <w:rFonts w:hAnsi="宋体" w:cs="宋体"/>
        </w:rPr>
      </w:pPr>
      <w:r w:rsidRPr="003F0B0C">
        <w:rPr>
          <w:rFonts w:hAnsi="宋体" w:cs="宋体" w:hint="eastAsia"/>
        </w:rPr>
        <w:t xml:space="preserve">       int to;</w:t>
      </w:r>
    </w:p>
    <w:p w:rsidR="005F1F37" w:rsidRPr="003F0B0C" w:rsidRDefault="005F1F37" w:rsidP="005F1F37">
      <w:pPr>
        <w:pStyle w:val="ad"/>
        <w:rPr>
          <w:rFonts w:hAnsi="宋体" w:cs="宋体"/>
        </w:rPr>
      </w:pPr>
      <w:r w:rsidRPr="003F0B0C">
        <w:rPr>
          <w:rFonts w:hAnsi="宋体" w:cs="宋体" w:hint="eastAsia"/>
        </w:rPr>
        <w:t xml:space="preserve">       elem_t len;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_cp(a,b) ((a)&lt;(b))</w:t>
      </w:r>
    </w:p>
    <w:p w:rsidR="005F1F37" w:rsidRPr="003F0B0C" w:rsidRDefault="005F1F37" w:rsidP="005F1F37">
      <w:pPr>
        <w:pStyle w:val="ad"/>
        <w:rPr>
          <w:rFonts w:hAnsi="宋体" w:cs="宋体"/>
        </w:rPr>
      </w:pPr>
      <w:r w:rsidRPr="003F0B0C">
        <w:rPr>
          <w:rFonts w:hAnsi="宋体" w:cs="宋体" w:hint="eastAsia"/>
        </w:rPr>
        <w:t>struct heap{</w:t>
      </w:r>
    </w:p>
    <w:p w:rsidR="005F1F37" w:rsidRPr="003F0B0C" w:rsidRDefault="005F1F37" w:rsidP="005F1F37">
      <w:pPr>
        <w:pStyle w:val="ad"/>
        <w:rPr>
          <w:rFonts w:hAnsi="宋体" w:cs="宋体"/>
        </w:rPr>
      </w:pPr>
      <w:r w:rsidRPr="003F0B0C">
        <w:rPr>
          <w:rFonts w:hAnsi="宋体" w:cs="宋体" w:hint="eastAsia"/>
        </w:rPr>
        <w:lastRenderedPageBreak/>
        <w:t xml:space="preserve">       elem_t h[MAXN+1];</w:t>
      </w:r>
    </w:p>
    <w:p w:rsidR="005F1F37" w:rsidRPr="003F0B0C" w:rsidRDefault="005F1F37" w:rsidP="005F1F37">
      <w:pPr>
        <w:pStyle w:val="ad"/>
        <w:rPr>
          <w:rFonts w:hAnsi="宋体" w:cs="宋体"/>
        </w:rPr>
      </w:pPr>
      <w:r w:rsidRPr="003F0B0C">
        <w:rPr>
          <w:rFonts w:hAnsi="宋体" w:cs="宋体" w:hint="eastAsia"/>
        </w:rPr>
        <w:t xml:space="preserve">       int ind[MAXN+1],map[MAXN+1],n,p,c;</w:t>
      </w:r>
    </w:p>
    <w:p w:rsidR="005F1F37" w:rsidRPr="003F0B0C" w:rsidRDefault="005F1F37" w:rsidP="005F1F37">
      <w:pPr>
        <w:pStyle w:val="ad"/>
        <w:rPr>
          <w:rFonts w:hAnsi="宋体" w:cs="宋体"/>
        </w:rPr>
      </w:pPr>
      <w:r w:rsidRPr="003F0B0C">
        <w:rPr>
          <w:rFonts w:hAnsi="宋体" w:cs="宋体" w:hint="eastAsia"/>
        </w:rPr>
        <w:t xml:space="preserve">       void init(){n=0;}</w:t>
      </w:r>
    </w:p>
    <w:p w:rsidR="005F1F37" w:rsidRPr="003F0B0C" w:rsidRDefault="005F1F37" w:rsidP="005F1F37">
      <w:pPr>
        <w:pStyle w:val="ad"/>
        <w:rPr>
          <w:rFonts w:hAnsi="宋体" w:cs="宋体"/>
        </w:rPr>
      </w:pPr>
      <w:r w:rsidRPr="003F0B0C">
        <w:rPr>
          <w:rFonts w:hAnsi="宋体" w:cs="宋体" w:hint="eastAsia"/>
        </w:rPr>
        <w:t xml:space="preserve">       void ins(int i,elem_t e){</w:t>
      </w:r>
    </w:p>
    <w:p w:rsidR="005F1F37" w:rsidRPr="003F0B0C" w:rsidRDefault="005F1F37" w:rsidP="005F1F37">
      <w:pPr>
        <w:pStyle w:val="ad"/>
        <w:rPr>
          <w:rFonts w:hAnsi="宋体" w:cs="宋体"/>
        </w:rPr>
      </w:pPr>
      <w:r w:rsidRPr="003F0B0C">
        <w:rPr>
          <w:rFonts w:hAnsi="宋体" w:cs="宋体" w:hint="eastAsia"/>
        </w:rPr>
        <w:t xml:space="preserve">              for (p=++n;p&gt;1&amp;&amp;_cp(e,h[p&gt;&gt;1]);h[map[ind[p]=ind[p&gt;&gt;1]]=p]=h[p&gt;&gt;1],p&gt;&gt;=1);</w:t>
      </w:r>
    </w:p>
    <w:p w:rsidR="005F1F37" w:rsidRPr="003F0B0C" w:rsidRDefault="005F1F37" w:rsidP="005F1F37">
      <w:pPr>
        <w:pStyle w:val="ad"/>
        <w:rPr>
          <w:rFonts w:hAnsi="宋体" w:cs="宋体"/>
        </w:rPr>
      </w:pPr>
      <w:r w:rsidRPr="003F0B0C">
        <w:rPr>
          <w:rFonts w:hAnsi="宋体" w:cs="宋体" w:hint="eastAsia"/>
        </w:rPr>
        <w:t xml:space="preserve">              h[map[ind[p]=i]=p]=e;</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del(int i,elem_t&amp; e){</w:t>
      </w:r>
    </w:p>
    <w:p w:rsidR="005F1F37" w:rsidRPr="003F0B0C" w:rsidRDefault="005F1F37" w:rsidP="005F1F37">
      <w:pPr>
        <w:pStyle w:val="ad"/>
        <w:rPr>
          <w:rFonts w:hAnsi="宋体" w:cs="宋体"/>
        </w:rPr>
      </w:pPr>
      <w:r w:rsidRPr="003F0B0C">
        <w:rPr>
          <w:rFonts w:hAnsi="宋体" w:cs="宋体" w:hint="eastAsia"/>
        </w:rPr>
        <w:t xml:space="preserve">              i=map[i];if (i&lt;1||i&gt;n) return 0;</w:t>
      </w:r>
    </w:p>
    <w:p w:rsidR="005F1F37" w:rsidRPr="003F0B0C" w:rsidRDefault="005F1F37" w:rsidP="005F1F37">
      <w:pPr>
        <w:pStyle w:val="ad"/>
        <w:rPr>
          <w:rFonts w:hAnsi="宋体" w:cs="宋体"/>
        </w:rPr>
      </w:pPr>
      <w:r w:rsidRPr="003F0B0C">
        <w:rPr>
          <w:rFonts w:hAnsi="宋体" w:cs="宋体" w:hint="eastAsia"/>
        </w:rPr>
        <w:t xml:space="preserve">              for (e=h[p=i];p&gt;1;h[map[ind[p]=ind[p&gt;&gt;1]]=p]=h[p&gt;&gt;1],p&gt;&gt;=1);</w:t>
      </w:r>
    </w:p>
    <w:p w:rsidR="005F1F37" w:rsidRPr="003F0B0C" w:rsidRDefault="005F1F37" w:rsidP="005F1F37">
      <w:pPr>
        <w:pStyle w:val="ad"/>
        <w:rPr>
          <w:rFonts w:hAnsi="宋体" w:cs="宋体"/>
          <w:lang w:val="pt-BR"/>
        </w:rPr>
      </w:pPr>
      <w:r w:rsidRPr="003F0B0C">
        <w:rPr>
          <w:rFonts w:hAnsi="宋体" w:cs="宋体" w:hint="eastAsia"/>
          <w:lang w:val="pt-BR"/>
        </w:rPr>
        <w:t xml:space="preserve">              for (c=2;c&lt;n&amp;&amp;_cp(h[c+=(c&lt;n-1&amp;&amp;_cp(h[c+1],h[c]))],h[n]);h[map[ind[p]=ind[c]]=p]=h[c],p=c,c&lt;&lt;=1);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h[map[ind[p]=ind[n]]=p]=h[n];n--;return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int delmin(int&amp; i,elem_t&amp; e){</w:t>
      </w:r>
    </w:p>
    <w:p w:rsidR="005F1F37" w:rsidRPr="003F0B0C" w:rsidRDefault="005F1F37" w:rsidP="005F1F37">
      <w:pPr>
        <w:pStyle w:val="ad"/>
        <w:rPr>
          <w:rFonts w:hAnsi="宋体" w:cs="宋体"/>
        </w:rPr>
      </w:pPr>
      <w:r w:rsidRPr="003F0B0C">
        <w:rPr>
          <w:rFonts w:hAnsi="宋体" w:cs="宋体" w:hint="eastAsia"/>
        </w:rPr>
        <w:t xml:space="preserve">              if (n&lt;1) return 0;i=ind[1];</w:t>
      </w:r>
    </w:p>
    <w:p w:rsidR="005F1F37" w:rsidRPr="003F0B0C" w:rsidRDefault="005F1F37" w:rsidP="005F1F37">
      <w:pPr>
        <w:pStyle w:val="ad"/>
        <w:rPr>
          <w:rFonts w:hAnsi="宋体" w:cs="宋体"/>
          <w:lang w:val="pt-BR"/>
        </w:rPr>
      </w:pPr>
      <w:r w:rsidRPr="003F0B0C">
        <w:rPr>
          <w:rFonts w:hAnsi="宋体" w:cs="宋体" w:hint="eastAsia"/>
          <w:lang w:val="pt-BR"/>
        </w:rPr>
        <w:t xml:space="preserve">              for (e=h[p=1],c=2;c&lt;n&amp;&amp;_cp(h[c+=(c&lt;n-1&amp;&amp;_cp(h[c+1],h[c]))],h[n]);h[map[ind[p]=ind[c]]=p]=h[c],p=c,c&lt;&lt;=1);</w:t>
      </w:r>
    </w:p>
    <w:p w:rsidR="005F1F37" w:rsidRPr="003F0B0C" w:rsidRDefault="005F1F37" w:rsidP="005F1F37">
      <w:pPr>
        <w:pStyle w:val="ad"/>
        <w:rPr>
          <w:rFonts w:hAnsi="宋体" w:cs="宋体"/>
          <w:lang w:val="pt-BR"/>
        </w:rPr>
      </w:pPr>
      <w:r w:rsidRPr="003F0B0C">
        <w:rPr>
          <w:rFonts w:hAnsi="宋体" w:cs="宋体" w:hint="eastAsia"/>
          <w:lang w:val="pt-BR"/>
        </w:rPr>
        <w:t xml:space="preserve">              h[map[ind[p]=ind[n]]=p]=h[n];n--;return 1;</w:t>
      </w:r>
    </w:p>
    <w:p w:rsidR="005F1F37" w:rsidRPr="003F0B0C" w:rsidRDefault="005F1F37" w:rsidP="005F1F37">
      <w:pPr>
        <w:pStyle w:val="ad"/>
        <w:rPr>
          <w:rFonts w:hAnsi="宋体" w:cs="宋体"/>
        </w:rPr>
      </w:pPr>
      <w:r w:rsidRPr="003F0B0C">
        <w:rPr>
          <w:rFonts w:hAnsi="宋体" w:cs="宋体" w:hint="eastAsia"/>
          <w:lang w:val="pt-BR"/>
        </w:rPr>
        <w:t xml:space="preserve">       </w:t>
      </w: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void dijkstra(int n,int* list,edge_t* buf,int s,elem_t* min,int* pre){</w:t>
      </w:r>
    </w:p>
    <w:p w:rsidR="005F1F37" w:rsidRPr="003F0B0C" w:rsidRDefault="005F1F37" w:rsidP="005F1F37">
      <w:pPr>
        <w:pStyle w:val="ad"/>
        <w:rPr>
          <w:rFonts w:hAnsi="宋体" w:cs="宋体"/>
        </w:rPr>
      </w:pPr>
      <w:r w:rsidRPr="003F0B0C">
        <w:rPr>
          <w:rFonts w:hAnsi="宋体" w:cs="宋体" w:hint="eastAsia"/>
        </w:rPr>
        <w:t xml:space="preserve">       heap h;elem_t e;</w:t>
      </w:r>
    </w:p>
    <w:p w:rsidR="005F1F37" w:rsidRPr="003F0B0C" w:rsidRDefault="005F1F37" w:rsidP="005F1F37">
      <w:pPr>
        <w:pStyle w:val="ad"/>
        <w:rPr>
          <w:rFonts w:hAnsi="宋体" w:cs="宋体"/>
        </w:rPr>
      </w:pPr>
      <w:r w:rsidRPr="003F0B0C">
        <w:rPr>
          <w:rFonts w:hAnsi="宋体" w:cs="宋体" w:hint="eastAsia"/>
        </w:rPr>
        <w:t xml:space="preserve">       int v[MAXN],i,t;</w:t>
      </w:r>
    </w:p>
    <w:p w:rsidR="005F1F37" w:rsidRPr="003F0B0C" w:rsidRDefault="005F1F37" w:rsidP="005F1F37">
      <w:pPr>
        <w:pStyle w:val="ad"/>
        <w:rPr>
          <w:rFonts w:hAnsi="宋体" w:cs="宋体"/>
        </w:rPr>
      </w:pPr>
      <w:r w:rsidRPr="003F0B0C">
        <w:rPr>
          <w:rFonts w:hAnsi="宋体" w:cs="宋体" w:hint="eastAsia"/>
        </w:rPr>
        <w:t xml:space="preserve">       for (h.init(),i=0;i&lt;n;i++)</w:t>
      </w:r>
    </w:p>
    <w:p w:rsidR="005F1F37" w:rsidRPr="003F0B0C" w:rsidRDefault="005F1F37" w:rsidP="005F1F37">
      <w:pPr>
        <w:pStyle w:val="ad"/>
        <w:rPr>
          <w:rFonts w:hAnsi="宋体" w:cs="宋体"/>
        </w:rPr>
      </w:pPr>
      <w:r w:rsidRPr="003F0B0C">
        <w:rPr>
          <w:rFonts w:hAnsi="宋体" w:cs="宋体" w:hint="eastAsia"/>
        </w:rPr>
        <w:t xml:space="preserve">              min[i]=((i==s)?0:inf),v[i]=0,pre[i]=-1,h.ins(i,min[i]);</w:t>
      </w:r>
    </w:p>
    <w:p w:rsidR="005F1F37" w:rsidRPr="003F0B0C" w:rsidRDefault="005F1F37" w:rsidP="005F1F37">
      <w:pPr>
        <w:pStyle w:val="ad"/>
        <w:rPr>
          <w:rFonts w:hAnsi="宋体" w:cs="宋体"/>
        </w:rPr>
      </w:pPr>
      <w:r w:rsidRPr="003F0B0C">
        <w:rPr>
          <w:rFonts w:hAnsi="宋体" w:cs="宋体" w:hint="eastAsia"/>
        </w:rPr>
        <w:t xml:space="preserve">       while (h.delmin(i,e))</w:t>
      </w:r>
    </w:p>
    <w:p w:rsidR="005F1F37" w:rsidRPr="003F0B0C" w:rsidRDefault="005F1F37" w:rsidP="005F1F37">
      <w:pPr>
        <w:pStyle w:val="ad"/>
        <w:rPr>
          <w:rFonts w:hAnsi="宋体" w:cs="宋体"/>
        </w:rPr>
      </w:pPr>
      <w:r w:rsidRPr="003F0B0C">
        <w:rPr>
          <w:rFonts w:hAnsi="宋体" w:cs="宋体" w:hint="eastAsia"/>
        </w:rPr>
        <w:t xml:space="preserve">              for (v[i]=1,t=list[i];t&lt;list[i+1];t++)</w:t>
      </w:r>
    </w:p>
    <w:p w:rsidR="005F1F37" w:rsidRPr="003F0B0C" w:rsidRDefault="005F1F37" w:rsidP="005F1F37">
      <w:pPr>
        <w:pStyle w:val="ad"/>
        <w:rPr>
          <w:rFonts w:hAnsi="宋体" w:cs="宋体"/>
        </w:rPr>
      </w:pPr>
      <w:r w:rsidRPr="003F0B0C">
        <w:rPr>
          <w:rFonts w:hAnsi="宋体" w:cs="宋体" w:hint="eastAsia"/>
        </w:rPr>
        <w:t xml:space="preserve">                     if (!v[buf[t].to]&amp;&amp;min[i]+buf[t].len&lt;min[buf[t].to])</w:t>
      </w:r>
    </w:p>
    <w:p w:rsidR="005F1F37" w:rsidRPr="003F0B0C" w:rsidRDefault="005F1F37" w:rsidP="005F1F37">
      <w:pPr>
        <w:pStyle w:val="ad"/>
        <w:rPr>
          <w:rFonts w:hAnsi="宋体" w:cs="宋体"/>
        </w:rPr>
      </w:pPr>
      <w:r w:rsidRPr="003F0B0C">
        <w:rPr>
          <w:rFonts w:hAnsi="宋体" w:cs="宋体" w:hint="eastAsia"/>
        </w:rPr>
        <w:t xml:space="preserve">                            pre[buf[t].to]=i,h.del(buf[t].to,e),min[buf[t].to]=e=min[i]+buf[t].len,h.ins(buf[t].to,e);</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12.8 最短路径(单源dijkstra邻接阵)</w:t>
      </w:r>
    </w:p>
    <w:p w:rsidR="005F1F37" w:rsidRPr="003F0B0C" w:rsidRDefault="005F1F37" w:rsidP="005F1F37">
      <w:pPr>
        <w:pStyle w:val="ad"/>
        <w:rPr>
          <w:rFonts w:hAnsi="宋体" w:cs="宋体"/>
        </w:rPr>
      </w:pPr>
      <w:r w:rsidRPr="003F0B0C">
        <w:rPr>
          <w:rFonts w:hAnsi="宋体" w:cs="宋体" w:hint="eastAsia"/>
        </w:rPr>
        <w:t>//单源最短路径,dijkstra算法,邻接阵形式,复杂度O(n^2)</w:t>
      </w:r>
    </w:p>
    <w:p w:rsidR="005F1F37" w:rsidRPr="003F0B0C" w:rsidRDefault="005F1F37" w:rsidP="005F1F37">
      <w:pPr>
        <w:pStyle w:val="ad"/>
        <w:rPr>
          <w:rFonts w:hAnsi="宋体" w:cs="宋体"/>
        </w:rPr>
      </w:pPr>
      <w:r w:rsidRPr="003F0B0C">
        <w:rPr>
          <w:rFonts w:hAnsi="宋体" w:cs="宋体" w:hint="eastAsia"/>
        </w:rPr>
        <w:t>//求出源s到所有点的最短路经,传入图的顶点数n,(有向)邻接矩阵mat</w:t>
      </w:r>
    </w:p>
    <w:p w:rsidR="005F1F37" w:rsidRPr="003F0B0C" w:rsidRDefault="005F1F37" w:rsidP="005F1F37">
      <w:pPr>
        <w:pStyle w:val="ad"/>
        <w:rPr>
          <w:rFonts w:hAnsi="宋体" w:cs="宋体"/>
        </w:rPr>
      </w:pPr>
      <w:r w:rsidRPr="003F0B0C">
        <w:rPr>
          <w:rFonts w:hAnsi="宋体" w:cs="宋体" w:hint="eastAsia"/>
        </w:rPr>
        <w:t>//返回到各点最短距离min[]和路径pre[],pre[i]记录s到i路径上i的父结点,pre[s]=-1</w:t>
      </w:r>
    </w:p>
    <w:p w:rsidR="005F1F37" w:rsidRPr="003F0B0C" w:rsidRDefault="005F1F37" w:rsidP="005F1F37">
      <w:pPr>
        <w:pStyle w:val="ad"/>
        <w:rPr>
          <w:rFonts w:hAnsi="宋体" w:cs="宋体"/>
        </w:rPr>
      </w:pPr>
      <w:r w:rsidRPr="003F0B0C">
        <w:rPr>
          <w:rFonts w:hAnsi="宋体" w:cs="宋体" w:hint="eastAsia"/>
        </w:rPr>
        <w:t>//可更改路权类型,但必须非负!</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lastRenderedPageBreak/>
        <w:t>typedef int elem_t;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dijkstra(int n,elem_t mat[][MAXN],int s,elem_t* min,int* pre){</w:t>
      </w:r>
    </w:p>
    <w:p w:rsidR="005F1F37" w:rsidRPr="003F0B0C" w:rsidRDefault="005F1F37" w:rsidP="005F1F37">
      <w:pPr>
        <w:pStyle w:val="ad"/>
        <w:rPr>
          <w:rFonts w:hAnsi="宋体" w:cs="宋体"/>
        </w:rPr>
      </w:pPr>
      <w:r w:rsidRPr="003F0B0C">
        <w:rPr>
          <w:rFonts w:hAnsi="宋体" w:cs="宋体" w:hint="eastAsia"/>
        </w:rPr>
        <w:t xml:space="preserve">       int v[MAXN],i,j,k;</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min[i]=inf,v[i]=0,pre[i]=-1;</w:t>
      </w:r>
    </w:p>
    <w:p w:rsidR="005F1F37" w:rsidRPr="003F0B0C" w:rsidRDefault="005F1F37" w:rsidP="005F1F37">
      <w:pPr>
        <w:pStyle w:val="ad"/>
        <w:rPr>
          <w:rFonts w:hAnsi="宋体" w:cs="宋体"/>
        </w:rPr>
      </w:pPr>
      <w:r w:rsidRPr="003F0B0C">
        <w:rPr>
          <w:rFonts w:hAnsi="宋体" w:cs="宋体" w:hint="eastAsia"/>
        </w:rPr>
        <w:t xml:space="preserve">       for (min[s]=0,j=0;j&lt;n;j++){</w:t>
      </w:r>
    </w:p>
    <w:p w:rsidR="005F1F37" w:rsidRPr="003F0B0C" w:rsidRDefault="005F1F37" w:rsidP="005F1F37">
      <w:pPr>
        <w:pStyle w:val="ad"/>
        <w:rPr>
          <w:rFonts w:hAnsi="宋体" w:cs="宋体"/>
        </w:rPr>
      </w:pPr>
      <w:r w:rsidRPr="003F0B0C">
        <w:rPr>
          <w:rFonts w:hAnsi="宋体" w:cs="宋体" w:hint="eastAsia"/>
        </w:rPr>
        <w:t xml:space="preserve">              for (k=-1,i=0;i&lt;n;i++)</w:t>
      </w:r>
    </w:p>
    <w:p w:rsidR="005F1F37" w:rsidRPr="003F0B0C" w:rsidRDefault="005F1F37" w:rsidP="005F1F37">
      <w:pPr>
        <w:pStyle w:val="ad"/>
        <w:rPr>
          <w:rFonts w:hAnsi="宋体" w:cs="宋体"/>
        </w:rPr>
      </w:pPr>
      <w:r w:rsidRPr="003F0B0C">
        <w:rPr>
          <w:rFonts w:hAnsi="宋体" w:cs="宋体" w:hint="eastAsia"/>
        </w:rPr>
        <w:t xml:space="preserve">                     if (!v[i]&amp;&amp;(k==-1||min[i]&lt;min[k]))</w:t>
      </w:r>
    </w:p>
    <w:p w:rsidR="005F1F37" w:rsidRPr="003F0B0C" w:rsidRDefault="005F1F37" w:rsidP="005F1F37">
      <w:pPr>
        <w:pStyle w:val="ad"/>
        <w:rPr>
          <w:rFonts w:hAnsi="宋体" w:cs="宋体"/>
        </w:rPr>
      </w:pPr>
      <w:r w:rsidRPr="003F0B0C">
        <w:rPr>
          <w:rFonts w:hAnsi="宋体" w:cs="宋体" w:hint="eastAsia"/>
        </w:rPr>
        <w:t xml:space="preserve">                            k=i;</w:t>
      </w:r>
    </w:p>
    <w:p w:rsidR="005F1F37" w:rsidRPr="003F0B0C" w:rsidRDefault="005F1F37" w:rsidP="005F1F37">
      <w:pPr>
        <w:pStyle w:val="ad"/>
        <w:rPr>
          <w:rFonts w:hAnsi="宋体" w:cs="宋体"/>
        </w:rPr>
      </w:pPr>
      <w:r w:rsidRPr="003F0B0C">
        <w:rPr>
          <w:rFonts w:hAnsi="宋体" w:cs="宋体" w:hint="eastAsia"/>
        </w:rPr>
        <w:t xml:space="preserve">              for (v[k]=1,i=0;i&lt;n;i++)</w:t>
      </w:r>
    </w:p>
    <w:p w:rsidR="005F1F37" w:rsidRPr="003F0B0C" w:rsidRDefault="005F1F37" w:rsidP="005F1F37">
      <w:pPr>
        <w:pStyle w:val="ad"/>
        <w:rPr>
          <w:rFonts w:hAnsi="宋体" w:cs="宋体"/>
        </w:rPr>
      </w:pPr>
      <w:r w:rsidRPr="003F0B0C">
        <w:rPr>
          <w:rFonts w:hAnsi="宋体" w:cs="宋体" w:hint="eastAsia"/>
        </w:rPr>
        <w:t xml:space="preserve">                     if (!v[i]&amp;&amp;min[k]+mat[k][i]&lt;min[i])</w:t>
      </w:r>
    </w:p>
    <w:p w:rsidR="005F1F37" w:rsidRPr="003F0B0C" w:rsidRDefault="005F1F37" w:rsidP="005F1F37">
      <w:pPr>
        <w:pStyle w:val="ad"/>
        <w:rPr>
          <w:rFonts w:hAnsi="宋体" w:cs="宋体"/>
        </w:rPr>
      </w:pPr>
      <w:r w:rsidRPr="003F0B0C">
        <w:rPr>
          <w:rFonts w:hAnsi="宋体" w:cs="宋体" w:hint="eastAsia"/>
        </w:rPr>
        <w:t xml:space="preserve">                            min[i]=min[k]+mat[pre[i]=k][i];</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12.9 最短路径(多源floyd_warshall邻接阵)</w:t>
      </w:r>
    </w:p>
    <w:p w:rsidR="005F1F37" w:rsidRPr="003F0B0C" w:rsidRDefault="005F1F37" w:rsidP="005F1F37">
      <w:pPr>
        <w:pStyle w:val="ad"/>
        <w:rPr>
          <w:rFonts w:hAnsi="宋体" w:cs="宋体"/>
        </w:rPr>
      </w:pPr>
      <w:r w:rsidRPr="003F0B0C">
        <w:rPr>
          <w:rFonts w:hAnsi="宋体" w:cs="宋体" w:hint="eastAsia"/>
        </w:rPr>
        <w:t>//多源最短路径,floyd_warshall算法,复杂度O(n^3)</w:t>
      </w:r>
    </w:p>
    <w:p w:rsidR="005F1F37" w:rsidRPr="003F0B0C" w:rsidRDefault="005F1F37" w:rsidP="005F1F37">
      <w:pPr>
        <w:pStyle w:val="ad"/>
        <w:rPr>
          <w:rFonts w:hAnsi="宋体" w:cs="宋体"/>
        </w:rPr>
      </w:pPr>
      <w:r w:rsidRPr="003F0B0C">
        <w:rPr>
          <w:rFonts w:hAnsi="宋体" w:cs="宋体" w:hint="eastAsia"/>
        </w:rPr>
        <w:t>//求出所有点对之间的最短路经,传入图的大小和邻接阵</w:t>
      </w:r>
    </w:p>
    <w:p w:rsidR="005F1F37" w:rsidRPr="003F0B0C" w:rsidRDefault="005F1F37" w:rsidP="005F1F37">
      <w:pPr>
        <w:pStyle w:val="ad"/>
        <w:rPr>
          <w:rFonts w:hAnsi="宋体" w:cs="宋体"/>
        </w:rPr>
      </w:pPr>
      <w:r w:rsidRPr="003F0B0C">
        <w:rPr>
          <w:rFonts w:hAnsi="宋体" w:cs="宋体" w:hint="eastAsia"/>
        </w:rPr>
        <w:t>//返回各点间最短距离min[]和路径pre[],pre[i][j]记录i到j最短路径上j的父结点</w:t>
      </w:r>
    </w:p>
    <w:p w:rsidR="005F1F37" w:rsidRPr="003F0B0C" w:rsidRDefault="005F1F37" w:rsidP="005F1F37">
      <w:pPr>
        <w:pStyle w:val="ad"/>
        <w:rPr>
          <w:rFonts w:hAnsi="宋体" w:cs="宋体"/>
        </w:rPr>
      </w:pPr>
      <w:r w:rsidRPr="003F0B0C">
        <w:rPr>
          <w:rFonts w:hAnsi="宋体" w:cs="宋体" w:hint="eastAsia"/>
        </w:rPr>
        <w:t>//可更改路权类型,路权必须非负!</w:t>
      </w:r>
    </w:p>
    <w:p w:rsidR="005F1F37" w:rsidRPr="003F0B0C" w:rsidRDefault="005F1F37" w:rsidP="005F1F37">
      <w:pPr>
        <w:pStyle w:val="ad"/>
        <w:rPr>
          <w:rFonts w:hAnsi="宋体" w:cs="宋体"/>
        </w:rPr>
      </w:pPr>
      <w:r w:rsidRPr="003F0B0C">
        <w:rPr>
          <w:rFonts w:hAnsi="宋体" w:cs="宋体" w:hint="eastAsia"/>
        </w:rPr>
        <w:t>#define MAXN 200</w:t>
      </w:r>
    </w:p>
    <w:p w:rsidR="005F1F37" w:rsidRPr="003F0B0C" w:rsidRDefault="005F1F37" w:rsidP="005F1F37">
      <w:pPr>
        <w:pStyle w:val="ad"/>
        <w:rPr>
          <w:rFonts w:hAnsi="宋体" w:cs="宋体"/>
        </w:rPr>
      </w:pPr>
      <w:r w:rsidRPr="003F0B0C">
        <w:rPr>
          <w:rFonts w:hAnsi="宋体" w:cs="宋体" w:hint="eastAsia"/>
        </w:rPr>
        <w:t>#define inf 1000000000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floyd_warshall(int n,elem_t mat[][MAXN],elem_t min[][MAXN],int pre[][MAXN]){</w:t>
      </w:r>
    </w:p>
    <w:p w:rsidR="005F1F37" w:rsidRPr="003F0B0C" w:rsidRDefault="005F1F37" w:rsidP="005F1F37">
      <w:pPr>
        <w:pStyle w:val="ad"/>
        <w:rPr>
          <w:rFonts w:hAnsi="宋体" w:cs="宋体"/>
        </w:rPr>
      </w:pPr>
      <w:r w:rsidRPr="003F0B0C">
        <w:rPr>
          <w:rFonts w:hAnsi="宋体" w:cs="宋体" w:hint="eastAsia"/>
        </w:rPr>
        <w:t xml:space="preserve">       int i,j,k;</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min[i][j]=mat[i][j],pre[i][j]=(i==j)?-1:i;</w:t>
      </w:r>
    </w:p>
    <w:p w:rsidR="005F1F37" w:rsidRPr="003F0B0C" w:rsidRDefault="005F1F37" w:rsidP="005F1F37">
      <w:pPr>
        <w:pStyle w:val="ad"/>
        <w:rPr>
          <w:rFonts w:hAnsi="宋体" w:cs="宋体"/>
        </w:rPr>
      </w:pPr>
      <w:r w:rsidRPr="003F0B0C">
        <w:rPr>
          <w:rFonts w:hAnsi="宋体" w:cs="宋体" w:hint="eastAsia"/>
        </w:rPr>
        <w:t xml:space="preserve">       for (k=0;k&lt;n;k++)</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if (min[i][k]+min[k][j]&lt;min[i][j])</w:t>
      </w:r>
    </w:p>
    <w:p w:rsidR="005F1F37" w:rsidRPr="003F0B0C" w:rsidRDefault="005F1F37" w:rsidP="005F1F37">
      <w:pPr>
        <w:pStyle w:val="ad"/>
        <w:rPr>
          <w:rFonts w:hAnsi="宋体" w:cs="宋体"/>
        </w:rPr>
      </w:pPr>
      <w:r w:rsidRPr="003F0B0C">
        <w:rPr>
          <w:rFonts w:hAnsi="宋体" w:cs="宋体" w:hint="eastAsia"/>
        </w:rPr>
        <w:t xml:space="preserve">                                   min[i][j]=min[i][k]+min[k][j],pre[i][j]=pre[k][j];</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sz w:val="24"/>
          <w:szCs w:val="24"/>
        </w:rPr>
      </w:pPr>
      <w:r w:rsidRPr="003F0B0C">
        <w:rPr>
          <w:rFonts w:hAnsi="宋体" w:cs="宋体" w:hint="eastAsia"/>
          <w:b/>
          <w:sz w:val="24"/>
          <w:szCs w:val="24"/>
        </w:rPr>
        <w:t>13、  应用</w:t>
      </w:r>
    </w:p>
    <w:p w:rsidR="005F1F37" w:rsidRPr="003F0B0C" w:rsidRDefault="005F1F37" w:rsidP="005F1F37">
      <w:pPr>
        <w:pStyle w:val="ad"/>
        <w:rPr>
          <w:rFonts w:hAnsi="宋体" w:cs="宋体"/>
          <w:b/>
        </w:rPr>
      </w:pPr>
      <w:r w:rsidRPr="003F0B0C">
        <w:rPr>
          <w:rFonts w:hAnsi="宋体" w:cs="宋体" w:hint="eastAsia"/>
          <w:b/>
        </w:rPr>
        <w:t>13.1 Joseph问题</w:t>
      </w:r>
    </w:p>
    <w:p w:rsidR="005F1F37" w:rsidRPr="003F0B0C" w:rsidRDefault="005F1F37" w:rsidP="005F1F37">
      <w:pPr>
        <w:pStyle w:val="ad"/>
        <w:rPr>
          <w:rFonts w:hAnsi="宋体" w:cs="宋体"/>
        </w:rPr>
      </w:pPr>
      <w:r w:rsidRPr="003F0B0C">
        <w:rPr>
          <w:rFonts w:hAnsi="宋体" w:cs="宋体" w:hint="eastAsia"/>
        </w:rPr>
        <w:t>// Joseph's Problem</w:t>
      </w:r>
    </w:p>
    <w:p w:rsidR="005F1F37" w:rsidRPr="003F0B0C" w:rsidRDefault="005F1F37" w:rsidP="005F1F37">
      <w:pPr>
        <w:pStyle w:val="ad"/>
        <w:rPr>
          <w:rFonts w:hAnsi="宋体" w:cs="宋体"/>
        </w:rPr>
      </w:pPr>
      <w:r w:rsidRPr="003F0B0C">
        <w:rPr>
          <w:rFonts w:hAnsi="宋体" w:cs="宋体" w:hint="eastAsia"/>
        </w:rPr>
        <w:t>// input: n,m           -- the number of persons, the inteval between persons</w:t>
      </w:r>
    </w:p>
    <w:p w:rsidR="005F1F37" w:rsidRPr="003F0B0C" w:rsidRDefault="005F1F37" w:rsidP="005F1F37">
      <w:pPr>
        <w:pStyle w:val="ad"/>
        <w:rPr>
          <w:rFonts w:hAnsi="宋体" w:cs="宋体"/>
        </w:rPr>
      </w:pPr>
      <w:r w:rsidRPr="003F0B0C">
        <w:rPr>
          <w:rFonts w:hAnsi="宋体" w:cs="宋体" w:hint="eastAsia"/>
        </w:rPr>
        <w:t>// output:        -- return the reference of last person</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int josephus0(int n, int m)</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if (n == 2) return (m%2) ? 2 : 1;</w:t>
      </w:r>
    </w:p>
    <w:p w:rsidR="005F1F37" w:rsidRPr="003F0B0C" w:rsidRDefault="005F1F37" w:rsidP="005F1F37">
      <w:pPr>
        <w:pStyle w:val="ad"/>
        <w:rPr>
          <w:rFonts w:hAnsi="宋体" w:cs="宋体"/>
          <w:lang w:val="pt-BR"/>
        </w:rPr>
      </w:pPr>
      <w:r w:rsidRPr="003F0B0C">
        <w:rPr>
          <w:rFonts w:hAnsi="宋体" w:cs="宋体" w:hint="eastAsia"/>
          <w:lang w:val="pt-BR"/>
        </w:rPr>
        <w:t xml:space="preserve">       int v = (m+josephus0(n-1,m)) % n;</w:t>
      </w:r>
    </w:p>
    <w:p w:rsidR="005F1F37" w:rsidRPr="003F0B0C" w:rsidRDefault="005F1F37" w:rsidP="005F1F37">
      <w:pPr>
        <w:pStyle w:val="ad"/>
        <w:rPr>
          <w:rFonts w:hAnsi="宋体" w:cs="宋体"/>
        </w:rPr>
      </w:pPr>
      <w:r w:rsidRPr="003F0B0C">
        <w:rPr>
          <w:rFonts w:hAnsi="宋体" w:cs="宋体" w:hint="eastAsia"/>
        </w:rPr>
        <w:t xml:space="preserve">       if (v == 0) v = n;</w:t>
      </w:r>
    </w:p>
    <w:p w:rsidR="005F1F37" w:rsidRPr="003F0B0C" w:rsidRDefault="005F1F37" w:rsidP="005F1F37">
      <w:pPr>
        <w:pStyle w:val="ad"/>
        <w:rPr>
          <w:rFonts w:hAnsi="宋体" w:cs="宋体"/>
        </w:rPr>
      </w:pPr>
      <w:r w:rsidRPr="003F0B0C">
        <w:rPr>
          <w:rFonts w:hAnsi="宋体" w:cs="宋体" w:hint="eastAsia"/>
        </w:rPr>
        <w:t xml:space="preserve">       return v;</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int josephus(int n, int m)</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if (m == 1) return n;</w:t>
      </w:r>
    </w:p>
    <w:p w:rsidR="005F1F37" w:rsidRPr="003F0B0C" w:rsidRDefault="005F1F37" w:rsidP="005F1F37">
      <w:pPr>
        <w:pStyle w:val="ad"/>
        <w:rPr>
          <w:rFonts w:hAnsi="宋体" w:cs="宋体"/>
        </w:rPr>
      </w:pPr>
      <w:r w:rsidRPr="003F0B0C">
        <w:rPr>
          <w:rFonts w:hAnsi="宋体" w:cs="宋体" w:hint="eastAsia"/>
        </w:rPr>
        <w:t xml:space="preserve">       if (n == 1) return 1;</w:t>
      </w:r>
    </w:p>
    <w:p w:rsidR="005F1F37" w:rsidRPr="003F0B0C" w:rsidRDefault="005F1F37" w:rsidP="005F1F37">
      <w:pPr>
        <w:pStyle w:val="ad"/>
        <w:rPr>
          <w:rFonts w:hAnsi="宋体" w:cs="宋体"/>
        </w:rPr>
      </w:pPr>
      <w:r w:rsidRPr="003F0B0C">
        <w:rPr>
          <w:rFonts w:hAnsi="宋体" w:cs="宋体" w:hint="eastAsia"/>
        </w:rPr>
        <w:t xml:space="preserve">       if (m &gt;=n) return josephus0(n,m);</w:t>
      </w:r>
    </w:p>
    <w:p w:rsidR="005F1F37" w:rsidRPr="003F0B0C" w:rsidRDefault="005F1F37" w:rsidP="005F1F37">
      <w:pPr>
        <w:pStyle w:val="ad"/>
        <w:rPr>
          <w:rFonts w:hAnsi="宋体" w:cs="宋体"/>
          <w:lang w:val="pt-BR"/>
        </w:rPr>
      </w:pPr>
      <w:r w:rsidRPr="003F0B0C">
        <w:rPr>
          <w:rFonts w:hAnsi="宋体" w:cs="宋体" w:hint="eastAsia"/>
          <w:lang w:val="pt-BR"/>
        </w:rPr>
        <w:t xml:space="preserve">       int l = (n/m)*m;</w:t>
      </w:r>
    </w:p>
    <w:p w:rsidR="005F1F37" w:rsidRPr="003F0B0C" w:rsidRDefault="005F1F37" w:rsidP="005F1F37">
      <w:pPr>
        <w:pStyle w:val="ad"/>
        <w:rPr>
          <w:rFonts w:hAnsi="宋体" w:cs="宋体"/>
          <w:lang w:val="pt-BR"/>
        </w:rPr>
      </w:pPr>
      <w:r w:rsidRPr="003F0B0C">
        <w:rPr>
          <w:rFonts w:hAnsi="宋体" w:cs="宋体" w:hint="eastAsia"/>
          <w:lang w:val="pt-BR"/>
        </w:rPr>
        <w:t xml:space="preserve">       int j = josephus(n - (n/m), m);</w:t>
      </w:r>
    </w:p>
    <w:p w:rsidR="005F1F37" w:rsidRPr="003F0B0C" w:rsidRDefault="005F1F37" w:rsidP="005F1F37">
      <w:pPr>
        <w:pStyle w:val="ad"/>
        <w:rPr>
          <w:rFonts w:hAnsi="宋体" w:cs="宋体"/>
        </w:rPr>
      </w:pPr>
      <w:r w:rsidRPr="003F0B0C">
        <w:rPr>
          <w:rFonts w:hAnsi="宋体" w:cs="宋体" w:hint="eastAsia"/>
        </w:rPr>
        <w:t xml:space="preserve">       if (j &lt;= n-l) return l+j;</w:t>
      </w:r>
    </w:p>
    <w:p w:rsidR="005F1F37" w:rsidRPr="003F0B0C" w:rsidRDefault="005F1F37" w:rsidP="005F1F37">
      <w:pPr>
        <w:pStyle w:val="ad"/>
        <w:rPr>
          <w:rFonts w:hAnsi="宋体" w:cs="宋体"/>
        </w:rPr>
      </w:pPr>
      <w:r w:rsidRPr="003F0B0C">
        <w:rPr>
          <w:rFonts w:hAnsi="宋体" w:cs="宋体" w:hint="eastAsia"/>
        </w:rPr>
        <w:t xml:space="preserve">       j -= n-l;</w:t>
      </w:r>
    </w:p>
    <w:p w:rsidR="005F1F37" w:rsidRPr="003F0B0C" w:rsidRDefault="005F1F37" w:rsidP="005F1F37">
      <w:pPr>
        <w:pStyle w:val="ad"/>
        <w:rPr>
          <w:rFonts w:hAnsi="宋体" w:cs="宋体"/>
        </w:rPr>
      </w:pPr>
      <w:r w:rsidRPr="003F0B0C">
        <w:rPr>
          <w:rFonts w:hAnsi="宋体" w:cs="宋体" w:hint="eastAsia"/>
        </w:rPr>
        <w:t xml:space="preserve">       int t = (j/(m-1))*m;</w:t>
      </w:r>
    </w:p>
    <w:p w:rsidR="005F1F37" w:rsidRPr="003F0B0C" w:rsidRDefault="005F1F37" w:rsidP="005F1F37">
      <w:pPr>
        <w:pStyle w:val="ad"/>
        <w:rPr>
          <w:rFonts w:hAnsi="宋体" w:cs="宋体"/>
        </w:rPr>
      </w:pPr>
      <w:r w:rsidRPr="003F0B0C">
        <w:rPr>
          <w:rFonts w:hAnsi="宋体" w:cs="宋体" w:hint="eastAsia"/>
        </w:rPr>
        <w:t xml:space="preserve">       if ((j % (m-1)) == 0) return t-1;</w:t>
      </w:r>
    </w:p>
    <w:p w:rsidR="005F1F37" w:rsidRPr="003F0B0C" w:rsidRDefault="005F1F37" w:rsidP="005F1F37">
      <w:pPr>
        <w:pStyle w:val="ad"/>
        <w:rPr>
          <w:rFonts w:hAnsi="宋体" w:cs="宋体"/>
        </w:rPr>
      </w:pPr>
      <w:r w:rsidRPr="003F0B0C">
        <w:rPr>
          <w:rFonts w:hAnsi="宋体" w:cs="宋体" w:hint="eastAsia"/>
        </w:rPr>
        <w:t xml:space="preserve">       return t + (j % (m-1));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13.2 N皇后构造解</w:t>
      </w:r>
    </w:p>
    <w:p w:rsidR="005F1F37" w:rsidRPr="003F0B0C" w:rsidRDefault="005F1F37" w:rsidP="005F1F37">
      <w:pPr>
        <w:pStyle w:val="ad"/>
        <w:rPr>
          <w:rFonts w:hAnsi="宋体" w:cs="宋体"/>
        </w:rPr>
      </w:pPr>
      <w:r w:rsidRPr="003F0B0C">
        <w:rPr>
          <w:rFonts w:hAnsi="宋体" w:cs="宋体" w:hint="eastAsia"/>
        </w:rPr>
        <w:t>//N皇后构造解,n&gt;=4</w:t>
      </w:r>
    </w:p>
    <w:p w:rsidR="005F1F37" w:rsidRPr="003F0B0C" w:rsidRDefault="005F1F37" w:rsidP="005F1F37">
      <w:pPr>
        <w:pStyle w:val="ad"/>
        <w:rPr>
          <w:rFonts w:hAnsi="宋体" w:cs="宋体"/>
        </w:rPr>
      </w:pPr>
      <w:r w:rsidRPr="003F0B0C">
        <w:rPr>
          <w:rFonts w:hAnsi="宋体" w:cs="宋体" w:hint="eastAsia"/>
        </w:rPr>
        <w:t>void even1(int n,int *p){</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(i=1;i&lt;=n/2;i++) </w:t>
      </w:r>
    </w:p>
    <w:p w:rsidR="005F1F37" w:rsidRPr="003F0B0C" w:rsidRDefault="005F1F37" w:rsidP="005F1F37">
      <w:pPr>
        <w:pStyle w:val="ad"/>
        <w:rPr>
          <w:rFonts w:hAnsi="宋体" w:cs="宋体"/>
        </w:rPr>
      </w:pPr>
      <w:r w:rsidRPr="003F0B0C">
        <w:rPr>
          <w:rFonts w:hAnsi="宋体" w:cs="宋体" w:hint="eastAsia"/>
        </w:rPr>
        <w:t xml:space="preserve">              p[i-1]=2*i;</w:t>
      </w:r>
    </w:p>
    <w:p w:rsidR="005F1F37" w:rsidRPr="003F0B0C" w:rsidRDefault="005F1F37" w:rsidP="005F1F37">
      <w:pPr>
        <w:pStyle w:val="ad"/>
        <w:rPr>
          <w:rFonts w:hAnsi="宋体" w:cs="宋体"/>
          <w:lang w:val="pt-BR"/>
        </w:rPr>
      </w:pPr>
      <w:r w:rsidRPr="003F0B0C">
        <w:rPr>
          <w:rFonts w:hAnsi="宋体" w:cs="宋体" w:hint="eastAsia"/>
          <w:lang w:val="pt-BR"/>
        </w:rPr>
        <w:t xml:space="preserve">       for (i=n/2+1;i&lt;=n;i++) </w:t>
      </w:r>
    </w:p>
    <w:p w:rsidR="005F1F37" w:rsidRPr="003F0B0C" w:rsidRDefault="005F1F37" w:rsidP="005F1F37">
      <w:pPr>
        <w:pStyle w:val="ad"/>
        <w:rPr>
          <w:rFonts w:hAnsi="宋体" w:cs="宋体"/>
          <w:lang w:val="pt-BR"/>
        </w:rPr>
      </w:pPr>
      <w:r w:rsidRPr="003F0B0C">
        <w:rPr>
          <w:rFonts w:hAnsi="宋体" w:cs="宋体" w:hint="eastAsia"/>
          <w:lang w:val="pt-BR"/>
        </w:rPr>
        <w:t xml:space="preserve">              p[i-1]=2*i-n-1;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even2(int n,int *p){</w:t>
      </w:r>
    </w:p>
    <w:p w:rsidR="005F1F37" w:rsidRPr="003F0B0C" w:rsidRDefault="005F1F37" w:rsidP="005F1F37">
      <w:pPr>
        <w:pStyle w:val="ad"/>
        <w:rPr>
          <w:rFonts w:hAnsi="宋体" w:cs="宋体"/>
          <w:lang w:val="pt-BR"/>
        </w:rPr>
      </w:pPr>
      <w:r w:rsidRPr="003F0B0C">
        <w:rPr>
          <w:rFonts w:hAnsi="宋体" w:cs="宋体" w:hint="eastAsia"/>
          <w:lang w:val="pt-BR"/>
        </w:rPr>
        <w:t xml:space="preserve">       int i;</w:t>
      </w:r>
    </w:p>
    <w:p w:rsidR="005F1F37" w:rsidRPr="003F0B0C" w:rsidRDefault="005F1F37" w:rsidP="005F1F37">
      <w:pPr>
        <w:pStyle w:val="ad"/>
        <w:rPr>
          <w:rFonts w:hAnsi="宋体" w:cs="宋体"/>
          <w:lang w:val="pt-BR"/>
        </w:rPr>
      </w:pPr>
      <w:r w:rsidRPr="003F0B0C">
        <w:rPr>
          <w:rFonts w:hAnsi="宋体" w:cs="宋体" w:hint="eastAsia"/>
          <w:lang w:val="pt-BR"/>
        </w:rPr>
        <w:t xml:space="preserve">       for (i=1;i&lt;=n/2;i++)</w:t>
      </w:r>
    </w:p>
    <w:p w:rsidR="005F1F37" w:rsidRPr="003F0B0C" w:rsidRDefault="005F1F37" w:rsidP="005F1F37">
      <w:pPr>
        <w:pStyle w:val="ad"/>
        <w:rPr>
          <w:rFonts w:hAnsi="宋体" w:cs="宋体"/>
          <w:lang w:val="pt-BR"/>
        </w:rPr>
      </w:pPr>
      <w:r w:rsidRPr="003F0B0C">
        <w:rPr>
          <w:rFonts w:hAnsi="宋体" w:cs="宋体" w:hint="eastAsia"/>
          <w:lang w:val="pt-BR"/>
        </w:rPr>
        <w:t xml:space="preserve">              p[i-1]=(2*i+n/2-3)%n+1;</w:t>
      </w:r>
    </w:p>
    <w:p w:rsidR="005F1F37" w:rsidRPr="003F0B0C" w:rsidRDefault="005F1F37" w:rsidP="005F1F37">
      <w:pPr>
        <w:pStyle w:val="ad"/>
        <w:rPr>
          <w:rFonts w:hAnsi="宋体" w:cs="宋体"/>
          <w:lang w:val="pt-BR"/>
        </w:rPr>
      </w:pPr>
      <w:r w:rsidRPr="003F0B0C">
        <w:rPr>
          <w:rFonts w:hAnsi="宋体" w:cs="宋体" w:hint="eastAsia"/>
          <w:lang w:val="pt-BR"/>
        </w:rPr>
        <w:t xml:space="preserve">       for (i=n/2+1;i&lt;=n;i++)</w:t>
      </w:r>
    </w:p>
    <w:p w:rsidR="005F1F37" w:rsidRPr="003F0B0C" w:rsidRDefault="005F1F37" w:rsidP="005F1F37">
      <w:pPr>
        <w:pStyle w:val="ad"/>
        <w:rPr>
          <w:rFonts w:hAnsi="宋体" w:cs="宋体"/>
          <w:lang w:val="pt-BR"/>
        </w:rPr>
      </w:pPr>
      <w:r w:rsidRPr="003F0B0C">
        <w:rPr>
          <w:rFonts w:hAnsi="宋体" w:cs="宋体" w:hint="eastAsia"/>
          <w:lang w:val="pt-BR"/>
        </w:rPr>
        <w:t xml:space="preserve">              p[i-1]=n-(2*(n-i+1)+n/2-3)%n;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generate(int,int*);</w:t>
      </w:r>
    </w:p>
    <w:p w:rsidR="005F1F37" w:rsidRPr="003F0B0C" w:rsidRDefault="005F1F37" w:rsidP="005F1F37">
      <w:pPr>
        <w:pStyle w:val="ad"/>
        <w:rPr>
          <w:rFonts w:hAnsi="宋体" w:cs="宋体"/>
        </w:rPr>
      </w:pPr>
      <w:r w:rsidRPr="003F0B0C">
        <w:rPr>
          <w:rFonts w:hAnsi="宋体" w:cs="宋体" w:hint="eastAsia"/>
        </w:rPr>
        <w:t>void odd(int n,int *p){</w:t>
      </w:r>
    </w:p>
    <w:p w:rsidR="005F1F37" w:rsidRPr="003F0B0C" w:rsidRDefault="005F1F37" w:rsidP="005F1F37">
      <w:pPr>
        <w:pStyle w:val="ad"/>
        <w:rPr>
          <w:rFonts w:hAnsi="宋体" w:cs="宋体"/>
          <w:lang w:val="pt-BR"/>
        </w:rPr>
      </w:pPr>
      <w:r w:rsidRPr="003F0B0C">
        <w:rPr>
          <w:rFonts w:hAnsi="宋体" w:cs="宋体" w:hint="eastAsia"/>
          <w:lang w:val="pt-BR"/>
        </w:rPr>
        <w:t xml:space="preserve">       generate(n-1,p),p[n-1]=n;</w:t>
      </w:r>
    </w:p>
    <w:p w:rsidR="005F1F37" w:rsidRPr="003F0B0C" w:rsidRDefault="005F1F37" w:rsidP="005F1F37">
      <w:pPr>
        <w:pStyle w:val="ad"/>
        <w:rPr>
          <w:rFonts w:hAnsi="宋体" w:cs="宋体"/>
        </w:rPr>
      </w:pPr>
      <w:r w:rsidRPr="003F0B0C">
        <w:rPr>
          <w:rFonts w:hAnsi="宋体" w:cs="宋体" w:hint="eastAsia"/>
        </w:rPr>
        <w:lastRenderedPageBreak/>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generate(int n,int *p){</w:t>
      </w:r>
    </w:p>
    <w:p w:rsidR="005F1F37" w:rsidRPr="003F0B0C" w:rsidRDefault="005F1F37" w:rsidP="005F1F37">
      <w:pPr>
        <w:pStyle w:val="ad"/>
        <w:rPr>
          <w:rFonts w:hAnsi="宋体" w:cs="宋体"/>
        </w:rPr>
      </w:pPr>
      <w:r w:rsidRPr="003F0B0C">
        <w:rPr>
          <w:rFonts w:hAnsi="宋体" w:cs="宋体" w:hint="eastAsia"/>
        </w:rPr>
        <w:t xml:space="preserve">       if (n&amp;1)</w:t>
      </w:r>
    </w:p>
    <w:p w:rsidR="005F1F37" w:rsidRPr="003F0B0C" w:rsidRDefault="005F1F37" w:rsidP="005F1F37">
      <w:pPr>
        <w:pStyle w:val="ad"/>
        <w:rPr>
          <w:rFonts w:hAnsi="宋体" w:cs="宋体"/>
        </w:rPr>
      </w:pPr>
      <w:r w:rsidRPr="003F0B0C">
        <w:rPr>
          <w:rFonts w:hAnsi="宋体" w:cs="宋体" w:hint="eastAsia"/>
        </w:rPr>
        <w:t xml:space="preserve">              odd(n,p);</w:t>
      </w:r>
    </w:p>
    <w:p w:rsidR="005F1F37" w:rsidRPr="003F0B0C" w:rsidRDefault="005F1F37" w:rsidP="005F1F37">
      <w:pPr>
        <w:pStyle w:val="ad"/>
        <w:rPr>
          <w:rFonts w:hAnsi="宋体" w:cs="宋体"/>
        </w:rPr>
      </w:pPr>
      <w:r w:rsidRPr="003F0B0C">
        <w:rPr>
          <w:rFonts w:hAnsi="宋体" w:cs="宋体" w:hint="eastAsia"/>
        </w:rPr>
        <w:t xml:space="preserve">       else if (n%6!=2)</w:t>
      </w:r>
    </w:p>
    <w:p w:rsidR="005F1F37" w:rsidRPr="003F0B0C" w:rsidRDefault="005F1F37" w:rsidP="005F1F37">
      <w:pPr>
        <w:pStyle w:val="ad"/>
        <w:rPr>
          <w:rFonts w:hAnsi="宋体" w:cs="宋体"/>
        </w:rPr>
      </w:pPr>
      <w:r w:rsidRPr="003F0B0C">
        <w:rPr>
          <w:rFonts w:hAnsi="宋体" w:cs="宋体" w:hint="eastAsia"/>
        </w:rPr>
        <w:t xml:space="preserve">              even1(n,p);</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even2(n,p);</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13.3 布尔母函数</w:t>
      </w:r>
    </w:p>
    <w:p w:rsidR="005F1F37" w:rsidRPr="003F0B0C" w:rsidRDefault="005F1F37" w:rsidP="005F1F37">
      <w:pPr>
        <w:pStyle w:val="ad"/>
        <w:rPr>
          <w:rFonts w:hAnsi="宋体" w:cs="宋体"/>
        </w:rPr>
      </w:pPr>
      <w:r w:rsidRPr="003F0B0C">
        <w:rPr>
          <w:rFonts w:hAnsi="宋体" w:cs="宋体" w:hint="eastAsia"/>
        </w:rPr>
        <w:t>//布尔母函数</w:t>
      </w:r>
    </w:p>
    <w:p w:rsidR="005F1F37" w:rsidRPr="003F0B0C" w:rsidRDefault="005F1F37" w:rsidP="005F1F37">
      <w:pPr>
        <w:pStyle w:val="ad"/>
        <w:rPr>
          <w:rFonts w:hAnsi="宋体" w:cs="宋体"/>
        </w:rPr>
      </w:pPr>
      <w:r w:rsidRPr="003F0B0C">
        <w:rPr>
          <w:rFonts w:hAnsi="宋体" w:cs="宋体" w:hint="eastAsia"/>
        </w:rPr>
        <w:t>//判m[]个价值为w[]的货币能否构成value</w:t>
      </w:r>
    </w:p>
    <w:p w:rsidR="005F1F37" w:rsidRPr="003F0B0C" w:rsidRDefault="005F1F37" w:rsidP="005F1F37">
      <w:pPr>
        <w:pStyle w:val="ad"/>
        <w:rPr>
          <w:rFonts w:hAnsi="宋体" w:cs="宋体"/>
        </w:rPr>
      </w:pPr>
      <w:r w:rsidRPr="003F0B0C">
        <w:rPr>
          <w:rFonts w:hAnsi="宋体" w:cs="宋体" w:hint="eastAsia"/>
        </w:rPr>
        <w:t>//适合m[]较大w[]较小的情况</w:t>
      </w:r>
    </w:p>
    <w:p w:rsidR="005F1F37" w:rsidRPr="003F0B0C" w:rsidRDefault="005F1F37" w:rsidP="005F1F37">
      <w:pPr>
        <w:pStyle w:val="ad"/>
        <w:rPr>
          <w:rFonts w:hAnsi="宋体" w:cs="宋体"/>
        </w:rPr>
      </w:pPr>
      <w:r w:rsidRPr="003F0B0C">
        <w:rPr>
          <w:rFonts w:hAnsi="宋体" w:cs="宋体" w:hint="eastAsia"/>
        </w:rPr>
        <w:t>//返回布尔量</w:t>
      </w:r>
    </w:p>
    <w:p w:rsidR="005F1F37" w:rsidRPr="003F0B0C" w:rsidRDefault="005F1F37" w:rsidP="005F1F37">
      <w:pPr>
        <w:pStyle w:val="ad"/>
        <w:rPr>
          <w:rFonts w:hAnsi="宋体" w:cs="宋体"/>
        </w:rPr>
      </w:pPr>
      <w:r w:rsidRPr="003F0B0C">
        <w:rPr>
          <w:rFonts w:hAnsi="宋体" w:cs="宋体" w:hint="eastAsia"/>
        </w:rPr>
        <w:t>//传入货币种数n,个数m[],价值w[]和目标值value</w:t>
      </w:r>
    </w:p>
    <w:p w:rsidR="005F1F37" w:rsidRPr="003F0B0C" w:rsidRDefault="005F1F37" w:rsidP="005F1F37">
      <w:pPr>
        <w:pStyle w:val="ad"/>
        <w:rPr>
          <w:rFonts w:hAnsi="宋体" w:cs="宋体"/>
        </w:rPr>
      </w:pPr>
      <w:r w:rsidRPr="003F0B0C">
        <w:rPr>
          <w:rFonts w:hAnsi="宋体" w:cs="宋体" w:hint="eastAsia"/>
        </w:rPr>
        <w:t>#define MAXV 100000</w:t>
      </w:r>
    </w:p>
    <w:p w:rsidR="005F1F37" w:rsidRPr="003F0B0C" w:rsidRDefault="005F1F37" w:rsidP="005F1F37">
      <w:pPr>
        <w:pStyle w:val="ad"/>
        <w:rPr>
          <w:rFonts w:hAnsi="宋体" w:cs="宋体"/>
        </w:rPr>
      </w:pPr>
      <w:r w:rsidRPr="003F0B0C">
        <w:rPr>
          <w:rFonts w:hAnsi="宋体" w:cs="宋体" w:hint="eastAsia"/>
        </w:rPr>
        <w:t xml:space="preserve"> int genfunc(int n,int* m,int* w,int value){</w:t>
      </w:r>
    </w:p>
    <w:p w:rsidR="005F1F37" w:rsidRPr="003F0B0C" w:rsidRDefault="005F1F37" w:rsidP="005F1F37">
      <w:pPr>
        <w:pStyle w:val="ad"/>
        <w:rPr>
          <w:rFonts w:hAnsi="宋体" w:cs="宋体"/>
        </w:rPr>
      </w:pPr>
      <w:r w:rsidRPr="003F0B0C">
        <w:rPr>
          <w:rFonts w:hAnsi="宋体" w:cs="宋体" w:hint="eastAsia"/>
        </w:rPr>
        <w:t xml:space="preserve">       int i,j,k,c;</w:t>
      </w:r>
    </w:p>
    <w:p w:rsidR="005F1F37" w:rsidRPr="003F0B0C" w:rsidRDefault="005F1F37" w:rsidP="005F1F37">
      <w:pPr>
        <w:pStyle w:val="ad"/>
        <w:rPr>
          <w:rFonts w:hAnsi="宋体" w:cs="宋体"/>
        </w:rPr>
      </w:pPr>
      <w:r w:rsidRPr="003F0B0C">
        <w:rPr>
          <w:rFonts w:hAnsi="宋体" w:cs="宋体" w:hint="eastAsia"/>
        </w:rPr>
        <w:t xml:space="preserve">       char r[MAXV];</w:t>
      </w:r>
    </w:p>
    <w:p w:rsidR="005F1F37" w:rsidRPr="003F0B0C" w:rsidRDefault="005F1F37" w:rsidP="005F1F37">
      <w:pPr>
        <w:pStyle w:val="ad"/>
        <w:rPr>
          <w:rFonts w:hAnsi="宋体" w:cs="宋体"/>
        </w:rPr>
      </w:pPr>
      <w:r w:rsidRPr="003F0B0C">
        <w:rPr>
          <w:rFonts w:hAnsi="宋体" w:cs="宋体" w:hint="eastAsia"/>
        </w:rPr>
        <w:t xml:space="preserve">       for (r[0]=i=1;i&lt;=value;r[i++]=0);</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for (j=0;j&lt;w[i];j++){</w:t>
      </w:r>
    </w:p>
    <w:p w:rsidR="005F1F37" w:rsidRPr="003F0B0C" w:rsidRDefault="005F1F37" w:rsidP="005F1F37">
      <w:pPr>
        <w:pStyle w:val="ad"/>
        <w:rPr>
          <w:rFonts w:hAnsi="宋体" w:cs="宋体"/>
        </w:rPr>
      </w:pPr>
      <w:r w:rsidRPr="003F0B0C">
        <w:rPr>
          <w:rFonts w:hAnsi="宋体" w:cs="宋体" w:hint="eastAsia"/>
        </w:rPr>
        <w:t xml:space="preserve">                     c=m[i]*r[k=j];</w:t>
      </w:r>
    </w:p>
    <w:p w:rsidR="005F1F37" w:rsidRPr="003F0B0C" w:rsidRDefault="005F1F37" w:rsidP="005F1F37">
      <w:pPr>
        <w:pStyle w:val="ad"/>
        <w:rPr>
          <w:rFonts w:hAnsi="宋体" w:cs="宋体"/>
        </w:rPr>
      </w:pPr>
      <w:r w:rsidRPr="003F0B0C">
        <w:rPr>
          <w:rFonts w:hAnsi="宋体" w:cs="宋体" w:hint="eastAsia"/>
        </w:rPr>
        <w:t xml:space="preserve">                     while ((k+=w[i])&lt;=value)</w:t>
      </w:r>
    </w:p>
    <w:p w:rsidR="005F1F37" w:rsidRPr="003F0B0C" w:rsidRDefault="005F1F37" w:rsidP="005F1F37">
      <w:pPr>
        <w:pStyle w:val="ad"/>
        <w:rPr>
          <w:rFonts w:hAnsi="宋体" w:cs="宋体"/>
        </w:rPr>
      </w:pPr>
      <w:r w:rsidRPr="003F0B0C">
        <w:rPr>
          <w:rFonts w:hAnsi="宋体" w:cs="宋体" w:hint="eastAsia"/>
        </w:rPr>
        <w:t xml:space="preserve">                            if (r[k])</w:t>
      </w:r>
    </w:p>
    <w:p w:rsidR="005F1F37" w:rsidRPr="003F0B0C" w:rsidRDefault="005F1F37" w:rsidP="005F1F37">
      <w:pPr>
        <w:pStyle w:val="ad"/>
        <w:rPr>
          <w:rFonts w:hAnsi="宋体" w:cs="宋体"/>
        </w:rPr>
      </w:pPr>
      <w:r w:rsidRPr="003F0B0C">
        <w:rPr>
          <w:rFonts w:hAnsi="宋体" w:cs="宋体" w:hint="eastAsia"/>
        </w:rPr>
        <w:t xml:space="preserve">                                   c=m[i];</w:t>
      </w:r>
    </w:p>
    <w:p w:rsidR="005F1F37" w:rsidRPr="003F0B0C" w:rsidRDefault="005F1F37" w:rsidP="005F1F37">
      <w:pPr>
        <w:pStyle w:val="ad"/>
        <w:rPr>
          <w:rFonts w:hAnsi="宋体" w:cs="宋体"/>
        </w:rPr>
      </w:pPr>
      <w:r w:rsidRPr="003F0B0C">
        <w:rPr>
          <w:rFonts w:hAnsi="宋体" w:cs="宋体" w:hint="eastAsia"/>
        </w:rPr>
        <w:t xml:space="preserve">                            else if (c)</w:t>
      </w:r>
    </w:p>
    <w:p w:rsidR="005F1F37" w:rsidRPr="003F0B0C" w:rsidRDefault="005F1F37" w:rsidP="005F1F37">
      <w:pPr>
        <w:pStyle w:val="ad"/>
        <w:rPr>
          <w:rFonts w:hAnsi="宋体" w:cs="宋体"/>
        </w:rPr>
      </w:pPr>
      <w:r w:rsidRPr="003F0B0C">
        <w:rPr>
          <w:rFonts w:hAnsi="宋体" w:cs="宋体" w:hint="eastAsia"/>
        </w:rPr>
        <w:t xml:space="preserve">                                   r[k]=1,c--;</w:t>
      </w:r>
    </w:p>
    <w:p w:rsidR="005F1F37" w:rsidRPr="003F0B0C" w:rsidRDefault="005F1F37" w:rsidP="005F1F37">
      <w:pPr>
        <w:pStyle w:val="ad"/>
        <w:rPr>
          <w:rFonts w:hAnsi="宋体" w:cs="宋体"/>
        </w:rPr>
      </w:pPr>
      <w:r w:rsidRPr="003F0B0C">
        <w:rPr>
          <w:rFonts w:hAnsi="宋体" w:cs="宋体" w:hint="eastAsia"/>
        </w:rPr>
        <w:t xml:space="preserve">                     if (r[value])</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p>
    <w:p w:rsidR="005F1F37" w:rsidRPr="003F0B0C" w:rsidRDefault="005F1F37" w:rsidP="005F1F37">
      <w:pPr>
        <w:pStyle w:val="ad"/>
        <w:rPr>
          <w:rFonts w:hAnsi="宋体" w:cs="宋体"/>
          <w:b/>
        </w:rPr>
      </w:pPr>
      <w:r w:rsidRPr="003F0B0C">
        <w:rPr>
          <w:rFonts w:hAnsi="宋体" w:cs="宋体" w:hint="eastAsia"/>
          <w:b/>
        </w:rPr>
        <w:t>13.4 第k元素</w:t>
      </w:r>
    </w:p>
    <w:p w:rsidR="005F1F37" w:rsidRPr="003F0B0C" w:rsidRDefault="005F1F37" w:rsidP="005F1F37">
      <w:pPr>
        <w:pStyle w:val="ad"/>
        <w:rPr>
          <w:rFonts w:hAnsi="宋体" w:cs="宋体"/>
        </w:rPr>
      </w:pPr>
      <w:r w:rsidRPr="003F0B0C">
        <w:rPr>
          <w:rFonts w:hAnsi="宋体" w:cs="宋体" w:hint="eastAsia"/>
        </w:rPr>
        <w:t>//取第k个元素,k=0..n-1</w:t>
      </w:r>
    </w:p>
    <w:p w:rsidR="005F1F37" w:rsidRPr="003F0B0C" w:rsidRDefault="005F1F37" w:rsidP="005F1F37">
      <w:pPr>
        <w:pStyle w:val="ad"/>
        <w:rPr>
          <w:rFonts w:hAnsi="宋体" w:cs="宋体"/>
        </w:rPr>
      </w:pPr>
      <w:r w:rsidRPr="003F0B0C">
        <w:rPr>
          <w:rFonts w:hAnsi="宋体" w:cs="宋体" w:hint="eastAsia"/>
        </w:rPr>
        <w:t>//平均复杂度O(n)</w:t>
      </w:r>
    </w:p>
    <w:p w:rsidR="005F1F37" w:rsidRPr="003F0B0C" w:rsidRDefault="005F1F37" w:rsidP="005F1F37">
      <w:pPr>
        <w:pStyle w:val="ad"/>
        <w:rPr>
          <w:rFonts w:hAnsi="宋体" w:cs="宋体"/>
        </w:rPr>
      </w:pPr>
      <w:r w:rsidRPr="003F0B0C">
        <w:rPr>
          <w:rFonts w:hAnsi="宋体" w:cs="宋体" w:hint="eastAsia"/>
        </w:rPr>
        <w:t>//注意a[]中的顺序被改变</w:t>
      </w:r>
    </w:p>
    <w:p w:rsidR="005F1F37" w:rsidRPr="003F0B0C" w:rsidRDefault="005F1F37" w:rsidP="005F1F37">
      <w:pPr>
        <w:pStyle w:val="ad"/>
        <w:rPr>
          <w:rFonts w:hAnsi="宋体" w:cs="宋体"/>
        </w:rPr>
      </w:pPr>
      <w:r w:rsidRPr="003F0B0C">
        <w:rPr>
          <w:rFonts w:hAnsi="宋体" w:cs="宋体" w:hint="eastAsia"/>
        </w:rPr>
        <w:t>#define _cp(a,b) ((a)&lt;(b))</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elem_t kth_element(int n,elem_t* a,int k){</w:t>
      </w:r>
    </w:p>
    <w:p w:rsidR="005F1F37" w:rsidRPr="003F0B0C" w:rsidRDefault="005F1F37" w:rsidP="005F1F37">
      <w:pPr>
        <w:pStyle w:val="ad"/>
        <w:rPr>
          <w:rFonts w:hAnsi="宋体" w:cs="宋体"/>
        </w:rPr>
      </w:pPr>
      <w:r w:rsidRPr="003F0B0C">
        <w:rPr>
          <w:rFonts w:hAnsi="宋体" w:cs="宋体" w:hint="eastAsia"/>
        </w:rPr>
        <w:lastRenderedPageBreak/>
        <w:t xml:space="preserve">       elem_t t,key;</w:t>
      </w:r>
    </w:p>
    <w:p w:rsidR="005F1F37" w:rsidRPr="003F0B0C" w:rsidRDefault="005F1F37" w:rsidP="005F1F37">
      <w:pPr>
        <w:pStyle w:val="ad"/>
        <w:rPr>
          <w:rFonts w:hAnsi="宋体" w:cs="宋体"/>
        </w:rPr>
      </w:pPr>
      <w:r w:rsidRPr="003F0B0C">
        <w:rPr>
          <w:rFonts w:hAnsi="宋体" w:cs="宋体" w:hint="eastAsia"/>
        </w:rPr>
        <w:t xml:space="preserve">       int l=0,r=n-1,i,j;</w:t>
      </w:r>
    </w:p>
    <w:p w:rsidR="005F1F37" w:rsidRPr="003F0B0C" w:rsidRDefault="005F1F37" w:rsidP="005F1F37">
      <w:pPr>
        <w:pStyle w:val="ad"/>
        <w:rPr>
          <w:rFonts w:hAnsi="宋体" w:cs="宋体"/>
        </w:rPr>
      </w:pPr>
      <w:r w:rsidRPr="003F0B0C">
        <w:rPr>
          <w:rFonts w:hAnsi="宋体" w:cs="宋体" w:hint="eastAsia"/>
        </w:rPr>
        <w:t xml:space="preserve">       while (l&lt;r){</w:t>
      </w:r>
    </w:p>
    <w:p w:rsidR="005F1F37" w:rsidRPr="003F0B0C" w:rsidRDefault="005F1F37" w:rsidP="005F1F37">
      <w:pPr>
        <w:pStyle w:val="ad"/>
        <w:rPr>
          <w:rFonts w:hAnsi="宋体" w:cs="宋体"/>
        </w:rPr>
      </w:pPr>
      <w:r w:rsidRPr="003F0B0C">
        <w:rPr>
          <w:rFonts w:hAnsi="宋体" w:cs="宋体" w:hint="eastAsia"/>
        </w:rPr>
        <w:t xml:space="preserve">              for (key=a[((i=l-1)+(j=r+1))&gt;&gt;1];i&lt;j;){</w:t>
      </w:r>
    </w:p>
    <w:p w:rsidR="005F1F37" w:rsidRPr="003F0B0C" w:rsidRDefault="005F1F37" w:rsidP="005F1F37">
      <w:pPr>
        <w:pStyle w:val="ad"/>
        <w:rPr>
          <w:rFonts w:hAnsi="宋体" w:cs="宋体"/>
        </w:rPr>
      </w:pPr>
      <w:r w:rsidRPr="003F0B0C">
        <w:rPr>
          <w:rFonts w:hAnsi="宋体" w:cs="宋体" w:hint="eastAsia"/>
        </w:rPr>
        <w:t xml:space="preserve">                     for (j--;_cp(key,a[j]);j--);</w:t>
      </w:r>
    </w:p>
    <w:p w:rsidR="005F1F37" w:rsidRPr="003F0B0C" w:rsidRDefault="005F1F37" w:rsidP="005F1F37">
      <w:pPr>
        <w:pStyle w:val="ad"/>
        <w:rPr>
          <w:rFonts w:hAnsi="宋体" w:cs="宋体"/>
        </w:rPr>
      </w:pPr>
      <w:r w:rsidRPr="003F0B0C">
        <w:rPr>
          <w:rFonts w:hAnsi="宋体" w:cs="宋体" w:hint="eastAsia"/>
        </w:rPr>
        <w:t xml:space="preserve">                     for (i++;_cp(a[i],key);i++);</w:t>
      </w:r>
    </w:p>
    <w:p w:rsidR="005F1F37" w:rsidRPr="003F0B0C" w:rsidRDefault="005F1F37" w:rsidP="005F1F37">
      <w:pPr>
        <w:pStyle w:val="ad"/>
        <w:rPr>
          <w:rFonts w:hAnsi="宋体" w:cs="宋体"/>
        </w:rPr>
      </w:pPr>
      <w:r w:rsidRPr="003F0B0C">
        <w:rPr>
          <w:rFonts w:hAnsi="宋体" w:cs="宋体" w:hint="eastAsia"/>
        </w:rPr>
        <w:t xml:space="preserve">                     if (i&lt;j) t=a[i],a[i]=a[j],a[j]=t;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(k&gt;j) l=j+1;</w:t>
      </w:r>
    </w:p>
    <w:p w:rsidR="005F1F37" w:rsidRPr="003F0B0C" w:rsidRDefault="005F1F37" w:rsidP="005F1F37">
      <w:pPr>
        <w:pStyle w:val="ad"/>
        <w:rPr>
          <w:rFonts w:hAnsi="宋体" w:cs="宋体"/>
        </w:rPr>
      </w:pPr>
      <w:r w:rsidRPr="003F0B0C">
        <w:rPr>
          <w:rFonts w:hAnsi="宋体" w:cs="宋体" w:hint="eastAsia"/>
        </w:rPr>
        <w:t xml:space="preserve">              else r=j;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a[k];</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13.5 幻方构造</w:t>
      </w:r>
    </w:p>
    <w:p w:rsidR="005F1F37" w:rsidRPr="003F0B0C" w:rsidRDefault="005F1F37" w:rsidP="005F1F37">
      <w:pPr>
        <w:pStyle w:val="ad"/>
        <w:rPr>
          <w:rFonts w:hAnsi="宋体" w:cs="宋体"/>
        </w:rPr>
      </w:pPr>
      <w:r w:rsidRPr="003F0B0C">
        <w:rPr>
          <w:rFonts w:hAnsi="宋体" w:cs="宋体" w:hint="eastAsia"/>
        </w:rPr>
        <w:t>//幻方构造(l!=2)</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void dllb(int l,int si,int sj,int sn,int d[][MAXN]){</w:t>
      </w:r>
    </w:p>
    <w:p w:rsidR="005F1F37" w:rsidRPr="003F0B0C" w:rsidRDefault="005F1F37" w:rsidP="005F1F37">
      <w:pPr>
        <w:pStyle w:val="ad"/>
        <w:rPr>
          <w:rFonts w:hAnsi="宋体" w:cs="宋体"/>
          <w:lang w:val="pt-BR"/>
        </w:rPr>
      </w:pPr>
      <w:r w:rsidRPr="003F0B0C">
        <w:rPr>
          <w:rFonts w:hAnsi="宋体" w:cs="宋体" w:hint="eastAsia"/>
          <w:lang w:val="pt-BR"/>
        </w:rPr>
        <w:t xml:space="preserve">       int n,i=0,j=l/2;</w:t>
      </w:r>
    </w:p>
    <w:p w:rsidR="005F1F37" w:rsidRPr="003F0B0C" w:rsidRDefault="005F1F37" w:rsidP="005F1F37">
      <w:pPr>
        <w:pStyle w:val="ad"/>
        <w:rPr>
          <w:rFonts w:hAnsi="宋体" w:cs="宋体"/>
          <w:lang w:val="pt-BR"/>
        </w:rPr>
      </w:pPr>
      <w:r w:rsidRPr="003F0B0C">
        <w:rPr>
          <w:rFonts w:hAnsi="宋体" w:cs="宋体" w:hint="eastAsia"/>
          <w:lang w:val="pt-BR"/>
        </w:rPr>
        <w:t xml:space="preserve">      for (n=1;n&lt;=l*l;n++){</w:t>
      </w:r>
    </w:p>
    <w:p w:rsidR="005F1F37" w:rsidRPr="003F0B0C" w:rsidRDefault="005F1F37" w:rsidP="005F1F37">
      <w:pPr>
        <w:pStyle w:val="ad"/>
        <w:rPr>
          <w:rFonts w:hAnsi="宋体" w:cs="宋体"/>
          <w:lang w:val="pt-BR"/>
        </w:rPr>
      </w:pPr>
      <w:r w:rsidRPr="003F0B0C">
        <w:rPr>
          <w:rFonts w:hAnsi="宋体" w:cs="宋体" w:hint="eastAsia"/>
          <w:lang w:val="pt-BR"/>
        </w:rPr>
        <w:t xml:space="preserve">             d[i+si][j+sj]=n+sn;</w:t>
      </w:r>
    </w:p>
    <w:p w:rsidR="005F1F37" w:rsidRPr="003F0B0C" w:rsidRDefault="005F1F37" w:rsidP="005F1F37">
      <w:pPr>
        <w:pStyle w:val="ad"/>
        <w:rPr>
          <w:rFonts w:hAnsi="宋体" w:cs="宋体"/>
        </w:rPr>
      </w:pPr>
      <w:r w:rsidRPr="003F0B0C">
        <w:rPr>
          <w:rFonts w:hAnsi="宋体" w:cs="宋体" w:hint="eastAsia"/>
        </w:rPr>
        <w:t xml:space="preserve">              if (n%l){</w:t>
      </w:r>
    </w:p>
    <w:p w:rsidR="005F1F37" w:rsidRPr="003F0B0C" w:rsidRDefault="005F1F37" w:rsidP="005F1F37">
      <w:pPr>
        <w:pStyle w:val="ad"/>
        <w:rPr>
          <w:rFonts w:hAnsi="宋体" w:cs="宋体"/>
        </w:rPr>
      </w:pPr>
      <w:r w:rsidRPr="003F0B0C">
        <w:rPr>
          <w:rFonts w:hAnsi="宋体" w:cs="宋体" w:hint="eastAsia"/>
        </w:rPr>
        <w:t xml:space="preserve">                     i=(i)?(i-1):(l-1);</w:t>
      </w:r>
    </w:p>
    <w:p w:rsidR="005F1F37" w:rsidRPr="003F0B0C" w:rsidRDefault="005F1F37" w:rsidP="005F1F37">
      <w:pPr>
        <w:pStyle w:val="ad"/>
        <w:rPr>
          <w:rFonts w:hAnsi="宋体" w:cs="宋体"/>
        </w:rPr>
      </w:pPr>
      <w:r w:rsidRPr="003F0B0C">
        <w:rPr>
          <w:rFonts w:hAnsi="宋体" w:cs="宋体" w:hint="eastAsia"/>
        </w:rPr>
        <w:t xml:space="preserve">                     j=(j==l-1)?0:(j+1);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i=(i==l-1)?0:(i+1);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magic_odd(int l,int d[][MAXN]){</w:t>
      </w:r>
    </w:p>
    <w:p w:rsidR="005F1F37" w:rsidRPr="003F0B0C" w:rsidRDefault="005F1F37" w:rsidP="005F1F37">
      <w:pPr>
        <w:pStyle w:val="ad"/>
        <w:rPr>
          <w:rFonts w:hAnsi="宋体" w:cs="宋体"/>
        </w:rPr>
      </w:pPr>
      <w:r w:rsidRPr="003F0B0C">
        <w:rPr>
          <w:rFonts w:hAnsi="宋体" w:cs="宋体" w:hint="eastAsia"/>
        </w:rPr>
        <w:t xml:space="preserve">       dllb(l,0,0,0,d);</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magic_4k(int l,int d[][MAXN]){</w:t>
      </w:r>
    </w:p>
    <w:p w:rsidR="005F1F37" w:rsidRPr="003F0B0C" w:rsidRDefault="005F1F37" w:rsidP="005F1F37">
      <w:pPr>
        <w:pStyle w:val="ad"/>
        <w:rPr>
          <w:rFonts w:hAnsi="宋体" w:cs="宋体"/>
        </w:rPr>
      </w:pPr>
      <w:r w:rsidRPr="003F0B0C">
        <w:rPr>
          <w:rFonts w:hAnsi="宋体" w:cs="宋体" w:hint="eastAsia"/>
        </w:rPr>
        <w:t xml:space="preserve">       int i,j;</w:t>
      </w:r>
    </w:p>
    <w:p w:rsidR="005F1F37" w:rsidRPr="003F0B0C" w:rsidRDefault="005F1F37" w:rsidP="005F1F37">
      <w:pPr>
        <w:pStyle w:val="ad"/>
        <w:rPr>
          <w:rFonts w:hAnsi="宋体" w:cs="宋体"/>
        </w:rPr>
      </w:pPr>
      <w:r w:rsidRPr="003F0B0C">
        <w:rPr>
          <w:rFonts w:hAnsi="宋体" w:cs="宋体" w:hint="eastAsia"/>
        </w:rPr>
        <w:t xml:space="preserve">       for (i=0;i&lt;l;i++)</w:t>
      </w:r>
    </w:p>
    <w:p w:rsidR="005F1F37" w:rsidRPr="003F0B0C" w:rsidRDefault="005F1F37" w:rsidP="005F1F37">
      <w:pPr>
        <w:pStyle w:val="ad"/>
        <w:rPr>
          <w:rFonts w:hAnsi="宋体" w:cs="宋体"/>
        </w:rPr>
      </w:pPr>
      <w:r w:rsidRPr="003F0B0C">
        <w:rPr>
          <w:rFonts w:hAnsi="宋体" w:cs="宋体" w:hint="eastAsia"/>
        </w:rPr>
        <w:t xml:space="preserve">              for (j=0;j&lt;l;j++)</w:t>
      </w:r>
    </w:p>
    <w:p w:rsidR="005F1F37" w:rsidRPr="003F0B0C" w:rsidRDefault="005F1F37" w:rsidP="005F1F37">
      <w:pPr>
        <w:pStyle w:val="ad"/>
        <w:rPr>
          <w:rFonts w:hAnsi="宋体" w:cs="宋体"/>
        </w:rPr>
      </w:pPr>
      <w:r w:rsidRPr="003F0B0C">
        <w:rPr>
          <w:rFonts w:hAnsi="宋体" w:cs="宋体" w:hint="eastAsia"/>
        </w:rPr>
        <w:t xml:space="preserve">                    d[i][j]=((i%4==0||i%4==3)&amp;&amp;(j%4==0||j%4==3)||(i%4==1||i%4==2)&amp;&amp;(j%4==1||j%4==2))?(l*l-(i*l+j)):(i*l+j+1);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magic_other(int l,int d[][MAXN]){</w:t>
      </w:r>
    </w:p>
    <w:p w:rsidR="005F1F37" w:rsidRPr="003F0B0C" w:rsidRDefault="005F1F37" w:rsidP="005F1F37">
      <w:pPr>
        <w:pStyle w:val="ad"/>
        <w:rPr>
          <w:rFonts w:hAnsi="宋体" w:cs="宋体"/>
        </w:rPr>
      </w:pPr>
      <w:r w:rsidRPr="003F0B0C">
        <w:rPr>
          <w:rFonts w:hAnsi="宋体" w:cs="宋体" w:hint="eastAsia"/>
        </w:rPr>
        <w:lastRenderedPageBreak/>
        <w:t xml:space="preserve">       int i,j,t;</w:t>
      </w:r>
    </w:p>
    <w:p w:rsidR="005F1F37" w:rsidRPr="003F0B0C" w:rsidRDefault="005F1F37" w:rsidP="005F1F37">
      <w:pPr>
        <w:pStyle w:val="ad"/>
        <w:rPr>
          <w:rFonts w:hAnsi="宋体" w:cs="宋体"/>
        </w:rPr>
      </w:pPr>
      <w:r w:rsidRPr="003F0B0C">
        <w:rPr>
          <w:rFonts w:hAnsi="宋体" w:cs="宋体" w:hint="eastAsia"/>
        </w:rPr>
        <w:t xml:space="preserve">       dllb(l/2,0,0,0,d);</w:t>
      </w:r>
    </w:p>
    <w:p w:rsidR="005F1F37" w:rsidRPr="003F0B0C" w:rsidRDefault="005F1F37" w:rsidP="005F1F37">
      <w:pPr>
        <w:pStyle w:val="ad"/>
        <w:rPr>
          <w:rFonts w:hAnsi="宋体" w:cs="宋体"/>
        </w:rPr>
      </w:pPr>
      <w:r w:rsidRPr="003F0B0C">
        <w:rPr>
          <w:rFonts w:hAnsi="宋体" w:cs="宋体" w:hint="eastAsia"/>
        </w:rPr>
        <w:t xml:space="preserve">       dllb(l/2,l/2,l/2,l*l/4,d);</w:t>
      </w:r>
    </w:p>
    <w:p w:rsidR="005F1F37" w:rsidRPr="003F0B0C" w:rsidRDefault="005F1F37" w:rsidP="005F1F37">
      <w:pPr>
        <w:pStyle w:val="ad"/>
        <w:rPr>
          <w:rFonts w:hAnsi="宋体" w:cs="宋体"/>
        </w:rPr>
      </w:pPr>
      <w:r w:rsidRPr="003F0B0C">
        <w:rPr>
          <w:rFonts w:hAnsi="宋体" w:cs="宋体" w:hint="eastAsia"/>
        </w:rPr>
        <w:t xml:space="preserve">       dllb(l/2,0,l/2,l*l/2,d);</w:t>
      </w:r>
    </w:p>
    <w:p w:rsidR="005F1F37" w:rsidRPr="003F0B0C" w:rsidRDefault="005F1F37" w:rsidP="005F1F37">
      <w:pPr>
        <w:pStyle w:val="ad"/>
        <w:rPr>
          <w:rFonts w:hAnsi="宋体" w:cs="宋体"/>
        </w:rPr>
      </w:pPr>
      <w:r w:rsidRPr="003F0B0C">
        <w:rPr>
          <w:rFonts w:hAnsi="宋体" w:cs="宋体" w:hint="eastAsia"/>
        </w:rPr>
        <w:t xml:space="preserve">       dllb(l/2,l/2,0,l*l/4*3,d);</w:t>
      </w:r>
    </w:p>
    <w:p w:rsidR="005F1F37" w:rsidRPr="003F0B0C" w:rsidRDefault="005F1F37" w:rsidP="005F1F37">
      <w:pPr>
        <w:pStyle w:val="ad"/>
        <w:rPr>
          <w:rFonts w:hAnsi="宋体" w:cs="宋体"/>
        </w:rPr>
      </w:pPr>
      <w:r w:rsidRPr="003F0B0C">
        <w:rPr>
          <w:rFonts w:hAnsi="宋体" w:cs="宋体" w:hint="eastAsia"/>
        </w:rPr>
        <w:t xml:space="preserve">       for (i=0;i&lt;l/2;i++)</w:t>
      </w:r>
    </w:p>
    <w:p w:rsidR="005F1F37" w:rsidRPr="003F0B0C" w:rsidRDefault="005F1F37" w:rsidP="005F1F37">
      <w:pPr>
        <w:pStyle w:val="ad"/>
        <w:rPr>
          <w:rFonts w:hAnsi="宋体" w:cs="宋体"/>
        </w:rPr>
      </w:pPr>
      <w:r w:rsidRPr="003F0B0C">
        <w:rPr>
          <w:rFonts w:hAnsi="宋体" w:cs="宋体" w:hint="eastAsia"/>
        </w:rPr>
        <w:t xml:space="preserve">              for (j=0;j&lt;l/4;j++)</w:t>
      </w:r>
    </w:p>
    <w:p w:rsidR="005F1F37" w:rsidRPr="003F0B0C" w:rsidRDefault="005F1F37" w:rsidP="005F1F37">
      <w:pPr>
        <w:pStyle w:val="ad"/>
        <w:rPr>
          <w:rFonts w:hAnsi="宋体" w:cs="宋体"/>
        </w:rPr>
      </w:pPr>
      <w:r w:rsidRPr="003F0B0C">
        <w:rPr>
          <w:rFonts w:hAnsi="宋体" w:cs="宋体" w:hint="eastAsia"/>
        </w:rPr>
        <w:t xml:space="preserve">                     if (i!=l/4||j)</w:t>
      </w:r>
    </w:p>
    <w:p w:rsidR="005F1F37" w:rsidRPr="003F0B0C" w:rsidRDefault="005F1F37" w:rsidP="005F1F37">
      <w:pPr>
        <w:pStyle w:val="ad"/>
        <w:rPr>
          <w:rFonts w:hAnsi="宋体" w:cs="宋体"/>
        </w:rPr>
      </w:pPr>
      <w:r w:rsidRPr="003F0B0C">
        <w:rPr>
          <w:rFonts w:hAnsi="宋体" w:cs="宋体" w:hint="eastAsia"/>
        </w:rPr>
        <w:t xml:space="preserve">                            t=d[i][j],d[i][j]=d[i+l/2][j],d[i+l/2][j]=t;</w:t>
      </w:r>
    </w:p>
    <w:p w:rsidR="005F1F37" w:rsidRPr="003F0B0C" w:rsidRDefault="005F1F37" w:rsidP="005F1F37">
      <w:pPr>
        <w:pStyle w:val="ad"/>
        <w:rPr>
          <w:rFonts w:hAnsi="宋体" w:cs="宋体"/>
        </w:rPr>
      </w:pPr>
      <w:r w:rsidRPr="003F0B0C">
        <w:rPr>
          <w:rFonts w:hAnsi="宋体" w:cs="宋体" w:hint="eastAsia"/>
        </w:rPr>
        <w:t xml:space="preserve">       t=d[l/4][l/4],d[l/4][l/4]=d[l/4+l/2][l/4],d[l/4+l/2][l/4]=t;</w:t>
      </w:r>
    </w:p>
    <w:p w:rsidR="005F1F37" w:rsidRPr="003F0B0C" w:rsidRDefault="005F1F37" w:rsidP="005F1F37">
      <w:pPr>
        <w:pStyle w:val="ad"/>
        <w:rPr>
          <w:rFonts w:hAnsi="宋体" w:cs="宋体"/>
        </w:rPr>
      </w:pPr>
      <w:r w:rsidRPr="003F0B0C">
        <w:rPr>
          <w:rFonts w:hAnsi="宋体" w:cs="宋体" w:hint="eastAsia"/>
        </w:rPr>
        <w:t xml:space="preserve">       for (i=0;i&lt;l/2;i++)</w:t>
      </w:r>
    </w:p>
    <w:p w:rsidR="005F1F37" w:rsidRPr="003F0B0C" w:rsidRDefault="005F1F37" w:rsidP="005F1F37">
      <w:pPr>
        <w:pStyle w:val="ad"/>
        <w:rPr>
          <w:rFonts w:hAnsi="宋体" w:cs="宋体"/>
        </w:rPr>
      </w:pPr>
      <w:r w:rsidRPr="003F0B0C">
        <w:rPr>
          <w:rFonts w:hAnsi="宋体" w:cs="宋体" w:hint="eastAsia"/>
        </w:rPr>
        <w:t xml:space="preserve">              for (j=l-l/4+1;j&lt;l;j++)</w:t>
      </w:r>
    </w:p>
    <w:p w:rsidR="005F1F37" w:rsidRPr="003F0B0C" w:rsidRDefault="005F1F37" w:rsidP="005F1F37">
      <w:pPr>
        <w:pStyle w:val="ad"/>
        <w:rPr>
          <w:rFonts w:hAnsi="宋体" w:cs="宋体"/>
        </w:rPr>
      </w:pPr>
      <w:r w:rsidRPr="003F0B0C">
        <w:rPr>
          <w:rFonts w:hAnsi="宋体" w:cs="宋体" w:hint="eastAsia"/>
        </w:rPr>
        <w:t xml:space="preserve">                     t=d[i][j],d[i][j]=d[i+l/2][j],d[i+l/2][j]=t;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generate(int l,int d[][MAXN]){</w:t>
      </w:r>
    </w:p>
    <w:p w:rsidR="005F1F37" w:rsidRPr="003F0B0C" w:rsidRDefault="005F1F37" w:rsidP="005F1F37">
      <w:pPr>
        <w:pStyle w:val="ad"/>
        <w:rPr>
          <w:rFonts w:hAnsi="宋体" w:cs="宋体"/>
        </w:rPr>
      </w:pPr>
      <w:r w:rsidRPr="003F0B0C">
        <w:rPr>
          <w:rFonts w:hAnsi="宋体" w:cs="宋体" w:hint="eastAsia"/>
        </w:rPr>
        <w:t xml:space="preserve">       if (l%2)</w:t>
      </w:r>
    </w:p>
    <w:p w:rsidR="005F1F37" w:rsidRPr="003F0B0C" w:rsidRDefault="005F1F37" w:rsidP="005F1F37">
      <w:pPr>
        <w:pStyle w:val="ad"/>
        <w:rPr>
          <w:rFonts w:hAnsi="宋体" w:cs="宋体"/>
        </w:rPr>
      </w:pPr>
      <w:r w:rsidRPr="003F0B0C">
        <w:rPr>
          <w:rFonts w:hAnsi="宋体" w:cs="宋体" w:hint="eastAsia"/>
        </w:rPr>
        <w:t xml:space="preserve">              magic_odd(l,d);</w:t>
      </w:r>
    </w:p>
    <w:p w:rsidR="005F1F37" w:rsidRPr="003F0B0C" w:rsidRDefault="005F1F37" w:rsidP="005F1F37">
      <w:pPr>
        <w:pStyle w:val="ad"/>
        <w:rPr>
          <w:rFonts w:hAnsi="宋体" w:cs="宋体"/>
        </w:rPr>
      </w:pPr>
      <w:r w:rsidRPr="003F0B0C">
        <w:rPr>
          <w:rFonts w:hAnsi="宋体" w:cs="宋体" w:hint="eastAsia"/>
        </w:rPr>
        <w:t xml:space="preserve">       else if (l%4==0)</w:t>
      </w:r>
    </w:p>
    <w:p w:rsidR="005F1F37" w:rsidRPr="003F0B0C" w:rsidRDefault="005F1F37" w:rsidP="005F1F37">
      <w:pPr>
        <w:pStyle w:val="ad"/>
        <w:rPr>
          <w:rFonts w:hAnsi="宋体" w:cs="宋体"/>
        </w:rPr>
      </w:pPr>
      <w:r w:rsidRPr="003F0B0C">
        <w:rPr>
          <w:rFonts w:hAnsi="宋体" w:cs="宋体" w:hint="eastAsia"/>
        </w:rPr>
        <w:t xml:space="preserve">              magic_4k(l,d);</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magic_other(l,d);</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r w:rsidRPr="003F0B0C">
        <w:rPr>
          <w:rFonts w:hAnsi="宋体" w:cs="宋体" w:hint="eastAsia"/>
          <w:b/>
        </w:rPr>
        <w:t>13.6 模式匹配(kmp)</w:t>
      </w:r>
    </w:p>
    <w:p w:rsidR="005F1F37" w:rsidRPr="003F0B0C" w:rsidRDefault="005F1F37" w:rsidP="005F1F37">
      <w:pPr>
        <w:pStyle w:val="ad"/>
        <w:rPr>
          <w:rFonts w:hAnsi="宋体" w:cs="宋体"/>
        </w:rPr>
      </w:pPr>
      <w:r w:rsidRPr="003F0B0C">
        <w:rPr>
          <w:rFonts w:hAnsi="宋体" w:cs="宋体" w:hint="eastAsia"/>
        </w:rPr>
        <w:t>//模式匹配,kmp算法,复杂度O(m+n)</w:t>
      </w:r>
    </w:p>
    <w:p w:rsidR="005F1F37" w:rsidRPr="003F0B0C" w:rsidRDefault="005F1F37" w:rsidP="005F1F37">
      <w:pPr>
        <w:pStyle w:val="ad"/>
        <w:rPr>
          <w:rFonts w:hAnsi="宋体" w:cs="宋体"/>
        </w:rPr>
      </w:pPr>
      <w:r w:rsidRPr="003F0B0C">
        <w:rPr>
          <w:rFonts w:hAnsi="宋体" w:cs="宋体" w:hint="eastAsia"/>
        </w:rPr>
        <w:t>//返回匹配位置,-1表示匹配失败,传入匹配串和模式串和长度</w:t>
      </w:r>
    </w:p>
    <w:p w:rsidR="005F1F37" w:rsidRPr="003F0B0C" w:rsidRDefault="005F1F37" w:rsidP="005F1F37">
      <w:pPr>
        <w:pStyle w:val="ad"/>
        <w:rPr>
          <w:rFonts w:hAnsi="宋体" w:cs="宋体"/>
        </w:rPr>
      </w:pPr>
      <w:r w:rsidRPr="003F0B0C">
        <w:rPr>
          <w:rFonts w:hAnsi="宋体" w:cs="宋体" w:hint="eastAsia"/>
        </w:rPr>
        <w:t>//可更改元素类型,更换匹配函数</w:t>
      </w:r>
    </w:p>
    <w:p w:rsidR="005F1F37" w:rsidRPr="003F0B0C" w:rsidRDefault="005F1F37" w:rsidP="005F1F37">
      <w:pPr>
        <w:pStyle w:val="ad"/>
        <w:rPr>
          <w:rFonts w:hAnsi="宋体" w:cs="宋体"/>
        </w:rPr>
      </w:pPr>
      <w:r w:rsidRPr="003F0B0C">
        <w:rPr>
          <w:rFonts w:hAnsi="宋体" w:cs="宋体" w:hint="eastAsia"/>
        </w:rPr>
        <w:t>#define MAXN 10000</w:t>
      </w:r>
    </w:p>
    <w:p w:rsidR="005F1F37" w:rsidRPr="003F0B0C" w:rsidRDefault="005F1F37" w:rsidP="005F1F37">
      <w:pPr>
        <w:pStyle w:val="ad"/>
        <w:rPr>
          <w:rFonts w:hAnsi="宋体" w:cs="宋体"/>
        </w:rPr>
      </w:pPr>
      <w:r w:rsidRPr="003F0B0C">
        <w:rPr>
          <w:rFonts w:hAnsi="宋体" w:cs="宋体" w:hint="eastAsia"/>
        </w:rPr>
        <w:t>#define _match(a,b) ((a)==(b))</w:t>
      </w:r>
    </w:p>
    <w:p w:rsidR="005F1F37" w:rsidRPr="003F0B0C" w:rsidRDefault="005F1F37" w:rsidP="005F1F37">
      <w:pPr>
        <w:pStyle w:val="ad"/>
        <w:rPr>
          <w:rFonts w:hAnsi="宋体" w:cs="宋体"/>
        </w:rPr>
      </w:pPr>
      <w:r w:rsidRPr="003F0B0C">
        <w:rPr>
          <w:rFonts w:hAnsi="宋体" w:cs="宋体" w:hint="eastAsia"/>
        </w:rPr>
        <w:t>typedef char elem_t;</w:t>
      </w:r>
    </w:p>
    <w:p w:rsidR="005F1F37" w:rsidRPr="003F0B0C" w:rsidRDefault="005F1F37" w:rsidP="005F1F37">
      <w:pPr>
        <w:pStyle w:val="ad"/>
        <w:rPr>
          <w:rFonts w:hAnsi="宋体" w:cs="宋体"/>
        </w:rPr>
      </w:pPr>
      <w:r w:rsidRPr="003F0B0C">
        <w:rPr>
          <w:rFonts w:hAnsi="宋体" w:cs="宋体" w:hint="eastAsia"/>
        </w:rPr>
        <w:t>int pat_match(int ls,elem_t* str,int lp,elem_t* pat){</w:t>
      </w:r>
    </w:p>
    <w:p w:rsidR="005F1F37" w:rsidRPr="003F0B0C" w:rsidRDefault="005F1F37" w:rsidP="005F1F37">
      <w:pPr>
        <w:pStyle w:val="ad"/>
        <w:rPr>
          <w:rFonts w:hAnsi="宋体" w:cs="宋体"/>
        </w:rPr>
      </w:pPr>
      <w:r w:rsidRPr="003F0B0C">
        <w:rPr>
          <w:rFonts w:hAnsi="宋体" w:cs="宋体" w:hint="eastAsia"/>
        </w:rPr>
        <w:t xml:space="preserve">       int fail[MAXN]={-1},i=0,j;</w:t>
      </w:r>
    </w:p>
    <w:p w:rsidR="005F1F37" w:rsidRPr="003F0B0C" w:rsidRDefault="005F1F37" w:rsidP="005F1F37">
      <w:pPr>
        <w:pStyle w:val="ad"/>
        <w:rPr>
          <w:rFonts w:hAnsi="宋体" w:cs="宋体"/>
        </w:rPr>
      </w:pPr>
      <w:r w:rsidRPr="003F0B0C">
        <w:rPr>
          <w:rFonts w:hAnsi="宋体" w:cs="宋体" w:hint="eastAsia"/>
        </w:rPr>
        <w:t xml:space="preserve">       for (j=1;j&lt;lp;j++){</w:t>
      </w:r>
    </w:p>
    <w:p w:rsidR="005F1F37" w:rsidRPr="003F0B0C" w:rsidRDefault="005F1F37" w:rsidP="005F1F37">
      <w:pPr>
        <w:pStyle w:val="ad"/>
        <w:rPr>
          <w:rFonts w:hAnsi="宋体" w:cs="宋体"/>
        </w:rPr>
      </w:pPr>
      <w:r w:rsidRPr="003F0B0C">
        <w:rPr>
          <w:rFonts w:hAnsi="宋体" w:cs="宋体" w:hint="eastAsia"/>
        </w:rPr>
        <w:t xml:space="preserve">              for (i=fail[j-1];i&gt;=0&amp;&amp;!_match(pat[i+1],pat[j]);i=fail[i]);</w:t>
      </w:r>
    </w:p>
    <w:p w:rsidR="005F1F37" w:rsidRPr="003F0B0C" w:rsidRDefault="005F1F37" w:rsidP="005F1F37">
      <w:pPr>
        <w:pStyle w:val="ad"/>
        <w:rPr>
          <w:rFonts w:hAnsi="宋体" w:cs="宋体"/>
        </w:rPr>
      </w:pPr>
      <w:r w:rsidRPr="003F0B0C">
        <w:rPr>
          <w:rFonts w:hAnsi="宋体" w:cs="宋体" w:hint="eastAsia"/>
        </w:rPr>
        <w:t xml:space="preserve">              fail[j]=(_match(pat[i+1],pat[j])?i+1:-1);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(i=j=0;i&lt;ls&amp;&amp;j&lt;lp;i++)</w:t>
      </w:r>
    </w:p>
    <w:p w:rsidR="005F1F37" w:rsidRPr="003F0B0C" w:rsidRDefault="005F1F37" w:rsidP="005F1F37">
      <w:pPr>
        <w:pStyle w:val="ad"/>
        <w:rPr>
          <w:rFonts w:hAnsi="宋体" w:cs="宋体"/>
        </w:rPr>
      </w:pPr>
      <w:r w:rsidRPr="003F0B0C">
        <w:rPr>
          <w:rFonts w:hAnsi="宋体" w:cs="宋体" w:hint="eastAsia"/>
        </w:rPr>
        <w:t xml:space="preserve">              if (_match(str[i],pat[j]))</w:t>
      </w:r>
    </w:p>
    <w:p w:rsidR="005F1F37" w:rsidRPr="003F0B0C" w:rsidRDefault="005F1F37" w:rsidP="005F1F37">
      <w:pPr>
        <w:pStyle w:val="ad"/>
        <w:rPr>
          <w:rFonts w:hAnsi="宋体" w:cs="宋体"/>
        </w:rPr>
      </w:pPr>
      <w:r w:rsidRPr="003F0B0C">
        <w:rPr>
          <w:rFonts w:hAnsi="宋体" w:cs="宋体" w:hint="eastAsia"/>
        </w:rPr>
        <w:t xml:space="preserve">                     j++;</w:t>
      </w:r>
    </w:p>
    <w:p w:rsidR="005F1F37" w:rsidRPr="003F0B0C" w:rsidRDefault="005F1F37" w:rsidP="005F1F37">
      <w:pPr>
        <w:pStyle w:val="ad"/>
        <w:rPr>
          <w:rFonts w:hAnsi="宋体" w:cs="宋体"/>
        </w:rPr>
      </w:pPr>
      <w:r w:rsidRPr="003F0B0C">
        <w:rPr>
          <w:rFonts w:hAnsi="宋体" w:cs="宋体" w:hint="eastAsia"/>
        </w:rPr>
        <w:t xml:space="preserve">              else if (j)</w:t>
      </w:r>
    </w:p>
    <w:p w:rsidR="005F1F37" w:rsidRPr="003F0B0C" w:rsidRDefault="005F1F37" w:rsidP="005F1F37">
      <w:pPr>
        <w:pStyle w:val="ad"/>
        <w:rPr>
          <w:rFonts w:hAnsi="宋体" w:cs="宋体"/>
        </w:rPr>
      </w:pPr>
      <w:r w:rsidRPr="003F0B0C">
        <w:rPr>
          <w:rFonts w:hAnsi="宋体" w:cs="宋体" w:hint="eastAsia"/>
        </w:rPr>
        <w:t xml:space="preserve">                     j=fail[j-1]+1,i--;</w:t>
      </w:r>
    </w:p>
    <w:p w:rsidR="005F1F37" w:rsidRPr="003F0B0C" w:rsidRDefault="005F1F37" w:rsidP="005F1F37">
      <w:pPr>
        <w:pStyle w:val="ad"/>
        <w:rPr>
          <w:rFonts w:hAnsi="宋体" w:cs="宋体"/>
        </w:rPr>
      </w:pPr>
      <w:r w:rsidRPr="003F0B0C">
        <w:rPr>
          <w:rFonts w:hAnsi="宋体" w:cs="宋体" w:hint="eastAsia"/>
        </w:rPr>
        <w:t xml:space="preserve">       return j==lp?(i-lp):-1;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lastRenderedPageBreak/>
        <w:t>13.7 逆序对数</w:t>
      </w:r>
    </w:p>
    <w:p w:rsidR="005F1F37" w:rsidRPr="003F0B0C" w:rsidRDefault="005F1F37" w:rsidP="005F1F37">
      <w:pPr>
        <w:pStyle w:val="ad"/>
        <w:rPr>
          <w:rFonts w:hAnsi="宋体" w:cs="宋体"/>
        </w:rPr>
      </w:pPr>
      <w:r w:rsidRPr="003F0B0C">
        <w:rPr>
          <w:rFonts w:hAnsi="宋体" w:cs="宋体" w:hint="eastAsia"/>
        </w:rPr>
        <w:t>//序列逆序对数,复杂度O(nlogn)</w:t>
      </w:r>
    </w:p>
    <w:p w:rsidR="005F1F37" w:rsidRPr="003F0B0C" w:rsidRDefault="005F1F37" w:rsidP="005F1F37">
      <w:pPr>
        <w:pStyle w:val="ad"/>
        <w:rPr>
          <w:rFonts w:hAnsi="宋体" w:cs="宋体"/>
        </w:rPr>
      </w:pPr>
      <w:r w:rsidRPr="003F0B0C">
        <w:rPr>
          <w:rFonts w:hAnsi="宋体" w:cs="宋体" w:hint="eastAsia"/>
        </w:rPr>
        <w:t>//传入序列长度和内容,返回逆序对数</w:t>
      </w:r>
    </w:p>
    <w:p w:rsidR="005F1F37" w:rsidRPr="003F0B0C" w:rsidRDefault="005F1F37" w:rsidP="005F1F37">
      <w:pPr>
        <w:pStyle w:val="ad"/>
        <w:rPr>
          <w:rFonts w:hAnsi="宋体" w:cs="宋体"/>
        </w:rPr>
      </w:pPr>
      <w:r w:rsidRPr="003F0B0C">
        <w:rPr>
          <w:rFonts w:hAnsi="宋体" w:cs="宋体" w:hint="eastAsia"/>
        </w:rPr>
        <w:t>//可更改元素类型和比较函数</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1000000</w:t>
      </w:r>
    </w:p>
    <w:p w:rsidR="005F1F37" w:rsidRPr="003F0B0C" w:rsidRDefault="005F1F37" w:rsidP="005F1F37">
      <w:pPr>
        <w:pStyle w:val="ad"/>
        <w:rPr>
          <w:rFonts w:hAnsi="宋体" w:cs="宋体"/>
        </w:rPr>
      </w:pPr>
      <w:r w:rsidRPr="003F0B0C">
        <w:rPr>
          <w:rFonts w:hAnsi="宋体" w:cs="宋体" w:hint="eastAsia"/>
        </w:rPr>
        <w:t>#define _cp(a,b) ((a)&lt;=(b))</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elem_t _tmp[MAXN];</w:t>
      </w:r>
    </w:p>
    <w:p w:rsidR="005F1F37" w:rsidRPr="003F0B0C" w:rsidRDefault="005F1F37" w:rsidP="005F1F37">
      <w:pPr>
        <w:pStyle w:val="ad"/>
        <w:rPr>
          <w:rFonts w:hAnsi="宋体" w:cs="宋体"/>
        </w:rPr>
      </w:pPr>
      <w:r w:rsidRPr="003F0B0C">
        <w:rPr>
          <w:rFonts w:hAnsi="宋体" w:cs="宋体" w:hint="eastAsia"/>
        </w:rPr>
        <w:t>int inv(int n,elem_t* a){</w:t>
      </w:r>
    </w:p>
    <w:p w:rsidR="005F1F37" w:rsidRPr="003F0B0C" w:rsidRDefault="005F1F37" w:rsidP="005F1F37">
      <w:pPr>
        <w:pStyle w:val="ad"/>
        <w:rPr>
          <w:rFonts w:hAnsi="宋体" w:cs="宋体"/>
          <w:lang w:val="pt-BR"/>
        </w:rPr>
      </w:pPr>
      <w:r w:rsidRPr="003F0B0C">
        <w:rPr>
          <w:rFonts w:hAnsi="宋体" w:cs="宋体" w:hint="eastAsia"/>
          <w:lang w:val="pt-BR"/>
        </w:rPr>
        <w:t xml:space="preserve">       int l=n&gt;&gt;1,r=n-l,i,j;</w:t>
      </w:r>
    </w:p>
    <w:p w:rsidR="005F1F37" w:rsidRPr="003F0B0C" w:rsidRDefault="005F1F37" w:rsidP="005F1F37">
      <w:pPr>
        <w:pStyle w:val="ad"/>
        <w:rPr>
          <w:rFonts w:hAnsi="宋体" w:cs="宋体"/>
          <w:lang w:val="pt-BR"/>
        </w:rPr>
      </w:pPr>
      <w:r w:rsidRPr="003F0B0C">
        <w:rPr>
          <w:rFonts w:hAnsi="宋体" w:cs="宋体" w:hint="eastAsia"/>
          <w:lang w:val="pt-BR"/>
        </w:rPr>
        <w:t xml:space="preserve">       int ret=(r&gt;1?(inv(l,a)+inv(r,a+l)):0);</w:t>
      </w:r>
    </w:p>
    <w:p w:rsidR="005F1F37" w:rsidRPr="003F0B0C" w:rsidRDefault="005F1F37" w:rsidP="005F1F37">
      <w:pPr>
        <w:pStyle w:val="ad"/>
        <w:rPr>
          <w:rFonts w:hAnsi="宋体" w:cs="宋体"/>
        </w:rPr>
      </w:pPr>
      <w:r w:rsidRPr="003F0B0C">
        <w:rPr>
          <w:rFonts w:hAnsi="宋体" w:cs="宋体" w:hint="eastAsia"/>
        </w:rPr>
        <w:t xml:space="preserve">       for (i=j=0;i&lt;=l;_tmp[i+j]=a[i],i++)</w:t>
      </w:r>
    </w:p>
    <w:p w:rsidR="005F1F37" w:rsidRPr="003F0B0C" w:rsidRDefault="005F1F37" w:rsidP="005F1F37">
      <w:pPr>
        <w:pStyle w:val="ad"/>
        <w:rPr>
          <w:rFonts w:hAnsi="宋体" w:cs="宋体"/>
        </w:rPr>
      </w:pPr>
      <w:r w:rsidRPr="003F0B0C">
        <w:rPr>
          <w:rFonts w:hAnsi="宋体" w:cs="宋体" w:hint="eastAsia"/>
        </w:rPr>
        <w:t xml:space="preserve">              for (ret+=j;j&lt;r&amp;&amp;(i==l||!_cp(a[i],a[l+j]));_tmp[i+j]=a[l+j],j++);</w:t>
      </w:r>
    </w:p>
    <w:p w:rsidR="005F1F37" w:rsidRPr="003F0B0C" w:rsidRDefault="005F1F37" w:rsidP="005F1F37">
      <w:pPr>
        <w:pStyle w:val="ad"/>
        <w:rPr>
          <w:rFonts w:hAnsi="宋体" w:cs="宋体"/>
        </w:rPr>
      </w:pPr>
      <w:r w:rsidRPr="003F0B0C">
        <w:rPr>
          <w:rFonts w:hAnsi="宋体" w:cs="宋体" w:hint="eastAsia"/>
        </w:rPr>
        <w:t xml:space="preserve">       memcpy(a,_tmp,sizeof(elem_t)*n);</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13.8 字符串最小表示</w:t>
      </w:r>
    </w:p>
    <w:p w:rsidR="005F1F37" w:rsidRPr="003F0B0C" w:rsidRDefault="005F1F37" w:rsidP="005F1F37">
      <w:pPr>
        <w:pStyle w:val="ad"/>
        <w:rPr>
          <w:rFonts w:hAnsi="宋体" w:cs="宋体"/>
        </w:rPr>
      </w:pPr>
      <w:r w:rsidRPr="003F0B0C">
        <w:rPr>
          <w:rFonts w:hAnsi="宋体" w:cs="宋体" w:hint="eastAsia"/>
        </w:rPr>
        <w:t>/*     求字符串的最小表示</w:t>
      </w:r>
    </w:p>
    <w:p w:rsidR="005F1F37" w:rsidRPr="003F0B0C" w:rsidRDefault="005F1F37" w:rsidP="005F1F37">
      <w:pPr>
        <w:pStyle w:val="ad"/>
        <w:rPr>
          <w:rFonts w:hAnsi="宋体" w:cs="宋体"/>
        </w:rPr>
      </w:pPr>
      <w:r w:rsidRPr="003F0B0C">
        <w:rPr>
          <w:rFonts w:hAnsi="宋体" w:cs="宋体" w:hint="eastAsia"/>
        </w:rPr>
        <w:t xml:space="preserve">       输入：字符串</w:t>
      </w:r>
    </w:p>
    <w:p w:rsidR="005F1F37" w:rsidRPr="003F0B0C" w:rsidRDefault="005F1F37" w:rsidP="005F1F37">
      <w:pPr>
        <w:pStyle w:val="ad"/>
        <w:rPr>
          <w:rFonts w:hAnsi="宋体" w:cs="宋体"/>
        </w:rPr>
      </w:pPr>
      <w:r w:rsidRPr="003F0B0C">
        <w:rPr>
          <w:rFonts w:hAnsi="宋体" w:cs="宋体" w:hint="eastAsia"/>
        </w:rPr>
        <w:t xml:space="preserve">       返回：字符串最小表示的首字母位置(0...size-1)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template &lt;class T&gt;</w:t>
      </w:r>
    </w:p>
    <w:p w:rsidR="005F1F37" w:rsidRPr="003F0B0C" w:rsidRDefault="005F1F37" w:rsidP="005F1F37">
      <w:pPr>
        <w:pStyle w:val="ad"/>
        <w:rPr>
          <w:rFonts w:hAnsi="宋体" w:cs="宋体"/>
        </w:rPr>
      </w:pPr>
      <w:r w:rsidRPr="003F0B0C">
        <w:rPr>
          <w:rFonts w:hAnsi="宋体" w:cs="宋体" w:hint="eastAsia"/>
        </w:rPr>
        <w:t>int MinString(vector &lt;T&gt; &amp;str)</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int i, j, k;</w:t>
      </w:r>
    </w:p>
    <w:p w:rsidR="005F1F37" w:rsidRPr="003F0B0C" w:rsidRDefault="005F1F37" w:rsidP="005F1F37">
      <w:pPr>
        <w:pStyle w:val="ad"/>
        <w:rPr>
          <w:rFonts w:hAnsi="宋体" w:cs="宋体"/>
        </w:rPr>
      </w:pPr>
      <w:r w:rsidRPr="003F0B0C">
        <w:rPr>
          <w:rFonts w:hAnsi="宋体" w:cs="宋体" w:hint="eastAsia"/>
        </w:rPr>
        <w:t xml:space="preserve">       vector &lt;T&gt; ss(str.size() &lt;&lt; 1);</w:t>
      </w:r>
    </w:p>
    <w:p w:rsidR="005F1F37" w:rsidRPr="003F0B0C" w:rsidRDefault="005F1F37" w:rsidP="005F1F37">
      <w:pPr>
        <w:pStyle w:val="ad"/>
        <w:rPr>
          <w:rFonts w:hAnsi="宋体" w:cs="宋体"/>
        </w:rPr>
      </w:pPr>
      <w:r w:rsidRPr="003F0B0C">
        <w:rPr>
          <w:rFonts w:hAnsi="宋体" w:cs="宋体" w:hint="eastAsia"/>
        </w:rPr>
        <w:t xml:space="preserve">       for (i = 0; i &lt; str.size(); i ++) ss[i] = ss[i + str.size()] = str[i];</w:t>
      </w:r>
    </w:p>
    <w:p w:rsidR="005F1F37" w:rsidRPr="003F0B0C" w:rsidRDefault="005F1F37" w:rsidP="005F1F37">
      <w:pPr>
        <w:pStyle w:val="ad"/>
        <w:rPr>
          <w:rFonts w:hAnsi="宋体" w:cs="宋体"/>
        </w:rPr>
      </w:pPr>
      <w:r w:rsidRPr="003F0B0C">
        <w:rPr>
          <w:rFonts w:hAnsi="宋体" w:cs="宋体" w:hint="eastAsia"/>
        </w:rPr>
        <w:t xml:space="preserve">       for (i = k = 0, j = 1; k &lt; str.size() &amp;&amp; i &lt; str.size() &amp;&amp; j &lt; str.size(); ) {</w:t>
      </w:r>
    </w:p>
    <w:p w:rsidR="005F1F37" w:rsidRPr="003F0B0C" w:rsidRDefault="005F1F37" w:rsidP="005F1F37">
      <w:pPr>
        <w:pStyle w:val="ad"/>
        <w:rPr>
          <w:rFonts w:hAnsi="宋体" w:cs="宋体"/>
        </w:rPr>
      </w:pPr>
      <w:r w:rsidRPr="003F0B0C">
        <w:rPr>
          <w:rFonts w:hAnsi="宋体" w:cs="宋体" w:hint="eastAsia"/>
        </w:rPr>
        <w:t xml:space="preserve">              for (k = 0; k &lt; str.size() &amp;&amp; ss[i + k] == ss[j + k]; k ++);</w:t>
      </w:r>
    </w:p>
    <w:p w:rsidR="005F1F37" w:rsidRPr="003F0B0C" w:rsidRDefault="005F1F37" w:rsidP="005F1F37">
      <w:pPr>
        <w:pStyle w:val="ad"/>
        <w:rPr>
          <w:rFonts w:hAnsi="宋体" w:cs="宋体"/>
        </w:rPr>
      </w:pPr>
      <w:r w:rsidRPr="003F0B0C">
        <w:rPr>
          <w:rFonts w:hAnsi="宋体" w:cs="宋体" w:hint="eastAsia"/>
        </w:rPr>
        <w:t xml:space="preserve">              if (k &lt; str.size()) {</w:t>
      </w:r>
    </w:p>
    <w:p w:rsidR="005F1F37" w:rsidRPr="003F0B0C" w:rsidRDefault="005F1F37" w:rsidP="005F1F37">
      <w:pPr>
        <w:pStyle w:val="ad"/>
        <w:rPr>
          <w:rFonts w:hAnsi="宋体" w:cs="宋体"/>
        </w:rPr>
      </w:pPr>
      <w:r w:rsidRPr="003F0B0C">
        <w:rPr>
          <w:rFonts w:hAnsi="宋体" w:cs="宋体" w:hint="eastAsia"/>
        </w:rPr>
        <w:t xml:space="preserve">                     if (ss[i + k] &gt; ss[j + k])</w:t>
      </w:r>
    </w:p>
    <w:p w:rsidR="005F1F37" w:rsidRPr="003F0B0C" w:rsidRDefault="005F1F37" w:rsidP="005F1F37">
      <w:pPr>
        <w:pStyle w:val="ad"/>
        <w:rPr>
          <w:rFonts w:hAnsi="宋体" w:cs="宋体"/>
        </w:rPr>
      </w:pPr>
      <w:r w:rsidRPr="003F0B0C">
        <w:rPr>
          <w:rFonts w:hAnsi="宋体" w:cs="宋体" w:hint="eastAsia"/>
        </w:rPr>
        <w:t xml:space="preserve">                            i += k + 1;</w:t>
      </w:r>
    </w:p>
    <w:p w:rsidR="005F1F37" w:rsidRPr="003F0B0C" w:rsidRDefault="005F1F37" w:rsidP="005F1F37">
      <w:pPr>
        <w:pStyle w:val="ad"/>
        <w:rPr>
          <w:rFonts w:hAnsi="宋体" w:cs="宋体"/>
        </w:rPr>
      </w:pPr>
      <w:r w:rsidRPr="003F0B0C">
        <w:rPr>
          <w:rFonts w:hAnsi="宋体" w:cs="宋体" w:hint="eastAsia"/>
        </w:rPr>
        <w:t xml:space="preserve">                     else j += k + 1;</w:t>
      </w:r>
    </w:p>
    <w:p w:rsidR="005F1F37" w:rsidRPr="003F0B0C" w:rsidRDefault="005F1F37" w:rsidP="005F1F37">
      <w:pPr>
        <w:pStyle w:val="ad"/>
        <w:rPr>
          <w:rFonts w:hAnsi="宋体" w:cs="宋体"/>
        </w:rPr>
      </w:pPr>
      <w:r w:rsidRPr="003F0B0C">
        <w:rPr>
          <w:rFonts w:hAnsi="宋体" w:cs="宋体" w:hint="eastAsia"/>
        </w:rPr>
        <w:t xml:space="preserve">                     if (i == j) j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i &lt; j ? i : j;</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b/>
        </w:rPr>
      </w:pPr>
    </w:p>
    <w:p w:rsidR="005F1F37" w:rsidRPr="003F0B0C" w:rsidRDefault="005F1F37" w:rsidP="005F1F37">
      <w:pPr>
        <w:pStyle w:val="ad"/>
        <w:rPr>
          <w:rFonts w:hAnsi="宋体" w:cs="宋体"/>
          <w:b/>
        </w:rPr>
      </w:pPr>
      <w:r w:rsidRPr="003F0B0C">
        <w:rPr>
          <w:rFonts w:hAnsi="宋体" w:cs="宋体" w:hint="eastAsia"/>
          <w:b/>
        </w:rPr>
        <w:t>13.9 最长公共单调子序列</w:t>
      </w:r>
    </w:p>
    <w:p w:rsidR="005F1F37" w:rsidRPr="003F0B0C" w:rsidRDefault="005F1F37" w:rsidP="005F1F37">
      <w:pPr>
        <w:pStyle w:val="ad"/>
        <w:rPr>
          <w:rFonts w:hAnsi="宋体" w:cs="宋体"/>
        </w:rPr>
      </w:pPr>
      <w:r w:rsidRPr="003F0B0C">
        <w:rPr>
          <w:rFonts w:hAnsi="宋体" w:cs="宋体" w:hint="eastAsia"/>
        </w:rPr>
        <w:t>// 最长公共递增子序列， 时间复杂度O(n^2 * logn)，空间 O(n^2)</w:t>
      </w:r>
    </w:p>
    <w:p w:rsidR="005F1F37" w:rsidRPr="003F0B0C" w:rsidRDefault="005F1F37" w:rsidP="005F1F37">
      <w:pPr>
        <w:pStyle w:val="ad"/>
        <w:rPr>
          <w:rFonts w:hAnsi="宋体" w:cs="宋体"/>
        </w:rPr>
      </w:pPr>
      <w:r w:rsidRPr="003F0B0C">
        <w:rPr>
          <w:rFonts w:hAnsi="宋体" w:cs="宋体" w:hint="eastAsia"/>
        </w:rPr>
        <w:lastRenderedPageBreak/>
        <w:t xml:space="preserve"> //* n为a的大小, m为b的大小</w:t>
      </w:r>
    </w:p>
    <w:p w:rsidR="005F1F37" w:rsidRPr="003F0B0C" w:rsidRDefault="005F1F37" w:rsidP="005F1F37">
      <w:pPr>
        <w:pStyle w:val="ad"/>
        <w:rPr>
          <w:rFonts w:hAnsi="宋体" w:cs="宋体"/>
        </w:rPr>
      </w:pPr>
      <w:r w:rsidRPr="003F0B0C">
        <w:rPr>
          <w:rFonts w:hAnsi="宋体" w:cs="宋体" w:hint="eastAsia"/>
        </w:rPr>
        <w:t xml:space="preserve"> //* 结果在ans中</w:t>
      </w:r>
    </w:p>
    <w:p w:rsidR="005F1F37" w:rsidRPr="003F0B0C" w:rsidRDefault="005F1F37" w:rsidP="005F1F37">
      <w:pPr>
        <w:pStyle w:val="ad"/>
        <w:rPr>
          <w:rFonts w:hAnsi="宋体" w:cs="宋体"/>
        </w:rPr>
      </w:pPr>
      <w:r w:rsidRPr="003F0B0C">
        <w:rPr>
          <w:rFonts w:hAnsi="宋体" w:cs="宋体" w:hint="eastAsia"/>
        </w:rPr>
        <w:t xml:space="preserve"> // "define _cp(a,b) ((a)&lt;(b))"求解最长严格递增序列</w:t>
      </w:r>
    </w:p>
    <w:p w:rsidR="005F1F37" w:rsidRPr="003F0B0C" w:rsidRDefault="005F1F37" w:rsidP="005F1F37">
      <w:pPr>
        <w:pStyle w:val="ad"/>
        <w:rPr>
          <w:rFonts w:hAnsi="宋体" w:cs="宋体"/>
        </w:rPr>
      </w:pPr>
      <w:r w:rsidRPr="003F0B0C">
        <w:rPr>
          <w:rFonts w:hAnsi="宋体" w:cs="宋体" w:hint="eastAsia"/>
        </w:rPr>
        <w:t>#define MAXN 1000</w:t>
      </w:r>
    </w:p>
    <w:p w:rsidR="005F1F37" w:rsidRPr="003F0B0C" w:rsidRDefault="005F1F37" w:rsidP="005F1F37">
      <w:pPr>
        <w:pStyle w:val="ad"/>
        <w:rPr>
          <w:rFonts w:hAnsi="宋体" w:cs="宋体"/>
        </w:rPr>
      </w:pPr>
      <w:r w:rsidRPr="003F0B0C">
        <w:rPr>
          <w:rFonts w:hAnsi="宋体" w:cs="宋体" w:hint="eastAsia"/>
        </w:rPr>
        <w:t>#define _cp(a,b) ((a)&lt;(b))</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elem_t DP[MAXN][MAXN];</w:t>
      </w:r>
    </w:p>
    <w:p w:rsidR="005F1F37" w:rsidRPr="003F0B0C" w:rsidRDefault="005F1F37" w:rsidP="005F1F37">
      <w:pPr>
        <w:pStyle w:val="ad"/>
        <w:rPr>
          <w:rFonts w:hAnsi="宋体" w:cs="宋体"/>
        </w:rPr>
      </w:pPr>
      <w:r w:rsidRPr="003F0B0C">
        <w:rPr>
          <w:rFonts w:hAnsi="宋体" w:cs="宋体" w:hint="eastAsia"/>
        </w:rPr>
        <w:t>int num[MAXN], p[1&lt;&lt;20];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LIS(int n, elem_t *a, int m, elem_t *b, elem_t *ans){</w:t>
      </w:r>
    </w:p>
    <w:p w:rsidR="005F1F37" w:rsidRPr="003F0B0C" w:rsidRDefault="005F1F37" w:rsidP="005F1F37">
      <w:pPr>
        <w:pStyle w:val="ad"/>
        <w:rPr>
          <w:rFonts w:hAnsi="宋体" w:cs="宋体"/>
          <w:lang w:val="pt-BR"/>
        </w:rPr>
      </w:pPr>
      <w:r w:rsidRPr="003F0B0C">
        <w:rPr>
          <w:rFonts w:hAnsi="宋体" w:cs="宋体" w:hint="eastAsia"/>
          <w:lang w:val="pt-BR"/>
        </w:rPr>
        <w:t xml:space="preserve">    int i, j, l, r, k;</w:t>
      </w:r>
    </w:p>
    <w:p w:rsidR="005F1F37" w:rsidRPr="003F0B0C" w:rsidRDefault="005F1F37" w:rsidP="005F1F37">
      <w:pPr>
        <w:pStyle w:val="ad"/>
        <w:rPr>
          <w:rFonts w:hAnsi="宋体" w:cs="宋体"/>
          <w:lang w:val="pt-BR"/>
        </w:rPr>
      </w:pPr>
      <w:r w:rsidRPr="003F0B0C">
        <w:rPr>
          <w:rFonts w:hAnsi="宋体" w:cs="宋体" w:hint="eastAsia"/>
          <w:lang w:val="pt-BR"/>
        </w:rPr>
        <w:t xml:space="preserve">    DP[0][0] = 0;</w:t>
      </w:r>
    </w:p>
    <w:p w:rsidR="005F1F37" w:rsidRPr="003F0B0C" w:rsidRDefault="005F1F37" w:rsidP="005F1F37">
      <w:pPr>
        <w:pStyle w:val="ad"/>
        <w:rPr>
          <w:rFonts w:hAnsi="宋体" w:cs="宋体"/>
          <w:lang w:val="pt-BR"/>
        </w:rPr>
      </w:pPr>
      <w:r w:rsidRPr="003F0B0C">
        <w:rPr>
          <w:rFonts w:hAnsi="宋体" w:cs="宋体" w:hint="eastAsia"/>
          <w:lang w:val="pt-BR"/>
        </w:rPr>
        <w:t xml:space="preserve">   num[0] = (b[0] == a[0]);</w:t>
      </w:r>
    </w:p>
    <w:p w:rsidR="005F1F37" w:rsidRPr="003F0B0C" w:rsidRDefault="005F1F37" w:rsidP="005F1F37">
      <w:pPr>
        <w:pStyle w:val="ad"/>
        <w:rPr>
          <w:rFonts w:hAnsi="宋体" w:cs="宋体"/>
          <w:lang w:val="pt-BR"/>
        </w:rPr>
      </w:pPr>
      <w:r w:rsidRPr="003F0B0C">
        <w:rPr>
          <w:rFonts w:hAnsi="宋体" w:cs="宋体" w:hint="eastAsia"/>
          <w:lang w:val="pt-BR"/>
        </w:rPr>
        <w:t xml:space="preserve">    for(i = 1; i &lt; m; i++) {</w:t>
      </w:r>
    </w:p>
    <w:p w:rsidR="005F1F37" w:rsidRPr="003F0B0C" w:rsidRDefault="005F1F37" w:rsidP="005F1F37">
      <w:pPr>
        <w:pStyle w:val="ad"/>
        <w:rPr>
          <w:rFonts w:hAnsi="宋体" w:cs="宋体"/>
          <w:lang w:val="pt-BR"/>
        </w:rPr>
      </w:pPr>
      <w:r w:rsidRPr="003F0B0C">
        <w:rPr>
          <w:rFonts w:hAnsi="宋体" w:cs="宋体" w:hint="eastAsia"/>
          <w:lang w:val="pt-BR"/>
        </w:rPr>
        <w:t xml:space="preserve">        num[i] = (b[i] == a[0]) || num[i-1];</w:t>
      </w:r>
    </w:p>
    <w:p w:rsidR="005F1F37" w:rsidRPr="003F0B0C" w:rsidRDefault="005F1F37" w:rsidP="005F1F37">
      <w:pPr>
        <w:pStyle w:val="ad"/>
        <w:rPr>
          <w:rFonts w:hAnsi="宋体" w:cs="宋体"/>
        </w:rPr>
      </w:pPr>
      <w:r w:rsidRPr="003F0B0C">
        <w:rPr>
          <w:rFonts w:hAnsi="宋体" w:cs="宋体" w:hint="eastAsia"/>
        </w:rPr>
        <w:t xml:space="preserve">        DP[i][0] = 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for(i = 1; i &lt; n; i++){</w:t>
      </w:r>
    </w:p>
    <w:p w:rsidR="005F1F37" w:rsidRPr="003F0B0C" w:rsidRDefault="005F1F37" w:rsidP="005F1F37">
      <w:pPr>
        <w:pStyle w:val="ad"/>
        <w:rPr>
          <w:rFonts w:hAnsi="宋体" w:cs="宋体"/>
          <w:lang w:val="pt-BR"/>
        </w:rPr>
      </w:pPr>
      <w:r w:rsidRPr="003F0B0C">
        <w:rPr>
          <w:rFonts w:hAnsi="宋体" w:cs="宋体" w:hint="eastAsia"/>
          <w:lang w:val="pt-BR"/>
        </w:rPr>
        <w:t xml:space="preserve">        if(b[0] == a[i] &amp;&amp; !num[0]) {</w:t>
      </w:r>
    </w:p>
    <w:p w:rsidR="005F1F37" w:rsidRPr="003F0B0C" w:rsidRDefault="005F1F37" w:rsidP="005F1F37">
      <w:pPr>
        <w:pStyle w:val="ad"/>
        <w:rPr>
          <w:rFonts w:hAnsi="宋体" w:cs="宋体"/>
          <w:lang w:val="pt-BR"/>
        </w:rPr>
      </w:pPr>
      <w:r w:rsidRPr="003F0B0C">
        <w:rPr>
          <w:rFonts w:hAnsi="宋体" w:cs="宋体" w:hint="eastAsia"/>
          <w:lang w:val="pt-BR"/>
        </w:rPr>
        <w:t xml:space="preserve">            num[0] = 1;</w:t>
      </w:r>
    </w:p>
    <w:p w:rsidR="005F1F37" w:rsidRPr="003F0B0C" w:rsidRDefault="005F1F37" w:rsidP="005F1F37">
      <w:pPr>
        <w:pStyle w:val="ad"/>
        <w:rPr>
          <w:rFonts w:hAnsi="宋体" w:cs="宋体"/>
        </w:rPr>
      </w:pPr>
      <w:r w:rsidRPr="003F0B0C">
        <w:rPr>
          <w:rFonts w:hAnsi="宋体" w:cs="宋体" w:hint="eastAsia"/>
        </w:rPr>
        <w:t xml:space="preserve">            DP[0][0] = i&lt;&lt;10;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for(j = 1; j &lt; m; j++){</w:t>
      </w:r>
    </w:p>
    <w:p w:rsidR="005F1F37" w:rsidRPr="003F0B0C" w:rsidRDefault="005F1F37" w:rsidP="005F1F37">
      <w:pPr>
        <w:pStyle w:val="ad"/>
        <w:rPr>
          <w:rFonts w:hAnsi="宋体" w:cs="宋体"/>
          <w:lang w:val="pt-BR"/>
        </w:rPr>
      </w:pPr>
      <w:r w:rsidRPr="003F0B0C">
        <w:rPr>
          <w:rFonts w:hAnsi="宋体" w:cs="宋体" w:hint="eastAsia"/>
          <w:lang w:val="pt-BR"/>
        </w:rPr>
        <w:t xml:space="preserve">            for(k=((l=0)+(r=num[j-1]-1))&gt;&gt;1; l&lt;=r; k=(l+r)&gt;&gt;1)</w:t>
      </w:r>
    </w:p>
    <w:p w:rsidR="005F1F37" w:rsidRPr="003F0B0C" w:rsidRDefault="005F1F37" w:rsidP="005F1F37">
      <w:pPr>
        <w:pStyle w:val="ad"/>
        <w:rPr>
          <w:rFonts w:hAnsi="宋体" w:cs="宋体"/>
        </w:rPr>
      </w:pPr>
      <w:r w:rsidRPr="003F0B0C">
        <w:rPr>
          <w:rFonts w:hAnsi="宋体" w:cs="宋体" w:hint="eastAsia"/>
        </w:rPr>
        <w:t xml:space="preserve">                if(_cp(a[DP[j-1][k]&gt;&gt;10], a[i]))</w:t>
      </w:r>
    </w:p>
    <w:p w:rsidR="005F1F37" w:rsidRPr="003F0B0C" w:rsidRDefault="005F1F37" w:rsidP="005F1F37">
      <w:pPr>
        <w:pStyle w:val="ad"/>
        <w:rPr>
          <w:rFonts w:hAnsi="宋体" w:cs="宋体"/>
        </w:rPr>
      </w:pPr>
      <w:r w:rsidRPr="003F0B0C">
        <w:rPr>
          <w:rFonts w:hAnsi="宋体" w:cs="宋体" w:hint="eastAsia"/>
        </w:rPr>
        <w:t xml:space="preserve">                    l=k+1;</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r=k-1;</w:t>
      </w:r>
    </w:p>
    <w:p w:rsidR="005F1F37" w:rsidRPr="003F0B0C" w:rsidRDefault="005F1F37" w:rsidP="005F1F37">
      <w:pPr>
        <w:pStyle w:val="ad"/>
        <w:rPr>
          <w:rFonts w:hAnsi="宋体" w:cs="宋体"/>
          <w:lang w:val="pt-BR"/>
        </w:rPr>
      </w:pPr>
      <w:r w:rsidRPr="003F0B0C">
        <w:rPr>
          <w:rFonts w:hAnsi="宋体" w:cs="宋体" w:hint="eastAsia"/>
          <w:lang w:val="pt-BR"/>
        </w:rPr>
        <w:t xml:space="preserve">            if(l &lt; num[j-1] &amp;&amp; i == (DP[j-1][l]&gt;&gt;10) ){</w:t>
      </w:r>
    </w:p>
    <w:p w:rsidR="005F1F37" w:rsidRPr="003F0B0C" w:rsidRDefault="005F1F37" w:rsidP="005F1F37">
      <w:pPr>
        <w:pStyle w:val="ad"/>
        <w:rPr>
          <w:rFonts w:hAnsi="宋体" w:cs="宋体"/>
          <w:lang w:val="pt-BR"/>
        </w:rPr>
      </w:pPr>
      <w:r w:rsidRPr="003F0B0C">
        <w:rPr>
          <w:rFonts w:hAnsi="宋体" w:cs="宋体" w:hint="eastAsia"/>
          <w:lang w:val="pt-BR"/>
        </w:rPr>
        <w:t xml:space="preserve">                if(l &gt;= num[j]) DP[j][num[j]++] = DP[j-1][l];</w:t>
      </w:r>
    </w:p>
    <w:p w:rsidR="005F1F37" w:rsidRPr="003F0B0C" w:rsidRDefault="005F1F37" w:rsidP="005F1F37">
      <w:pPr>
        <w:pStyle w:val="ad"/>
        <w:rPr>
          <w:rFonts w:hAnsi="宋体" w:cs="宋体"/>
        </w:rPr>
      </w:pPr>
      <w:r w:rsidRPr="003F0B0C">
        <w:rPr>
          <w:rFonts w:hAnsi="宋体" w:cs="宋体" w:hint="eastAsia"/>
        </w:rPr>
        <w:t xml:space="preserve">                else DP[j][l] = _cp(a[DP[j][l]&gt;&gt;10],a[i]) ? DP[j][l] : DP[j-1][l];</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if(b[j] == a[i]){</w:t>
      </w:r>
    </w:p>
    <w:p w:rsidR="005F1F37" w:rsidRPr="003F0B0C" w:rsidRDefault="005F1F37" w:rsidP="005F1F37">
      <w:pPr>
        <w:pStyle w:val="ad"/>
        <w:rPr>
          <w:rFonts w:hAnsi="宋体" w:cs="宋体"/>
          <w:lang w:val="pt-BR"/>
        </w:rPr>
      </w:pPr>
      <w:r w:rsidRPr="003F0B0C">
        <w:rPr>
          <w:rFonts w:hAnsi="宋体" w:cs="宋体" w:hint="eastAsia"/>
          <w:lang w:val="pt-BR"/>
        </w:rPr>
        <w:t xml:space="preserve">                for(k=((l=0)+(r=num[j]-1))&gt;&gt;1; l&lt;=r; k=(l+r)&gt;&gt;1)</w:t>
      </w:r>
    </w:p>
    <w:p w:rsidR="005F1F37" w:rsidRPr="003F0B0C" w:rsidRDefault="005F1F37" w:rsidP="005F1F37">
      <w:pPr>
        <w:pStyle w:val="ad"/>
        <w:rPr>
          <w:rFonts w:hAnsi="宋体" w:cs="宋体"/>
        </w:rPr>
      </w:pPr>
      <w:r w:rsidRPr="003F0B0C">
        <w:rPr>
          <w:rFonts w:hAnsi="宋体" w:cs="宋体" w:hint="eastAsia"/>
        </w:rPr>
        <w:t xml:space="preserve">                    if(_cp(a[DP[j][k]&gt;&gt;10], a[i]))</w:t>
      </w:r>
    </w:p>
    <w:p w:rsidR="005F1F37" w:rsidRPr="003F0B0C" w:rsidRDefault="005F1F37" w:rsidP="005F1F37">
      <w:pPr>
        <w:pStyle w:val="ad"/>
        <w:rPr>
          <w:rFonts w:hAnsi="宋体" w:cs="宋体"/>
        </w:rPr>
      </w:pPr>
      <w:r w:rsidRPr="003F0B0C">
        <w:rPr>
          <w:rFonts w:hAnsi="宋体" w:cs="宋体" w:hint="eastAsia"/>
        </w:rPr>
        <w:t xml:space="preserve">                        l=k+1;</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r=k-1;</w:t>
      </w:r>
    </w:p>
    <w:p w:rsidR="005F1F37" w:rsidRPr="003F0B0C" w:rsidRDefault="005F1F37" w:rsidP="005F1F37">
      <w:pPr>
        <w:pStyle w:val="ad"/>
        <w:rPr>
          <w:rFonts w:hAnsi="宋体" w:cs="宋体"/>
          <w:lang w:val="pt-BR"/>
        </w:rPr>
      </w:pPr>
      <w:r w:rsidRPr="003F0B0C">
        <w:rPr>
          <w:rFonts w:hAnsi="宋体" w:cs="宋体" w:hint="eastAsia"/>
          <w:lang w:val="pt-BR"/>
        </w:rPr>
        <w:t xml:space="preserve">                DP[j][l] = (i&lt;&lt;10) + j;</w:t>
      </w:r>
    </w:p>
    <w:p w:rsidR="005F1F37" w:rsidRPr="003F0B0C" w:rsidRDefault="005F1F37" w:rsidP="005F1F37">
      <w:pPr>
        <w:pStyle w:val="ad"/>
        <w:rPr>
          <w:rFonts w:hAnsi="宋体" w:cs="宋体"/>
          <w:lang w:val="pt-BR"/>
        </w:rPr>
      </w:pPr>
      <w:r w:rsidRPr="003F0B0C">
        <w:rPr>
          <w:rFonts w:hAnsi="宋体" w:cs="宋体" w:hint="eastAsia"/>
          <w:lang w:val="pt-BR"/>
        </w:rPr>
        <w:t xml:space="preserve">                num[j] += (l&gt;=num[j]);</w:t>
      </w:r>
    </w:p>
    <w:p w:rsidR="005F1F37" w:rsidRPr="003F0B0C" w:rsidRDefault="005F1F37" w:rsidP="005F1F37">
      <w:pPr>
        <w:pStyle w:val="ad"/>
        <w:rPr>
          <w:rFonts w:hAnsi="宋体" w:cs="宋体"/>
        </w:rPr>
      </w:pPr>
      <w:r w:rsidRPr="003F0B0C">
        <w:rPr>
          <w:rFonts w:hAnsi="宋体" w:cs="宋体" w:hint="eastAsia"/>
          <w:lang w:val="pt-BR"/>
        </w:rPr>
        <w:t xml:space="preserve">                p[DP[j][l]] = l ? </w:t>
      </w:r>
      <w:r w:rsidRPr="003F0B0C">
        <w:rPr>
          <w:rFonts w:hAnsi="宋体" w:cs="宋体" w:hint="eastAsia"/>
        </w:rPr>
        <w:t>DP[j][l-1] : -1;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 xml:space="preserve">    for (k=DP[m-1][i=num[m-1]-1];i&gt;=0;ans[i--]=a[k&gt;&gt;10],k=p[k]);</w:t>
      </w:r>
    </w:p>
    <w:p w:rsidR="005F1F37" w:rsidRPr="003F0B0C" w:rsidRDefault="005F1F37" w:rsidP="005F1F37">
      <w:pPr>
        <w:pStyle w:val="ad"/>
        <w:rPr>
          <w:rFonts w:hAnsi="宋体" w:cs="宋体"/>
        </w:rPr>
      </w:pPr>
      <w:r w:rsidRPr="003F0B0C">
        <w:rPr>
          <w:rFonts w:hAnsi="宋体" w:cs="宋体" w:hint="eastAsia"/>
        </w:rPr>
        <w:t xml:space="preserve">    return num[m-1];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13.10 最长子序列</w:t>
      </w:r>
    </w:p>
    <w:p w:rsidR="005F1F37" w:rsidRPr="003F0B0C" w:rsidRDefault="005F1F37" w:rsidP="005F1F37">
      <w:pPr>
        <w:pStyle w:val="ad"/>
        <w:rPr>
          <w:rFonts w:hAnsi="宋体" w:cs="宋体"/>
        </w:rPr>
      </w:pPr>
      <w:r w:rsidRPr="003F0B0C">
        <w:rPr>
          <w:rFonts w:hAnsi="宋体" w:cs="宋体" w:hint="eastAsia"/>
        </w:rPr>
        <w:t>//最长单调子序列,复杂度O(nlogn)</w:t>
      </w:r>
    </w:p>
    <w:p w:rsidR="005F1F37" w:rsidRPr="003F0B0C" w:rsidRDefault="005F1F37" w:rsidP="005F1F37">
      <w:pPr>
        <w:pStyle w:val="ad"/>
        <w:rPr>
          <w:rFonts w:hAnsi="宋体" w:cs="宋体"/>
        </w:rPr>
      </w:pPr>
      <w:r w:rsidRPr="003F0B0C">
        <w:rPr>
          <w:rFonts w:hAnsi="宋体" w:cs="宋体" w:hint="eastAsia"/>
        </w:rPr>
        <w:t>//注意最小序列覆盖和最长序列的对应关系,例如</w:t>
      </w:r>
    </w:p>
    <w:p w:rsidR="005F1F37" w:rsidRPr="003F0B0C" w:rsidRDefault="005F1F37" w:rsidP="005F1F37">
      <w:pPr>
        <w:pStyle w:val="ad"/>
        <w:rPr>
          <w:rFonts w:hAnsi="宋体" w:cs="宋体"/>
        </w:rPr>
      </w:pPr>
      <w:r w:rsidRPr="003F0B0C">
        <w:rPr>
          <w:rFonts w:hAnsi="宋体" w:cs="宋体" w:hint="eastAsia"/>
        </w:rPr>
        <w:t>//"define _cp(a,b) ((a)&gt;(b))"求解最长严格递减序列,则</w:t>
      </w:r>
    </w:p>
    <w:p w:rsidR="005F1F37" w:rsidRPr="003F0B0C" w:rsidRDefault="005F1F37" w:rsidP="005F1F37">
      <w:pPr>
        <w:pStyle w:val="ad"/>
        <w:rPr>
          <w:rFonts w:hAnsi="宋体" w:cs="宋体"/>
        </w:rPr>
      </w:pPr>
      <w:r w:rsidRPr="003F0B0C">
        <w:rPr>
          <w:rFonts w:hAnsi="宋体" w:cs="宋体" w:hint="eastAsia"/>
        </w:rPr>
        <w:t>//"define _cp(a,b) (!((a)&gt;(b)))"求解最小严格递减序列覆盖</w:t>
      </w:r>
    </w:p>
    <w:p w:rsidR="005F1F37" w:rsidRPr="003F0B0C" w:rsidRDefault="005F1F37" w:rsidP="005F1F37">
      <w:pPr>
        <w:pStyle w:val="ad"/>
        <w:rPr>
          <w:rFonts w:hAnsi="宋体" w:cs="宋体"/>
        </w:rPr>
      </w:pPr>
      <w:r w:rsidRPr="003F0B0C">
        <w:rPr>
          <w:rFonts w:hAnsi="宋体" w:cs="宋体" w:hint="eastAsia"/>
        </w:rPr>
        <w:t>//可更改元素类型和比较函数</w:t>
      </w:r>
    </w:p>
    <w:p w:rsidR="005F1F37" w:rsidRPr="003F0B0C" w:rsidRDefault="005F1F37" w:rsidP="005F1F37">
      <w:pPr>
        <w:pStyle w:val="ad"/>
        <w:rPr>
          <w:rFonts w:hAnsi="宋体" w:cs="宋体"/>
        </w:rPr>
      </w:pPr>
      <w:r w:rsidRPr="003F0B0C">
        <w:rPr>
          <w:rFonts w:hAnsi="宋体" w:cs="宋体" w:hint="eastAsia"/>
        </w:rPr>
        <w:t>#define MAXN 10000</w:t>
      </w:r>
    </w:p>
    <w:p w:rsidR="005F1F37" w:rsidRPr="003F0B0C" w:rsidRDefault="005F1F37" w:rsidP="005F1F37">
      <w:pPr>
        <w:pStyle w:val="ad"/>
        <w:rPr>
          <w:rFonts w:hAnsi="宋体" w:cs="宋体"/>
        </w:rPr>
      </w:pPr>
      <w:r w:rsidRPr="003F0B0C">
        <w:rPr>
          <w:rFonts w:hAnsi="宋体" w:cs="宋体" w:hint="eastAsia"/>
        </w:rPr>
        <w:t>#define _cp(a,b) ((a)&gt;(b))</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int subseq(int n,elem_t* a){</w:t>
      </w:r>
    </w:p>
    <w:p w:rsidR="005F1F37" w:rsidRPr="003F0B0C" w:rsidRDefault="005F1F37" w:rsidP="005F1F37">
      <w:pPr>
        <w:pStyle w:val="ad"/>
        <w:rPr>
          <w:rFonts w:hAnsi="宋体" w:cs="宋体"/>
        </w:rPr>
      </w:pPr>
      <w:r w:rsidRPr="003F0B0C">
        <w:rPr>
          <w:rFonts w:hAnsi="宋体" w:cs="宋体" w:hint="eastAsia"/>
        </w:rPr>
        <w:t xml:space="preserve">       int b[MAXN],i,l,r,m,ret=0;</w:t>
      </w:r>
    </w:p>
    <w:p w:rsidR="005F1F37" w:rsidRPr="003F0B0C" w:rsidRDefault="005F1F37" w:rsidP="005F1F37">
      <w:pPr>
        <w:pStyle w:val="ad"/>
        <w:rPr>
          <w:rFonts w:hAnsi="宋体" w:cs="宋体"/>
        </w:rPr>
      </w:pPr>
      <w:r w:rsidRPr="003F0B0C">
        <w:rPr>
          <w:rFonts w:hAnsi="宋体" w:cs="宋体" w:hint="eastAsia"/>
        </w:rPr>
        <w:t xml:space="preserve">       for (i=0;i&lt;n;b[l]=i++,ret+=(l&gt;ret))</w:t>
      </w:r>
    </w:p>
    <w:p w:rsidR="005F1F37" w:rsidRPr="003F0B0C" w:rsidRDefault="005F1F37" w:rsidP="005F1F37">
      <w:pPr>
        <w:pStyle w:val="ad"/>
        <w:rPr>
          <w:rFonts w:hAnsi="宋体" w:cs="宋体"/>
          <w:lang w:val="pt-BR"/>
        </w:rPr>
      </w:pPr>
      <w:r w:rsidRPr="003F0B0C">
        <w:rPr>
          <w:rFonts w:hAnsi="宋体" w:cs="宋体" w:hint="eastAsia"/>
          <w:lang w:val="pt-BR"/>
        </w:rPr>
        <w:t xml:space="preserve">              for (m=((l=1)+(r=ret))&gt;&gt;1;l&lt;=r;m=(l+r)&gt;&gt;1)</w:t>
      </w:r>
    </w:p>
    <w:p w:rsidR="005F1F37" w:rsidRPr="003F0B0C" w:rsidRDefault="005F1F37" w:rsidP="005F1F37">
      <w:pPr>
        <w:pStyle w:val="ad"/>
        <w:rPr>
          <w:rFonts w:hAnsi="宋体" w:cs="宋体"/>
        </w:rPr>
      </w:pPr>
      <w:r w:rsidRPr="003F0B0C">
        <w:rPr>
          <w:rFonts w:hAnsi="宋体" w:cs="宋体" w:hint="eastAsia"/>
        </w:rPr>
        <w:t xml:space="preserve">                     if (_cp(a[b[m]],a[i]))</w:t>
      </w:r>
    </w:p>
    <w:p w:rsidR="005F1F37" w:rsidRPr="003F0B0C" w:rsidRDefault="005F1F37" w:rsidP="005F1F37">
      <w:pPr>
        <w:pStyle w:val="ad"/>
        <w:rPr>
          <w:rFonts w:hAnsi="宋体" w:cs="宋体"/>
        </w:rPr>
      </w:pPr>
      <w:r w:rsidRPr="003F0B0C">
        <w:rPr>
          <w:rFonts w:hAnsi="宋体" w:cs="宋体" w:hint="eastAsia"/>
        </w:rPr>
        <w:t xml:space="preserve">                            l=m+1;</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r=m-1;</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subseq(int n,elem_t* a,elem_t* ans){</w:t>
      </w:r>
    </w:p>
    <w:p w:rsidR="005F1F37" w:rsidRPr="003F0B0C" w:rsidRDefault="005F1F37" w:rsidP="005F1F37">
      <w:pPr>
        <w:pStyle w:val="ad"/>
        <w:rPr>
          <w:rFonts w:hAnsi="宋体" w:cs="宋体"/>
        </w:rPr>
      </w:pPr>
      <w:r w:rsidRPr="003F0B0C">
        <w:rPr>
          <w:rFonts w:hAnsi="宋体" w:cs="宋体" w:hint="eastAsia"/>
        </w:rPr>
        <w:t xml:space="preserve">       int b[MAXN],p[MAXN],i,l,r,m,ret=0;</w:t>
      </w:r>
    </w:p>
    <w:p w:rsidR="005F1F37" w:rsidRPr="003F0B0C" w:rsidRDefault="005F1F37" w:rsidP="005F1F37">
      <w:pPr>
        <w:pStyle w:val="ad"/>
        <w:rPr>
          <w:rFonts w:hAnsi="宋体" w:cs="宋体"/>
        </w:rPr>
      </w:pPr>
      <w:r w:rsidRPr="003F0B0C">
        <w:rPr>
          <w:rFonts w:hAnsi="宋体" w:cs="宋体" w:hint="eastAsia"/>
        </w:rPr>
        <w:t xml:space="preserve">       for (i=0;i&lt;n;p[b[l]=i++]=b[l-1],ret+=(l&gt;ret))</w:t>
      </w:r>
    </w:p>
    <w:p w:rsidR="005F1F37" w:rsidRPr="003F0B0C" w:rsidRDefault="005F1F37" w:rsidP="005F1F37">
      <w:pPr>
        <w:pStyle w:val="ad"/>
        <w:rPr>
          <w:rFonts w:hAnsi="宋体" w:cs="宋体"/>
          <w:lang w:val="pt-BR"/>
        </w:rPr>
      </w:pPr>
      <w:r w:rsidRPr="003F0B0C">
        <w:rPr>
          <w:rFonts w:hAnsi="宋体" w:cs="宋体" w:hint="eastAsia"/>
          <w:lang w:val="pt-BR"/>
        </w:rPr>
        <w:t xml:space="preserve">              for (m=((l=1)+(r=ret))&gt;&gt;1;l&lt;=r;m=(l+r)&gt;&gt;1)</w:t>
      </w:r>
    </w:p>
    <w:p w:rsidR="005F1F37" w:rsidRPr="003F0B0C" w:rsidRDefault="005F1F37" w:rsidP="005F1F37">
      <w:pPr>
        <w:pStyle w:val="ad"/>
        <w:rPr>
          <w:rFonts w:hAnsi="宋体" w:cs="宋体"/>
        </w:rPr>
      </w:pPr>
      <w:r w:rsidRPr="003F0B0C">
        <w:rPr>
          <w:rFonts w:hAnsi="宋体" w:cs="宋体" w:hint="eastAsia"/>
        </w:rPr>
        <w:t xml:space="preserve">                     if (_cp(a[b[m]],a[i]))</w:t>
      </w:r>
    </w:p>
    <w:p w:rsidR="005F1F37" w:rsidRPr="003F0B0C" w:rsidRDefault="005F1F37" w:rsidP="005F1F37">
      <w:pPr>
        <w:pStyle w:val="ad"/>
        <w:rPr>
          <w:rFonts w:hAnsi="宋体" w:cs="宋体"/>
        </w:rPr>
      </w:pPr>
      <w:r w:rsidRPr="003F0B0C">
        <w:rPr>
          <w:rFonts w:hAnsi="宋体" w:cs="宋体" w:hint="eastAsia"/>
        </w:rPr>
        <w:t xml:space="preserve">                            l=m+1;</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r=m-1;</w:t>
      </w:r>
    </w:p>
    <w:p w:rsidR="005F1F37" w:rsidRPr="003F0B0C" w:rsidRDefault="005F1F37" w:rsidP="005F1F37">
      <w:pPr>
        <w:pStyle w:val="ad"/>
        <w:rPr>
          <w:rFonts w:hAnsi="宋体" w:cs="宋体"/>
        </w:rPr>
      </w:pPr>
      <w:r w:rsidRPr="003F0B0C">
        <w:rPr>
          <w:rFonts w:hAnsi="宋体" w:cs="宋体" w:hint="eastAsia"/>
        </w:rPr>
        <w:t xml:space="preserve">       for (m=b[i=ret];i;ans[--i]=a[m],m=p[m]);</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13.11 最大子串匹配</w:t>
      </w:r>
    </w:p>
    <w:p w:rsidR="005F1F37" w:rsidRPr="003F0B0C" w:rsidRDefault="005F1F37" w:rsidP="005F1F37">
      <w:pPr>
        <w:pStyle w:val="ad"/>
        <w:rPr>
          <w:rFonts w:hAnsi="宋体" w:cs="宋体"/>
        </w:rPr>
      </w:pPr>
      <w:r w:rsidRPr="003F0B0C">
        <w:rPr>
          <w:rFonts w:hAnsi="宋体" w:cs="宋体" w:hint="eastAsia"/>
        </w:rPr>
        <w:t>//最大子串匹配,复杂度O(mn)</w:t>
      </w:r>
    </w:p>
    <w:p w:rsidR="005F1F37" w:rsidRPr="003F0B0C" w:rsidRDefault="005F1F37" w:rsidP="005F1F37">
      <w:pPr>
        <w:pStyle w:val="ad"/>
        <w:rPr>
          <w:rFonts w:hAnsi="宋体" w:cs="宋体"/>
        </w:rPr>
      </w:pPr>
      <w:r w:rsidRPr="003F0B0C">
        <w:rPr>
          <w:rFonts w:hAnsi="宋体" w:cs="宋体" w:hint="eastAsia"/>
        </w:rPr>
        <w:t>//返回最大匹配值,传入两个串和串的长度,重载返回一个最大匹配</w:t>
      </w:r>
    </w:p>
    <w:p w:rsidR="005F1F37" w:rsidRPr="003F0B0C" w:rsidRDefault="005F1F37" w:rsidP="005F1F37">
      <w:pPr>
        <w:pStyle w:val="ad"/>
        <w:rPr>
          <w:rFonts w:hAnsi="宋体" w:cs="宋体"/>
        </w:rPr>
      </w:pPr>
      <w:r w:rsidRPr="003F0B0C">
        <w:rPr>
          <w:rFonts w:hAnsi="宋体" w:cs="宋体" w:hint="eastAsia"/>
        </w:rPr>
        <w:t>//注意做字符串匹配是串末的'\0'没有置!</w:t>
      </w:r>
    </w:p>
    <w:p w:rsidR="005F1F37" w:rsidRPr="003F0B0C" w:rsidRDefault="005F1F37" w:rsidP="005F1F37">
      <w:pPr>
        <w:pStyle w:val="ad"/>
        <w:rPr>
          <w:rFonts w:hAnsi="宋体" w:cs="宋体"/>
        </w:rPr>
      </w:pPr>
      <w:r w:rsidRPr="003F0B0C">
        <w:rPr>
          <w:rFonts w:hAnsi="宋体" w:cs="宋体" w:hint="eastAsia"/>
        </w:rPr>
        <w:t>//可更改元素类型,更换匹配函数和匹配价值函数</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lastRenderedPageBreak/>
        <w:t>#define max(a,b) ((a)&gt;(b)?(a):(b))</w:t>
      </w:r>
    </w:p>
    <w:p w:rsidR="005F1F37" w:rsidRPr="003F0B0C" w:rsidRDefault="005F1F37" w:rsidP="005F1F37">
      <w:pPr>
        <w:pStyle w:val="ad"/>
        <w:rPr>
          <w:rFonts w:hAnsi="宋体" w:cs="宋体"/>
        </w:rPr>
      </w:pPr>
      <w:r w:rsidRPr="003F0B0C">
        <w:rPr>
          <w:rFonts w:hAnsi="宋体" w:cs="宋体" w:hint="eastAsia"/>
        </w:rPr>
        <w:t>#define _match(a,b) ((a)==(b))</w:t>
      </w:r>
    </w:p>
    <w:p w:rsidR="005F1F37" w:rsidRPr="003F0B0C" w:rsidRDefault="005F1F37" w:rsidP="005F1F37">
      <w:pPr>
        <w:pStyle w:val="ad"/>
        <w:rPr>
          <w:rFonts w:hAnsi="宋体" w:cs="宋体"/>
        </w:rPr>
      </w:pPr>
      <w:r w:rsidRPr="003F0B0C">
        <w:rPr>
          <w:rFonts w:hAnsi="宋体" w:cs="宋体" w:hint="eastAsia"/>
        </w:rPr>
        <w:t>#define _value(a,b) 1</w:t>
      </w:r>
    </w:p>
    <w:p w:rsidR="005F1F37" w:rsidRPr="003F0B0C" w:rsidRDefault="005F1F37" w:rsidP="005F1F37">
      <w:pPr>
        <w:pStyle w:val="ad"/>
        <w:rPr>
          <w:rFonts w:hAnsi="宋体" w:cs="宋体"/>
        </w:rPr>
      </w:pPr>
      <w:r w:rsidRPr="003F0B0C">
        <w:rPr>
          <w:rFonts w:hAnsi="宋体" w:cs="宋体" w:hint="eastAsia"/>
        </w:rPr>
        <w:t>typedef char elem_t;</w:t>
      </w:r>
    </w:p>
    <w:p w:rsidR="005F1F37" w:rsidRPr="003F0B0C" w:rsidRDefault="005F1F37" w:rsidP="005F1F37">
      <w:pPr>
        <w:pStyle w:val="ad"/>
        <w:rPr>
          <w:rFonts w:hAnsi="宋体" w:cs="宋体"/>
        </w:rPr>
      </w:pPr>
      <w:r w:rsidRPr="003F0B0C">
        <w:rPr>
          <w:rFonts w:hAnsi="宋体" w:cs="宋体" w:hint="eastAsia"/>
        </w:rPr>
        <w:t>int str_match(int m,elem_t* a,int n,elem_t* b){</w:t>
      </w:r>
    </w:p>
    <w:p w:rsidR="005F1F37" w:rsidRPr="003F0B0C" w:rsidRDefault="005F1F37" w:rsidP="005F1F37">
      <w:pPr>
        <w:pStyle w:val="ad"/>
        <w:rPr>
          <w:rFonts w:hAnsi="宋体" w:cs="宋体"/>
        </w:rPr>
      </w:pPr>
      <w:r w:rsidRPr="003F0B0C">
        <w:rPr>
          <w:rFonts w:hAnsi="宋体" w:cs="宋体" w:hint="eastAsia"/>
        </w:rPr>
        <w:t xml:space="preserve">       int match[MAXN+1][MAXN+1],i,j;</w:t>
      </w:r>
    </w:p>
    <w:p w:rsidR="005F1F37" w:rsidRPr="003F0B0C" w:rsidRDefault="005F1F37" w:rsidP="005F1F37">
      <w:pPr>
        <w:pStyle w:val="ad"/>
        <w:rPr>
          <w:rFonts w:hAnsi="宋体" w:cs="宋体"/>
        </w:rPr>
      </w:pPr>
      <w:r w:rsidRPr="003F0B0C">
        <w:rPr>
          <w:rFonts w:hAnsi="宋体" w:cs="宋体" w:hint="eastAsia"/>
        </w:rPr>
        <w:t xml:space="preserve">       memset(match,0,sizeof(match));</w:t>
      </w:r>
    </w:p>
    <w:p w:rsidR="005F1F37" w:rsidRPr="003F0B0C" w:rsidRDefault="005F1F37" w:rsidP="005F1F37">
      <w:pPr>
        <w:pStyle w:val="ad"/>
        <w:rPr>
          <w:rFonts w:hAnsi="宋体" w:cs="宋体"/>
        </w:rPr>
      </w:pPr>
      <w:r w:rsidRPr="003F0B0C">
        <w:rPr>
          <w:rFonts w:hAnsi="宋体" w:cs="宋体" w:hint="eastAsia"/>
        </w:rPr>
        <w:t xml:space="preserve">       for (i=0;i&lt;m;i++)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match[i+1][j+1]=max(max(match[i][j+1],match[i+1][j]),</w:t>
      </w:r>
    </w:p>
    <w:p w:rsidR="005F1F37" w:rsidRPr="003F0B0C" w:rsidRDefault="005F1F37" w:rsidP="005F1F37">
      <w:pPr>
        <w:pStyle w:val="ad"/>
        <w:rPr>
          <w:rFonts w:hAnsi="宋体" w:cs="宋体"/>
        </w:rPr>
      </w:pPr>
      <w:r w:rsidRPr="003F0B0C">
        <w:rPr>
          <w:rFonts w:hAnsi="宋体" w:cs="宋体" w:hint="eastAsia"/>
        </w:rPr>
        <w:t xml:space="preserve">                                            (match[i][j]+_value(a[i],b[i]))*_match(a[i],b[j]));</w:t>
      </w:r>
    </w:p>
    <w:p w:rsidR="005F1F37" w:rsidRPr="003F0B0C" w:rsidRDefault="005F1F37" w:rsidP="005F1F37">
      <w:pPr>
        <w:pStyle w:val="ad"/>
        <w:rPr>
          <w:rFonts w:hAnsi="宋体" w:cs="宋体"/>
        </w:rPr>
      </w:pPr>
      <w:r w:rsidRPr="003F0B0C">
        <w:rPr>
          <w:rFonts w:hAnsi="宋体" w:cs="宋体" w:hint="eastAsia"/>
        </w:rPr>
        <w:t xml:space="preserve">       return match[m][n];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str_match(int m,elem_t* a,int n,elem_t* b,elem_t* ret){</w:t>
      </w:r>
    </w:p>
    <w:p w:rsidR="005F1F37" w:rsidRPr="003F0B0C" w:rsidRDefault="005F1F37" w:rsidP="005F1F37">
      <w:pPr>
        <w:pStyle w:val="ad"/>
        <w:rPr>
          <w:rFonts w:hAnsi="宋体" w:cs="宋体"/>
        </w:rPr>
      </w:pPr>
      <w:r w:rsidRPr="003F0B0C">
        <w:rPr>
          <w:rFonts w:hAnsi="宋体" w:cs="宋体" w:hint="eastAsia"/>
        </w:rPr>
        <w:t xml:space="preserve">       int match[MAXN+1][MAXN+1],last[MAXN+1][MAXN+1],i,j,t;</w:t>
      </w:r>
    </w:p>
    <w:p w:rsidR="005F1F37" w:rsidRPr="003F0B0C" w:rsidRDefault="005F1F37" w:rsidP="005F1F37">
      <w:pPr>
        <w:pStyle w:val="ad"/>
        <w:rPr>
          <w:rFonts w:hAnsi="宋体" w:cs="宋体"/>
        </w:rPr>
      </w:pPr>
      <w:r w:rsidRPr="003F0B0C">
        <w:rPr>
          <w:rFonts w:hAnsi="宋体" w:cs="宋体" w:hint="eastAsia"/>
        </w:rPr>
        <w:t xml:space="preserve">       memset(match,0,sizeof(match));</w:t>
      </w:r>
    </w:p>
    <w:p w:rsidR="005F1F37" w:rsidRPr="003F0B0C" w:rsidRDefault="005F1F37" w:rsidP="005F1F37">
      <w:pPr>
        <w:pStyle w:val="ad"/>
        <w:rPr>
          <w:rFonts w:hAnsi="宋体" w:cs="宋体"/>
        </w:rPr>
      </w:pPr>
      <w:r w:rsidRPr="003F0B0C">
        <w:rPr>
          <w:rFonts w:hAnsi="宋体" w:cs="宋体" w:hint="eastAsia"/>
        </w:rPr>
        <w:t xml:space="preserve">       for (i=0;i&lt;m;i++)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match[i+1][j+1]=(match[i][j+1]&gt;match[i+1][j]?match[i][j+1]:match[i+1][j]);</w:t>
      </w:r>
    </w:p>
    <w:p w:rsidR="005F1F37" w:rsidRPr="003F0B0C" w:rsidRDefault="005F1F37" w:rsidP="005F1F37">
      <w:pPr>
        <w:pStyle w:val="ad"/>
        <w:rPr>
          <w:rFonts w:hAnsi="宋体" w:cs="宋体"/>
        </w:rPr>
      </w:pPr>
      <w:r w:rsidRPr="003F0B0C">
        <w:rPr>
          <w:rFonts w:hAnsi="宋体" w:cs="宋体" w:hint="eastAsia"/>
        </w:rPr>
        <w:t xml:space="preserve">                     last[i+1][j+1]=(match[i][j+1]&gt;match[i+1][j]?3:1);</w:t>
      </w:r>
    </w:p>
    <w:p w:rsidR="005F1F37" w:rsidRPr="003F0B0C" w:rsidRDefault="005F1F37" w:rsidP="005F1F37">
      <w:pPr>
        <w:pStyle w:val="ad"/>
        <w:rPr>
          <w:rFonts w:hAnsi="宋体" w:cs="宋体"/>
        </w:rPr>
      </w:pPr>
      <w:r w:rsidRPr="003F0B0C">
        <w:rPr>
          <w:rFonts w:hAnsi="宋体" w:cs="宋体" w:hint="eastAsia"/>
        </w:rPr>
        <w:t xml:space="preserve">                     if ((t=(match[i][j]+_value(a[i],b[i]))*_match(a[i],b[j]))&gt;match[i+1][j+1])</w:t>
      </w:r>
    </w:p>
    <w:p w:rsidR="005F1F37" w:rsidRPr="003F0B0C" w:rsidRDefault="005F1F37" w:rsidP="005F1F37">
      <w:pPr>
        <w:pStyle w:val="ad"/>
        <w:rPr>
          <w:rFonts w:hAnsi="宋体" w:cs="宋体"/>
        </w:rPr>
      </w:pPr>
      <w:r w:rsidRPr="003F0B0C">
        <w:rPr>
          <w:rFonts w:hAnsi="宋体" w:cs="宋体" w:hint="eastAsia"/>
        </w:rPr>
        <w:t xml:space="preserve">                            match[i+1][j+1]=t,last[i+1][j+1]=2;</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(;match[i][j];i-=(last[t=i][j]&gt;1),j-=(last[t][j]&lt;3))</w:t>
      </w:r>
    </w:p>
    <w:p w:rsidR="005F1F37" w:rsidRPr="003F0B0C" w:rsidRDefault="005F1F37" w:rsidP="005F1F37">
      <w:pPr>
        <w:pStyle w:val="ad"/>
        <w:rPr>
          <w:rFonts w:hAnsi="宋体" w:cs="宋体"/>
        </w:rPr>
      </w:pPr>
      <w:r w:rsidRPr="003F0B0C">
        <w:rPr>
          <w:rFonts w:hAnsi="宋体" w:cs="宋体" w:hint="eastAsia"/>
        </w:rPr>
        <w:t xml:space="preserve">              ret[match[i][j]-1]=(last[i][j]&lt;3?a[i-1]:b[j-1]);</w:t>
      </w:r>
    </w:p>
    <w:p w:rsidR="005F1F37" w:rsidRPr="003F0B0C" w:rsidRDefault="005F1F37" w:rsidP="005F1F37">
      <w:pPr>
        <w:pStyle w:val="ad"/>
        <w:rPr>
          <w:rFonts w:hAnsi="宋体" w:cs="宋体"/>
        </w:rPr>
      </w:pPr>
      <w:r w:rsidRPr="003F0B0C">
        <w:rPr>
          <w:rFonts w:hAnsi="宋体" w:cs="宋体" w:hint="eastAsia"/>
        </w:rPr>
        <w:t xml:space="preserve">       return match[m][n];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13.12 最大子段和</w:t>
      </w:r>
    </w:p>
    <w:p w:rsidR="005F1F37" w:rsidRPr="003F0B0C" w:rsidRDefault="005F1F37" w:rsidP="005F1F37">
      <w:pPr>
        <w:pStyle w:val="ad"/>
        <w:rPr>
          <w:rFonts w:hAnsi="宋体" w:cs="宋体"/>
        </w:rPr>
      </w:pPr>
      <w:r w:rsidRPr="003F0B0C">
        <w:rPr>
          <w:rFonts w:hAnsi="宋体" w:cs="宋体" w:hint="eastAsia"/>
        </w:rPr>
        <w:t>//求最大子段和,复杂度O(n)</w:t>
      </w:r>
    </w:p>
    <w:p w:rsidR="005F1F37" w:rsidRPr="003F0B0C" w:rsidRDefault="005F1F37" w:rsidP="005F1F37">
      <w:pPr>
        <w:pStyle w:val="ad"/>
        <w:rPr>
          <w:rFonts w:hAnsi="宋体" w:cs="宋体"/>
        </w:rPr>
      </w:pPr>
      <w:r w:rsidRPr="003F0B0C">
        <w:rPr>
          <w:rFonts w:hAnsi="宋体" w:cs="宋体" w:hint="eastAsia"/>
        </w:rPr>
        <w:t>//传入串长n和内容list[]</w:t>
      </w:r>
    </w:p>
    <w:p w:rsidR="005F1F37" w:rsidRPr="003F0B0C" w:rsidRDefault="005F1F37" w:rsidP="005F1F37">
      <w:pPr>
        <w:pStyle w:val="ad"/>
        <w:rPr>
          <w:rFonts w:hAnsi="宋体" w:cs="宋体"/>
        </w:rPr>
      </w:pPr>
      <w:r w:rsidRPr="003F0B0C">
        <w:rPr>
          <w:rFonts w:hAnsi="宋体" w:cs="宋体" w:hint="eastAsia"/>
        </w:rPr>
        <w:t>//返回最大子段和,重载返回子段位置(maxsum=list[start]+...+list[end])</w:t>
      </w:r>
    </w:p>
    <w:p w:rsidR="005F1F37" w:rsidRPr="003F0B0C" w:rsidRDefault="005F1F37" w:rsidP="005F1F37">
      <w:pPr>
        <w:pStyle w:val="ad"/>
        <w:rPr>
          <w:rFonts w:hAnsi="宋体" w:cs="宋体"/>
        </w:rPr>
      </w:pPr>
      <w:r w:rsidRPr="003F0B0C">
        <w:rPr>
          <w:rFonts w:hAnsi="宋体" w:cs="宋体" w:hint="eastAsia"/>
        </w:rPr>
        <w:t>//可更改元素类型</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maxsum(int n,elem_t* list){</w:t>
      </w:r>
    </w:p>
    <w:p w:rsidR="005F1F37" w:rsidRPr="003F0B0C" w:rsidRDefault="005F1F37" w:rsidP="005F1F37">
      <w:pPr>
        <w:pStyle w:val="ad"/>
        <w:rPr>
          <w:rFonts w:hAnsi="宋体" w:cs="宋体"/>
        </w:rPr>
      </w:pPr>
      <w:r w:rsidRPr="003F0B0C">
        <w:rPr>
          <w:rFonts w:hAnsi="宋体" w:cs="宋体" w:hint="eastAsia"/>
        </w:rPr>
        <w:t xml:space="preserve">       elem_t ret,sum=0;</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(ret=list[i=0];i&lt;n;i++)</w:t>
      </w:r>
    </w:p>
    <w:p w:rsidR="005F1F37" w:rsidRPr="003F0B0C" w:rsidRDefault="005F1F37" w:rsidP="005F1F37">
      <w:pPr>
        <w:pStyle w:val="ad"/>
        <w:rPr>
          <w:rFonts w:hAnsi="宋体" w:cs="宋体"/>
        </w:rPr>
      </w:pPr>
      <w:r w:rsidRPr="003F0B0C">
        <w:rPr>
          <w:rFonts w:hAnsi="宋体" w:cs="宋体" w:hint="eastAsia"/>
        </w:rPr>
        <w:t xml:space="preserve">              sum=(sum&gt;0?sum:0)+list[i],ret=(sum&gt;ret?sum:ret);</w:t>
      </w:r>
    </w:p>
    <w:p w:rsidR="005F1F37" w:rsidRPr="003F0B0C" w:rsidRDefault="005F1F37" w:rsidP="005F1F37">
      <w:pPr>
        <w:pStyle w:val="ad"/>
        <w:rPr>
          <w:rFonts w:hAnsi="宋体" w:cs="宋体"/>
        </w:rPr>
      </w:pPr>
      <w:r w:rsidRPr="003F0B0C">
        <w:rPr>
          <w:rFonts w:hAnsi="宋体" w:cs="宋体" w:hint="eastAsia"/>
        </w:rPr>
        <w:lastRenderedPageBreak/>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maxsum(int n,elem_t* list,int&amp; start,int&amp; end){</w:t>
      </w:r>
    </w:p>
    <w:p w:rsidR="005F1F37" w:rsidRPr="003F0B0C" w:rsidRDefault="005F1F37" w:rsidP="005F1F37">
      <w:pPr>
        <w:pStyle w:val="ad"/>
        <w:rPr>
          <w:rFonts w:hAnsi="宋体" w:cs="宋体"/>
        </w:rPr>
      </w:pPr>
      <w:r w:rsidRPr="003F0B0C">
        <w:rPr>
          <w:rFonts w:hAnsi="宋体" w:cs="宋体" w:hint="eastAsia"/>
        </w:rPr>
        <w:t xml:space="preserve">       elem_t ret,sum=0;</w:t>
      </w:r>
    </w:p>
    <w:p w:rsidR="005F1F37" w:rsidRPr="003F0B0C" w:rsidRDefault="005F1F37" w:rsidP="005F1F37">
      <w:pPr>
        <w:pStyle w:val="ad"/>
        <w:rPr>
          <w:rFonts w:hAnsi="宋体" w:cs="宋体"/>
        </w:rPr>
      </w:pPr>
      <w:r w:rsidRPr="003F0B0C">
        <w:rPr>
          <w:rFonts w:hAnsi="宋体" w:cs="宋体" w:hint="eastAsia"/>
        </w:rPr>
        <w:t xml:space="preserve">       int s,i;</w:t>
      </w:r>
    </w:p>
    <w:p w:rsidR="005F1F37" w:rsidRPr="003F0B0C" w:rsidRDefault="005F1F37" w:rsidP="005F1F37">
      <w:pPr>
        <w:pStyle w:val="ad"/>
        <w:rPr>
          <w:rFonts w:hAnsi="宋体" w:cs="宋体"/>
        </w:rPr>
      </w:pPr>
      <w:r w:rsidRPr="003F0B0C">
        <w:rPr>
          <w:rFonts w:hAnsi="宋体" w:cs="宋体" w:hint="eastAsia"/>
        </w:rPr>
        <w:t xml:space="preserve">       for (ret=list[start=end=s=i=0];i&lt;n;i++,s=(sum&gt;0?s:i))</w:t>
      </w:r>
    </w:p>
    <w:p w:rsidR="005F1F37" w:rsidRPr="003F0B0C" w:rsidRDefault="005F1F37" w:rsidP="005F1F37">
      <w:pPr>
        <w:pStyle w:val="ad"/>
        <w:rPr>
          <w:rFonts w:hAnsi="宋体" w:cs="宋体"/>
        </w:rPr>
      </w:pPr>
      <w:r w:rsidRPr="003F0B0C">
        <w:rPr>
          <w:rFonts w:hAnsi="宋体" w:cs="宋体" w:hint="eastAsia"/>
        </w:rPr>
        <w:t xml:space="preserve">              if ((sum=(sum&gt;0?sum:0)+list[i])&gt;ret)</w:t>
      </w:r>
    </w:p>
    <w:p w:rsidR="005F1F37" w:rsidRPr="003F0B0C" w:rsidRDefault="005F1F37" w:rsidP="005F1F37">
      <w:pPr>
        <w:pStyle w:val="ad"/>
        <w:rPr>
          <w:rFonts w:hAnsi="宋体" w:cs="宋体"/>
        </w:rPr>
      </w:pPr>
      <w:r w:rsidRPr="003F0B0C">
        <w:rPr>
          <w:rFonts w:hAnsi="宋体" w:cs="宋体" w:hint="eastAsia"/>
        </w:rPr>
        <w:t xml:space="preserve">                     ret=sum,start=s,end=i;</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13.13 最大子阵和</w:t>
      </w:r>
    </w:p>
    <w:p w:rsidR="005F1F37" w:rsidRPr="003F0B0C" w:rsidRDefault="005F1F37" w:rsidP="005F1F37">
      <w:pPr>
        <w:pStyle w:val="ad"/>
        <w:rPr>
          <w:rFonts w:hAnsi="宋体" w:cs="宋体"/>
        </w:rPr>
      </w:pPr>
      <w:r w:rsidRPr="003F0B0C">
        <w:rPr>
          <w:rFonts w:hAnsi="宋体" w:cs="宋体" w:hint="eastAsia"/>
        </w:rPr>
        <w:t>//求最大子阵和,复杂度O(n^3)</w:t>
      </w:r>
    </w:p>
    <w:p w:rsidR="005F1F37" w:rsidRPr="003F0B0C" w:rsidRDefault="005F1F37" w:rsidP="005F1F37">
      <w:pPr>
        <w:pStyle w:val="ad"/>
        <w:rPr>
          <w:rFonts w:hAnsi="宋体" w:cs="宋体"/>
        </w:rPr>
      </w:pPr>
      <w:r w:rsidRPr="003F0B0C">
        <w:rPr>
          <w:rFonts w:hAnsi="宋体" w:cs="宋体" w:hint="eastAsia"/>
        </w:rPr>
        <w:t>//传入阵的大小m,n和内容mat[][]</w:t>
      </w:r>
    </w:p>
    <w:p w:rsidR="005F1F37" w:rsidRPr="003F0B0C" w:rsidRDefault="005F1F37" w:rsidP="005F1F37">
      <w:pPr>
        <w:pStyle w:val="ad"/>
        <w:rPr>
          <w:rFonts w:hAnsi="宋体" w:cs="宋体"/>
        </w:rPr>
      </w:pPr>
      <w:r w:rsidRPr="003F0B0C">
        <w:rPr>
          <w:rFonts w:hAnsi="宋体" w:cs="宋体" w:hint="eastAsia"/>
        </w:rPr>
        <w:t>//返回最大子阵和,重载返回子阵位置(maxsum=list[s1][s2]+...+list[e1][e2])</w:t>
      </w:r>
    </w:p>
    <w:p w:rsidR="005F1F37" w:rsidRPr="003F0B0C" w:rsidRDefault="005F1F37" w:rsidP="005F1F37">
      <w:pPr>
        <w:pStyle w:val="ad"/>
        <w:rPr>
          <w:rFonts w:hAnsi="宋体" w:cs="宋体"/>
        </w:rPr>
      </w:pPr>
      <w:r w:rsidRPr="003F0B0C">
        <w:rPr>
          <w:rFonts w:hAnsi="宋体" w:cs="宋体" w:hint="eastAsia"/>
        </w:rPr>
        <w:t>//可更改元素类型</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typedef int elem_t;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maxsum(int m,int n,elem_t mat[][MAXN]){</w:t>
      </w:r>
    </w:p>
    <w:p w:rsidR="005F1F37" w:rsidRPr="003F0B0C" w:rsidRDefault="005F1F37" w:rsidP="005F1F37">
      <w:pPr>
        <w:pStyle w:val="ad"/>
        <w:rPr>
          <w:rFonts w:hAnsi="宋体" w:cs="宋体"/>
        </w:rPr>
      </w:pPr>
      <w:r w:rsidRPr="003F0B0C">
        <w:rPr>
          <w:rFonts w:hAnsi="宋体" w:cs="宋体" w:hint="eastAsia"/>
        </w:rPr>
        <w:t xml:space="preserve">       elem_t matsum[MAXN][MAXN+1],ret,sum;</w:t>
      </w:r>
    </w:p>
    <w:p w:rsidR="005F1F37" w:rsidRPr="003F0B0C" w:rsidRDefault="005F1F37" w:rsidP="005F1F37">
      <w:pPr>
        <w:pStyle w:val="ad"/>
        <w:rPr>
          <w:rFonts w:hAnsi="宋体" w:cs="宋体"/>
        </w:rPr>
      </w:pPr>
      <w:r w:rsidRPr="003F0B0C">
        <w:rPr>
          <w:rFonts w:hAnsi="宋体" w:cs="宋体" w:hint="eastAsia"/>
        </w:rPr>
        <w:t xml:space="preserve">       int i,j,k;</w:t>
      </w:r>
    </w:p>
    <w:p w:rsidR="005F1F37" w:rsidRPr="003F0B0C" w:rsidRDefault="005F1F37" w:rsidP="005F1F37">
      <w:pPr>
        <w:pStyle w:val="ad"/>
        <w:rPr>
          <w:rFonts w:hAnsi="宋体" w:cs="宋体"/>
        </w:rPr>
      </w:pPr>
      <w:r w:rsidRPr="003F0B0C">
        <w:rPr>
          <w:rFonts w:hAnsi="宋体" w:cs="宋体" w:hint="eastAsia"/>
        </w:rPr>
        <w:t xml:space="preserve">       for (i=0;i&lt;m;i++)</w:t>
      </w:r>
    </w:p>
    <w:p w:rsidR="005F1F37" w:rsidRPr="003F0B0C" w:rsidRDefault="005F1F37" w:rsidP="005F1F37">
      <w:pPr>
        <w:pStyle w:val="ad"/>
        <w:rPr>
          <w:rFonts w:hAnsi="宋体" w:cs="宋体"/>
        </w:rPr>
      </w:pPr>
      <w:r w:rsidRPr="003F0B0C">
        <w:rPr>
          <w:rFonts w:hAnsi="宋体" w:cs="宋体" w:hint="eastAsia"/>
        </w:rPr>
        <w:t xml:space="preserve">              for (matsum[i][j=0]=0;j&lt;n;j++)</w:t>
      </w:r>
    </w:p>
    <w:p w:rsidR="005F1F37" w:rsidRPr="003F0B0C" w:rsidRDefault="005F1F37" w:rsidP="005F1F37">
      <w:pPr>
        <w:pStyle w:val="ad"/>
        <w:rPr>
          <w:rFonts w:hAnsi="宋体" w:cs="宋体"/>
        </w:rPr>
      </w:pPr>
      <w:r w:rsidRPr="003F0B0C">
        <w:rPr>
          <w:rFonts w:hAnsi="宋体" w:cs="宋体" w:hint="eastAsia"/>
        </w:rPr>
        <w:t xml:space="preserve">                     matsum[i][j+1]=matsum[i][j]+mat[i][j];</w:t>
      </w:r>
    </w:p>
    <w:p w:rsidR="005F1F37" w:rsidRPr="003F0B0C" w:rsidRDefault="005F1F37" w:rsidP="005F1F37">
      <w:pPr>
        <w:pStyle w:val="ad"/>
        <w:rPr>
          <w:rFonts w:hAnsi="宋体" w:cs="宋体"/>
        </w:rPr>
      </w:pPr>
      <w:r w:rsidRPr="003F0B0C">
        <w:rPr>
          <w:rFonts w:hAnsi="宋体" w:cs="宋体" w:hint="eastAsia"/>
        </w:rPr>
        <w:t xml:space="preserve">       for (ret=mat[0][j=0];j&lt;n;j++)</w:t>
      </w:r>
    </w:p>
    <w:p w:rsidR="005F1F37" w:rsidRPr="003F0B0C" w:rsidRDefault="005F1F37" w:rsidP="005F1F37">
      <w:pPr>
        <w:pStyle w:val="ad"/>
        <w:rPr>
          <w:rFonts w:hAnsi="宋体" w:cs="宋体"/>
        </w:rPr>
      </w:pPr>
      <w:r w:rsidRPr="003F0B0C">
        <w:rPr>
          <w:rFonts w:hAnsi="宋体" w:cs="宋体" w:hint="eastAsia"/>
        </w:rPr>
        <w:t xml:space="preserve">              for (k=j;k&lt;n;k++)</w:t>
      </w:r>
    </w:p>
    <w:p w:rsidR="005F1F37" w:rsidRPr="003F0B0C" w:rsidRDefault="005F1F37" w:rsidP="005F1F37">
      <w:pPr>
        <w:pStyle w:val="ad"/>
        <w:rPr>
          <w:rFonts w:hAnsi="宋体" w:cs="宋体"/>
        </w:rPr>
      </w:pPr>
      <w:r w:rsidRPr="003F0B0C">
        <w:rPr>
          <w:rFonts w:hAnsi="宋体" w:cs="宋体" w:hint="eastAsia"/>
        </w:rPr>
        <w:t xml:space="preserve">                     for (sum=0,i=0;i&lt;m;i++)</w:t>
      </w:r>
    </w:p>
    <w:p w:rsidR="005F1F37" w:rsidRPr="003F0B0C" w:rsidRDefault="005F1F37" w:rsidP="005F1F37">
      <w:pPr>
        <w:pStyle w:val="ad"/>
        <w:rPr>
          <w:rFonts w:hAnsi="宋体" w:cs="宋体"/>
        </w:rPr>
      </w:pPr>
      <w:r w:rsidRPr="003F0B0C">
        <w:rPr>
          <w:rFonts w:hAnsi="宋体" w:cs="宋体" w:hint="eastAsia"/>
        </w:rPr>
        <w:t xml:space="preserve">            sum=(sum&gt;0?sum:0)+matsum[i][k+1]-matsum[i][j],ret=(sum&gt;ret?sum:ret);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elem_t maxsum(int m,int n,elem_t mat[][MAXN],int&amp; s1,int&amp; s2,int&amp; e1,int&amp; e2){</w:t>
      </w:r>
    </w:p>
    <w:p w:rsidR="005F1F37" w:rsidRPr="003F0B0C" w:rsidRDefault="005F1F37" w:rsidP="005F1F37">
      <w:pPr>
        <w:pStyle w:val="ad"/>
        <w:rPr>
          <w:rFonts w:hAnsi="宋体" w:cs="宋体"/>
        </w:rPr>
      </w:pPr>
      <w:r w:rsidRPr="003F0B0C">
        <w:rPr>
          <w:rFonts w:hAnsi="宋体" w:cs="宋体" w:hint="eastAsia"/>
        </w:rPr>
        <w:t xml:space="preserve">       elem_t matsum[MAXN][MAXN+1],ret,sum;</w:t>
      </w:r>
    </w:p>
    <w:p w:rsidR="005F1F37" w:rsidRPr="003F0B0C" w:rsidRDefault="005F1F37" w:rsidP="005F1F37">
      <w:pPr>
        <w:pStyle w:val="ad"/>
        <w:rPr>
          <w:rFonts w:hAnsi="宋体" w:cs="宋体"/>
        </w:rPr>
      </w:pPr>
      <w:r w:rsidRPr="003F0B0C">
        <w:rPr>
          <w:rFonts w:hAnsi="宋体" w:cs="宋体" w:hint="eastAsia"/>
        </w:rPr>
        <w:t xml:space="preserve">       int i,j,k,s;</w:t>
      </w:r>
    </w:p>
    <w:p w:rsidR="005F1F37" w:rsidRPr="003F0B0C" w:rsidRDefault="005F1F37" w:rsidP="005F1F37">
      <w:pPr>
        <w:pStyle w:val="ad"/>
        <w:rPr>
          <w:rFonts w:hAnsi="宋体" w:cs="宋体"/>
        </w:rPr>
      </w:pPr>
      <w:r w:rsidRPr="003F0B0C">
        <w:rPr>
          <w:rFonts w:hAnsi="宋体" w:cs="宋体" w:hint="eastAsia"/>
        </w:rPr>
        <w:t xml:space="preserve">       for (i=0;i&lt;m;i++)</w:t>
      </w:r>
    </w:p>
    <w:p w:rsidR="005F1F37" w:rsidRPr="003F0B0C" w:rsidRDefault="005F1F37" w:rsidP="005F1F37">
      <w:pPr>
        <w:pStyle w:val="ad"/>
        <w:rPr>
          <w:rFonts w:hAnsi="宋体" w:cs="宋体"/>
        </w:rPr>
      </w:pPr>
      <w:r w:rsidRPr="003F0B0C">
        <w:rPr>
          <w:rFonts w:hAnsi="宋体" w:cs="宋体" w:hint="eastAsia"/>
        </w:rPr>
        <w:t xml:space="preserve">              for (matsum[i][j=0]=0;j&lt;n;j++)</w:t>
      </w:r>
    </w:p>
    <w:p w:rsidR="005F1F37" w:rsidRPr="003F0B0C" w:rsidRDefault="005F1F37" w:rsidP="005F1F37">
      <w:pPr>
        <w:pStyle w:val="ad"/>
        <w:rPr>
          <w:rFonts w:hAnsi="宋体" w:cs="宋体"/>
        </w:rPr>
      </w:pPr>
      <w:r w:rsidRPr="003F0B0C">
        <w:rPr>
          <w:rFonts w:hAnsi="宋体" w:cs="宋体" w:hint="eastAsia"/>
        </w:rPr>
        <w:t xml:space="preserve">                     matsum[i][j+1]=matsum[i][j]+mat[i][j];</w:t>
      </w:r>
    </w:p>
    <w:p w:rsidR="005F1F37" w:rsidRPr="003F0B0C" w:rsidRDefault="005F1F37" w:rsidP="005F1F37">
      <w:pPr>
        <w:pStyle w:val="ad"/>
        <w:rPr>
          <w:rFonts w:hAnsi="宋体" w:cs="宋体"/>
        </w:rPr>
      </w:pPr>
      <w:r w:rsidRPr="003F0B0C">
        <w:rPr>
          <w:rFonts w:hAnsi="宋体" w:cs="宋体" w:hint="eastAsia"/>
        </w:rPr>
        <w:t xml:space="preserve">       for (ret=mat[s1=e1=0][s2=e2=j=0];j&lt;n;j++)</w:t>
      </w:r>
    </w:p>
    <w:p w:rsidR="005F1F37" w:rsidRPr="003F0B0C" w:rsidRDefault="005F1F37" w:rsidP="005F1F37">
      <w:pPr>
        <w:pStyle w:val="ad"/>
        <w:rPr>
          <w:rFonts w:hAnsi="宋体" w:cs="宋体"/>
        </w:rPr>
      </w:pPr>
      <w:r w:rsidRPr="003F0B0C">
        <w:rPr>
          <w:rFonts w:hAnsi="宋体" w:cs="宋体" w:hint="eastAsia"/>
        </w:rPr>
        <w:t xml:space="preserve">              for (k=j;k&lt;n;k++)</w:t>
      </w:r>
    </w:p>
    <w:p w:rsidR="005F1F37" w:rsidRPr="003F0B0C" w:rsidRDefault="005F1F37" w:rsidP="005F1F37">
      <w:pPr>
        <w:pStyle w:val="ad"/>
        <w:rPr>
          <w:rFonts w:hAnsi="宋体" w:cs="宋体"/>
        </w:rPr>
      </w:pPr>
      <w:r w:rsidRPr="003F0B0C">
        <w:rPr>
          <w:rFonts w:hAnsi="宋体" w:cs="宋体" w:hint="eastAsia"/>
        </w:rPr>
        <w:t xml:space="preserve">                     for (sum=0,s=i=0;i&lt;m;i++,s=(sum&gt;0?s:i))</w:t>
      </w:r>
    </w:p>
    <w:p w:rsidR="005F1F37" w:rsidRPr="003F0B0C" w:rsidRDefault="005F1F37" w:rsidP="005F1F37">
      <w:pPr>
        <w:pStyle w:val="ad"/>
        <w:rPr>
          <w:rFonts w:hAnsi="宋体" w:cs="宋体"/>
        </w:rPr>
      </w:pPr>
      <w:r w:rsidRPr="003F0B0C">
        <w:rPr>
          <w:rFonts w:hAnsi="宋体" w:cs="宋体" w:hint="eastAsia"/>
        </w:rPr>
        <w:t xml:space="preserve">                            if ((sum=(sum&gt;0?sum:0)+matsum[i][k+1]-matsum[i][j])&gt;ret)</w:t>
      </w:r>
    </w:p>
    <w:p w:rsidR="005F1F37" w:rsidRPr="003F0B0C" w:rsidRDefault="005F1F37" w:rsidP="005F1F37">
      <w:pPr>
        <w:pStyle w:val="ad"/>
        <w:rPr>
          <w:rFonts w:hAnsi="宋体" w:cs="宋体"/>
        </w:rPr>
      </w:pPr>
      <w:r w:rsidRPr="003F0B0C">
        <w:rPr>
          <w:rFonts w:hAnsi="宋体" w:cs="宋体" w:hint="eastAsia"/>
        </w:rPr>
        <w:lastRenderedPageBreak/>
        <w:t xml:space="preserve">                                   ret=sum,s1=s,s2=i,e1=j,e2=k;</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sz w:val="24"/>
          <w:szCs w:val="24"/>
        </w:rPr>
      </w:pPr>
      <w:r w:rsidRPr="003F0B0C">
        <w:rPr>
          <w:rFonts w:hAnsi="宋体" w:cs="宋体" w:hint="eastAsia"/>
          <w:b/>
          <w:sz w:val="24"/>
          <w:szCs w:val="24"/>
        </w:rPr>
        <w:t>14、  其它</w:t>
      </w:r>
    </w:p>
    <w:p w:rsidR="005F1F37" w:rsidRPr="003F0B0C" w:rsidRDefault="005F1F37" w:rsidP="005F1F37">
      <w:pPr>
        <w:pStyle w:val="ad"/>
        <w:rPr>
          <w:rFonts w:hAnsi="宋体" w:cs="宋体"/>
          <w:b/>
        </w:rPr>
      </w:pPr>
      <w:r w:rsidRPr="003F0B0C">
        <w:rPr>
          <w:rFonts w:hAnsi="宋体" w:cs="宋体" w:hint="eastAsia"/>
          <w:b/>
        </w:rPr>
        <w:t>14.1 大数(只能处理正数)</w:t>
      </w:r>
    </w:p>
    <w:p w:rsidR="005F1F37" w:rsidRPr="003F0B0C" w:rsidRDefault="005F1F37" w:rsidP="005F1F37">
      <w:pPr>
        <w:pStyle w:val="ad"/>
        <w:rPr>
          <w:rFonts w:hAnsi="宋体" w:cs="宋体"/>
        </w:rPr>
      </w:pPr>
      <w:r w:rsidRPr="003F0B0C">
        <w:rPr>
          <w:rFonts w:hAnsi="宋体" w:cs="宋体" w:hint="eastAsia"/>
        </w:rPr>
        <w:t>#include &lt;iostream.h&gt;</w:t>
      </w:r>
    </w:p>
    <w:p w:rsidR="005F1F37" w:rsidRPr="003F0B0C" w:rsidRDefault="005F1F37" w:rsidP="005F1F37">
      <w:pPr>
        <w:pStyle w:val="ad"/>
        <w:rPr>
          <w:rFonts w:hAnsi="宋体" w:cs="宋体"/>
        </w:rPr>
      </w:pPr>
      <w:r w:rsidRPr="003F0B0C">
        <w:rPr>
          <w:rFonts w:hAnsi="宋体" w:cs="宋体" w:hint="eastAsia"/>
        </w:rPr>
        <w:t>#include &lt;string.h&gt;</w:t>
      </w:r>
    </w:p>
    <w:p w:rsidR="005F1F37" w:rsidRPr="003F0B0C" w:rsidRDefault="005F1F37" w:rsidP="005F1F37">
      <w:pPr>
        <w:pStyle w:val="ad"/>
        <w:rPr>
          <w:rFonts w:hAnsi="宋体" w:cs="宋体"/>
        </w:rPr>
      </w:pPr>
      <w:r w:rsidRPr="003F0B0C">
        <w:rPr>
          <w:rFonts w:hAnsi="宋体" w:cs="宋体" w:hint="eastAsia"/>
        </w:rPr>
        <w:t>#define DIGIT       4</w:t>
      </w:r>
    </w:p>
    <w:p w:rsidR="005F1F37" w:rsidRPr="003F0B0C" w:rsidRDefault="005F1F37" w:rsidP="005F1F37">
      <w:pPr>
        <w:pStyle w:val="ad"/>
        <w:rPr>
          <w:rFonts w:hAnsi="宋体" w:cs="宋体"/>
        </w:rPr>
      </w:pPr>
      <w:r w:rsidRPr="003F0B0C">
        <w:rPr>
          <w:rFonts w:hAnsi="宋体" w:cs="宋体" w:hint="eastAsia"/>
        </w:rPr>
        <w:t>#define DEPTH      10000</w:t>
      </w:r>
    </w:p>
    <w:p w:rsidR="005F1F37" w:rsidRPr="003F0B0C" w:rsidRDefault="005F1F37" w:rsidP="005F1F37">
      <w:pPr>
        <w:pStyle w:val="ad"/>
        <w:rPr>
          <w:rFonts w:hAnsi="宋体" w:cs="宋体"/>
        </w:rPr>
      </w:pPr>
      <w:r w:rsidRPr="003F0B0C">
        <w:rPr>
          <w:rFonts w:hAnsi="宋体" w:cs="宋体" w:hint="eastAsia"/>
        </w:rPr>
        <w:t>#define MAX     100</w:t>
      </w:r>
    </w:p>
    <w:p w:rsidR="005F1F37" w:rsidRPr="003F0B0C" w:rsidRDefault="005F1F37" w:rsidP="005F1F37">
      <w:pPr>
        <w:pStyle w:val="ad"/>
        <w:rPr>
          <w:rFonts w:hAnsi="宋体" w:cs="宋体"/>
        </w:rPr>
      </w:pPr>
      <w:r w:rsidRPr="003F0B0C">
        <w:rPr>
          <w:rFonts w:hAnsi="宋体" w:cs="宋体" w:hint="eastAsia"/>
        </w:rPr>
        <w:t>typedef int bignum_t[MAX+1];</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read(bignum_t a,istream&amp; is=cin){</w:t>
      </w:r>
    </w:p>
    <w:p w:rsidR="005F1F37" w:rsidRPr="003F0B0C" w:rsidRDefault="005F1F37" w:rsidP="005F1F37">
      <w:pPr>
        <w:pStyle w:val="ad"/>
        <w:rPr>
          <w:rFonts w:hAnsi="宋体" w:cs="宋体"/>
        </w:rPr>
      </w:pPr>
      <w:r w:rsidRPr="003F0B0C">
        <w:rPr>
          <w:rFonts w:hAnsi="宋体" w:cs="宋体" w:hint="eastAsia"/>
        </w:rPr>
        <w:t xml:space="preserve">       char buf[MAX*DIGIT+1],ch;</w:t>
      </w:r>
    </w:p>
    <w:p w:rsidR="005F1F37" w:rsidRPr="003F0B0C" w:rsidRDefault="005F1F37" w:rsidP="005F1F37">
      <w:pPr>
        <w:pStyle w:val="ad"/>
        <w:rPr>
          <w:rFonts w:hAnsi="宋体" w:cs="宋体"/>
        </w:rPr>
      </w:pPr>
      <w:r w:rsidRPr="003F0B0C">
        <w:rPr>
          <w:rFonts w:hAnsi="宋体" w:cs="宋体" w:hint="eastAsia"/>
        </w:rPr>
        <w:t xml:space="preserve">       int i,j;</w:t>
      </w:r>
    </w:p>
    <w:p w:rsidR="005F1F37" w:rsidRPr="003F0B0C" w:rsidRDefault="005F1F37" w:rsidP="005F1F37">
      <w:pPr>
        <w:pStyle w:val="ad"/>
        <w:rPr>
          <w:rFonts w:hAnsi="宋体" w:cs="宋体"/>
        </w:rPr>
      </w:pPr>
      <w:r w:rsidRPr="003F0B0C">
        <w:rPr>
          <w:rFonts w:hAnsi="宋体" w:cs="宋体" w:hint="eastAsia"/>
        </w:rPr>
        <w:t xml:space="preserve">       memset((void*)a,0,sizeof(bignum_t));</w:t>
      </w:r>
    </w:p>
    <w:p w:rsidR="005F1F37" w:rsidRPr="003F0B0C" w:rsidRDefault="005F1F37" w:rsidP="005F1F37">
      <w:pPr>
        <w:pStyle w:val="ad"/>
        <w:rPr>
          <w:rFonts w:hAnsi="宋体" w:cs="宋体"/>
        </w:rPr>
      </w:pPr>
      <w:r w:rsidRPr="003F0B0C">
        <w:rPr>
          <w:rFonts w:hAnsi="宋体" w:cs="宋体" w:hint="eastAsia"/>
        </w:rPr>
        <w:t xml:space="preserve">       if (!(is&gt;&gt;buf)) return 0;</w:t>
      </w:r>
    </w:p>
    <w:p w:rsidR="005F1F37" w:rsidRPr="003F0B0C" w:rsidRDefault="005F1F37" w:rsidP="005F1F37">
      <w:pPr>
        <w:pStyle w:val="ad"/>
        <w:rPr>
          <w:rFonts w:hAnsi="宋体" w:cs="宋体"/>
        </w:rPr>
      </w:pPr>
      <w:r w:rsidRPr="003F0B0C">
        <w:rPr>
          <w:rFonts w:hAnsi="宋体" w:cs="宋体" w:hint="eastAsia"/>
        </w:rPr>
        <w:t xml:space="preserve">       for (a[0]=strlen(buf),i=a[0]/2-1;i&gt;=0;i--)</w:t>
      </w:r>
    </w:p>
    <w:p w:rsidR="005F1F37" w:rsidRPr="003F0B0C" w:rsidRDefault="005F1F37" w:rsidP="005F1F37">
      <w:pPr>
        <w:pStyle w:val="ad"/>
        <w:rPr>
          <w:rFonts w:hAnsi="宋体" w:cs="宋体"/>
        </w:rPr>
      </w:pPr>
      <w:r w:rsidRPr="003F0B0C">
        <w:rPr>
          <w:rFonts w:hAnsi="宋体" w:cs="宋体" w:hint="eastAsia"/>
        </w:rPr>
        <w:t xml:space="preserve">              ch=buf[i],buf[i]=buf[a[0]-1-i],buf[a[0]-1-i]=ch;</w:t>
      </w:r>
    </w:p>
    <w:p w:rsidR="005F1F37" w:rsidRPr="003F0B0C" w:rsidRDefault="005F1F37" w:rsidP="005F1F37">
      <w:pPr>
        <w:pStyle w:val="ad"/>
        <w:rPr>
          <w:rFonts w:hAnsi="宋体" w:cs="宋体"/>
        </w:rPr>
      </w:pPr>
      <w:r w:rsidRPr="003F0B0C">
        <w:rPr>
          <w:rFonts w:hAnsi="宋体" w:cs="宋体" w:hint="eastAsia"/>
        </w:rPr>
        <w:t xml:space="preserve">       for (a[0]=(a[0]+DIGIT-1)/DIGIT,j=strlen(buf);j&lt;a[0]*DIGIT;buf[j++]='0');</w:t>
      </w:r>
    </w:p>
    <w:p w:rsidR="005F1F37" w:rsidRPr="003F0B0C" w:rsidRDefault="005F1F37" w:rsidP="005F1F37">
      <w:pPr>
        <w:pStyle w:val="ad"/>
        <w:rPr>
          <w:rFonts w:hAnsi="宋体" w:cs="宋体"/>
        </w:rPr>
      </w:pPr>
      <w:r w:rsidRPr="003F0B0C">
        <w:rPr>
          <w:rFonts w:hAnsi="宋体" w:cs="宋体" w:hint="eastAsia"/>
        </w:rPr>
        <w:t xml:space="preserve">       for (i=1;i&lt;=a[0];i++)</w:t>
      </w:r>
    </w:p>
    <w:p w:rsidR="005F1F37" w:rsidRPr="003F0B0C" w:rsidRDefault="005F1F37" w:rsidP="005F1F37">
      <w:pPr>
        <w:pStyle w:val="ad"/>
        <w:rPr>
          <w:rFonts w:hAnsi="宋体" w:cs="宋体"/>
        </w:rPr>
      </w:pPr>
      <w:r w:rsidRPr="003F0B0C">
        <w:rPr>
          <w:rFonts w:hAnsi="宋体" w:cs="宋体" w:hint="eastAsia"/>
        </w:rPr>
        <w:t xml:space="preserve">              for (a[i]=0,j=0;j&lt;DIGIT;j++)</w:t>
      </w:r>
    </w:p>
    <w:p w:rsidR="005F1F37" w:rsidRPr="003F0B0C" w:rsidRDefault="005F1F37" w:rsidP="005F1F37">
      <w:pPr>
        <w:pStyle w:val="ad"/>
        <w:rPr>
          <w:rFonts w:hAnsi="宋体" w:cs="宋体"/>
        </w:rPr>
      </w:pPr>
      <w:r w:rsidRPr="003F0B0C">
        <w:rPr>
          <w:rFonts w:hAnsi="宋体" w:cs="宋体" w:hint="eastAsia"/>
        </w:rPr>
        <w:t xml:space="preserve">                     a[i]=a[i]*10+buf[i*DIGIT-1-j]-'0';</w:t>
      </w:r>
    </w:p>
    <w:p w:rsidR="005F1F37" w:rsidRPr="003F0B0C" w:rsidRDefault="005F1F37" w:rsidP="005F1F37">
      <w:pPr>
        <w:pStyle w:val="ad"/>
        <w:rPr>
          <w:rFonts w:hAnsi="宋体" w:cs="宋体"/>
        </w:rPr>
      </w:pPr>
      <w:r w:rsidRPr="003F0B0C">
        <w:rPr>
          <w:rFonts w:hAnsi="宋体" w:cs="宋体" w:hint="eastAsia"/>
        </w:rPr>
        <w:t xml:space="preserve">       for (;!a[a[0]]&amp;&amp;a[0]&gt;1;a[0]--);</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write(const bignum_t a,ostream&amp; os=cout){</w:t>
      </w:r>
    </w:p>
    <w:p w:rsidR="005F1F37" w:rsidRPr="003F0B0C" w:rsidRDefault="005F1F37" w:rsidP="005F1F37">
      <w:pPr>
        <w:pStyle w:val="ad"/>
        <w:rPr>
          <w:rFonts w:hAnsi="宋体" w:cs="宋体"/>
        </w:rPr>
      </w:pPr>
      <w:r w:rsidRPr="003F0B0C">
        <w:rPr>
          <w:rFonts w:hAnsi="宋体" w:cs="宋体" w:hint="eastAsia"/>
        </w:rPr>
        <w:t xml:space="preserve">       int i,j;</w:t>
      </w:r>
    </w:p>
    <w:p w:rsidR="005F1F37" w:rsidRPr="003F0B0C" w:rsidRDefault="005F1F37" w:rsidP="005F1F37">
      <w:pPr>
        <w:pStyle w:val="ad"/>
        <w:rPr>
          <w:rFonts w:hAnsi="宋体" w:cs="宋体"/>
        </w:rPr>
      </w:pPr>
      <w:r w:rsidRPr="003F0B0C">
        <w:rPr>
          <w:rFonts w:hAnsi="宋体" w:cs="宋体" w:hint="eastAsia"/>
        </w:rPr>
        <w:t xml:space="preserve">       for (os&lt;&lt;a[i=a[0]],i--;i;i--)</w:t>
      </w:r>
    </w:p>
    <w:p w:rsidR="005F1F37" w:rsidRPr="003F0B0C" w:rsidRDefault="005F1F37" w:rsidP="005F1F37">
      <w:pPr>
        <w:pStyle w:val="ad"/>
        <w:rPr>
          <w:rFonts w:hAnsi="宋体" w:cs="宋体"/>
        </w:rPr>
      </w:pPr>
      <w:r w:rsidRPr="003F0B0C">
        <w:rPr>
          <w:rFonts w:hAnsi="宋体" w:cs="宋体" w:hint="eastAsia"/>
        </w:rPr>
        <w:t xml:space="preserve">              for (j=DEPTH/10;j;j/=10)</w:t>
      </w:r>
    </w:p>
    <w:p w:rsidR="005F1F37" w:rsidRPr="003F0B0C" w:rsidRDefault="005F1F37" w:rsidP="005F1F37">
      <w:pPr>
        <w:pStyle w:val="ad"/>
        <w:rPr>
          <w:rFonts w:hAnsi="宋体" w:cs="宋体"/>
        </w:rPr>
      </w:pPr>
      <w:r w:rsidRPr="003F0B0C">
        <w:rPr>
          <w:rFonts w:hAnsi="宋体" w:cs="宋体" w:hint="eastAsia"/>
        </w:rPr>
        <w:t xml:space="preserve">                     os&lt;&lt;a[i]/j%10;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comp(const bignum_t a,const bignum_t b){</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if (a[0]!=b[0])</w:t>
      </w:r>
    </w:p>
    <w:p w:rsidR="005F1F37" w:rsidRPr="003F0B0C" w:rsidRDefault="005F1F37" w:rsidP="005F1F37">
      <w:pPr>
        <w:pStyle w:val="ad"/>
        <w:rPr>
          <w:rFonts w:hAnsi="宋体" w:cs="宋体"/>
        </w:rPr>
      </w:pPr>
      <w:r w:rsidRPr="003F0B0C">
        <w:rPr>
          <w:rFonts w:hAnsi="宋体" w:cs="宋体" w:hint="eastAsia"/>
        </w:rPr>
        <w:t xml:space="preserve">              return a[0]-b[0];</w:t>
      </w:r>
    </w:p>
    <w:p w:rsidR="005F1F37" w:rsidRPr="003F0B0C" w:rsidRDefault="005F1F37" w:rsidP="005F1F37">
      <w:pPr>
        <w:pStyle w:val="ad"/>
        <w:rPr>
          <w:rFonts w:hAnsi="宋体" w:cs="宋体"/>
        </w:rPr>
      </w:pPr>
      <w:r w:rsidRPr="003F0B0C">
        <w:rPr>
          <w:rFonts w:hAnsi="宋体" w:cs="宋体" w:hint="eastAsia"/>
        </w:rPr>
        <w:t xml:space="preserve">       for (i=a[0];i;i--)</w:t>
      </w:r>
    </w:p>
    <w:p w:rsidR="005F1F37" w:rsidRPr="003F0B0C" w:rsidRDefault="005F1F37" w:rsidP="005F1F37">
      <w:pPr>
        <w:pStyle w:val="ad"/>
        <w:rPr>
          <w:rFonts w:hAnsi="宋体" w:cs="宋体"/>
        </w:rPr>
      </w:pPr>
      <w:r w:rsidRPr="003F0B0C">
        <w:rPr>
          <w:rFonts w:hAnsi="宋体" w:cs="宋体" w:hint="eastAsia"/>
        </w:rPr>
        <w:t xml:space="preserve">              if (a[i]!=b[i])</w:t>
      </w:r>
    </w:p>
    <w:p w:rsidR="005F1F37" w:rsidRPr="003F0B0C" w:rsidRDefault="005F1F37" w:rsidP="005F1F37">
      <w:pPr>
        <w:pStyle w:val="ad"/>
        <w:rPr>
          <w:rFonts w:hAnsi="宋体" w:cs="宋体"/>
        </w:rPr>
      </w:pPr>
      <w:r w:rsidRPr="003F0B0C">
        <w:rPr>
          <w:rFonts w:hAnsi="宋体" w:cs="宋体" w:hint="eastAsia"/>
        </w:rPr>
        <w:t xml:space="preserve">                     return a[i]-b[i];</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int comp(const bignum_t a,const int b){</w:t>
      </w:r>
    </w:p>
    <w:p w:rsidR="005F1F37" w:rsidRPr="003F0B0C" w:rsidRDefault="005F1F37" w:rsidP="005F1F37">
      <w:pPr>
        <w:pStyle w:val="ad"/>
        <w:rPr>
          <w:rFonts w:hAnsi="宋体" w:cs="宋体"/>
        </w:rPr>
      </w:pPr>
      <w:r w:rsidRPr="003F0B0C">
        <w:rPr>
          <w:rFonts w:hAnsi="宋体" w:cs="宋体" w:hint="eastAsia"/>
        </w:rPr>
        <w:t xml:space="preserve">       int c[12]={1};</w:t>
      </w:r>
    </w:p>
    <w:p w:rsidR="005F1F37" w:rsidRPr="003F0B0C" w:rsidRDefault="005F1F37" w:rsidP="005F1F37">
      <w:pPr>
        <w:pStyle w:val="ad"/>
        <w:rPr>
          <w:rFonts w:hAnsi="宋体" w:cs="宋体"/>
        </w:rPr>
      </w:pPr>
      <w:r w:rsidRPr="003F0B0C">
        <w:rPr>
          <w:rFonts w:hAnsi="宋体" w:cs="宋体" w:hint="eastAsia"/>
        </w:rPr>
        <w:t xml:space="preserve">       for (c[1]=b;c[c[0]]&gt;=DEPTH;c[c[0]+1]=c[c[0]]/DEPTH,c[c[0]]%=DEPTH,c[0]++);</w:t>
      </w:r>
    </w:p>
    <w:p w:rsidR="005F1F37" w:rsidRPr="003F0B0C" w:rsidRDefault="005F1F37" w:rsidP="005F1F37">
      <w:pPr>
        <w:pStyle w:val="ad"/>
        <w:rPr>
          <w:rFonts w:hAnsi="宋体" w:cs="宋体"/>
        </w:rPr>
      </w:pPr>
      <w:r w:rsidRPr="003F0B0C">
        <w:rPr>
          <w:rFonts w:hAnsi="宋体" w:cs="宋体" w:hint="eastAsia"/>
        </w:rPr>
        <w:t xml:space="preserve">       return comp(a,c);</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comp(const bignum_t a,const int c,const int d,const bignum_t b){</w:t>
      </w:r>
    </w:p>
    <w:p w:rsidR="005F1F37" w:rsidRPr="003F0B0C" w:rsidRDefault="005F1F37" w:rsidP="005F1F37">
      <w:pPr>
        <w:pStyle w:val="ad"/>
        <w:rPr>
          <w:rFonts w:hAnsi="宋体" w:cs="宋体"/>
        </w:rPr>
      </w:pPr>
      <w:r w:rsidRPr="003F0B0C">
        <w:rPr>
          <w:rFonts w:hAnsi="宋体" w:cs="宋体" w:hint="eastAsia"/>
        </w:rPr>
        <w:t xml:space="preserve">       int i,t=0,O=-DEPTH*2;</w:t>
      </w:r>
    </w:p>
    <w:p w:rsidR="005F1F37" w:rsidRPr="003F0B0C" w:rsidRDefault="005F1F37" w:rsidP="005F1F37">
      <w:pPr>
        <w:pStyle w:val="ad"/>
        <w:rPr>
          <w:rFonts w:hAnsi="宋体" w:cs="宋体"/>
        </w:rPr>
      </w:pPr>
      <w:r w:rsidRPr="003F0B0C">
        <w:rPr>
          <w:rFonts w:hAnsi="宋体" w:cs="宋体" w:hint="eastAsia"/>
        </w:rPr>
        <w:t xml:space="preserve">       if (b[0]-a[0]&lt;d&amp;&amp;c)</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 xml:space="preserve">       for (i=b[0];i&gt;d;i--){</w:t>
      </w:r>
    </w:p>
    <w:p w:rsidR="005F1F37" w:rsidRPr="003F0B0C" w:rsidRDefault="005F1F37" w:rsidP="005F1F37">
      <w:pPr>
        <w:pStyle w:val="ad"/>
        <w:rPr>
          <w:rFonts w:hAnsi="宋体" w:cs="宋体"/>
        </w:rPr>
      </w:pPr>
      <w:r w:rsidRPr="003F0B0C">
        <w:rPr>
          <w:rFonts w:hAnsi="宋体" w:cs="宋体" w:hint="eastAsia"/>
        </w:rPr>
        <w:t xml:space="preserve">              t=t*DEPTH+a[i-d]*c-b[i];</w:t>
      </w:r>
    </w:p>
    <w:p w:rsidR="005F1F37" w:rsidRPr="003F0B0C" w:rsidRDefault="005F1F37" w:rsidP="005F1F37">
      <w:pPr>
        <w:pStyle w:val="ad"/>
        <w:rPr>
          <w:rFonts w:hAnsi="宋体" w:cs="宋体"/>
        </w:rPr>
      </w:pPr>
      <w:r w:rsidRPr="003F0B0C">
        <w:rPr>
          <w:rFonts w:hAnsi="宋体" w:cs="宋体" w:hint="eastAsia"/>
        </w:rPr>
        <w:t xml:space="preserve">              if (t&gt;0) return 1;</w:t>
      </w:r>
    </w:p>
    <w:p w:rsidR="005F1F37" w:rsidRPr="003F0B0C" w:rsidRDefault="005F1F37" w:rsidP="005F1F37">
      <w:pPr>
        <w:pStyle w:val="ad"/>
        <w:rPr>
          <w:rFonts w:hAnsi="宋体" w:cs="宋体"/>
        </w:rPr>
      </w:pPr>
      <w:r w:rsidRPr="003F0B0C">
        <w:rPr>
          <w:rFonts w:hAnsi="宋体" w:cs="宋体" w:hint="eastAsia"/>
        </w:rPr>
        <w:t xml:space="preserve">              if (t&lt;O) return 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(i=d;i;i--){</w:t>
      </w:r>
    </w:p>
    <w:p w:rsidR="005F1F37" w:rsidRPr="003F0B0C" w:rsidRDefault="005F1F37" w:rsidP="005F1F37">
      <w:pPr>
        <w:pStyle w:val="ad"/>
        <w:rPr>
          <w:rFonts w:hAnsi="宋体" w:cs="宋体"/>
        </w:rPr>
      </w:pPr>
      <w:r w:rsidRPr="003F0B0C">
        <w:rPr>
          <w:rFonts w:hAnsi="宋体" w:cs="宋体" w:hint="eastAsia"/>
        </w:rPr>
        <w:t xml:space="preserve">              t=t*DEPTH-b[i];</w:t>
      </w:r>
    </w:p>
    <w:p w:rsidR="005F1F37" w:rsidRPr="003F0B0C" w:rsidRDefault="005F1F37" w:rsidP="005F1F37">
      <w:pPr>
        <w:pStyle w:val="ad"/>
        <w:rPr>
          <w:rFonts w:hAnsi="宋体" w:cs="宋体"/>
        </w:rPr>
      </w:pPr>
      <w:r w:rsidRPr="003F0B0C">
        <w:rPr>
          <w:rFonts w:hAnsi="宋体" w:cs="宋体" w:hint="eastAsia"/>
        </w:rPr>
        <w:t xml:space="preserve">              if (t&gt;0) return 1;</w:t>
      </w:r>
    </w:p>
    <w:p w:rsidR="005F1F37" w:rsidRPr="003F0B0C" w:rsidRDefault="005F1F37" w:rsidP="005F1F37">
      <w:pPr>
        <w:pStyle w:val="ad"/>
        <w:rPr>
          <w:rFonts w:hAnsi="宋体" w:cs="宋体"/>
        </w:rPr>
      </w:pPr>
      <w:r w:rsidRPr="003F0B0C">
        <w:rPr>
          <w:rFonts w:hAnsi="宋体" w:cs="宋体" w:hint="eastAsia"/>
        </w:rPr>
        <w:t xml:space="preserve">              if (t&lt;O) return 0;</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t&gt;0;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add(bignum_t a,const bignum_t b){</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(i=1;i&lt;=b[0];i++)</w:t>
      </w:r>
    </w:p>
    <w:p w:rsidR="005F1F37" w:rsidRPr="003F0B0C" w:rsidRDefault="005F1F37" w:rsidP="005F1F37">
      <w:pPr>
        <w:pStyle w:val="ad"/>
        <w:rPr>
          <w:rFonts w:hAnsi="宋体" w:cs="宋体"/>
        </w:rPr>
      </w:pPr>
      <w:r w:rsidRPr="003F0B0C">
        <w:rPr>
          <w:rFonts w:hAnsi="宋体" w:cs="宋体" w:hint="eastAsia"/>
        </w:rPr>
        <w:t xml:space="preserve">              if ((a[i]+=b[i])&gt;=DEPTH)</w:t>
      </w:r>
    </w:p>
    <w:p w:rsidR="005F1F37" w:rsidRPr="003F0B0C" w:rsidRDefault="005F1F37" w:rsidP="005F1F37">
      <w:pPr>
        <w:pStyle w:val="ad"/>
        <w:rPr>
          <w:rFonts w:hAnsi="宋体" w:cs="宋体"/>
        </w:rPr>
      </w:pPr>
      <w:r w:rsidRPr="003F0B0C">
        <w:rPr>
          <w:rFonts w:hAnsi="宋体" w:cs="宋体" w:hint="eastAsia"/>
        </w:rPr>
        <w:t xml:space="preserve">                     a[i]-=DEPTH,a[i+1]++;</w:t>
      </w:r>
    </w:p>
    <w:p w:rsidR="005F1F37" w:rsidRPr="003F0B0C" w:rsidRDefault="005F1F37" w:rsidP="005F1F37">
      <w:pPr>
        <w:pStyle w:val="ad"/>
        <w:rPr>
          <w:rFonts w:hAnsi="宋体" w:cs="宋体"/>
        </w:rPr>
      </w:pPr>
      <w:r w:rsidRPr="003F0B0C">
        <w:rPr>
          <w:rFonts w:hAnsi="宋体" w:cs="宋体" w:hint="eastAsia"/>
        </w:rPr>
        <w:t xml:space="preserve">       if (b[0]&gt;=a[0])</w:t>
      </w:r>
    </w:p>
    <w:p w:rsidR="005F1F37" w:rsidRPr="003F0B0C" w:rsidRDefault="005F1F37" w:rsidP="005F1F37">
      <w:pPr>
        <w:pStyle w:val="ad"/>
        <w:rPr>
          <w:rFonts w:hAnsi="宋体" w:cs="宋体"/>
        </w:rPr>
      </w:pPr>
      <w:r w:rsidRPr="003F0B0C">
        <w:rPr>
          <w:rFonts w:hAnsi="宋体" w:cs="宋体" w:hint="eastAsia"/>
        </w:rPr>
        <w:t xml:space="preserve">              a[0]=b[0];</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for (;a[i]&gt;=DEPTH&amp;&amp;i&lt;a[0];a[i]-=DEPTH,i++,a[i]++);</w:t>
      </w:r>
    </w:p>
    <w:p w:rsidR="005F1F37" w:rsidRPr="003F0B0C" w:rsidRDefault="005F1F37" w:rsidP="005F1F37">
      <w:pPr>
        <w:pStyle w:val="ad"/>
        <w:rPr>
          <w:rFonts w:hAnsi="宋体" w:cs="宋体"/>
        </w:rPr>
      </w:pPr>
      <w:r w:rsidRPr="003F0B0C">
        <w:rPr>
          <w:rFonts w:hAnsi="宋体" w:cs="宋体" w:hint="eastAsia"/>
        </w:rPr>
        <w:t xml:space="preserve">       a[0]+=(a[a[0]+1]&gt;0);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add(bignum_t a,const int b){</w:t>
      </w:r>
    </w:p>
    <w:p w:rsidR="005F1F37" w:rsidRPr="003F0B0C" w:rsidRDefault="005F1F37" w:rsidP="005F1F37">
      <w:pPr>
        <w:pStyle w:val="ad"/>
        <w:rPr>
          <w:rFonts w:hAnsi="宋体" w:cs="宋体"/>
        </w:rPr>
      </w:pPr>
      <w:r w:rsidRPr="003F0B0C">
        <w:rPr>
          <w:rFonts w:hAnsi="宋体" w:cs="宋体" w:hint="eastAsia"/>
        </w:rPr>
        <w:t xml:space="preserve">       int i=1;</w:t>
      </w:r>
    </w:p>
    <w:p w:rsidR="005F1F37" w:rsidRPr="003F0B0C" w:rsidRDefault="005F1F37" w:rsidP="005F1F37">
      <w:pPr>
        <w:pStyle w:val="ad"/>
        <w:rPr>
          <w:rFonts w:hAnsi="宋体" w:cs="宋体"/>
        </w:rPr>
      </w:pPr>
      <w:r w:rsidRPr="003F0B0C">
        <w:rPr>
          <w:rFonts w:hAnsi="宋体" w:cs="宋体" w:hint="eastAsia"/>
        </w:rPr>
        <w:t xml:space="preserve">       for (a[1]+=b;a[i]&gt;=DEPTH&amp;&amp;i&lt;a[0];a[i+1]+=a[i]/DEPTH,a[i]%=DEPTH,i++);</w:t>
      </w:r>
    </w:p>
    <w:p w:rsidR="005F1F37" w:rsidRPr="003F0B0C" w:rsidRDefault="005F1F37" w:rsidP="005F1F37">
      <w:pPr>
        <w:pStyle w:val="ad"/>
        <w:rPr>
          <w:rFonts w:hAnsi="宋体" w:cs="宋体"/>
        </w:rPr>
      </w:pPr>
      <w:r w:rsidRPr="003F0B0C">
        <w:rPr>
          <w:rFonts w:hAnsi="宋体" w:cs="宋体" w:hint="eastAsia"/>
        </w:rPr>
        <w:t xml:space="preserve">       for (;a[a[0]]&gt;=DEPTH;a[a[0]+1]=a[a[0]]/DEPTH,a[a[0]]%=DEPTH,a[0]++);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sub(bignum_t a,const bignum_t b){</w:t>
      </w:r>
    </w:p>
    <w:p w:rsidR="005F1F37" w:rsidRPr="003F0B0C" w:rsidRDefault="005F1F37" w:rsidP="005F1F37">
      <w:pPr>
        <w:pStyle w:val="ad"/>
        <w:rPr>
          <w:rFonts w:hAnsi="宋体" w:cs="宋体"/>
        </w:rPr>
      </w:pPr>
      <w:r w:rsidRPr="003F0B0C">
        <w:rPr>
          <w:rFonts w:hAnsi="宋体" w:cs="宋体" w:hint="eastAsia"/>
        </w:rPr>
        <w:lastRenderedPageBreak/>
        <w:t xml:space="preserve">       int i;</w:t>
      </w:r>
    </w:p>
    <w:p w:rsidR="005F1F37" w:rsidRPr="003F0B0C" w:rsidRDefault="005F1F37" w:rsidP="005F1F37">
      <w:pPr>
        <w:pStyle w:val="ad"/>
        <w:rPr>
          <w:rFonts w:hAnsi="宋体" w:cs="宋体"/>
        </w:rPr>
      </w:pPr>
      <w:r w:rsidRPr="003F0B0C">
        <w:rPr>
          <w:rFonts w:hAnsi="宋体" w:cs="宋体" w:hint="eastAsia"/>
        </w:rPr>
        <w:t xml:space="preserve">       for (i=1;i&lt;=b[0];i++)</w:t>
      </w:r>
    </w:p>
    <w:p w:rsidR="005F1F37" w:rsidRPr="003F0B0C" w:rsidRDefault="005F1F37" w:rsidP="005F1F37">
      <w:pPr>
        <w:pStyle w:val="ad"/>
        <w:rPr>
          <w:rFonts w:hAnsi="宋体" w:cs="宋体"/>
        </w:rPr>
      </w:pPr>
      <w:r w:rsidRPr="003F0B0C">
        <w:rPr>
          <w:rFonts w:hAnsi="宋体" w:cs="宋体" w:hint="eastAsia"/>
        </w:rPr>
        <w:t xml:space="preserve">              if ((a[i]-=b[i])&lt;0)</w:t>
      </w:r>
    </w:p>
    <w:p w:rsidR="005F1F37" w:rsidRPr="003F0B0C" w:rsidRDefault="005F1F37" w:rsidP="005F1F37">
      <w:pPr>
        <w:pStyle w:val="ad"/>
        <w:rPr>
          <w:rFonts w:hAnsi="宋体" w:cs="宋体"/>
        </w:rPr>
      </w:pPr>
      <w:r w:rsidRPr="003F0B0C">
        <w:rPr>
          <w:rFonts w:hAnsi="宋体" w:cs="宋体" w:hint="eastAsia"/>
        </w:rPr>
        <w:t xml:space="preserve">                     a[i+1]--,a[i]+=DEPTH;</w:t>
      </w:r>
    </w:p>
    <w:p w:rsidR="005F1F37" w:rsidRPr="003F0B0C" w:rsidRDefault="005F1F37" w:rsidP="005F1F37">
      <w:pPr>
        <w:pStyle w:val="ad"/>
        <w:rPr>
          <w:rFonts w:hAnsi="宋体" w:cs="宋体"/>
        </w:rPr>
      </w:pPr>
      <w:r w:rsidRPr="003F0B0C">
        <w:rPr>
          <w:rFonts w:hAnsi="宋体" w:cs="宋体" w:hint="eastAsia"/>
        </w:rPr>
        <w:t xml:space="preserve">       for (;a[i]&lt;0;a[i]+=DEPTH,i++,a[i]--);</w:t>
      </w:r>
    </w:p>
    <w:p w:rsidR="005F1F37" w:rsidRPr="003F0B0C" w:rsidRDefault="005F1F37" w:rsidP="005F1F37">
      <w:pPr>
        <w:pStyle w:val="ad"/>
        <w:rPr>
          <w:rFonts w:hAnsi="宋体" w:cs="宋体"/>
        </w:rPr>
      </w:pPr>
      <w:r w:rsidRPr="003F0B0C">
        <w:rPr>
          <w:rFonts w:hAnsi="宋体" w:cs="宋体" w:hint="eastAsia"/>
        </w:rPr>
        <w:t xml:space="preserve">       for (;!a[a[0]]&amp;&amp;a[0]&gt;1;a[0]--);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sub(bignum_t a,const int b){</w:t>
      </w:r>
    </w:p>
    <w:p w:rsidR="005F1F37" w:rsidRPr="003F0B0C" w:rsidRDefault="005F1F37" w:rsidP="005F1F37">
      <w:pPr>
        <w:pStyle w:val="ad"/>
        <w:rPr>
          <w:rFonts w:hAnsi="宋体" w:cs="宋体"/>
        </w:rPr>
      </w:pPr>
      <w:r w:rsidRPr="003F0B0C">
        <w:rPr>
          <w:rFonts w:hAnsi="宋体" w:cs="宋体" w:hint="eastAsia"/>
        </w:rPr>
        <w:t xml:space="preserve">       int i=1;</w:t>
      </w:r>
    </w:p>
    <w:p w:rsidR="005F1F37" w:rsidRPr="003F0B0C" w:rsidRDefault="005F1F37" w:rsidP="005F1F37">
      <w:pPr>
        <w:pStyle w:val="ad"/>
        <w:rPr>
          <w:rFonts w:hAnsi="宋体" w:cs="宋体"/>
        </w:rPr>
      </w:pPr>
      <w:r w:rsidRPr="003F0B0C">
        <w:rPr>
          <w:rFonts w:hAnsi="宋体" w:cs="宋体" w:hint="eastAsia"/>
        </w:rPr>
        <w:t xml:space="preserve">       for (a[1]-=b;a[i]&lt;0;a[i+1]+=(a[i]-DEPTH+1)/DEPTH,a[i]-=(a[i]-DEPTH+1)/DEPTH*DEPTH,i++);</w:t>
      </w:r>
    </w:p>
    <w:p w:rsidR="005F1F37" w:rsidRPr="003F0B0C" w:rsidRDefault="005F1F37" w:rsidP="005F1F37">
      <w:pPr>
        <w:pStyle w:val="ad"/>
        <w:rPr>
          <w:rFonts w:hAnsi="宋体" w:cs="宋体"/>
        </w:rPr>
      </w:pPr>
      <w:r w:rsidRPr="003F0B0C">
        <w:rPr>
          <w:rFonts w:hAnsi="宋体" w:cs="宋体" w:hint="eastAsia"/>
        </w:rPr>
        <w:t xml:space="preserve">       for (;!a[a[0]]&amp;&amp;a[0]&gt;1;a[0]--);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sub(bignum_t a,const bignum_t b,const int c,const int d){</w:t>
      </w:r>
    </w:p>
    <w:p w:rsidR="005F1F37" w:rsidRPr="003F0B0C" w:rsidRDefault="005F1F37" w:rsidP="005F1F37">
      <w:pPr>
        <w:pStyle w:val="ad"/>
        <w:rPr>
          <w:rFonts w:hAnsi="宋体" w:cs="宋体"/>
        </w:rPr>
      </w:pPr>
      <w:r w:rsidRPr="003F0B0C">
        <w:rPr>
          <w:rFonts w:hAnsi="宋体" w:cs="宋体" w:hint="eastAsia"/>
        </w:rPr>
        <w:t xml:space="preserve">       int i,O=b[0]+d;</w:t>
      </w:r>
    </w:p>
    <w:p w:rsidR="005F1F37" w:rsidRPr="003F0B0C" w:rsidRDefault="005F1F37" w:rsidP="005F1F37">
      <w:pPr>
        <w:pStyle w:val="ad"/>
        <w:rPr>
          <w:rFonts w:hAnsi="宋体" w:cs="宋体"/>
        </w:rPr>
      </w:pPr>
      <w:r w:rsidRPr="003F0B0C">
        <w:rPr>
          <w:rFonts w:hAnsi="宋体" w:cs="宋体" w:hint="eastAsia"/>
        </w:rPr>
        <w:t xml:space="preserve">       for (i=1+d;i&lt;=O;i++)</w:t>
      </w:r>
    </w:p>
    <w:p w:rsidR="005F1F37" w:rsidRPr="003F0B0C" w:rsidRDefault="005F1F37" w:rsidP="005F1F37">
      <w:pPr>
        <w:pStyle w:val="ad"/>
        <w:rPr>
          <w:rFonts w:hAnsi="宋体" w:cs="宋体"/>
        </w:rPr>
      </w:pPr>
      <w:r w:rsidRPr="003F0B0C">
        <w:rPr>
          <w:rFonts w:hAnsi="宋体" w:cs="宋体" w:hint="eastAsia"/>
        </w:rPr>
        <w:t xml:space="preserve">              if ((a[i]-=b[i-d]*c)&lt;0)</w:t>
      </w:r>
    </w:p>
    <w:p w:rsidR="005F1F37" w:rsidRPr="003F0B0C" w:rsidRDefault="005F1F37" w:rsidP="005F1F37">
      <w:pPr>
        <w:pStyle w:val="ad"/>
        <w:rPr>
          <w:rFonts w:hAnsi="宋体" w:cs="宋体"/>
        </w:rPr>
      </w:pPr>
      <w:r w:rsidRPr="003F0B0C">
        <w:rPr>
          <w:rFonts w:hAnsi="宋体" w:cs="宋体" w:hint="eastAsia"/>
        </w:rPr>
        <w:t xml:space="preserve">                     a[i+1]+=(a[i]-DEPTH+1)/DEPTH,a[i]-=(a[i]-DEPTH+1)/DEPTH*DEPTH;</w:t>
      </w:r>
    </w:p>
    <w:p w:rsidR="005F1F37" w:rsidRPr="003F0B0C" w:rsidRDefault="005F1F37" w:rsidP="005F1F37">
      <w:pPr>
        <w:pStyle w:val="ad"/>
        <w:rPr>
          <w:rFonts w:hAnsi="宋体" w:cs="宋体"/>
        </w:rPr>
      </w:pPr>
      <w:r w:rsidRPr="003F0B0C">
        <w:rPr>
          <w:rFonts w:hAnsi="宋体" w:cs="宋体" w:hint="eastAsia"/>
        </w:rPr>
        <w:t xml:space="preserve">       for (;a[i]&lt;0;a[i+1]+=(a[i]-DEPTH+1)/DEPTH,a[i]-=(a[i]-DEPTH+1)/DEPTH*DEPTH,i++);</w:t>
      </w:r>
    </w:p>
    <w:p w:rsidR="005F1F37" w:rsidRPr="003F0B0C" w:rsidRDefault="005F1F37" w:rsidP="005F1F37">
      <w:pPr>
        <w:pStyle w:val="ad"/>
        <w:rPr>
          <w:rFonts w:hAnsi="宋体" w:cs="宋体"/>
        </w:rPr>
      </w:pPr>
      <w:r w:rsidRPr="003F0B0C">
        <w:rPr>
          <w:rFonts w:hAnsi="宋体" w:cs="宋体" w:hint="eastAsia"/>
        </w:rPr>
        <w:t xml:space="preserve">       for (;!a[a[0]]&amp;&amp;a[0]&gt;1;a[0]--);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mul(bignum_t c,const bignum_t a,const bignum_t b){</w:t>
      </w:r>
    </w:p>
    <w:p w:rsidR="005F1F37" w:rsidRPr="003F0B0C" w:rsidRDefault="005F1F37" w:rsidP="005F1F37">
      <w:pPr>
        <w:pStyle w:val="ad"/>
        <w:rPr>
          <w:rFonts w:hAnsi="宋体" w:cs="宋体"/>
        </w:rPr>
      </w:pPr>
      <w:r w:rsidRPr="003F0B0C">
        <w:rPr>
          <w:rFonts w:hAnsi="宋体" w:cs="宋体" w:hint="eastAsia"/>
        </w:rPr>
        <w:t xml:space="preserve">       int i,j;</w:t>
      </w:r>
    </w:p>
    <w:p w:rsidR="005F1F37" w:rsidRPr="003F0B0C" w:rsidRDefault="005F1F37" w:rsidP="005F1F37">
      <w:pPr>
        <w:pStyle w:val="ad"/>
        <w:rPr>
          <w:rFonts w:hAnsi="宋体" w:cs="宋体"/>
        </w:rPr>
      </w:pPr>
      <w:r w:rsidRPr="003F0B0C">
        <w:rPr>
          <w:rFonts w:hAnsi="宋体" w:cs="宋体" w:hint="eastAsia"/>
        </w:rPr>
        <w:t xml:space="preserve">       memset((void*)c,0,sizeof(bignum_t));</w:t>
      </w:r>
    </w:p>
    <w:p w:rsidR="005F1F37" w:rsidRPr="003F0B0C" w:rsidRDefault="005F1F37" w:rsidP="005F1F37">
      <w:pPr>
        <w:pStyle w:val="ad"/>
        <w:rPr>
          <w:rFonts w:hAnsi="宋体" w:cs="宋体"/>
        </w:rPr>
      </w:pPr>
      <w:r w:rsidRPr="003F0B0C">
        <w:rPr>
          <w:rFonts w:hAnsi="宋体" w:cs="宋体" w:hint="eastAsia"/>
        </w:rPr>
        <w:t xml:space="preserve">       for (c[0]=a[0]+b[0]-1,i=1;i&lt;=a[0];i++)</w:t>
      </w:r>
    </w:p>
    <w:p w:rsidR="005F1F37" w:rsidRPr="003F0B0C" w:rsidRDefault="005F1F37" w:rsidP="005F1F37">
      <w:pPr>
        <w:pStyle w:val="ad"/>
        <w:rPr>
          <w:rFonts w:hAnsi="宋体" w:cs="宋体"/>
        </w:rPr>
      </w:pPr>
      <w:r w:rsidRPr="003F0B0C">
        <w:rPr>
          <w:rFonts w:hAnsi="宋体" w:cs="宋体" w:hint="eastAsia"/>
        </w:rPr>
        <w:t xml:space="preserve">              for (j=1;j&lt;=b[0];j++)</w:t>
      </w:r>
    </w:p>
    <w:p w:rsidR="005F1F37" w:rsidRPr="003F0B0C" w:rsidRDefault="005F1F37" w:rsidP="005F1F37">
      <w:pPr>
        <w:pStyle w:val="ad"/>
        <w:rPr>
          <w:rFonts w:hAnsi="宋体" w:cs="宋体"/>
        </w:rPr>
      </w:pPr>
      <w:r w:rsidRPr="003F0B0C">
        <w:rPr>
          <w:rFonts w:hAnsi="宋体" w:cs="宋体" w:hint="eastAsia"/>
        </w:rPr>
        <w:t xml:space="preserve">                     if ((c[i+j-1]+=a[i]*b[j])&gt;=DEPTH)</w:t>
      </w:r>
    </w:p>
    <w:p w:rsidR="005F1F37" w:rsidRPr="003F0B0C" w:rsidRDefault="005F1F37" w:rsidP="005F1F37">
      <w:pPr>
        <w:pStyle w:val="ad"/>
        <w:rPr>
          <w:rFonts w:hAnsi="宋体" w:cs="宋体"/>
        </w:rPr>
      </w:pPr>
      <w:r w:rsidRPr="003F0B0C">
        <w:rPr>
          <w:rFonts w:hAnsi="宋体" w:cs="宋体" w:hint="eastAsia"/>
        </w:rPr>
        <w:t xml:space="preserve">                            c[i+j]+=c[i+j-1]/DEPTH,c[i+j-1]%=DEPTH;</w:t>
      </w:r>
    </w:p>
    <w:p w:rsidR="005F1F37" w:rsidRPr="003F0B0C" w:rsidRDefault="005F1F37" w:rsidP="005F1F37">
      <w:pPr>
        <w:pStyle w:val="ad"/>
        <w:rPr>
          <w:rFonts w:hAnsi="宋体" w:cs="宋体"/>
        </w:rPr>
      </w:pPr>
      <w:r w:rsidRPr="003F0B0C">
        <w:rPr>
          <w:rFonts w:hAnsi="宋体" w:cs="宋体" w:hint="eastAsia"/>
        </w:rPr>
        <w:t xml:space="preserve">       for (c[0]+=(c[c[0]+1]&gt;0);!c[c[0]]&amp;&amp;c[0]&gt;1;c[0]--);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mul(bignum_t a,const int b){</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(a[1]*=b,i=2;i&lt;=a[0];i++){</w:t>
      </w:r>
    </w:p>
    <w:p w:rsidR="005F1F37" w:rsidRPr="003F0B0C" w:rsidRDefault="005F1F37" w:rsidP="005F1F37">
      <w:pPr>
        <w:pStyle w:val="ad"/>
        <w:rPr>
          <w:rFonts w:hAnsi="宋体" w:cs="宋体"/>
        </w:rPr>
      </w:pPr>
      <w:r w:rsidRPr="003F0B0C">
        <w:rPr>
          <w:rFonts w:hAnsi="宋体" w:cs="宋体" w:hint="eastAsia"/>
        </w:rPr>
        <w:t xml:space="preserve">              a[i]*=b;</w:t>
      </w:r>
    </w:p>
    <w:p w:rsidR="005F1F37" w:rsidRPr="003F0B0C" w:rsidRDefault="005F1F37" w:rsidP="005F1F37">
      <w:pPr>
        <w:pStyle w:val="ad"/>
        <w:rPr>
          <w:rFonts w:hAnsi="宋体" w:cs="宋体"/>
        </w:rPr>
      </w:pPr>
      <w:r w:rsidRPr="003F0B0C">
        <w:rPr>
          <w:rFonts w:hAnsi="宋体" w:cs="宋体" w:hint="eastAsia"/>
        </w:rPr>
        <w:t xml:space="preserve">              if (a[i-1]&gt;=DEPTH)</w:t>
      </w:r>
    </w:p>
    <w:p w:rsidR="005F1F37" w:rsidRPr="003F0B0C" w:rsidRDefault="005F1F37" w:rsidP="005F1F37">
      <w:pPr>
        <w:pStyle w:val="ad"/>
        <w:rPr>
          <w:rFonts w:hAnsi="宋体" w:cs="宋体"/>
        </w:rPr>
      </w:pPr>
      <w:r w:rsidRPr="003F0B0C">
        <w:rPr>
          <w:rFonts w:hAnsi="宋体" w:cs="宋体" w:hint="eastAsia"/>
        </w:rPr>
        <w:t xml:space="preserve">                     a[i]+=a[i-1]/DEPTH,a[i-1]%=DEPTH;</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(;a[a[0]]&gt;=DEPTH;a[a[0]+1]=a[a[0]]/DEPTH,a[a[0]]%=DEPTH,a[0]++);</w:t>
      </w:r>
    </w:p>
    <w:p w:rsidR="005F1F37" w:rsidRPr="003F0B0C" w:rsidRDefault="005F1F37" w:rsidP="005F1F37">
      <w:pPr>
        <w:pStyle w:val="ad"/>
        <w:rPr>
          <w:rFonts w:hAnsi="宋体" w:cs="宋体"/>
        </w:rPr>
      </w:pPr>
      <w:r w:rsidRPr="003F0B0C">
        <w:rPr>
          <w:rFonts w:hAnsi="宋体" w:cs="宋体" w:hint="eastAsia"/>
        </w:rPr>
        <w:lastRenderedPageBreak/>
        <w:t xml:space="preserve">       for (;!a[a[0]]&amp;&amp;a[0]&gt;1;a[0]--);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mul(bignum_t b,const bignum_t a,const int c,const int d){</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memset((void*)b,0,sizeof(bignum_t));</w:t>
      </w:r>
    </w:p>
    <w:p w:rsidR="005F1F37" w:rsidRPr="003F0B0C" w:rsidRDefault="005F1F37" w:rsidP="005F1F37">
      <w:pPr>
        <w:pStyle w:val="ad"/>
        <w:rPr>
          <w:rFonts w:hAnsi="宋体" w:cs="宋体"/>
        </w:rPr>
      </w:pPr>
      <w:r w:rsidRPr="003F0B0C">
        <w:rPr>
          <w:rFonts w:hAnsi="宋体" w:cs="宋体" w:hint="eastAsia"/>
        </w:rPr>
        <w:t xml:space="preserve">       for (b[0]=a[0]+d,i=d+1;i&lt;=b[0];i++)</w:t>
      </w:r>
    </w:p>
    <w:p w:rsidR="005F1F37" w:rsidRPr="003F0B0C" w:rsidRDefault="005F1F37" w:rsidP="005F1F37">
      <w:pPr>
        <w:pStyle w:val="ad"/>
        <w:rPr>
          <w:rFonts w:hAnsi="宋体" w:cs="宋体"/>
        </w:rPr>
      </w:pPr>
      <w:r w:rsidRPr="003F0B0C">
        <w:rPr>
          <w:rFonts w:hAnsi="宋体" w:cs="宋体" w:hint="eastAsia"/>
        </w:rPr>
        <w:t xml:space="preserve">              if ((b[i]+=a[i-d]*c)&gt;=DEPTH)</w:t>
      </w:r>
    </w:p>
    <w:p w:rsidR="005F1F37" w:rsidRPr="003F0B0C" w:rsidRDefault="005F1F37" w:rsidP="005F1F37">
      <w:pPr>
        <w:pStyle w:val="ad"/>
        <w:rPr>
          <w:rFonts w:hAnsi="宋体" w:cs="宋体"/>
        </w:rPr>
      </w:pPr>
      <w:r w:rsidRPr="003F0B0C">
        <w:rPr>
          <w:rFonts w:hAnsi="宋体" w:cs="宋体" w:hint="eastAsia"/>
        </w:rPr>
        <w:t xml:space="preserve">                     b[i+1]+=b[i]/DEPTH,b[i]%=DEPTH;</w:t>
      </w:r>
    </w:p>
    <w:p w:rsidR="005F1F37" w:rsidRPr="003F0B0C" w:rsidRDefault="005F1F37" w:rsidP="005F1F37">
      <w:pPr>
        <w:pStyle w:val="ad"/>
        <w:rPr>
          <w:rFonts w:hAnsi="宋体" w:cs="宋体"/>
        </w:rPr>
      </w:pPr>
      <w:r w:rsidRPr="003F0B0C">
        <w:rPr>
          <w:rFonts w:hAnsi="宋体" w:cs="宋体" w:hint="eastAsia"/>
        </w:rPr>
        <w:t xml:space="preserve">       for (;b[b[0]+1];b[0]++,b[b[0]+1]=b[b[0]]/DEPTH,b[b[0]]%=DEPTH);</w:t>
      </w:r>
    </w:p>
    <w:p w:rsidR="005F1F37" w:rsidRPr="003F0B0C" w:rsidRDefault="005F1F37" w:rsidP="005F1F37">
      <w:pPr>
        <w:pStyle w:val="ad"/>
        <w:rPr>
          <w:rFonts w:hAnsi="宋体" w:cs="宋体"/>
        </w:rPr>
      </w:pPr>
      <w:r w:rsidRPr="003F0B0C">
        <w:rPr>
          <w:rFonts w:hAnsi="宋体" w:cs="宋体" w:hint="eastAsia"/>
        </w:rPr>
        <w:t xml:space="preserve">       for (;!b[b[0]]&amp;&amp;b[0]&gt;1;b[0]--);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div(bignum_t c,bignum_t a,const bignum_t b){</w:t>
      </w:r>
    </w:p>
    <w:p w:rsidR="005F1F37" w:rsidRPr="003F0B0C" w:rsidRDefault="005F1F37" w:rsidP="005F1F37">
      <w:pPr>
        <w:pStyle w:val="ad"/>
        <w:rPr>
          <w:rFonts w:hAnsi="宋体" w:cs="宋体"/>
        </w:rPr>
      </w:pPr>
      <w:r w:rsidRPr="003F0B0C">
        <w:rPr>
          <w:rFonts w:hAnsi="宋体" w:cs="宋体" w:hint="eastAsia"/>
        </w:rPr>
        <w:t xml:space="preserve">       int h,l,m,i;</w:t>
      </w:r>
    </w:p>
    <w:p w:rsidR="005F1F37" w:rsidRPr="003F0B0C" w:rsidRDefault="005F1F37" w:rsidP="005F1F37">
      <w:pPr>
        <w:pStyle w:val="ad"/>
        <w:rPr>
          <w:rFonts w:hAnsi="宋体" w:cs="宋体"/>
        </w:rPr>
      </w:pPr>
      <w:r w:rsidRPr="003F0B0C">
        <w:rPr>
          <w:rFonts w:hAnsi="宋体" w:cs="宋体" w:hint="eastAsia"/>
        </w:rPr>
        <w:t xml:space="preserve">       memset((void*)c,0,sizeof(bignum_t));</w:t>
      </w:r>
    </w:p>
    <w:p w:rsidR="005F1F37" w:rsidRPr="003F0B0C" w:rsidRDefault="005F1F37" w:rsidP="005F1F37">
      <w:pPr>
        <w:pStyle w:val="ad"/>
        <w:rPr>
          <w:rFonts w:hAnsi="宋体" w:cs="宋体"/>
        </w:rPr>
      </w:pPr>
      <w:r w:rsidRPr="003F0B0C">
        <w:rPr>
          <w:rFonts w:hAnsi="宋体" w:cs="宋体" w:hint="eastAsia"/>
        </w:rPr>
        <w:t xml:space="preserve">       c[0]=(b[0]&lt;a[0]+1)?(a[0]-b[0]+2):1;</w:t>
      </w:r>
    </w:p>
    <w:p w:rsidR="005F1F37" w:rsidRPr="003F0B0C" w:rsidRDefault="005F1F37" w:rsidP="005F1F37">
      <w:pPr>
        <w:pStyle w:val="ad"/>
        <w:rPr>
          <w:rFonts w:hAnsi="宋体" w:cs="宋体"/>
        </w:rPr>
      </w:pPr>
      <w:r w:rsidRPr="003F0B0C">
        <w:rPr>
          <w:rFonts w:hAnsi="宋体" w:cs="宋体" w:hint="eastAsia"/>
        </w:rPr>
        <w:t xml:space="preserve">       for (i=c[0];i;sub(a,b,c[i]=m,i-1),i--)</w:t>
      </w:r>
    </w:p>
    <w:p w:rsidR="005F1F37" w:rsidRPr="003F0B0C" w:rsidRDefault="005F1F37" w:rsidP="005F1F37">
      <w:pPr>
        <w:pStyle w:val="ad"/>
        <w:rPr>
          <w:rFonts w:hAnsi="宋体" w:cs="宋体"/>
        </w:rPr>
      </w:pPr>
      <w:r w:rsidRPr="003F0B0C">
        <w:rPr>
          <w:rFonts w:hAnsi="宋体" w:cs="宋体" w:hint="eastAsia"/>
        </w:rPr>
        <w:t xml:space="preserve">              for (h=DEPTH-1,l=0,m=(h+l+1)&gt;&gt;1;h&gt;l;m=(h+l+1)&gt;&gt;1)</w:t>
      </w:r>
    </w:p>
    <w:p w:rsidR="005F1F37" w:rsidRPr="003F0B0C" w:rsidRDefault="005F1F37" w:rsidP="005F1F37">
      <w:pPr>
        <w:pStyle w:val="ad"/>
        <w:rPr>
          <w:rFonts w:hAnsi="宋体" w:cs="宋体"/>
        </w:rPr>
      </w:pPr>
      <w:r w:rsidRPr="003F0B0C">
        <w:rPr>
          <w:rFonts w:hAnsi="宋体" w:cs="宋体" w:hint="eastAsia"/>
        </w:rPr>
        <w:t xml:space="preserve">                     if (comp(b,m,i-1,a)) h=m-1;</w:t>
      </w:r>
    </w:p>
    <w:p w:rsidR="005F1F37" w:rsidRPr="003F0B0C" w:rsidRDefault="005F1F37" w:rsidP="005F1F37">
      <w:pPr>
        <w:pStyle w:val="ad"/>
        <w:rPr>
          <w:rFonts w:hAnsi="宋体" w:cs="宋体"/>
        </w:rPr>
      </w:pPr>
      <w:r w:rsidRPr="003F0B0C">
        <w:rPr>
          <w:rFonts w:hAnsi="宋体" w:cs="宋体" w:hint="eastAsia"/>
        </w:rPr>
        <w:t xml:space="preserve">                     else l=m;</w:t>
      </w:r>
    </w:p>
    <w:p w:rsidR="005F1F37" w:rsidRPr="003F0B0C" w:rsidRDefault="005F1F37" w:rsidP="005F1F37">
      <w:pPr>
        <w:pStyle w:val="ad"/>
        <w:rPr>
          <w:rFonts w:hAnsi="宋体" w:cs="宋体"/>
        </w:rPr>
      </w:pPr>
      <w:r w:rsidRPr="003F0B0C">
        <w:rPr>
          <w:rFonts w:hAnsi="宋体" w:cs="宋体" w:hint="eastAsia"/>
        </w:rPr>
        <w:t xml:space="preserve">       for (;!c[c[0]]&amp;&amp;c[0]&gt;1;c[0]--);</w:t>
      </w:r>
    </w:p>
    <w:p w:rsidR="005F1F37" w:rsidRPr="003F0B0C" w:rsidRDefault="005F1F37" w:rsidP="005F1F37">
      <w:pPr>
        <w:pStyle w:val="ad"/>
        <w:rPr>
          <w:rFonts w:hAnsi="宋体" w:cs="宋体"/>
        </w:rPr>
      </w:pPr>
      <w:r w:rsidRPr="003F0B0C">
        <w:rPr>
          <w:rFonts w:hAnsi="宋体" w:cs="宋体" w:hint="eastAsia"/>
        </w:rPr>
        <w:t xml:space="preserve">       c[0]=c[0]&gt;1?c[0]:1;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div(bignum_t a,const int b,int&amp; c){</w:t>
      </w:r>
    </w:p>
    <w:p w:rsidR="005F1F37" w:rsidRPr="003F0B0C" w:rsidRDefault="005F1F37" w:rsidP="005F1F37">
      <w:pPr>
        <w:pStyle w:val="ad"/>
        <w:rPr>
          <w:rFonts w:hAnsi="宋体" w:cs="宋体"/>
        </w:rPr>
      </w:pPr>
      <w:r w:rsidRPr="003F0B0C">
        <w:rPr>
          <w:rFonts w:hAnsi="宋体" w:cs="宋体" w:hint="eastAsia"/>
        </w:rPr>
        <w:t xml:space="preserve">       int i;</w:t>
      </w:r>
    </w:p>
    <w:p w:rsidR="005F1F37" w:rsidRPr="003F0B0C" w:rsidRDefault="005F1F37" w:rsidP="005F1F37">
      <w:pPr>
        <w:pStyle w:val="ad"/>
        <w:rPr>
          <w:rFonts w:hAnsi="宋体" w:cs="宋体"/>
        </w:rPr>
      </w:pPr>
      <w:r w:rsidRPr="003F0B0C">
        <w:rPr>
          <w:rFonts w:hAnsi="宋体" w:cs="宋体" w:hint="eastAsia"/>
        </w:rPr>
        <w:t xml:space="preserve">       for (c=0,i=a[0];i;c=c*DEPTH+a[i],a[i]=c/b,c%=b,i--);</w:t>
      </w:r>
    </w:p>
    <w:p w:rsidR="005F1F37" w:rsidRPr="003F0B0C" w:rsidRDefault="005F1F37" w:rsidP="005F1F37">
      <w:pPr>
        <w:pStyle w:val="ad"/>
        <w:rPr>
          <w:rFonts w:hAnsi="宋体" w:cs="宋体"/>
        </w:rPr>
      </w:pPr>
      <w:r w:rsidRPr="003F0B0C">
        <w:rPr>
          <w:rFonts w:hAnsi="宋体" w:cs="宋体" w:hint="eastAsia"/>
        </w:rPr>
        <w:t xml:space="preserve">       for (;!a[a[0]]&amp;&amp;a[0]&gt;1;a[0]--);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sqrt(bignum_t b,bignum_t a){</w:t>
      </w:r>
    </w:p>
    <w:p w:rsidR="005F1F37" w:rsidRPr="003F0B0C" w:rsidRDefault="005F1F37" w:rsidP="005F1F37">
      <w:pPr>
        <w:pStyle w:val="ad"/>
        <w:rPr>
          <w:rFonts w:hAnsi="宋体" w:cs="宋体"/>
        </w:rPr>
      </w:pPr>
      <w:r w:rsidRPr="003F0B0C">
        <w:rPr>
          <w:rFonts w:hAnsi="宋体" w:cs="宋体" w:hint="eastAsia"/>
        </w:rPr>
        <w:t xml:space="preserve">       int h,l,m,i;</w:t>
      </w:r>
    </w:p>
    <w:p w:rsidR="005F1F37" w:rsidRPr="003F0B0C" w:rsidRDefault="005F1F37" w:rsidP="005F1F37">
      <w:pPr>
        <w:pStyle w:val="ad"/>
        <w:rPr>
          <w:rFonts w:hAnsi="宋体" w:cs="宋体"/>
        </w:rPr>
      </w:pPr>
      <w:r w:rsidRPr="003F0B0C">
        <w:rPr>
          <w:rFonts w:hAnsi="宋体" w:cs="宋体" w:hint="eastAsia"/>
        </w:rPr>
        <w:t xml:space="preserve">       memset((void*)b,0,sizeof(bignum_t));</w:t>
      </w:r>
    </w:p>
    <w:p w:rsidR="005F1F37" w:rsidRPr="003F0B0C" w:rsidRDefault="005F1F37" w:rsidP="005F1F37">
      <w:pPr>
        <w:pStyle w:val="ad"/>
        <w:rPr>
          <w:rFonts w:hAnsi="宋体" w:cs="宋体"/>
        </w:rPr>
      </w:pPr>
      <w:r w:rsidRPr="003F0B0C">
        <w:rPr>
          <w:rFonts w:hAnsi="宋体" w:cs="宋体" w:hint="eastAsia"/>
        </w:rPr>
        <w:t xml:space="preserve">       for (i=b[0]=(a[0]+1)&gt;&gt;1;i;sub(a,b,m,i-1),b[i]+=m,i--)</w:t>
      </w:r>
    </w:p>
    <w:p w:rsidR="005F1F37" w:rsidRPr="003F0B0C" w:rsidRDefault="005F1F37" w:rsidP="005F1F37">
      <w:pPr>
        <w:pStyle w:val="ad"/>
        <w:rPr>
          <w:rFonts w:hAnsi="宋体" w:cs="宋体"/>
          <w:lang w:val="pt-BR"/>
        </w:rPr>
      </w:pPr>
      <w:r w:rsidRPr="003F0B0C">
        <w:rPr>
          <w:rFonts w:hAnsi="宋体" w:cs="宋体" w:hint="eastAsia"/>
          <w:lang w:val="pt-BR"/>
        </w:rPr>
        <w:t xml:space="preserve">              for (h=DEPTH-1,l=0,b[i]=m=(h+l+1)&gt;&gt;1;h&gt;l;b[i]=m=(h+l+1)&gt;&gt;1)</w:t>
      </w:r>
    </w:p>
    <w:p w:rsidR="005F1F37" w:rsidRPr="003F0B0C" w:rsidRDefault="005F1F37" w:rsidP="005F1F37">
      <w:pPr>
        <w:pStyle w:val="ad"/>
        <w:rPr>
          <w:rFonts w:hAnsi="宋体" w:cs="宋体"/>
        </w:rPr>
      </w:pPr>
      <w:r w:rsidRPr="003F0B0C">
        <w:rPr>
          <w:rFonts w:hAnsi="宋体" w:cs="宋体" w:hint="eastAsia"/>
        </w:rPr>
        <w:t xml:space="preserve">                     if (comp(b,m,i-1,a)) h=m-1;</w:t>
      </w:r>
    </w:p>
    <w:p w:rsidR="005F1F37" w:rsidRPr="003F0B0C" w:rsidRDefault="005F1F37" w:rsidP="005F1F37">
      <w:pPr>
        <w:pStyle w:val="ad"/>
        <w:rPr>
          <w:rFonts w:hAnsi="宋体" w:cs="宋体"/>
        </w:rPr>
      </w:pPr>
      <w:r w:rsidRPr="003F0B0C">
        <w:rPr>
          <w:rFonts w:hAnsi="宋体" w:cs="宋体" w:hint="eastAsia"/>
        </w:rPr>
        <w:t xml:space="preserve">                     else l=m;</w:t>
      </w:r>
    </w:p>
    <w:p w:rsidR="005F1F37" w:rsidRPr="003F0B0C" w:rsidRDefault="005F1F37" w:rsidP="005F1F37">
      <w:pPr>
        <w:pStyle w:val="ad"/>
        <w:rPr>
          <w:rFonts w:hAnsi="宋体" w:cs="宋体"/>
        </w:rPr>
      </w:pPr>
      <w:r w:rsidRPr="003F0B0C">
        <w:rPr>
          <w:rFonts w:hAnsi="宋体" w:cs="宋体" w:hint="eastAsia"/>
        </w:rPr>
        <w:t xml:space="preserve">       for (;!b[b[0]]&amp;&amp;b[0]&gt;1;b[0]--);</w:t>
      </w:r>
    </w:p>
    <w:p w:rsidR="005F1F37" w:rsidRPr="003F0B0C" w:rsidRDefault="005F1F37" w:rsidP="005F1F37">
      <w:pPr>
        <w:pStyle w:val="ad"/>
        <w:rPr>
          <w:rFonts w:hAnsi="宋体" w:cs="宋体"/>
        </w:rPr>
      </w:pPr>
      <w:r w:rsidRPr="003F0B0C">
        <w:rPr>
          <w:rFonts w:hAnsi="宋体" w:cs="宋体" w:hint="eastAsia"/>
        </w:rPr>
        <w:t xml:space="preserve">       for (i=1;i&lt;=b[0];b[i++]&gt;&gt;=1);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length(const bignum_t a){</w:t>
      </w:r>
    </w:p>
    <w:p w:rsidR="005F1F37" w:rsidRPr="003F0B0C" w:rsidRDefault="005F1F37" w:rsidP="005F1F37">
      <w:pPr>
        <w:pStyle w:val="ad"/>
        <w:rPr>
          <w:rFonts w:hAnsi="宋体" w:cs="宋体"/>
        </w:rPr>
      </w:pPr>
      <w:r w:rsidRPr="003F0B0C">
        <w:rPr>
          <w:rFonts w:hAnsi="宋体" w:cs="宋体" w:hint="eastAsia"/>
        </w:rPr>
        <w:t xml:space="preserve">       int t,ret;</w:t>
      </w:r>
    </w:p>
    <w:p w:rsidR="005F1F37" w:rsidRPr="003F0B0C" w:rsidRDefault="005F1F37" w:rsidP="005F1F37">
      <w:pPr>
        <w:pStyle w:val="ad"/>
        <w:rPr>
          <w:rFonts w:hAnsi="宋体" w:cs="宋体"/>
        </w:rPr>
      </w:pPr>
      <w:r w:rsidRPr="003F0B0C">
        <w:rPr>
          <w:rFonts w:hAnsi="宋体" w:cs="宋体" w:hint="eastAsia"/>
        </w:rPr>
        <w:lastRenderedPageBreak/>
        <w:t xml:space="preserve">       for (ret=(a[0]-1)*DIGIT,t=a[a[0]];t;t/=10,ret++);</w:t>
      </w:r>
    </w:p>
    <w:p w:rsidR="005F1F37" w:rsidRPr="003F0B0C" w:rsidRDefault="005F1F37" w:rsidP="005F1F37">
      <w:pPr>
        <w:pStyle w:val="ad"/>
        <w:rPr>
          <w:rFonts w:hAnsi="宋体" w:cs="宋体"/>
        </w:rPr>
      </w:pPr>
      <w:r w:rsidRPr="003F0B0C">
        <w:rPr>
          <w:rFonts w:hAnsi="宋体" w:cs="宋体" w:hint="eastAsia"/>
        </w:rPr>
        <w:t xml:space="preserve">       return ret&gt;0?ret:1;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digit(const bignum_t a,const int b){</w:t>
      </w:r>
    </w:p>
    <w:p w:rsidR="005F1F37" w:rsidRPr="003F0B0C" w:rsidRDefault="005F1F37" w:rsidP="005F1F37">
      <w:pPr>
        <w:pStyle w:val="ad"/>
        <w:rPr>
          <w:rFonts w:hAnsi="宋体" w:cs="宋体"/>
        </w:rPr>
      </w:pPr>
      <w:r w:rsidRPr="003F0B0C">
        <w:rPr>
          <w:rFonts w:hAnsi="宋体" w:cs="宋体" w:hint="eastAsia"/>
        </w:rPr>
        <w:t xml:space="preserve">       int i,ret;</w:t>
      </w:r>
    </w:p>
    <w:p w:rsidR="005F1F37" w:rsidRPr="003F0B0C" w:rsidRDefault="005F1F37" w:rsidP="005F1F37">
      <w:pPr>
        <w:pStyle w:val="ad"/>
        <w:rPr>
          <w:rFonts w:hAnsi="宋体" w:cs="宋体"/>
        </w:rPr>
      </w:pPr>
      <w:r w:rsidRPr="003F0B0C">
        <w:rPr>
          <w:rFonts w:hAnsi="宋体" w:cs="宋体" w:hint="eastAsia"/>
        </w:rPr>
        <w:t xml:space="preserve">       for (ret=a[(b-1)/DIGIT+1],i=(b-1)%DIGIT;i;ret/=10,i--);</w:t>
      </w:r>
    </w:p>
    <w:p w:rsidR="005F1F37" w:rsidRPr="003F0B0C" w:rsidRDefault="005F1F37" w:rsidP="005F1F37">
      <w:pPr>
        <w:pStyle w:val="ad"/>
        <w:rPr>
          <w:rFonts w:hAnsi="宋体" w:cs="宋体"/>
        </w:rPr>
      </w:pPr>
      <w:r w:rsidRPr="003F0B0C">
        <w:rPr>
          <w:rFonts w:hAnsi="宋体" w:cs="宋体" w:hint="eastAsia"/>
        </w:rPr>
        <w:t xml:space="preserve">       return ret%10;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zeronum(const bignum_t a){</w:t>
      </w:r>
    </w:p>
    <w:p w:rsidR="005F1F37" w:rsidRPr="003F0B0C" w:rsidRDefault="005F1F37" w:rsidP="005F1F37">
      <w:pPr>
        <w:pStyle w:val="ad"/>
        <w:rPr>
          <w:rFonts w:hAnsi="宋体" w:cs="宋体"/>
        </w:rPr>
      </w:pPr>
      <w:r w:rsidRPr="003F0B0C">
        <w:rPr>
          <w:rFonts w:hAnsi="宋体" w:cs="宋体" w:hint="eastAsia"/>
        </w:rPr>
        <w:t xml:space="preserve">       int ret,t;</w:t>
      </w:r>
    </w:p>
    <w:p w:rsidR="005F1F37" w:rsidRPr="003F0B0C" w:rsidRDefault="005F1F37" w:rsidP="005F1F37">
      <w:pPr>
        <w:pStyle w:val="ad"/>
        <w:rPr>
          <w:rFonts w:hAnsi="宋体" w:cs="宋体"/>
        </w:rPr>
      </w:pPr>
      <w:r w:rsidRPr="003F0B0C">
        <w:rPr>
          <w:rFonts w:hAnsi="宋体" w:cs="宋体" w:hint="eastAsia"/>
        </w:rPr>
        <w:t xml:space="preserve">       for (ret=0;!a[ret+1];ret++);</w:t>
      </w:r>
    </w:p>
    <w:p w:rsidR="005F1F37" w:rsidRPr="003F0B0C" w:rsidRDefault="005F1F37" w:rsidP="005F1F37">
      <w:pPr>
        <w:pStyle w:val="ad"/>
        <w:rPr>
          <w:rFonts w:hAnsi="宋体" w:cs="宋体"/>
        </w:rPr>
      </w:pPr>
      <w:r w:rsidRPr="003F0B0C">
        <w:rPr>
          <w:rFonts w:hAnsi="宋体" w:cs="宋体" w:hint="eastAsia"/>
        </w:rPr>
        <w:t xml:space="preserve">       for (t=a[ret+1],ret*=DIGIT;!(t%10);t/=10,ret++);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comp(int* a,const int l,const int h,const int d){</w:t>
      </w:r>
    </w:p>
    <w:p w:rsidR="005F1F37" w:rsidRPr="003F0B0C" w:rsidRDefault="005F1F37" w:rsidP="005F1F37">
      <w:pPr>
        <w:pStyle w:val="ad"/>
        <w:rPr>
          <w:rFonts w:hAnsi="宋体" w:cs="宋体"/>
        </w:rPr>
      </w:pPr>
      <w:r w:rsidRPr="003F0B0C">
        <w:rPr>
          <w:rFonts w:hAnsi="宋体" w:cs="宋体" w:hint="eastAsia"/>
        </w:rPr>
        <w:t xml:space="preserve">       int i,j,t;</w:t>
      </w:r>
    </w:p>
    <w:p w:rsidR="005F1F37" w:rsidRPr="003F0B0C" w:rsidRDefault="005F1F37" w:rsidP="005F1F37">
      <w:pPr>
        <w:pStyle w:val="ad"/>
        <w:rPr>
          <w:rFonts w:hAnsi="宋体" w:cs="宋体"/>
        </w:rPr>
      </w:pPr>
      <w:r w:rsidRPr="003F0B0C">
        <w:rPr>
          <w:rFonts w:hAnsi="宋体" w:cs="宋体" w:hint="eastAsia"/>
        </w:rPr>
        <w:t xml:space="preserve">       for (i=l;i&lt;=h;i++)</w:t>
      </w:r>
    </w:p>
    <w:p w:rsidR="005F1F37" w:rsidRPr="003F0B0C" w:rsidRDefault="005F1F37" w:rsidP="005F1F37">
      <w:pPr>
        <w:pStyle w:val="ad"/>
        <w:rPr>
          <w:rFonts w:hAnsi="宋体" w:cs="宋体"/>
        </w:rPr>
      </w:pPr>
      <w:r w:rsidRPr="003F0B0C">
        <w:rPr>
          <w:rFonts w:hAnsi="宋体" w:cs="宋体" w:hint="eastAsia"/>
        </w:rPr>
        <w:t xml:space="preserve">              for (t=i,j=2;t&gt;1;j++)</w:t>
      </w:r>
    </w:p>
    <w:p w:rsidR="005F1F37" w:rsidRPr="003F0B0C" w:rsidRDefault="005F1F37" w:rsidP="005F1F37">
      <w:pPr>
        <w:pStyle w:val="ad"/>
        <w:rPr>
          <w:rFonts w:hAnsi="宋体" w:cs="宋体"/>
        </w:rPr>
      </w:pPr>
      <w:r w:rsidRPr="003F0B0C">
        <w:rPr>
          <w:rFonts w:hAnsi="宋体" w:cs="宋体" w:hint="eastAsia"/>
        </w:rPr>
        <w:t xml:space="preserve">                     while (!(t%j))</w:t>
      </w:r>
    </w:p>
    <w:p w:rsidR="005F1F37" w:rsidRPr="003F0B0C" w:rsidRDefault="005F1F37" w:rsidP="005F1F37">
      <w:pPr>
        <w:pStyle w:val="ad"/>
        <w:rPr>
          <w:rFonts w:hAnsi="宋体" w:cs="宋体"/>
        </w:rPr>
      </w:pPr>
      <w:r w:rsidRPr="003F0B0C">
        <w:rPr>
          <w:rFonts w:hAnsi="宋体" w:cs="宋体" w:hint="eastAsia"/>
        </w:rPr>
        <w:t xml:space="preserve">                            a[j]+=d,t/=j;</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convert(int* a,const int h,bignum_t b){</w:t>
      </w:r>
    </w:p>
    <w:p w:rsidR="005F1F37" w:rsidRPr="003F0B0C" w:rsidRDefault="005F1F37" w:rsidP="005F1F37">
      <w:pPr>
        <w:pStyle w:val="ad"/>
        <w:rPr>
          <w:rFonts w:hAnsi="宋体" w:cs="宋体"/>
        </w:rPr>
      </w:pPr>
      <w:r w:rsidRPr="003F0B0C">
        <w:rPr>
          <w:rFonts w:hAnsi="宋体" w:cs="宋体" w:hint="eastAsia"/>
        </w:rPr>
        <w:t xml:space="preserve">       int i,j,t=1;</w:t>
      </w:r>
    </w:p>
    <w:p w:rsidR="005F1F37" w:rsidRPr="003F0B0C" w:rsidRDefault="005F1F37" w:rsidP="005F1F37">
      <w:pPr>
        <w:pStyle w:val="ad"/>
        <w:rPr>
          <w:rFonts w:hAnsi="宋体" w:cs="宋体"/>
        </w:rPr>
      </w:pPr>
      <w:r w:rsidRPr="003F0B0C">
        <w:rPr>
          <w:rFonts w:hAnsi="宋体" w:cs="宋体" w:hint="eastAsia"/>
        </w:rPr>
        <w:t xml:space="preserve">       memset(b,0,sizeof(bignum_t));</w:t>
      </w:r>
    </w:p>
    <w:p w:rsidR="005F1F37" w:rsidRPr="003F0B0C" w:rsidRDefault="005F1F37" w:rsidP="005F1F37">
      <w:pPr>
        <w:pStyle w:val="ad"/>
        <w:rPr>
          <w:rFonts w:hAnsi="宋体" w:cs="宋体"/>
        </w:rPr>
      </w:pPr>
      <w:r w:rsidRPr="003F0B0C">
        <w:rPr>
          <w:rFonts w:hAnsi="宋体" w:cs="宋体" w:hint="eastAsia"/>
        </w:rPr>
        <w:t xml:space="preserve">       for (b[0]=b[1]=1,i=2;i&lt;=h;i++)</w:t>
      </w:r>
    </w:p>
    <w:p w:rsidR="005F1F37" w:rsidRPr="003F0B0C" w:rsidRDefault="005F1F37" w:rsidP="005F1F37">
      <w:pPr>
        <w:pStyle w:val="ad"/>
        <w:rPr>
          <w:rFonts w:hAnsi="宋体" w:cs="宋体"/>
        </w:rPr>
      </w:pPr>
      <w:r w:rsidRPr="003F0B0C">
        <w:rPr>
          <w:rFonts w:hAnsi="宋体" w:cs="宋体" w:hint="eastAsia"/>
        </w:rPr>
        <w:t xml:space="preserve">              if (a[i])</w:t>
      </w:r>
    </w:p>
    <w:p w:rsidR="005F1F37" w:rsidRPr="003F0B0C" w:rsidRDefault="005F1F37" w:rsidP="005F1F37">
      <w:pPr>
        <w:pStyle w:val="ad"/>
        <w:rPr>
          <w:rFonts w:hAnsi="宋体" w:cs="宋体"/>
        </w:rPr>
      </w:pPr>
      <w:r w:rsidRPr="003F0B0C">
        <w:rPr>
          <w:rFonts w:hAnsi="宋体" w:cs="宋体" w:hint="eastAsia"/>
        </w:rPr>
        <w:t xml:space="preserve">                     for (j=a[i];j;t*=i,j--)</w:t>
      </w:r>
    </w:p>
    <w:p w:rsidR="005F1F37" w:rsidRPr="003F0B0C" w:rsidRDefault="005F1F37" w:rsidP="005F1F37">
      <w:pPr>
        <w:pStyle w:val="ad"/>
        <w:rPr>
          <w:rFonts w:hAnsi="宋体" w:cs="宋体"/>
        </w:rPr>
      </w:pPr>
      <w:r w:rsidRPr="003F0B0C">
        <w:rPr>
          <w:rFonts w:hAnsi="宋体" w:cs="宋体" w:hint="eastAsia"/>
        </w:rPr>
        <w:t xml:space="preserve">                            if (t*i&gt;DEPTH)</w:t>
      </w:r>
    </w:p>
    <w:p w:rsidR="005F1F37" w:rsidRPr="003F0B0C" w:rsidRDefault="005F1F37" w:rsidP="005F1F37">
      <w:pPr>
        <w:pStyle w:val="ad"/>
        <w:rPr>
          <w:rFonts w:hAnsi="宋体" w:cs="宋体"/>
        </w:rPr>
      </w:pPr>
      <w:r w:rsidRPr="003F0B0C">
        <w:rPr>
          <w:rFonts w:hAnsi="宋体" w:cs="宋体" w:hint="eastAsia"/>
        </w:rPr>
        <w:t xml:space="preserve">                                   mul(b,t),t=1;</w:t>
      </w:r>
    </w:p>
    <w:p w:rsidR="005F1F37" w:rsidRPr="003F0B0C" w:rsidRDefault="005F1F37" w:rsidP="005F1F37">
      <w:pPr>
        <w:pStyle w:val="ad"/>
        <w:rPr>
          <w:rFonts w:hAnsi="宋体" w:cs="宋体"/>
        </w:rPr>
      </w:pPr>
      <w:r w:rsidRPr="003F0B0C">
        <w:rPr>
          <w:rFonts w:hAnsi="宋体" w:cs="宋体" w:hint="eastAsia"/>
        </w:rPr>
        <w:t xml:space="preserve">       mul(b,t);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combination(bignum_t a,int m,int n){</w:t>
      </w:r>
    </w:p>
    <w:p w:rsidR="005F1F37" w:rsidRPr="003F0B0C" w:rsidRDefault="005F1F37" w:rsidP="005F1F37">
      <w:pPr>
        <w:pStyle w:val="ad"/>
        <w:rPr>
          <w:rFonts w:hAnsi="宋体" w:cs="宋体"/>
        </w:rPr>
      </w:pPr>
      <w:r w:rsidRPr="003F0B0C">
        <w:rPr>
          <w:rFonts w:hAnsi="宋体" w:cs="宋体" w:hint="eastAsia"/>
        </w:rPr>
        <w:t xml:space="preserve">       int* t=new int[m+1];</w:t>
      </w:r>
    </w:p>
    <w:p w:rsidR="005F1F37" w:rsidRPr="003F0B0C" w:rsidRDefault="005F1F37" w:rsidP="005F1F37">
      <w:pPr>
        <w:pStyle w:val="ad"/>
        <w:rPr>
          <w:rFonts w:hAnsi="宋体" w:cs="宋体"/>
        </w:rPr>
      </w:pPr>
      <w:r w:rsidRPr="003F0B0C">
        <w:rPr>
          <w:rFonts w:hAnsi="宋体" w:cs="宋体" w:hint="eastAsia"/>
        </w:rPr>
        <w:t xml:space="preserve">       memset((void*)t,0,sizeof(int)*(m+1));</w:t>
      </w:r>
    </w:p>
    <w:p w:rsidR="005F1F37" w:rsidRPr="003F0B0C" w:rsidRDefault="005F1F37" w:rsidP="005F1F37">
      <w:pPr>
        <w:pStyle w:val="ad"/>
        <w:rPr>
          <w:rFonts w:hAnsi="宋体" w:cs="宋体"/>
          <w:lang w:val="pt-BR"/>
        </w:rPr>
      </w:pPr>
      <w:r w:rsidRPr="003F0B0C">
        <w:rPr>
          <w:rFonts w:hAnsi="宋体" w:cs="宋体" w:hint="eastAsia"/>
          <w:lang w:val="pt-BR"/>
        </w:rPr>
        <w:t xml:space="preserve">       comp(t,n+1,m,1);</w:t>
      </w:r>
    </w:p>
    <w:p w:rsidR="005F1F37" w:rsidRPr="003F0B0C" w:rsidRDefault="005F1F37" w:rsidP="005F1F37">
      <w:pPr>
        <w:pStyle w:val="ad"/>
        <w:rPr>
          <w:rFonts w:hAnsi="宋体" w:cs="宋体"/>
          <w:lang w:val="pt-BR"/>
        </w:rPr>
      </w:pPr>
      <w:r w:rsidRPr="003F0B0C">
        <w:rPr>
          <w:rFonts w:hAnsi="宋体" w:cs="宋体" w:hint="eastAsia"/>
          <w:lang w:val="pt-BR"/>
        </w:rPr>
        <w:t xml:space="preserve">       comp(t,2,m-n,-1);</w:t>
      </w:r>
    </w:p>
    <w:p w:rsidR="005F1F37" w:rsidRPr="003F0B0C" w:rsidRDefault="005F1F37" w:rsidP="005F1F37">
      <w:pPr>
        <w:pStyle w:val="ad"/>
        <w:rPr>
          <w:rFonts w:hAnsi="宋体" w:cs="宋体"/>
        </w:rPr>
      </w:pPr>
      <w:r w:rsidRPr="003F0B0C">
        <w:rPr>
          <w:rFonts w:hAnsi="宋体" w:cs="宋体" w:hint="eastAsia"/>
        </w:rPr>
        <w:t xml:space="preserve">       convert(t,m,a);</w:t>
      </w:r>
    </w:p>
    <w:p w:rsidR="005F1F37" w:rsidRPr="003F0B0C" w:rsidRDefault="005F1F37" w:rsidP="005F1F37">
      <w:pPr>
        <w:pStyle w:val="ad"/>
        <w:rPr>
          <w:rFonts w:hAnsi="宋体" w:cs="宋体"/>
        </w:rPr>
      </w:pPr>
      <w:r w:rsidRPr="003F0B0C">
        <w:rPr>
          <w:rFonts w:hAnsi="宋体" w:cs="宋体" w:hint="eastAsia"/>
        </w:rPr>
        <w:t xml:space="preserve">       delete []t;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void permutation(bignum_t a,int m,int n){</w:t>
      </w:r>
    </w:p>
    <w:p w:rsidR="005F1F37" w:rsidRPr="003F0B0C" w:rsidRDefault="005F1F37" w:rsidP="005F1F37">
      <w:pPr>
        <w:pStyle w:val="ad"/>
        <w:rPr>
          <w:rFonts w:hAnsi="宋体" w:cs="宋体"/>
        </w:rPr>
      </w:pPr>
      <w:r w:rsidRPr="003F0B0C">
        <w:rPr>
          <w:rFonts w:hAnsi="宋体" w:cs="宋体" w:hint="eastAsia"/>
        </w:rPr>
        <w:t xml:space="preserve">       int i,t=1;</w:t>
      </w:r>
    </w:p>
    <w:p w:rsidR="005F1F37" w:rsidRPr="003F0B0C" w:rsidRDefault="005F1F37" w:rsidP="005F1F37">
      <w:pPr>
        <w:pStyle w:val="ad"/>
        <w:rPr>
          <w:rFonts w:hAnsi="宋体" w:cs="宋体"/>
        </w:rPr>
      </w:pPr>
      <w:r w:rsidRPr="003F0B0C">
        <w:rPr>
          <w:rFonts w:hAnsi="宋体" w:cs="宋体" w:hint="eastAsia"/>
        </w:rPr>
        <w:t xml:space="preserve">       memset(a,0,sizeof(bignum_t));</w:t>
      </w:r>
    </w:p>
    <w:p w:rsidR="005F1F37" w:rsidRPr="003F0B0C" w:rsidRDefault="005F1F37" w:rsidP="005F1F37">
      <w:pPr>
        <w:pStyle w:val="ad"/>
        <w:rPr>
          <w:rFonts w:hAnsi="宋体" w:cs="宋体"/>
        </w:rPr>
      </w:pPr>
      <w:r w:rsidRPr="003F0B0C">
        <w:rPr>
          <w:rFonts w:hAnsi="宋体" w:cs="宋体" w:hint="eastAsia"/>
        </w:rPr>
        <w:t xml:space="preserve">       a[0]=a[1]=1;</w:t>
      </w:r>
    </w:p>
    <w:p w:rsidR="005F1F37" w:rsidRPr="003F0B0C" w:rsidRDefault="005F1F37" w:rsidP="005F1F37">
      <w:pPr>
        <w:pStyle w:val="ad"/>
        <w:rPr>
          <w:rFonts w:hAnsi="宋体" w:cs="宋体"/>
        </w:rPr>
      </w:pPr>
      <w:r w:rsidRPr="003F0B0C">
        <w:rPr>
          <w:rFonts w:hAnsi="宋体" w:cs="宋体" w:hint="eastAsia"/>
        </w:rPr>
        <w:t xml:space="preserve">       for (i=m-n+1;i&lt;=m;t*=i++)</w:t>
      </w:r>
    </w:p>
    <w:p w:rsidR="005F1F37" w:rsidRPr="003F0B0C" w:rsidRDefault="005F1F37" w:rsidP="005F1F37">
      <w:pPr>
        <w:pStyle w:val="ad"/>
        <w:rPr>
          <w:rFonts w:hAnsi="宋体" w:cs="宋体"/>
        </w:rPr>
      </w:pPr>
      <w:r w:rsidRPr="003F0B0C">
        <w:rPr>
          <w:rFonts w:hAnsi="宋体" w:cs="宋体" w:hint="eastAsia"/>
        </w:rPr>
        <w:t xml:space="preserve">              if (t*i&gt;DEPTH)</w:t>
      </w:r>
    </w:p>
    <w:p w:rsidR="005F1F37" w:rsidRPr="003F0B0C" w:rsidRDefault="005F1F37" w:rsidP="005F1F37">
      <w:pPr>
        <w:pStyle w:val="ad"/>
        <w:rPr>
          <w:rFonts w:hAnsi="宋体" w:cs="宋体"/>
        </w:rPr>
      </w:pPr>
      <w:r w:rsidRPr="003F0B0C">
        <w:rPr>
          <w:rFonts w:hAnsi="宋体" w:cs="宋体" w:hint="eastAsia"/>
        </w:rPr>
        <w:t xml:space="preserve">                     mul(a,t),t=1;</w:t>
      </w:r>
    </w:p>
    <w:p w:rsidR="005F1F37" w:rsidRPr="003F0B0C" w:rsidRDefault="005F1F37" w:rsidP="005F1F37">
      <w:pPr>
        <w:pStyle w:val="ad"/>
        <w:rPr>
          <w:rFonts w:hAnsi="宋体" w:cs="宋体"/>
        </w:rPr>
      </w:pPr>
      <w:r w:rsidRPr="003F0B0C">
        <w:rPr>
          <w:rFonts w:hAnsi="宋体" w:cs="宋体" w:hint="eastAsia"/>
        </w:rPr>
        <w:t xml:space="preserve">       mul(a,t);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#define SGN(x) ((x)&gt;0?1:((x)&lt;0?-1:0))</w:t>
      </w:r>
    </w:p>
    <w:p w:rsidR="005F1F37" w:rsidRPr="003F0B0C" w:rsidRDefault="005F1F37" w:rsidP="005F1F37">
      <w:pPr>
        <w:pStyle w:val="ad"/>
        <w:rPr>
          <w:rFonts w:hAnsi="宋体" w:cs="宋体"/>
        </w:rPr>
      </w:pPr>
      <w:r w:rsidRPr="003F0B0C">
        <w:rPr>
          <w:rFonts w:hAnsi="宋体" w:cs="宋体" w:hint="eastAsia"/>
        </w:rPr>
        <w:t>#define ABS(x) ((x)&gt;0?(x):-(x))</w:t>
      </w:r>
    </w:p>
    <w:p w:rsidR="005F1F37" w:rsidRPr="003F0B0C" w:rsidRDefault="005F1F37" w:rsidP="005F1F37">
      <w:pPr>
        <w:pStyle w:val="ad"/>
        <w:rPr>
          <w:rFonts w:hAnsi="宋体" w:cs="宋体"/>
        </w:rPr>
      </w:pPr>
      <w:r w:rsidRPr="003F0B0C">
        <w:rPr>
          <w:rFonts w:hAnsi="宋体" w:cs="宋体" w:hint="eastAsia"/>
        </w:rPr>
        <w:t>int read(bignum_t a,int &amp;sgn,istream&amp; is=cin){</w:t>
      </w:r>
    </w:p>
    <w:p w:rsidR="005F1F37" w:rsidRPr="003F0B0C" w:rsidRDefault="005F1F37" w:rsidP="005F1F37">
      <w:pPr>
        <w:pStyle w:val="ad"/>
        <w:rPr>
          <w:rFonts w:hAnsi="宋体" w:cs="宋体"/>
        </w:rPr>
      </w:pPr>
      <w:r w:rsidRPr="003F0B0C">
        <w:rPr>
          <w:rFonts w:hAnsi="宋体" w:cs="宋体" w:hint="eastAsia"/>
        </w:rPr>
        <w:t xml:space="preserve">       char str[MAX*DIGIT+2],ch,*buf;</w:t>
      </w:r>
    </w:p>
    <w:p w:rsidR="005F1F37" w:rsidRPr="003F0B0C" w:rsidRDefault="005F1F37" w:rsidP="005F1F37">
      <w:pPr>
        <w:pStyle w:val="ad"/>
        <w:rPr>
          <w:rFonts w:hAnsi="宋体" w:cs="宋体"/>
        </w:rPr>
      </w:pPr>
      <w:r w:rsidRPr="003F0B0C">
        <w:rPr>
          <w:rFonts w:hAnsi="宋体" w:cs="宋体" w:hint="eastAsia"/>
        </w:rPr>
        <w:t xml:space="preserve">       int i,j;</w:t>
      </w:r>
    </w:p>
    <w:p w:rsidR="005F1F37" w:rsidRPr="003F0B0C" w:rsidRDefault="005F1F37" w:rsidP="005F1F37">
      <w:pPr>
        <w:pStyle w:val="ad"/>
        <w:rPr>
          <w:rFonts w:hAnsi="宋体" w:cs="宋体"/>
        </w:rPr>
      </w:pPr>
      <w:r w:rsidRPr="003F0B0C">
        <w:rPr>
          <w:rFonts w:hAnsi="宋体" w:cs="宋体" w:hint="eastAsia"/>
        </w:rPr>
        <w:t xml:space="preserve">       memset((void*)a,0,sizeof(bignum_t));</w:t>
      </w:r>
    </w:p>
    <w:p w:rsidR="005F1F37" w:rsidRPr="003F0B0C" w:rsidRDefault="005F1F37" w:rsidP="005F1F37">
      <w:pPr>
        <w:pStyle w:val="ad"/>
        <w:rPr>
          <w:rFonts w:hAnsi="宋体" w:cs="宋体"/>
        </w:rPr>
      </w:pPr>
      <w:r w:rsidRPr="003F0B0C">
        <w:rPr>
          <w:rFonts w:hAnsi="宋体" w:cs="宋体" w:hint="eastAsia"/>
        </w:rPr>
        <w:t xml:space="preserve">       if (!(is&gt;&gt;str)) return 0;</w:t>
      </w:r>
    </w:p>
    <w:p w:rsidR="005F1F37" w:rsidRPr="003F0B0C" w:rsidRDefault="005F1F37" w:rsidP="005F1F37">
      <w:pPr>
        <w:pStyle w:val="ad"/>
        <w:rPr>
          <w:rFonts w:hAnsi="宋体" w:cs="宋体"/>
        </w:rPr>
      </w:pPr>
      <w:r w:rsidRPr="003F0B0C">
        <w:rPr>
          <w:rFonts w:hAnsi="宋体" w:cs="宋体" w:hint="eastAsia"/>
        </w:rPr>
        <w:t xml:space="preserve">       buf=str,sgn=1;</w:t>
      </w:r>
    </w:p>
    <w:p w:rsidR="005F1F37" w:rsidRPr="003F0B0C" w:rsidRDefault="005F1F37" w:rsidP="005F1F37">
      <w:pPr>
        <w:pStyle w:val="ad"/>
        <w:rPr>
          <w:rFonts w:hAnsi="宋体" w:cs="宋体"/>
        </w:rPr>
      </w:pPr>
      <w:r w:rsidRPr="003F0B0C">
        <w:rPr>
          <w:rFonts w:hAnsi="宋体" w:cs="宋体" w:hint="eastAsia"/>
        </w:rPr>
        <w:t xml:space="preserve">       if (*buf=='-') sgn=-1,buf++;</w:t>
      </w:r>
    </w:p>
    <w:p w:rsidR="005F1F37" w:rsidRPr="003F0B0C" w:rsidRDefault="005F1F37" w:rsidP="005F1F37">
      <w:pPr>
        <w:pStyle w:val="ad"/>
        <w:rPr>
          <w:rFonts w:hAnsi="宋体" w:cs="宋体"/>
        </w:rPr>
      </w:pPr>
      <w:r w:rsidRPr="003F0B0C">
        <w:rPr>
          <w:rFonts w:hAnsi="宋体" w:cs="宋体" w:hint="eastAsia"/>
        </w:rPr>
        <w:t xml:space="preserve">       for (a[0]=strlen(buf),i=a[0]/2-1;i&gt;=0;i--)</w:t>
      </w:r>
    </w:p>
    <w:p w:rsidR="005F1F37" w:rsidRPr="003F0B0C" w:rsidRDefault="005F1F37" w:rsidP="005F1F37">
      <w:pPr>
        <w:pStyle w:val="ad"/>
        <w:rPr>
          <w:rFonts w:hAnsi="宋体" w:cs="宋体"/>
        </w:rPr>
      </w:pPr>
      <w:r w:rsidRPr="003F0B0C">
        <w:rPr>
          <w:rFonts w:hAnsi="宋体" w:cs="宋体" w:hint="eastAsia"/>
        </w:rPr>
        <w:t xml:space="preserve">              ch=buf[i],buf[i]=buf[a[0]-1-i],buf[a[0]-1-i]=ch;</w:t>
      </w:r>
    </w:p>
    <w:p w:rsidR="005F1F37" w:rsidRPr="003F0B0C" w:rsidRDefault="005F1F37" w:rsidP="005F1F37">
      <w:pPr>
        <w:pStyle w:val="ad"/>
        <w:rPr>
          <w:rFonts w:hAnsi="宋体" w:cs="宋体"/>
        </w:rPr>
      </w:pPr>
      <w:r w:rsidRPr="003F0B0C">
        <w:rPr>
          <w:rFonts w:hAnsi="宋体" w:cs="宋体" w:hint="eastAsia"/>
        </w:rPr>
        <w:t xml:space="preserve">       for (a[0]=(a[0]+DIGIT-1)/DIGIT,j=strlen(buf);j&lt;a[0]*DIGIT;buf[j++]='0');</w:t>
      </w:r>
    </w:p>
    <w:p w:rsidR="005F1F37" w:rsidRPr="003F0B0C" w:rsidRDefault="005F1F37" w:rsidP="005F1F37">
      <w:pPr>
        <w:pStyle w:val="ad"/>
        <w:rPr>
          <w:rFonts w:hAnsi="宋体" w:cs="宋体"/>
        </w:rPr>
      </w:pPr>
      <w:r w:rsidRPr="003F0B0C">
        <w:rPr>
          <w:rFonts w:hAnsi="宋体" w:cs="宋体" w:hint="eastAsia"/>
        </w:rPr>
        <w:t xml:space="preserve">       for (i=1;i&lt;=a[0];i++)</w:t>
      </w:r>
    </w:p>
    <w:p w:rsidR="005F1F37" w:rsidRPr="003F0B0C" w:rsidRDefault="005F1F37" w:rsidP="005F1F37">
      <w:pPr>
        <w:pStyle w:val="ad"/>
        <w:rPr>
          <w:rFonts w:hAnsi="宋体" w:cs="宋体"/>
        </w:rPr>
      </w:pPr>
      <w:r w:rsidRPr="003F0B0C">
        <w:rPr>
          <w:rFonts w:hAnsi="宋体" w:cs="宋体" w:hint="eastAsia"/>
        </w:rPr>
        <w:t xml:space="preserve">              for (a[i]=0,j=0;j&lt;DIGIT;j++)</w:t>
      </w:r>
    </w:p>
    <w:p w:rsidR="005F1F37" w:rsidRPr="003F0B0C" w:rsidRDefault="005F1F37" w:rsidP="005F1F37">
      <w:pPr>
        <w:pStyle w:val="ad"/>
        <w:rPr>
          <w:rFonts w:hAnsi="宋体" w:cs="宋体"/>
        </w:rPr>
      </w:pPr>
      <w:r w:rsidRPr="003F0B0C">
        <w:rPr>
          <w:rFonts w:hAnsi="宋体" w:cs="宋体" w:hint="eastAsia"/>
        </w:rPr>
        <w:t xml:space="preserve">                     a[i]=a[i]*10+buf[i*DIGIT-1-j]-'0';</w:t>
      </w:r>
    </w:p>
    <w:p w:rsidR="005F1F37" w:rsidRPr="003F0B0C" w:rsidRDefault="005F1F37" w:rsidP="005F1F37">
      <w:pPr>
        <w:pStyle w:val="ad"/>
        <w:rPr>
          <w:rFonts w:hAnsi="宋体" w:cs="宋体"/>
        </w:rPr>
      </w:pPr>
      <w:r w:rsidRPr="003F0B0C">
        <w:rPr>
          <w:rFonts w:hAnsi="宋体" w:cs="宋体" w:hint="eastAsia"/>
        </w:rPr>
        <w:t xml:space="preserve">       for (;!a[a[0]]&amp;&amp;a[0]&gt;1;a[0]--);</w:t>
      </w:r>
    </w:p>
    <w:p w:rsidR="005F1F37" w:rsidRPr="003F0B0C" w:rsidRDefault="005F1F37" w:rsidP="005F1F37">
      <w:pPr>
        <w:pStyle w:val="ad"/>
        <w:rPr>
          <w:rFonts w:hAnsi="宋体" w:cs="宋体"/>
        </w:rPr>
      </w:pPr>
      <w:r w:rsidRPr="003F0B0C">
        <w:rPr>
          <w:rFonts w:hAnsi="宋体" w:cs="宋体" w:hint="eastAsia"/>
        </w:rPr>
        <w:t xml:space="preserve">       if (a[0]==1&amp;&amp;!a[1]) sgn=0;</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14.2 分数</w:t>
      </w:r>
    </w:p>
    <w:p w:rsidR="005F1F37" w:rsidRPr="003F0B0C" w:rsidRDefault="005F1F37" w:rsidP="005F1F37">
      <w:pPr>
        <w:pStyle w:val="ad"/>
        <w:rPr>
          <w:rFonts w:hAnsi="宋体" w:cs="宋体"/>
        </w:rPr>
      </w:pPr>
      <w:r w:rsidRPr="003F0B0C">
        <w:rPr>
          <w:rFonts w:hAnsi="宋体" w:cs="宋体" w:hint="eastAsia"/>
        </w:rPr>
        <w:t>struct frac{</w:t>
      </w:r>
    </w:p>
    <w:p w:rsidR="005F1F37" w:rsidRPr="003F0B0C" w:rsidRDefault="005F1F37" w:rsidP="005F1F37">
      <w:pPr>
        <w:pStyle w:val="ad"/>
        <w:rPr>
          <w:rFonts w:hAnsi="宋体" w:cs="宋体"/>
        </w:rPr>
      </w:pPr>
      <w:r w:rsidRPr="003F0B0C">
        <w:rPr>
          <w:rFonts w:hAnsi="宋体" w:cs="宋体" w:hint="eastAsia"/>
        </w:rPr>
        <w:t xml:space="preserve">       int num,den;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double fabs(double x){</w:t>
      </w:r>
    </w:p>
    <w:p w:rsidR="005F1F37" w:rsidRPr="003F0B0C" w:rsidRDefault="005F1F37" w:rsidP="005F1F37">
      <w:pPr>
        <w:pStyle w:val="ad"/>
        <w:rPr>
          <w:rFonts w:hAnsi="宋体" w:cs="宋体"/>
        </w:rPr>
      </w:pPr>
      <w:r w:rsidRPr="003F0B0C">
        <w:rPr>
          <w:rFonts w:hAnsi="宋体" w:cs="宋体" w:hint="eastAsia"/>
        </w:rPr>
        <w:t xml:space="preserve">      return x&gt;0?x:-x;</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gcd(int a,int b){</w:t>
      </w:r>
    </w:p>
    <w:p w:rsidR="005F1F37" w:rsidRPr="003F0B0C" w:rsidRDefault="005F1F37" w:rsidP="005F1F37">
      <w:pPr>
        <w:pStyle w:val="ad"/>
        <w:rPr>
          <w:rFonts w:hAnsi="宋体" w:cs="宋体"/>
        </w:rPr>
      </w:pPr>
      <w:r w:rsidRPr="003F0B0C">
        <w:rPr>
          <w:rFonts w:hAnsi="宋体" w:cs="宋体" w:hint="eastAsia"/>
        </w:rPr>
        <w:t xml:space="preserve">      int t;</w:t>
      </w:r>
    </w:p>
    <w:p w:rsidR="005F1F37" w:rsidRPr="003F0B0C" w:rsidRDefault="005F1F37" w:rsidP="005F1F37">
      <w:pPr>
        <w:pStyle w:val="ad"/>
        <w:rPr>
          <w:rFonts w:hAnsi="宋体" w:cs="宋体"/>
        </w:rPr>
      </w:pPr>
      <w:r w:rsidRPr="003F0B0C">
        <w:rPr>
          <w:rFonts w:hAnsi="宋体" w:cs="宋体" w:hint="eastAsia"/>
        </w:rPr>
        <w:t xml:space="preserve">       if (a&lt;0)</w:t>
      </w:r>
    </w:p>
    <w:p w:rsidR="005F1F37" w:rsidRPr="003F0B0C" w:rsidRDefault="005F1F37" w:rsidP="005F1F37">
      <w:pPr>
        <w:pStyle w:val="ad"/>
        <w:rPr>
          <w:rFonts w:hAnsi="宋体" w:cs="宋体"/>
        </w:rPr>
      </w:pPr>
      <w:r w:rsidRPr="003F0B0C">
        <w:rPr>
          <w:rFonts w:hAnsi="宋体" w:cs="宋体" w:hint="eastAsia"/>
        </w:rPr>
        <w:t xml:space="preserve">              a=-a;</w:t>
      </w:r>
    </w:p>
    <w:p w:rsidR="005F1F37" w:rsidRPr="003F0B0C" w:rsidRDefault="005F1F37" w:rsidP="005F1F37">
      <w:pPr>
        <w:pStyle w:val="ad"/>
        <w:rPr>
          <w:rFonts w:hAnsi="宋体" w:cs="宋体"/>
        </w:rPr>
      </w:pPr>
      <w:r w:rsidRPr="003F0B0C">
        <w:rPr>
          <w:rFonts w:hAnsi="宋体" w:cs="宋体" w:hint="eastAsia"/>
        </w:rPr>
        <w:lastRenderedPageBreak/>
        <w:t xml:space="preserve">       if (b&lt;0)</w:t>
      </w:r>
    </w:p>
    <w:p w:rsidR="005F1F37" w:rsidRPr="003F0B0C" w:rsidRDefault="005F1F37" w:rsidP="005F1F37">
      <w:pPr>
        <w:pStyle w:val="ad"/>
        <w:rPr>
          <w:rFonts w:hAnsi="宋体" w:cs="宋体"/>
        </w:rPr>
      </w:pPr>
      <w:r w:rsidRPr="003F0B0C">
        <w:rPr>
          <w:rFonts w:hAnsi="宋体" w:cs="宋体" w:hint="eastAsia"/>
        </w:rPr>
        <w:t xml:space="preserve">              b=-b;</w:t>
      </w:r>
    </w:p>
    <w:p w:rsidR="005F1F37" w:rsidRPr="003F0B0C" w:rsidRDefault="005F1F37" w:rsidP="005F1F37">
      <w:pPr>
        <w:pStyle w:val="ad"/>
        <w:rPr>
          <w:rFonts w:hAnsi="宋体" w:cs="宋体"/>
        </w:rPr>
      </w:pPr>
      <w:r w:rsidRPr="003F0B0C">
        <w:rPr>
          <w:rFonts w:hAnsi="宋体" w:cs="宋体" w:hint="eastAsia"/>
        </w:rPr>
        <w:t xml:space="preserve">       if (!b)</w:t>
      </w:r>
    </w:p>
    <w:p w:rsidR="005F1F37" w:rsidRPr="003F0B0C" w:rsidRDefault="005F1F37" w:rsidP="005F1F37">
      <w:pPr>
        <w:pStyle w:val="ad"/>
        <w:rPr>
          <w:rFonts w:hAnsi="宋体" w:cs="宋体"/>
        </w:rPr>
      </w:pPr>
      <w:r w:rsidRPr="003F0B0C">
        <w:rPr>
          <w:rFonts w:hAnsi="宋体" w:cs="宋体" w:hint="eastAsia"/>
        </w:rPr>
        <w:t xml:space="preserve">              return a;</w:t>
      </w:r>
    </w:p>
    <w:p w:rsidR="005F1F37" w:rsidRPr="003F0B0C" w:rsidRDefault="005F1F37" w:rsidP="005F1F37">
      <w:pPr>
        <w:pStyle w:val="ad"/>
        <w:rPr>
          <w:rFonts w:hAnsi="宋体" w:cs="宋体"/>
        </w:rPr>
      </w:pPr>
      <w:r w:rsidRPr="003F0B0C">
        <w:rPr>
          <w:rFonts w:hAnsi="宋体" w:cs="宋体" w:hint="eastAsia"/>
        </w:rPr>
        <w:t xml:space="preserve">       while (t=a%b)</w:t>
      </w:r>
    </w:p>
    <w:p w:rsidR="005F1F37" w:rsidRPr="003F0B0C" w:rsidRDefault="005F1F37" w:rsidP="005F1F37">
      <w:pPr>
        <w:pStyle w:val="ad"/>
        <w:rPr>
          <w:rFonts w:hAnsi="宋体" w:cs="宋体"/>
        </w:rPr>
      </w:pPr>
      <w:r w:rsidRPr="003F0B0C">
        <w:rPr>
          <w:rFonts w:hAnsi="宋体" w:cs="宋体" w:hint="eastAsia"/>
        </w:rPr>
        <w:t xml:space="preserve">              a=b,b=t;</w:t>
      </w:r>
    </w:p>
    <w:p w:rsidR="005F1F37" w:rsidRPr="003F0B0C" w:rsidRDefault="005F1F37" w:rsidP="005F1F37">
      <w:pPr>
        <w:pStyle w:val="ad"/>
        <w:rPr>
          <w:rFonts w:hAnsi="宋体" w:cs="宋体"/>
        </w:rPr>
      </w:pPr>
      <w:r w:rsidRPr="003F0B0C">
        <w:rPr>
          <w:rFonts w:hAnsi="宋体" w:cs="宋体" w:hint="eastAsia"/>
        </w:rPr>
        <w:t xml:space="preserve">       return b;</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void simplify(frac&amp; f){</w:t>
      </w:r>
    </w:p>
    <w:p w:rsidR="005F1F37" w:rsidRPr="003F0B0C" w:rsidRDefault="005F1F37" w:rsidP="005F1F37">
      <w:pPr>
        <w:pStyle w:val="ad"/>
        <w:rPr>
          <w:rFonts w:hAnsi="宋体" w:cs="宋体"/>
        </w:rPr>
      </w:pPr>
      <w:r w:rsidRPr="003F0B0C">
        <w:rPr>
          <w:rFonts w:hAnsi="宋体" w:cs="宋体" w:hint="eastAsia"/>
        </w:rPr>
        <w:t xml:space="preserve">       int t;</w:t>
      </w:r>
    </w:p>
    <w:p w:rsidR="005F1F37" w:rsidRPr="003F0B0C" w:rsidRDefault="005F1F37" w:rsidP="005F1F37">
      <w:pPr>
        <w:pStyle w:val="ad"/>
        <w:rPr>
          <w:rFonts w:hAnsi="宋体" w:cs="宋体"/>
        </w:rPr>
      </w:pPr>
      <w:r w:rsidRPr="003F0B0C">
        <w:rPr>
          <w:rFonts w:hAnsi="宋体" w:cs="宋体" w:hint="eastAsia"/>
        </w:rPr>
        <w:t xml:space="preserve">       if (t=gcd(f.num,f.den))</w:t>
      </w:r>
    </w:p>
    <w:p w:rsidR="005F1F37" w:rsidRPr="003F0B0C" w:rsidRDefault="005F1F37" w:rsidP="005F1F37">
      <w:pPr>
        <w:pStyle w:val="ad"/>
        <w:rPr>
          <w:rFonts w:hAnsi="宋体" w:cs="宋体"/>
        </w:rPr>
      </w:pPr>
      <w:r w:rsidRPr="003F0B0C">
        <w:rPr>
          <w:rFonts w:hAnsi="宋体" w:cs="宋体" w:hint="eastAsia"/>
        </w:rPr>
        <w:t xml:space="preserve">              f.num/=t,f.den/=t;</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f.den=1;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frac f(int n,int d,int s=1){</w:t>
      </w:r>
    </w:p>
    <w:p w:rsidR="005F1F37" w:rsidRPr="003F0B0C" w:rsidRDefault="005F1F37" w:rsidP="005F1F37">
      <w:pPr>
        <w:pStyle w:val="ad"/>
        <w:rPr>
          <w:rFonts w:hAnsi="宋体" w:cs="宋体"/>
        </w:rPr>
      </w:pPr>
      <w:r w:rsidRPr="003F0B0C">
        <w:rPr>
          <w:rFonts w:hAnsi="宋体" w:cs="宋体" w:hint="eastAsia"/>
        </w:rPr>
        <w:t xml:space="preserve">       frac ret;</w:t>
      </w:r>
    </w:p>
    <w:p w:rsidR="005F1F37" w:rsidRPr="003F0B0C" w:rsidRDefault="005F1F37" w:rsidP="005F1F37">
      <w:pPr>
        <w:pStyle w:val="ad"/>
        <w:rPr>
          <w:rFonts w:hAnsi="宋体" w:cs="宋体"/>
        </w:rPr>
      </w:pPr>
      <w:r w:rsidRPr="003F0B0C">
        <w:rPr>
          <w:rFonts w:hAnsi="宋体" w:cs="宋体" w:hint="eastAsia"/>
        </w:rPr>
        <w:t xml:space="preserve">       if (d&lt;0)</w:t>
      </w:r>
    </w:p>
    <w:p w:rsidR="005F1F37" w:rsidRPr="003F0B0C" w:rsidRDefault="005F1F37" w:rsidP="005F1F37">
      <w:pPr>
        <w:pStyle w:val="ad"/>
        <w:rPr>
          <w:rFonts w:hAnsi="宋体" w:cs="宋体"/>
        </w:rPr>
      </w:pPr>
      <w:r w:rsidRPr="003F0B0C">
        <w:rPr>
          <w:rFonts w:hAnsi="宋体" w:cs="宋体" w:hint="eastAsia"/>
        </w:rPr>
        <w:t xml:space="preserve">              ret.num=-n,ret.den=-d;</w:t>
      </w:r>
    </w:p>
    <w:p w:rsidR="005F1F37" w:rsidRPr="003F0B0C" w:rsidRDefault="005F1F37" w:rsidP="005F1F37">
      <w:pPr>
        <w:pStyle w:val="ad"/>
        <w:rPr>
          <w:rFonts w:hAnsi="宋体" w:cs="宋体"/>
        </w:rPr>
      </w:pPr>
      <w:r w:rsidRPr="003F0B0C">
        <w:rPr>
          <w:rFonts w:hAnsi="宋体" w:cs="宋体" w:hint="eastAsia"/>
        </w:rPr>
        <w:t xml:space="preserve">       else</w:t>
      </w:r>
    </w:p>
    <w:p w:rsidR="005F1F37" w:rsidRPr="003F0B0C" w:rsidRDefault="005F1F37" w:rsidP="005F1F37">
      <w:pPr>
        <w:pStyle w:val="ad"/>
        <w:rPr>
          <w:rFonts w:hAnsi="宋体" w:cs="宋体"/>
        </w:rPr>
      </w:pPr>
      <w:r w:rsidRPr="003F0B0C">
        <w:rPr>
          <w:rFonts w:hAnsi="宋体" w:cs="宋体" w:hint="eastAsia"/>
        </w:rPr>
        <w:t xml:space="preserve">              ret.num=n,ret.den=d;</w:t>
      </w:r>
    </w:p>
    <w:p w:rsidR="005F1F37" w:rsidRPr="003F0B0C" w:rsidRDefault="005F1F37" w:rsidP="005F1F37">
      <w:pPr>
        <w:pStyle w:val="ad"/>
        <w:rPr>
          <w:rFonts w:hAnsi="宋体" w:cs="宋体"/>
        </w:rPr>
      </w:pPr>
      <w:r w:rsidRPr="003F0B0C">
        <w:rPr>
          <w:rFonts w:hAnsi="宋体" w:cs="宋体" w:hint="eastAsia"/>
        </w:rPr>
        <w:t xml:space="preserve">       if (s)</w:t>
      </w:r>
    </w:p>
    <w:p w:rsidR="005F1F37" w:rsidRPr="003F0B0C" w:rsidRDefault="005F1F37" w:rsidP="005F1F37">
      <w:pPr>
        <w:pStyle w:val="ad"/>
        <w:rPr>
          <w:rFonts w:hAnsi="宋体" w:cs="宋体"/>
        </w:rPr>
      </w:pPr>
      <w:r w:rsidRPr="003F0B0C">
        <w:rPr>
          <w:rFonts w:hAnsi="宋体" w:cs="宋体" w:hint="eastAsia"/>
        </w:rPr>
        <w:t xml:space="preserve">              simplify(ret);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frac convert(double x){</w:t>
      </w:r>
    </w:p>
    <w:p w:rsidR="005F1F37" w:rsidRPr="003F0B0C" w:rsidRDefault="005F1F37" w:rsidP="005F1F37">
      <w:pPr>
        <w:pStyle w:val="ad"/>
        <w:rPr>
          <w:rFonts w:hAnsi="宋体" w:cs="宋体"/>
        </w:rPr>
      </w:pPr>
      <w:r w:rsidRPr="003F0B0C">
        <w:rPr>
          <w:rFonts w:hAnsi="宋体" w:cs="宋体" w:hint="eastAsia"/>
        </w:rPr>
        <w:t xml:space="preserve">      frac ret;</w:t>
      </w:r>
    </w:p>
    <w:p w:rsidR="005F1F37" w:rsidRPr="003F0B0C" w:rsidRDefault="005F1F37" w:rsidP="005F1F37">
      <w:pPr>
        <w:pStyle w:val="ad"/>
        <w:rPr>
          <w:rFonts w:hAnsi="宋体" w:cs="宋体"/>
        </w:rPr>
      </w:pPr>
      <w:r w:rsidRPr="003F0B0C">
        <w:rPr>
          <w:rFonts w:hAnsi="宋体" w:cs="宋体" w:hint="eastAsia"/>
        </w:rPr>
        <w:t xml:space="preserve">       for (ret.den=1;fabs(x-int(x))&gt;1e-10;ret.den*=10,x*=10);</w:t>
      </w:r>
    </w:p>
    <w:p w:rsidR="005F1F37" w:rsidRPr="003F0B0C" w:rsidRDefault="005F1F37" w:rsidP="005F1F37">
      <w:pPr>
        <w:pStyle w:val="ad"/>
        <w:rPr>
          <w:rFonts w:hAnsi="宋体" w:cs="宋体"/>
        </w:rPr>
      </w:pPr>
      <w:r w:rsidRPr="003F0B0C">
        <w:rPr>
          <w:rFonts w:hAnsi="宋体" w:cs="宋体" w:hint="eastAsia"/>
        </w:rPr>
        <w:t xml:space="preserve">      ret.num=(int)x;</w:t>
      </w:r>
    </w:p>
    <w:p w:rsidR="005F1F37" w:rsidRPr="003F0B0C" w:rsidRDefault="005F1F37" w:rsidP="005F1F37">
      <w:pPr>
        <w:pStyle w:val="ad"/>
        <w:rPr>
          <w:rFonts w:hAnsi="宋体" w:cs="宋体"/>
        </w:rPr>
      </w:pPr>
      <w:r w:rsidRPr="003F0B0C">
        <w:rPr>
          <w:rFonts w:hAnsi="宋体" w:cs="宋体" w:hint="eastAsia"/>
        </w:rPr>
        <w:t xml:space="preserve">       simplify(ret);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fraqcmp(frac a,frac b){</w:t>
      </w:r>
    </w:p>
    <w:p w:rsidR="005F1F37" w:rsidRPr="003F0B0C" w:rsidRDefault="005F1F37" w:rsidP="005F1F37">
      <w:pPr>
        <w:pStyle w:val="ad"/>
        <w:rPr>
          <w:rFonts w:hAnsi="宋体" w:cs="宋体"/>
        </w:rPr>
      </w:pPr>
      <w:r w:rsidRPr="003F0B0C">
        <w:rPr>
          <w:rFonts w:hAnsi="宋体" w:cs="宋体" w:hint="eastAsia"/>
        </w:rPr>
        <w:t xml:space="preserve">       int g1=gcd(a.den,b.den),g2=gcd(a.num,b.num);</w:t>
      </w:r>
    </w:p>
    <w:p w:rsidR="005F1F37" w:rsidRPr="003F0B0C" w:rsidRDefault="005F1F37" w:rsidP="005F1F37">
      <w:pPr>
        <w:pStyle w:val="ad"/>
        <w:rPr>
          <w:rFonts w:hAnsi="宋体" w:cs="宋体"/>
        </w:rPr>
      </w:pPr>
      <w:r w:rsidRPr="003F0B0C">
        <w:rPr>
          <w:rFonts w:hAnsi="宋体" w:cs="宋体" w:hint="eastAsia"/>
        </w:rPr>
        <w:t xml:space="preserve">       if (!g1||!g2)</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return b.den/g1*(a.num/g2)-a.den/g1*(b.num/g2);</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frac add(frac a,frac b){</w:t>
      </w:r>
    </w:p>
    <w:p w:rsidR="005F1F37" w:rsidRPr="003F0B0C" w:rsidRDefault="005F1F37" w:rsidP="005F1F37">
      <w:pPr>
        <w:pStyle w:val="ad"/>
        <w:rPr>
          <w:rFonts w:hAnsi="宋体" w:cs="宋体"/>
        </w:rPr>
      </w:pPr>
      <w:r w:rsidRPr="003F0B0C">
        <w:rPr>
          <w:rFonts w:hAnsi="宋体" w:cs="宋体" w:hint="eastAsia"/>
        </w:rPr>
        <w:lastRenderedPageBreak/>
        <w:t xml:space="preserve">       int g1=gcd(a.den,b.den),g2,t;</w:t>
      </w:r>
    </w:p>
    <w:p w:rsidR="005F1F37" w:rsidRPr="003F0B0C" w:rsidRDefault="005F1F37" w:rsidP="005F1F37">
      <w:pPr>
        <w:pStyle w:val="ad"/>
        <w:rPr>
          <w:rFonts w:hAnsi="宋体" w:cs="宋体"/>
        </w:rPr>
      </w:pPr>
      <w:r w:rsidRPr="003F0B0C">
        <w:rPr>
          <w:rFonts w:hAnsi="宋体" w:cs="宋体" w:hint="eastAsia"/>
        </w:rPr>
        <w:t xml:space="preserve">       if (!g1)</w:t>
      </w:r>
    </w:p>
    <w:p w:rsidR="005F1F37" w:rsidRPr="003F0B0C" w:rsidRDefault="005F1F37" w:rsidP="005F1F37">
      <w:pPr>
        <w:pStyle w:val="ad"/>
        <w:rPr>
          <w:rFonts w:hAnsi="宋体" w:cs="宋体"/>
        </w:rPr>
      </w:pPr>
      <w:r w:rsidRPr="003F0B0C">
        <w:rPr>
          <w:rFonts w:hAnsi="宋体" w:cs="宋体" w:hint="eastAsia"/>
        </w:rPr>
        <w:t xml:space="preserve">              return f(1,0,0);</w:t>
      </w:r>
    </w:p>
    <w:p w:rsidR="005F1F37" w:rsidRPr="003F0B0C" w:rsidRDefault="005F1F37" w:rsidP="005F1F37">
      <w:pPr>
        <w:pStyle w:val="ad"/>
        <w:rPr>
          <w:rFonts w:hAnsi="宋体" w:cs="宋体"/>
        </w:rPr>
      </w:pPr>
      <w:r w:rsidRPr="003F0B0C">
        <w:rPr>
          <w:rFonts w:hAnsi="宋体" w:cs="宋体" w:hint="eastAsia"/>
        </w:rPr>
        <w:t xml:space="preserve">       t=b.den/g1*a.num+a.den/g1*b.num;</w:t>
      </w:r>
    </w:p>
    <w:p w:rsidR="005F1F37" w:rsidRPr="003F0B0C" w:rsidRDefault="005F1F37" w:rsidP="005F1F37">
      <w:pPr>
        <w:pStyle w:val="ad"/>
        <w:rPr>
          <w:rFonts w:hAnsi="宋体" w:cs="宋体"/>
        </w:rPr>
      </w:pPr>
      <w:r w:rsidRPr="003F0B0C">
        <w:rPr>
          <w:rFonts w:hAnsi="宋体" w:cs="宋体" w:hint="eastAsia"/>
        </w:rPr>
        <w:t xml:space="preserve">       g2=gcd(g1,t);</w:t>
      </w:r>
    </w:p>
    <w:p w:rsidR="005F1F37" w:rsidRPr="003F0B0C" w:rsidRDefault="005F1F37" w:rsidP="005F1F37">
      <w:pPr>
        <w:pStyle w:val="ad"/>
        <w:rPr>
          <w:rFonts w:hAnsi="宋体" w:cs="宋体"/>
        </w:rPr>
      </w:pPr>
      <w:r w:rsidRPr="003F0B0C">
        <w:rPr>
          <w:rFonts w:hAnsi="宋体" w:cs="宋体" w:hint="eastAsia"/>
        </w:rPr>
        <w:t xml:space="preserve">       return f(t/g2,a.den/g1*(b.den/g2),0);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frac sub(frac a,frac b){</w:t>
      </w:r>
    </w:p>
    <w:p w:rsidR="005F1F37" w:rsidRPr="003F0B0C" w:rsidRDefault="005F1F37" w:rsidP="005F1F37">
      <w:pPr>
        <w:pStyle w:val="ad"/>
        <w:rPr>
          <w:rFonts w:hAnsi="宋体" w:cs="宋体"/>
        </w:rPr>
      </w:pPr>
      <w:r w:rsidRPr="003F0B0C">
        <w:rPr>
          <w:rFonts w:hAnsi="宋体" w:cs="宋体" w:hint="eastAsia"/>
        </w:rPr>
        <w:t xml:space="preserve">       return add(a,f(-b.num,b.den,0));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frac mul(frac a,frac b){</w:t>
      </w:r>
    </w:p>
    <w:p w:rsidR="005F1F37" w:rsidRPr="003F0B0C" w:rsidRDefault="005F1F37" w:rsidP="005F1F37">
      <w:pPr>
        <w:pStyle w:val="ad"/>
        <w:rPr>
          <w:rFonts w:hAnsi="宋体" w:cs="宋体"/>
        </w:rPr>
      </w:pPr>
      <w:r w:rsidRPr="003F0B0C">
        <w:rPr>
          <w:rFonts w:hAnsi="宋体" w:cs="宋体" w:hint="eastAsia"/>
        </w:rPr>
        <w:t xml:space="preserve">       int t1=gcd(a.den,b.num),t2=gcd(a.num,b.den);</w:t>
      </w:r>
    </w:p>
    <w:p w:rsidR="005F1F37" w:rsidRPr="003F0B0C" w:rsidRDefault="005F1F37" w:rsidP="005F1F37">
      <w:pPr>
        <w:pStyle w:val="ad"/>
        <w:rPr>
          <w:rFonts w:hAnsi="宋体" w:cs="宋体"/>
        </w:rPr>
      </w:pPr>
      <w:r w:rsidRPr="003F0B0C">
        <w:rPr>
          <w:rFonts w:hAnsi="宋体" w:cs="宋体" w:hint="eastAsia"/>
        </w:rPr>
        <w:t xml:space="preserve">       if (!t1||!t2)</w:t>
      </w:r>
    </w:p>
    <w:p w:rsidR="005F1F37" w:rsidRPr="003F0B0C" w:rsidRDefault="005F1F37" w:rsidP="005F1F37">
      <w:pPr>
        <w:pStyle w:val="ad"/>
        <w:rPr>
          <w:rFonts w:hAnsi="宋体" w:cs="宋体"/>
        </w:rPr>
      </w:pPr>
      <w:r w:rsidRPr="003F0B0C">
        <w:rPr>
          <w:rFonts w:hAnsi="宋体" w:cs="宋体" w:hint="eastAsia"/>
        </w:rPr>
        <w:t xml:space="preserve">              return f(1,1,0);</w:t>
      </w:r>
    </w:p>
    <w:p w:rsidR="005F1F37" w:rsidRPr="003F0B0C" w:rsidRDefault="005F1F37" w:rsidP="005F1F37">
      <w:pPr>
        <w:pStyle w:val="ad"/>
        <w:rPr>
          <w:rFonts w:hAnsi="宋体" w:cs="宋体"/>
        </w:rPr>
      </w:pPr>
      <w:r w:rsidRPr="003F0B0C">
        <w:rPr>
          <w:rFonts w:hAnsi="宋体" w:cs="宋体" w:hint="eastAsia"/>
        </w:rPr>
        <w:t xml:space="preserve">       return f(a.num/t2*(b.num/t1),a.den/t1*(b.den/t2),0);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frac div(frac a,frac b){</w:t>
      </w:r>
    </w:p>
    <w:p w:rsidR="005F1F37" w:rsidRPr="003F0B0C" w:rsidRDefault="005F1F37" w:rsidP="005F1F37">
      <w:pPr>
        <w:pStyle w:val="ad"/>
        <w:rPr>
          <w:rFonts w:hAnsi="宋体" w:cs="宋体"/>
        </w:rPr>
      </w:pPr>
      <w:r w:rsidRPr="003F0B0C">
        <w:rPr>
          <w:rFonts w:hAnsi="宋体" w:cs="宋体" w:hint="eastAsia"/>
        </w:rPr>
        <w:t xml:space="preserve">       return mul(a,f(b.den,b.num,0));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14.3 矩阵</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fabs(x) ((x)&gt;0?(x):-(x))</w:t>
      </w:r>
    </w:p>
    <w:p w:rsidR="005F1F37" w:rsidRPr="003F0B0C" w:rsidRDefault="005F1F37" w:rsidP="005F1F37">
      <w:pPr>
        <w:pStyle w:val="ad"/>
        <w:rPr>
          <w:rFonts w:hAnsi="宋体" w:cs="宋体"/>
          <w:lang w:val="pt-BR"/>
        </w:rPr>
      </w:pPr>
      <w:r w:rsidRPr="003F0B0C">
        <w:rPr>
          <w:rFonts w:hAnsi="宋体" w:cs="宋体" w:hint="eastAsia"/>
          <w:lang w:val="pt-BR"/>
        </w:rPr>
        <w:t>#define zero(x) (fabs(x)&lt;1e-10)</w:t>
      </w:r>
    </w:p>
    <w:p w:rsidR="005F1F37" w:rsidRPr="003F0B0C" w:rsidRDefault="005F1F37" w:rsidP="005F1F37">
      <w:pPr>
        <w:pStyle w:val="ad"/>
        <w:rPr>
          <w:rFonts w:hAnsi="宋体" w:cs="宋体"/>
        </w:rPr>
      </w:pPr>
      <w:r w:rsidRPr="003F0B0C">
        <w:rPr>
          <w:rFonts w:hAnsi="宋体" w:cs="宋体" w:hint="eastAsia"/>
        </w:rPr>
        <w:t>struct mat{</w:t>
      </w:r>
    </w:p>
    <w:p w:rsidR="005F1F37" w:rsidRPr="003F0B0C" w:rsidRDefault="005F1F37" w:rsidP="005F1F37">
      <w:pPr>
        <w:pStyle w:val="ad"/>
        <w:rPr>
          <w:rFonts w:hAnsi="宋体" w:cs="宋体"/>
        </w:rPr>
      </w:pPr>
      <w:r w:rsidRPr="003F0B0C">
        <w:rPr>
          <w:rFonts w:hAnsi="宋体" w:cs="宋体" w:hint="eastAsia"/>
        </w:rPr>
        <w:t xml:space="preserve">       int n,m;</w:t>
      </w:r>
    </w:p>
    <w:p w:rsidR="005F1F37" w:rsidRPr="003F0B0C" w:rsidRDefault="005F1F37" w:rsidP="005F1F37">
      <w:pPr>
        <w:pStyle w:val="ad"/>
        <w:rPr>
          <w:rFonts w:hAnsi="宋体" w:cs="宋体"/>
        </w:rPr>
      </w:pPr>
      <w:r w:rsidRPr="003F0B0C">
        <w:rPr>
          <w:rFonts w:hAnsi="宋体" w:cs="宋体" w:hint="eastAsia"/>
        </w:rPr>
        <w:t xml:space="preserve">       double data[MAXN][MAXN];</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int mul(mat&amp; c,const mat&amp; a,const mat&amp; b){</w:t>
      </w:r>
    </w:p>
    <w:p w:rsidR="005F1F37" w:rsidRPr="003F0B0C" w:rsidRDefault="005F1F37" w:rsidP="005F1F37">
      <w:pPr>
        <w:pStyle w:val="ad"/>
        <w:rPr>
          <w:rFonts w:hAnsi="宋体" w:cs="宋体"/>
        </w:rPr>
      </w:pPr>
      <w:r w:rsidRPr="003F0B0C">
        <w:rPr>
          <w:rFonts w:hAnsi="宋体" w:cs="宋体" w:hint="eastAsia"/>
        </w:rPr>
        <w:t xml:space="preserve">       int i,j,k;</w:t>
      </w:r>
    </w:p>
    <w:p w:rsidR="005F1F37" w:rsidRPr="003F0B0C" w:rsidRDefault="005F1F37" w:rsidP="005F1F37">
      <w:pPr>
        <w:pStyle w:val="ad"/>
        <w:rPr>
          <w:rFonts w:hAnsi="宋体" w:cs="宋体"/>
        </w:rPr>
      </w:pPr>
      <w:r w:rsidRPr="003F0B0C">
        <w:rPr>
          <w:rFonts w:hAnsi="宋体" w:cs="宋体" w:hint="eastAsia"/>
        </w:rPr>
        <w:t xml:space="preserve">       if (a.m!=b.n)</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c.n=a.n,c.m=b.m;</w:t>
      </w:r>
    </w:p>
    <w:p w:rsidR="005F1F37" w:rsidRPr="003F0B0C" w:rsidRDefault="005F1F37" w:rsidP="005F1F37">
      <w:pPr>
        <w:pStyle w:val="ad"/>
        <w:rPr>
          <w:rFonts w:hAnsi="宋体" w:cs="宋体"/>
        </w:rPr>
      </w:pPr>
      <w:r w:rsidRPr="003F0B0C">
        <w:rPr>
          <w:rFonts w:hAnsi="宋体" w:cs="宋体" w:hint="eastAsia"/>
        </w:rPr>
        <w:t xml:space="preserve">       for (i=0;i&lt;c.n;i++)</w:t>
      </w:r>
    </w:p>
    <w:p w:rsidR="005F1F37" w:rsidRPr="003F0B0C" w:rsidRDefault="005F1F37" w:rsidP="005F1F37">
      <w:pPr>
        <w:pStyle w:val="ad"/>
        <w:rPr>
          <w:rFonts w:hAnsi="宋体" w:cs="宋体"/>
        </w:rPr>
      </w:pPr>
      <w:r w:rsidRPr="003F0B0C">
        <w:rPr>
          <w:rFonts w:hAnsi="宋体" w:cs="宋体" w:hint="eastAsia"/>
        </w:rPr>
        <w:t xml:space="preserve">              for (j=0;j&lt;c.m;j++)</w:t>
      </w:r>
    </w:p>
    <w:p w:rsidR="005F1F37" w:rsidRPr="003F0B0C" w:rsidRDefault="005F1F37" w:rsidP="005F1F37">
      <w:pPr>
        <w:pStyle w:val="ad"/>
        <w:rPr>
          <w:rFonts w:hAnsi="宋体" w:cs="宋体"/>
        </w:rPr>
      </w:pPr>
      <w:r w:rsidRPr="003F0B0C">
        <w:rPr>
          <w:rFonts w:hAnsi="宋体" w:cs="宋体" w:hint="eastAsia"/>
        </w:rPr>
        <w:t xml:space="preserve">                     for (c.data[i][j]=k=0;k&lt;a.m;k++)</w:t>
      </w:r>
    </w:p>
    <w:p w:rsidR="005F1F37" w:rsidRPr="003F0B0C" w:rsidRDefault="005F1F37" w:rsidP="005F1F37">
      <w:pPr>
        <w:pStyle w:val="ad"/>
        <w:rPr>
          <w:rFonts w:hAnsi="宋体" w:cs="宋体"/>
          <w:lang w:val="pt-BR"/>
        </w:rPr>
      </w:pPr>
      <w:r w:rsidRPr="003F0B0C">
        <w:rPr>
          <w:rFonts w:hAnsi="宋体" w:cs="宋体" w:hint="eastAsia"/>
          <w:lang w:val="pt-BR"/>
        </w:rPr>
        <w:t xml:space="preserve">                            c.data[i][j]+=a.data[i][k]*b.data[k][j];</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int inv(mat&amp; a){</w:t>
      </w:r>
    </w:p>
    <w:p w:rsidR="005F1F37" w:rsidRPr="003F0B0C" w:rsidRDefault="005F1F37" w:rsidP="005F1F37">
      <w:pPr>
        <w:pStyle w:val="ad"/>
        <w:rPr>
          <w:rFonts w:hAnsi="宋体" w:cs="宋体"/>
        </w:rPr>
      </w:pPr>
      <w:r w:rsidRPr="003F0B0C">
        <w:rPr>
          <w:rFonts w:hAnsi="宋体" w:cs="宋体" w:hint="eastAsia"/>
        </w:rPr>
        <w:lastRenderedPageBreak/>
        <w:t xml:space="preserve">       int i,j,k,is[MAXN],js[MAXN];</w:t>
      </w:r>
    </w:p>
    <w:p w:rsidR="005F1F37" w:rsidRPr="003F0B0C" w:rsidRDefault="005F1F37" w:rsidP="005F1F37">
      <w:pPr>
        <w:pStyle w:val="ad"/>
        <w:rPr>
          <w:rFonts w:hAnsi="宋体" w:cs="宋体"/>
        </w:rPr>
      </w:pPr>
      <w:r w:rsidRPr="003F0B0C">
        <w:rPr>
          <w:rFonts w:hAnsi="宋体" w:cs="宋体" w:hint="eastAsia"/>
        </w:rPr>
        <w:t xml:space="preserve">       double t;</w:t>
      </w:r>
    </w:p>
    <w:p w:rsidR="005F1F37" w:rsidRPr="003F0B0C" w:rsidRDefault="005F1F37" w:rsidP="005F1F37">
      <w:pPr>
        <w:pStyle w:val="ad"/>
        <w:rPr>
          <w:rFonts w:hAnsi="宋体" w:cs="宋体"/>
        </w:rPr>
      </w:pPr>
      <w:r w:rsidRPr="003F0B0C">
        <w:rPr>
          <w:rFonts w:hAnsi="宋体" w:cs="宋体" w:hint="eastAsia"/>
        </w:rPr>
        <w:t xml:space="preserve">       if (a.n!=a.m)</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for (k=0;k&lt;a.n;k++){</w:t>
      </w:r>
    </w:p>
    <w:p w:rsidR="005F1F37" w:rsidRPr="003F0B0C" w:rsidRDefault="005F1F37" w:rsidP="005F1F37">
      <w:pPr>
        <w:pStyle w:val="ad"/>
        <w:rPr>
          <w:rFonts w:hAnsi="宋体" w:cs="宋体"/>
        </w:rPr>
      </w:pPr>
      <w:r w:rsidRPr="003F0B0C">
        <w:rPr>
          <w:rFonts w:hAnsi="宋体" w:cs="宋体" w:hint="eastAsia"/>
        </w:rPr>
        <w:t xml:space="preserve">              for (t=0,i=k;i&lt;a.n;i++)</w:t>
      </w:r>
    </w:p>
    <w:p w:rsidR="005F1F37" w:rsidRPr="003F0B0C" w:rsidRDefault="005F1F37" w:rsidP="005F1F37">
      <w:pPr>
        <w:pStyle w:val="ad"/>
        <w:rPr>
          <w:rFonts w:hAnsi="宋体" w:cs="宋体"/>
        </w:rPr>
      </w:pPr>
      <w:r w:rsidRPr="003F0B0C">
        <w:rPr>
          <w:rFonts w:hAnsi="宋体" w:cs="宋体" w:hint="eastAsia"/>
        </w:rPr>
        <w:t xml:space="preserve">                     for (j=k;j&lt;a.n;j++)</w:t>
      </w:r>
    </w:p>
    <w:p w:rsidR="005F1F37" w:rsidRPr="003F0B0C" w:rsidRDefault="005F1F37" w:rsidP="005F1F37">
      <w:pPr>
        <w:pStyle w:val="ad"/>
        <w:rPr>
          <w:rFonts w:hAnsi="宋体" w:cs="宋体"/>
        </w:rPr>
      </w:pPr>
      <w:r w:rsidRPr="003F0B0C">
        <w:rPr>
          <w:rFonts w:hAnsi="宋体" w:cs="宋体" w:hint="eastAsia"/>
        </w:rPr>
        <w:t xml:space="preserve">                            if (fabs(a.data[i][j])&gt;t)</w:t>
      </w:r>
    </w:p>
    <w:p w:rsidR="005F1F37" w:rsidRPr="003F0B0C" w:rsidRDefault="005F1F37" w:rsidP="005F1F37">
      <w:pPr>
        <w:pStyle w:val="ad"/>
        <w:rPr>
          <w:rFonts w:hAnsi="宋体" w:cs="宋体"/>
        </w:rPr>
      </w:pPr>
      <w:r w:rsidRPr="003F0B0C">
        <w:rPr>
          <w:rFonts w:hAnsi="宋体" w:cs="宋体" w:hint="eastAsia"/>
        </w:rPr>
        <w:t xml:space="preserve">                                   t=fabs(a.data[is[k]=i][js[k]=j]);</w:t>
      </w:r>
    </w:p>
    <w:p w:rsidR="005F1F37" w:rsidRPr="003F0B0C" w:rsidRDefault="005F1F37" w:rsidP="005F1F37">
      <w:pPr>
        <w:pStyle w:val="ad"/>
        <w:rPr>
          <w:rFonts w:hAnsi="宋体" w:cs="宋体"/>
        </w:rPr>
      </w:pPr>
      <w:r w:rsidRPr="003F0B0C">
        <w:rPr>
          <w:rFonts w:hAnsi="宋体" w:cs="宋体" w:hint="eastAsia"/>
        </w:rPr>
        <w:t xml:space="preserve">              if (zero(t))</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if (is[k]!=k)</w:t>
      </w:r>
    </w:p>
    <w:p w:rsidR="005F1F37" w:rsidRPr="003F0B0C" w:rsidRDefault="005F1F37" w:rsidP="005F1F37">
      <w:pPr>
        <w:pStyle w:val="ad"/>
        <w:rPr>
          <w:rFonts w:hAnsi="宋体" w:cs="宋体"/>
        </w:rPr>
      </w:pPr>
      <w:r w:rsidRPr="003F0B0C">
        <w:rPr>
          <w:rFonts w:hAnsi="宋体" w:cs="宋体" w:hint="eastAsia"/>
        </w:rPr>
        <w:t xml:space="preserve">                     for (j=0;j&lt;a.n;j++)</w:t>
      </w:r>
    </w:p>
    <w:p w:rsidR="005F1F37" w:rsidRPr="003F0B0C" w:rsidRDefault="005F1F37" w:rsidP="005F1F37">
      <w:pPr>
        <w:pStyle w:val="ad"/>
        <w:rPr>
          <w:rFonts w:hAnsi="宋体" w:cs="宋体"/>
        </w:rPr>
      </w:pPr>
      <w:r w:rsidRPr="003F0B0C">
        <w:rPr>
          <w:rFonts w:hAnsi="宋体" w:cs="宋体" w:hint="eastAsia"/>
        </w:rPr>
        <w:t xml:space="preserve">                            t=a.data[k][j],a.data[k][j]=a.data[is[k]][j],a.data[is[k]][j]=t;</w:t>
      </w:r>
    </w:p>
    <w:p w:rsidR="005F1F37" w:rsidRPr="003F0B0C" w:rsidRDefault="005F1F37" w:rsidP="005F1F37">
      <w:pPr>
        <w:pStyle w:val="ad"/>
        <w:rPr>
          <w:rFonts w:hAnsi="宋体" w:cs="宋体"/>
        </w:rPr>
      </w:pPr>
      <w:r w:rsidRPr="003F0B0C">
        <w:rPr>
          <w:rFonts w:hAnsi="宋体" w:cs="宋体" w:hint="eastAsia"/>
        </w:rPr>
        <w:t xml:space="preserve">              if (js[k]!=k)</w:t>
      </w:r>
    </w:p>
    <w:p w:rsidR="005F1F37" w:rsidRPr="003F0B0C" w:rsidRDefault="005F1F37" w:rsidP="005F1F37">
      <w:pPr>
        <w:pStyle w:val="ad"/>
        <w:rPr>
          <w:rFonts w:hAnsi="宋体" w:cs="宋体"/>
        </w:rPr>
      </w:pPr>
      <w:r w:rsidRPr="003F0B0C">
        <w:rPr>
          <w:rFonts w:hAnsi="宋体" w:cs="宋体" w:hint="eastAsia"/>
        </w:rPr>
        <w:t xml:space="preserve">                     for (i=0;i&lt;a.n;i++)</w:t>
      </w:r>
    </w:p>
    <w:p w:rsidR="005F1F37" w:rsidRPr="003F0B0C" w:rsidRDefault="005F1F37" w:rsidP="005F1F37">
      <w:pPr>
        <w:pStyle w:val="ad"/>
        <w:rPr>
          <w:rFonts w:hAnsi="宋体" w:cs="宋体"/>
        </w:rPr>
      </w:pPr>
      <w:r w:rsidRPr="003F0B0C">
        <w:rPr>
          <w:rFonts w:hAnsi="宋体" w:cs="宋体" w:hint="eastAsia"/>
        </w:rPr>
        <w:t xml:space="preserve">                       t=a.data[i][k],a.data[i][k]=a.data[i][js[k]],a.data[i][js[k]]=t;</w:t>
      </w:r>
    </w:p>
    <w:p w:rsidR="005F1F37" w:rsidRPr="003F0B0C" w:rsidRDefault="005F1F37" w:rsidP="005F1F37">
      <w:pPr>
        <w:pStyle w:val="ad"/>
        <w:rPr>
          <w:rFonts w:hAnsi="宋体" w:cs="宋体"/>
        </w:rPr>
      </w:pPr>
      <w:r w:rsidRPr="003F0B0C">
        <w:rPr>
          <w:rFonts w:hAnsi="宋体" w:cs="宋体" w:hint="eastAsia"/>
        </w:rPr>
        <w:t xml:space="preserve">              a.data[k][k]=1/a.data[k][k];</w:t>
      </w:r>
    </w:p>
    <w:p w:rsidR="005F1F37" w:rsidRPr="003F0B0C" w:rsidRDefault="005F1F37" w:rsidP="005F1F37">
      <w:pPr>
        <w:pStyle w:val="ad"/>
        <w:rPr>
          <w:rFonts w:hAnsi="宋体" w:cs="宋体"/>
        </w:rPr>
      </w:pPr>
      <w:r w:rsidRPr="003F0B0C">
        <w:rPr>
          <w:rFonts w:hAnsi="宋体" w:cs="宋体" w:hint="eastAsia"/>
        </w:rPr>
        <w:t xml:space="preserve">              for (j=0;j&lt;a.n;j++)</w:t>
      </w:r>
    </w:p>
    <w:p w:rsidR="005F1F37" w:rsidRPr="003F0B0C" w:rsidRDefault="005F1F37" w:rsidP="005F1F37">
      <w:pPr>
        <w:pStyle w:val="ad"/>
        <w:rPr>
          <w:rFonts w:hAnsi="宋体" w:cs="宋体"/>
        </w:rPr>
      </w:pPr>
      <w:r w:rsidRPr="003F0B0C">
        <w:rPr>
          <w:rFonts w:hAnsi="宋体" w:cs="宋体" w:hint="eastAsia"/>
        </w:rPr>
        <w:t xml:space="preserve">                     if (j!=k)</w:t>
      </w:r>
    </w:p>
    <w:p w:rsidR="005F1F37" w:rsidRPr="003F0B0C" w:rsidRDefault="005F1F37" w:rsidP="005F1F37">
      <w:pPr>
        <w:pStyle w:val="ad"/>
        <w:rPr>
          <w:rFonts w:hAnsi="宋体" w:cs="宋体"/>
        </w:rPr>
      </w:pPr>
      <w:r w:rsidRPr="003F0B0C">
        <w:rPr>
          <w:rFonts w:hAnsi="宋体" w:cs="宋体" w:hint="eastAsia"/>
        </w:rPr>
        <w:t xml:space="preserve">                            a.data[k][j]*=a.data[k][k];</w:t>
      </w:r>
    </w:p>
    <w:p w:rsidR="005F1F37" w:rsidRPr="003F0B0C" w:rsidRDefault="005F1F37" w:rsidP="005F1F37">
      <w:pPr>
        <w:pStyle w:val="ad"/>
        <w:rPr>
          <w:rFonts w:hAnsi="宋体" w:cs="宋体"/>
        </w:rPr>
      </w:pPr>
      <w:r w:rsidRPr="003F0B0C">
        <w:rPr>
          <w:rFonts w:hAnsi="宋体" w:cs="宋体" w:hint="eastAsia"/>
        </w:rPr>
        <w:t xml:space="preserve">              for (i=0;i&lt;a.n;i++)</w:t>
      </w:r>
    </w:p>
    <w:p w:rsidR="005F1F37" w:rsidRPr="003F0B0C" w:rsidRDefault="005F1F37" w:rsidP="005F1F37">
      <w:pPr>
        <w:pStyle w:val="ad"/>
        <w:rPr>
          <w:rFonts w:hAnsi="宋体" w:cs="宋体"/>
        </w:rPr>
      </w:pPr>
      <w:r w:rsidRPr="003F0B0C">
        <w:rPr>
          <w:rFonts w:hAnsi="宋体" w:cs="宋体" w:hint="eastAsia"/>
        </w:rPr>
        <w:t xml:space="preserve">                     if (i!=k)</w:t>
      </w:r>
    </w:p>
    <w:p w:rsidR="005F1F37" w:rsidRPr="003F0B0C" w:rsidRDefault="005F1F37" w:rsidP="005F1F37">
      <w:pPr>
        <w:pStyle w:val="ad"/>
        <w:rPr>
          <w:rFonts w:hAnsi="宋体" w:cs="宋体"/>
        </w:rPr>
      </w:pPr>
      <w:r w:rsidRPr="003F0B0C">
        <w:rPr>
          <w:rFonts w:hAnsi="宋体" w:cs="宋体" w:hint="eastAsia"/>
        </w:rPr>
        <w:t xml:space="preserve">                            for (j=0;j&lt;a.n;j++)</w:t>
      </w:r>
    </w:p>
    <w:p w:rsidR="005F1F37" w:rsidRPr="003F0B0C" w:rsidRDefault="005F1F37" w:rsidP="005F1F37">
      <w:pPr>
        <w:pStyle w:val="ad"/>
        <w:rPr>
          <w:rFonts w:hAnsi="宋体" w:cs="宋体"/>
        </w:rPr>
      </w:pPr>
      <w:r w:rsidRPr="003F0B0C">
        <w:rPr>
          <w:rFonts w:hAnsi="宋体" w:cs="宋体" w:hint="eastAsia"/>
        </w:rPr>
        <w:t xml:space="preserve">                                   if (j!=k)</w:t>
      </w:r>
    </w:p>
    <w:p w:rsidR="005F1F37" w:rsidRPr="003F0B0C" w:rsidRDefault="005F1F37" w:rsidP="005F1F37">
      <w:pPr>
        <w:pStyle w:val="ad"/>
        <w:rPr>
          <w:rFonts w:hAnsi="宋体" w:cs="宋体"/>
          <w:lang w:val="pt-BR"/>
        </w:rPr>
      </w:pPr>
      <w:r w:rsidRPr="003F0B0C">
        <w:rPr>
          <w:rFonts w:hAnsi="宋体" w:cs="宋体" w:hint="eastAsia"/>
          <w:lang w:val="pt-BR"/>
        </w:rPr>
        <w:t xml:space="preserve">                                     a.data[i][j]-=a.data[i][k]*a.data[k][j];</w:t>
      </w:r>
    </w:p>
    <w:p w:rsidR="005F1F37" w:rsidRPr="003F0B0C" w:rsidRDefault="005F1F37" w:rsidP="005F1F37">
      <w:pPr>
        <w:pStyle w:val="ad"/>
        <w:rPr>
          <w:rFonts w:hAnsi="宋体" w:cs="宋体"/>
        </w:rPr>
      </w:pPr>
      <w:r w:rsidRPr="003F0B0C">
        <w:rPr>
          <w:rFonts w:hAnsi="宋体" w:cs="宋体" w:hint="eastAsia"/>
        </w:rPr>
        <w:t xml:space="preserve">              for (i=0;i&lt;a.n;i++)</w:t>
      </w:r>
    </w:p>
    <w:p w:rsidR="005F1F37" w:rsidRPr="003F0B0C" w:rsidRDefault="005F1F37" w:rsidP="005F1F37">
      <w:pPr>
        <w:pStyle w:val="ad"/>
        <w:rPr>
          <w:rFonts w:hAnsi="宋体" w:cs="宋体"/>
        </w:rPr>
      </w:pPr>
      <w:r w:rsidRPr="003F0B0C">
        <w:rPr>
          <w:rFonts w:hAnsi="宋体" w:cs="宋体" w:hint="eastAsia"/>
        </w:rPr>
        <w:t xml:space="preserve">                     if (i!=k)</w:t>
      </w:r>
    </w:p>
    <w:p w:rsidR="005F1F37" w:rsidRPr="003F0B0C" w:rsidRDefault="005F1F37" w:rsidP="005F1F37">
      <w:pPr>
        <w:pStyle w:val="ad"/>
        <w:rPr>
          <w:rFonts w:hAnsi="宋体" w:cs="宋体"/>
        </w:rPr>
      </w:pPr>
      <w:r w:rsidRPr="003F0B0C">
        <w:rPr>
          <w:rFonts w:hAnsi="宋体" w:cs="宋体" w:hint="eastAsia"/>
        </w:rPr>
        <w:t xml:space="preserve">                            a.data[i][k]*=-a.data[k][k];</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(k=a.n-1;k&gt;=0;k--){</w:t>
      </w:r>
    </w:p>
    <w:p w:rsidR="005F1F37" w:rsidRPr="003F0B0C" w:rsidRDefault="005F1F37" w:rsidP="005F1F37">
      <w:pPr>
        <w:pStyle w:val="ad"/>
        <w:rPr>
          <w:rFonts w:hAnsi="宋体" w:cs="宋体"/>
        </w:rPr>
      </w:pPr>
      <w:r w:rsidRPr="003F0B0C">
        <w:rPr>
          <w:rFonts w:hAnsi="宋体" w:cs="宋体" w:hint="eastAsia"/>
        </w:rPr>
        <w:t xml:space="preserve">              for (j=0;j&lt;a.n;j++)</w:t>
      </w:r>
    </w:p>
    <w:p w:rsidR="005F1F37" w:rsidRPr="003F0B0C" w:rsidRDefault="005F1F37" w:rsidP="005F1F37">
      <w:pPr>
        <w:pStyle w:val="ad"/>
        <w:rPr>
          <w:rFonts w:hAnsi="宋体" w:cs="宋体"/>
        </w:rPr>
      </w:pPr>
      <w:r w:rsidRPr="003F0B0C">
        <w:rPr>
          <w:rFonts w:hAnsi="宋体" w:cs="宋体" w:hint="eastAsia"/>
        </w:rPr>
        <w:t xml:space="preserve">                     if (js[k]!=k)</w:t>
      </w:r>
    </w:p>
    <w:p w:rsidR="005F1F37" w:rsidRPr="003F0B0C" w:rsidRDefault="005F1F37" w:rsidP="005F1F37">
      <w:pPr>
        <w:pStyle w:val="ad"/>
        <w:rPr>
          <w:rFonts w:hAnsi="宋体" w:cs="宋体"/>
        </w:rPr>
      </w:pPr>
      <w:r w:rsidRPr="003F0B0C">
        <w:rPr>
          <w:rFonts w:hAnsi="宋体" w:cs="宋体" w:hint="eastAsia"/>
        </w:rPr>
        <w:t xml:space="preserve">                t=a.data[k][j],a.data[k][j]=a.data[js[k]][j],a.data[js[k]][j]=t;</w:t>
      </w:r>
    </w:p>
    <w:p w:rsidR="005F1F37" w:rsidRPr="003F0B0C" w:rsidRDefault="005F1F37" w:rsidP="005F1F37">
      <w:pPr>
        <w:pStyle w:val="ad"/>
        <w:rPr>
          <w:rFonts w:hAnsi="宋体" w:cs="宋体"/>
        </w:rPr>
      </w:pPr>
      <w:r w:rsidRPr="003F0B0C">
        <w:rPr>
          <w:rFonts w:hAnsi="宋体" w:cs="宋体" w:hint="eastAsia"/>
        </w:rPr>
        <w:t xml:space="preserve">              for (i=0;i&lt;a.n;i++)</w:t>
      </w:r>
    </w:p>
    <w:p w:rsidR="005F1F37" w:rsidRPr="003F0B0C" w:rsidRDefault="005F1F37" w:rsidP="005F1F37">
      <w:pPr>
        <w:pStyle w:val="ad"/>
        <w:rPr>
          <w:rFonts w:hAnsi="宋体" w:cs="宋体"/>
        </w:rPr>
      </w:pPr>
      <w:r w:rsidRPr="003F0B0C">
        <w:rPr>
          <w:rFonts w:hAnsi="宋体" w:cs="宋体" w:hint="eastAsia"/>
        </w:rPr>
        <w:t xml:space="preserve">                     if (is[k]!=k)</w:t>
      </w:r>
    </w:p>
    <w:p w:rsidR="005F1F37" w:rsidRPr="003F0B0C" w:rsidRDefault="005F1F37" w:rsidP="005F1F37">
      <w:pPr>
        <w:pStyle w:val="ad"/>
        <w:rPr>
          <w:rFonts w:hAnsi="宋体" w:cs="宋体"/>
        </w:rPr>
      </w:pPr>
      <w:r w:rsidRPr="003F0B0C">
        <w:rPr>
          <w:rFonts w:hAnsi="宋体" w:cs="宋体" w:hint="eastAsia"/>
        </w:rPr>
        <w:t xml:space="preserve">               t=a.data[i][k],a.data[i][k]=a.data[i][is[k]],a.data[i][is[k]]=t;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double det(const mat&amp; a){</w:t>
      </w:r>
    </w:p>
    <w:p w:rsidR="005F1F37" w:rsidRPr="003F0B0C" w:rsidRDefault="005F1F37" w:rsidP="005F1F37">
      <w:pPr>
        <w:pStyle w:val="ad"/>
        <w:rPr>
          <w:rFonts w:hAnsi="宋体" w:cs="宋体"/>
        </w:rPr>
      </w:pPr>
      <w:r w:rsidRPr="003F0B0C">
        <w:rPr>
          <w:rFonts w:hAnsi="宋体" w:cs="宋体" w:hint="eastAsia"/>
        </w:rPr>
        <w:lastRenderedPageBreak/>
        <w:t xml:space="preserve">       int i,j,k,sign=0;</w:t>
      </w:r>
    </w:p>
    <w:p w:rsidR="005F1F37" w:rsidRPr="003F0B0C" w:rsidRDefault="005F1F37" w:rsidP="005F1F37">
      <w:pPr>
        <w:pStyle w:val="ad"/>
        <w:rPr>
          <w:rFonts w:hAnsi="宋体" w:cs="宋体"/>
        </w:rPr>
      </w:pPr>
      <w:r w:rsidRPr="003F0B0C">
        <w:rPr>
          <w:rFonts w:hAnsi="宋体" w:cs="宋体" w:hint="eastAsia"/>
        </w:rPr>
        <w:t xml:space="preserve">       double b[MAXN][MAXN],ret=1,t;</w:t>
      </w:r>
    </w:p>
    <w:p w:rsidR="005F1F37" w:rsidRPr="003F0B0C" w:rsidRDefault="005F1F37" w:rsidP="005F1F37">
      <w:pPr>
        <w:pStyle w:val="ad"/>
        <w:rPr>
          <w:rFonts w:hAnsi="宋体" w:cs="宋体"/>
        </w:rPr>
      </w:pPr>
      <w:r w:rsidRPr="003F0B0C">
        <w:rPr>
          <w:rFonts w:hAnsi="宋体" w:cs="宋体" w:hint="eastAsia"/>
        </w:rPr>
        <w:t xml:space="preserve">       if (a.n!=a.m)</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for (i=0;i&lt;a.n;i++)</w:t>
      </w:r>
    </w:p>
    <w:p w:rsidR="005F1F37" w:rsidRPr="003F0B0C" w:rsidRDefault="005F1F37" w:rsidP="005F1F37">
      <w:pPr>
        <w:pStyle w:val="ad"/>
        <w:rPr>
          <w:rFonts w:hAnsi="宋体" w:cs="宋体"/>
        </w:rPr>
      </w:pPr>
      <w:r w:rsidRPr="003F0B0C">
        <w:rPr>
          <w:rFonts w:hAnsi="宋体" w:cs="宋体" w:hint="eastAsia"/>
        </w:rPr>
        <w:t xml:space="preserve">              for (j=0;j&lt;a.m;j++)</w:t>
      </w:r>
    </w:p>
    <w:p w:rsidR="005F1F37" w:rsidRPr="003F0B0C" w:rsidRDefault="005F1F37" w:rsidP="005F1F37">
      <w:pPr>
        <w:pStyle w:val="ad"/>
        <w:rPr>
          <w:rFonts w:hAnsi="宋体" w:cs="宋体"/>
        </w:rPr>
      </w:pPr>
      <w:r w:rsidRPr="003F0B0C">
        <w:rPr>
          <w:rFonts w:hAnsi="宋体" w:cs="宋体" w:hint="eastAsia"/>
        </w:rPr>
        <w:t xml:space="preserve">                     b[i][j]=a.data[i][j];</w:t>
      </w:r>
    </w:p>
    <w:p w:rsidR="005F1F37" w:rsidRPr="003F0B0C" w:rsidRDefault="005F1F37" w:rsidP="005F1F37">
      <w:pPr>
        <w:pStyle w:val="ad"/>
        <w:rPr>
          <w:rFonts w:hAnsi="宋体" w:cs="宋体"/>
        </w:rPr>
      </w:pPr>
      <w:r w:rsidRPr="003F0B0C">
        <w:rPr>
          <w:rFonts w:hAnsi="宋体" w:cs="宋体" w:hint="eastAsia"/>
        </w:rPr>
        <w:t xml:space="preserve">       for (i=0;i&lt;a.n;i++){</w:t>
      </w:r>
    </w:p>
    <w:p w:rsidR="005F1F37" w:rsidRPr="003F0B0C" w:rsidRDefault="005F1F37" w:rsidP="005F1F37">
      <w:pPr>
        <w:pStyle w:val="ad"/>
        <w:rPr>
          <w:rFonts w:hAnsi="宋体" w:cs="宋体"/>
        </w:rPr>
      </w:pPr>
      <w:r w:rsidRPr="003F0B0C">
        <w:rPr>
          <w:rFonts w:hAnsi="宋体" w:cs="宋体" w:hint="eastAsia"/>
        </w:rPr>
        <w:t xml:space="preserve">              if (zero(b[i][i])){</w:t>
      </w:r>
    </w:p>
    <w:p w:rsidR="005F1F37" w:rsidRPr="003F0B0C" w:rsidRDefault="005F1F37" w:rsidP="005F1F37">
      <w:pPr>
        <w:pStyle w:val="ad"/>
        <w:rPr>
          <w:rFonts w:hAnsi="宋体" w:cs="宋体"/>
        </w:rPr>
      </w:pPr>
      <w:r w:rsidRPr="003F0B0C">
        <w:rPr>
          <w:rFonts w:hAnsi="宋体" w:cs="宋体" w:hint="eastAsia"/>
        </w:rPr>
        <w:t xml:space="preserve">                     for (j=i+1;j&lt;a.n;j++)</w:t>
      </w:r>
    </w:p>
    <w:p w:rsidR="005F1F37" w:rsidRPr="003F0B0C" w:rsidRDefault="005F1F37" w:rsidP="005F1F37">
      <w:pPr>
        <w:pStyle w:val="ad"/>
        <w:rPr>
          <w:rFonts w:hAnsi="宋体" w:cs="宋体"/>
        </w:rPr>
      </w:pPr>
      <w:r w:rsidRPr="003F0B0C">
        <w:rPr>
          <w:rFonts w:hAnsi="宋体" w:cs="宋体" w:hint="eastAsia"/>
        </w:rPr>
        <w:t xml:space="preserve">                            if (!zero(b[j][i]))</w:t>
      </w:r>
    </w:p>
    <w:p w:rsidR="005F1F37" w:rsidRPr="003F0B0C" w:rsidRDefault="005F1F37" w:rsidP="005F1F37">
      <w:pPr>
        <w:pStyle w:val="ad"/>
        <w:rPr>
          <w:rFonts w:hAnsi="宋体" w:cs="宋体"/>
        </w:rPr>
      </w:pPr>
      <w:r w:rsidRPr="003F0B0C">
        <w:rPr>
          <w:rFonts w:hAnsi="宋体" w:cs="宋体" w:hint="eastAsia"/>
        </w:rPr>
        <w:t xml:space="preserve">                                   break;</w:t>
      </w:r>
    </w:p>
    <w:p w:rsidR="005F1F37" w:rsidRPr="003F0B0C" w:rsidRDefault="005F1F37" w:rsidP="005F1F37">
      <w:pPr>
        <w:pStyle w:val="ad"/>
        <w:rPr>
          <w:rFonts w:hAnsi="宋体" w:cs="宋体"/>
        </w:rPr>
      </w:pPr>
      <w:r w:rsidRPr="003F0B0C">
        <w:rPr>
          <w:rFonts w:hAnsi="宋体" w:cs="宋体" w:hint="eastAsia"/>
        </w:rPr>
        <w:t xml:space="preserve">                     if (j==a.n)</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for (k=i;k&lt;a.n;k++)</w:t>
      </w:r>
    </w:p>
    <w:p w:rsidR="005F1F37" w:rsidRPr="003F0B0C" w:rsidRDefault="005F1F37" w:rsidP="005F1F37">
      <w:pPr>
        <w:pStyle w:val="ad"/>
        <w:rPr>
          <w:rFonts w:hAnsi="宋体" w:cs="宋体"/>
        </w:rPr>
      </w:pPr>
      <w:r w:rsidRPr="003F0B0C">
        <w:rPr>
          <w:rFonts w:hAnsi="宋体" w:cs="宋体" w:hint="eastAsia"/>
        </w:rPr>
        <w:t xml:space="preserve">                            t=b[i][k],b[i][k]=b[j][k],b[j][k]=t;</w:t>
      </w:r>
    </w:p>
    <w:p w:rsidR="005F1F37" w:rsidRPr="003F0B0C" w:rsidRDefault="005F1F37" w:rsidP="005F1F37">
      <w:pPr>
        <w:pStyle w:val="ad"/>
        <w:rPr>
          <w:rFonts w:hAnsi="宋体" w:cs="宋体"/>
        </w:rPr>
      </w:pPr>
      <w:r w:rsidRPr="003F0B0C">
        <w:rPr>
          <w:rFonts w:hAnsi="宋体" w:cs="宋体" w:hint="eastAsia"/>
        </w:rPr>
        <w:t xml:space="preserve">                     sign++;</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ret*=b[i][i];</w:t>
      </w:r>
    </w:p>
    <w:p w:rsidR="005F1F37" w:rsidRPr="003F0B0C" w:rsidRDefault="005F1F37" w:rsidP="005F1F37">
      <w:pPr>
        <w:pStyle w:val="ad"/>
        <w:rPr>
          <w:rFonts w:hAnsi="宋体" w:cs="宋体"/>
        </w:rPr>
      </w:pPr>
      <w:r w:rsidRPr="003F0B0C">
        <w:rPr>
          <w:rFonts w:hAnsi="宋体" w:cs="宋体" w:hint="eastAsia"/>
        </w:rPr>
        <w:t xml:space="preserve">              for (k=i+1;k&lt;a.n;k++)</w:t>
      </w:r>
    </w:p>
    <w:p w:rsidR="005F1F37" w:rsidRPr="003F0B0C" w:rsidRDefault="005F1F37" w:rsidP="005F1F37">
      <w:pPr>
        <w:pStyle w:val="ad"/>
        <w:rPr>
          <w:rFonts w:hAnsi="宋体" w:cs="宋体"/>
        </w:rPr>
      </w:pPr>
      <w:r w:rsidRPr="003F0B0C">
        <w:rPr>
          <w:rFonts w:hAnsi="宋体" w:cs="宋体" w:hint="eastAsia"/>
        </w:rPr>
        <w:t xml:space="preserve">                     b[i][k]/=b[i][i];</w:t>
      </w:r>
    </w:p>
    <w:p w:rsidR="005F1F37" w:rsidRPr="003F0B0C" w:rsidRDefault="005F1F37" w:rsidP="005F1F37">
      <w:pPr>
        <w:pStyle w:val="ad"/>
        <w:rPr>
          <w:rFonts w:hAnsi="宋体" w:cs="宋体"/>
        </w:rPr>
      </w:pPr>
      <w:r w:rsidRPr="003F0B0C">
        <w:rPr>
          <w:rFonts w:hAnsi="宋体" w:cs="宋体" w:hint="eastAsia"/>
        </w:rPr>
        <w:t xml:space="preserve">              for (j=i+1;j&lt;a.n;j++)</w:t>
      </w:r>
    </w:p>
    <w:p w:rsidR="005F1F37" w:rsidRPr="003F0B0C" w:rsidRDefault="005F1F37" w:rsidP="005F1F37">
      <w:pPr>
        <w:pStyle w:val="ad"/>
        <w:rPr>
          <w:rFonts w:hAnsi="宋体" w:cs="宋体"/>
        </w:rPr>
      </w:pPr>
      <w:r w:rsidRPr="003F0B0C">
        <w:rPr>
          <w:rFonts w:hAnsi="宋体" w:cs="宋体" w:hint="eastAsia"/>
        </w:rPr>
        <w:t xml:space="preserve">                     for (k=i+1;k&lt;a.n;k++)</w:t>
      </w:r>
    </w:p>
    <w:p w:rsidR="005F1F37" w:rsidRPr="003F0B0C" w:rsidRDefault="005F1F37" w:rsidP="005F1F37">
      <w:pPr>
        <w:pStyle w:val="ad"/>
        <w:rPr>
          <w:rFonts w:hAnsi="宋体" w:cs="宋体"/>
        </w:rPr>
      </w:pPr>
      <w:r w:rsidRPr="003F0B0C">
        <w:rPr>
          <w:rFonts w:hAnsi="宋体" w:cs="宋体" w:hint="eastAsia"/>
        </w:rPr>
        <w:t xml:space="preserve">                            b[j][k]-=b[j][i]*b[i][k];</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(sign&amp;1)</w:t>
      </w:r>
    </w:p>
    <w:p w:rsidR="005F1F37" w:rsidRPr="003F0B0C" w:rsidRDefault="005F1F37" w:rsidP="005F1F37">
      <w:pPr>
        <w:pStyle w:val="ad"/>
        <w:rPr>
          <w:rFonts w:hAnsi="宋体" w:cs="宋体"/>
        </w:rPr>
      </w:pPr>
      <w:r w:rsidRPr="003F0B0C">
        <w:rPr>
          <w:rFonts w:hAnsi="宋体" w:cs="宋体" w:hint="eastAsia"/>
        </w:rPr>
        <w:t xml:space="preserve">              ret=-ret;</w:t>
      </w:r>
    </w:p>
    <w:p w:rsidR="005F1F37" w:rsidRPr="003F0B0C" w:rsidRDefault="005F1F37" w:rsidP="005F1F37">
      <w:pPr>
        <w:pStyle w:val="ad"/>
        <w:rPr>
          <w:rFonts w:hAnsi="宋体" w:cs="宋体"/>
        </w:rPr>
      </w:pPr>
      <w:r w:rsidRPr="003F0B0C">
        <w:rPr>
          <w:rFonts w:hAnsi="宋体" w:cs="宋体" w:hint="eastAsia"/>
        </w:rPr>
        <w:t xml:space="preserve">       return ret;</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14.4 线性方程组</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fabs(x) ((x)&gt;0?(x):-(x))</w:t>
      </w:r>
    </w:p>
    <w:p w:rsidR="005F1F37" w:rsidRPr="003F0B0C" w:rsidRDefault="005F1F37" w:rsidP="005F1F37">
      <w:pPr>
        <w:pStyle w:val="ad"/>
        <w:rPr>
          <w:rFonts w:hAnsi="宋体" w:cs="宋体"/>
          <w:lang w:val="pt-BR"/>
        </w:rPr>
      </w:pPr>
      <w:r w:rsidRPr="003F0B0C">
        <w:rPr>
          <w:rFonts w:hAnsi="宋体" w:cs="宋体" w:hint="eastAsia"/>
          <w:lang w:val="pt-BR"/>
        </w:rPr>
        <w:t>#define eps 1e-10</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列主元</w:t>
      </w:r>
      <w:r w:rsidRPr="003F0B0C">
        <w:rPr>
          <w:rFonts w:hAnsi="宋体" w:cs="宋体" w:hint="eastAsia"/>
          <w:lang w:val="pt-BR"/>
        </w:rPr>
        <w:t>gauss</w:t>
      </w:r>
      <w:r w:rsidRPr="003F0B0C">
        <w:rPr>
          <w:rFonts w:hAnsi="宋体" w:cs="宋体" w:hint="eastAsia"/>
        </w:rPr>
        <w:t>消去求解</w:t>
      </w:r>
      <w:r w:rsidRPr="003F0B0C">
        <w:rPr>
          <w:rFonts w:hAnsi="宋体" w:cs="宋体" w:hint="eastAsia"/>
          <w:lang w:val="pt-BR"/>
        </w:rPr>
        <w:t>a[][]x[]=b[]</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返回是否有唯一解</w:t>
      </w:r>
      <w:r w:rsidRPr="003F0B0C">
        <w:rPr>
          <w:rFonts w:hAnsi="宋体" w:cs="宋体" w:hint="eastAsia"/>
          <w:lang w:val="pt-BR"/>
        </w:rPr>
        <w:t>,</w:t>
      </w:r>
      <w:r w:rsidRPr="003F0B0C">
        <w:rPr>
          <w:rFonts w:hAnsi="宋体" w:cs="宋体" w:hint="eastAsia"/>
        </w:rPr>
        <w:t>若有解在</w:t>
      </w:r>
      <w:r w:rsidRPr="003F0B0C">
        <w:rPr>
          <w:rFonts w:hAnsi="宋体" w:cs="宋体" w:hint="eastAsia"/>
          <w:lang w:val="pt-BR"/>
        </w:rPr>
        <w:t>b[]</w:t>
      </w:r>
      <w:r w:rsidRPr="003F0B0C">
        <w:rPr>
          <w:rFonts w:hAnsi="宋体" w:cs="宋体" w:hint="eastAsia"/>
        </w:rPr>
        <w:t>中</w:t>
      </w:r>
    </w:p>
    <w:p w:rsidR="005F1F37" w:rsidRPr="003F0B0C" w:rsidRDefault="005F1F37" w:rsidP="005F1F37">
      <w:pPr>
        <w:pStyle w:val="ad"/>
        <w:rPr>
          <w:rFonts w:hAnsi="宋体" w:cs="宋体"/>
        </w:rPr>
      </w:pPr>
      <w:r w:rsidRPr="003F0B0C">
        <w:rPr>
          <w:rFonts w:hAnsi="宋体" w:cs="宋体" w:hint="eastAsia"/>
        </w:rPr>
        <w:t>int gauss_cpivot(int n,double a[][MAXN],double b[]){</w:t>
      </w:r>
    </w:p>
    <w:p w:rsidR="005F1F37" w:rsidRPr="003F0B0C" w:rsidRDefault="005F1F37" w:rsidP="005F1F37">
      <w:pPr>
        <w:pStyle w:val="ad"/>
        <w:rPr>
          <w:rFonts w:hAnsi="宋体" w:cs="宋体"/>
        </w:rPr>
      </w:pPr>
      <w:r w:rsidRPr="003F0B0C">
        <w:rPr>
          <w:rFonts w:hAnsi="宋体" w:cs="宋体" w:hint="eastAsia"/>
        </w:rPr>
        <w:t xml:space="preserve">       int i,j,k,row;</w:t>
      </w:r>
    </w:p>
    <w:p w:rsidR="005F1F37" w:rsidRPr="003F0B0C" w:rsidRDefault="005F1F37" w:rsidP="005F1F37">
      <w:pPr>
        <w:pStyle w:val="ad"/>
        <w:rPr>
          <w:rFonts w:hAnsi="宋体" w:cs="宋体"/>
        </w:rPr>
      </w:pPr>
      <w:r w:rsidRPr="003F0B0C">
        <w:rPr>
          <w:rFonts w:hAnsi="宋体" w:cs="宋体" w:hint="eastAsia"/>
        </w:rPr>
        <w:t xml:space="preserve">       double maxp,t;</w:t>
      </w:r>
    </w:p>
    <w:p w:rsidR="005F1F37" w:rsidRPr="003F0B0C" w:rsidRDefault="005F1F37" w:rsidP="005F1F37">
      <w:pPr>
        <w:pStyle w:val="ad"/>
        <w:rPr>
          <w:rFonts w:hAnsi="宋体" w:cs="宋体"/>
        </w:rPr>
      </w:pPr>
      <w:r w:rsidRPr="003F0B0C">
        <w:rPr>
          <w:rFonts w:hAnsi="宋体" w:cs="宋体" w:hint="eastAsia"/>
        </w:rPr>
        <w:t xml:space="preserve">       for (k=0;k&lt;n;k++){</w:t>
      </w:r>
    </w:p>
    <w:p w:rsidR="005F1F37" w:rsidRPr="003F0B0C" w:rsidRDefault="005F1F37" w:rsidP="005F1F37">
      <w:pPr>
        <w:pStyle w:val="ad"/>
        <w:rPr>
          <w:rFonts w:hAnsi="宋体" w:cs="宋体"/>
        </w:rPr>
      </w:pPr>
      <w:r w:rsidRPr="003F0B0C">
        <w:rPr>
          <w:rFonts w:hAnsi="宋体" w:cs="宋体" w:hint="eastAsia"/>
        </w:rPr>
        <w:t xml:space="preserve">              for (maxp=0,i=k;i&lt;n;i++)</w:t>
      </w:r>
    </w:p>
    <w:p w:rsidR="005F1F37" w:rsidRPr="003F0B0C" w:rsidRDefault="005F1F37" w:rsidP="005F1F37">
      <w:pPr>
        <w:pStyle w:val="ad"/>
        <w:rPr>
          <w:rFonts w:hAnsi="宋体" w:cs="宋体"/>
        </w:rPr>
      </w:pPr>
      <w:r w:rsidRPr="003F0B0C">
        <w:rPr>
          <w:rFonts w:hAnsi="宋体" w:cs="宋体" w:hint="eastAsia"/>
        </w:rPr>
        <w:t xml:space="preserve">                     if (fabs(a[i][k])&gt;fabs(maxp))</w:t>
      </w:r>
    </w:p>
    <w:p w:rsidR="005F1F37" w:rsidRPr="003F0B0C" w:rsidRDefault="005F1F37" w:rsidP="005F1F37">
      <w:pPr>
        <w:pStyle w:val="ad"/>
        <w:rPr>
          <w:rFonts w:hAnsi="宋体" w:cs="宋体"/>
        </w:rPr>
      </w:pPr>
      <w:r w:rsidRPr="003F0B0C">
        <w:rPr>
          <w:rFonts w:hAnsi="宋体" w:cs="宋体" w:hint="eastAsia"/>
        </w:rPr>
        <w:t xml:space="preserve">                            maxp=a[row=i][k];</w:t>
      </w:r>
    </w:p>
    <w:p w:rsidR="005F1F37" w:rsidRPr="003F0B0C" w:rsidRDefault="005F1F37" w:rsidP="005F1F37">
      <w:pPr>
        <w:pStyle w:val="ad"/>
        <w:rPr>
          <w:rFonts w:hAnsi="宋体" w:cs="宋体"/>
        </w:rPr>
      </w:pPr>
      <w:r w:rsidRPr="003F0B0C">
        <w:rPr>
          <w:rFonts w:hAnsi="宋体" w:cs="宋体" w:hint="eastAsia"/>
        </w:rPr>
        <w:t xml:space="preserve">              if (fabs(maxp)&lt;eps)</w:t>
      </w:r>
    </w:p>
    <w:p w:rsidR="005F1F37" w:rsidRPr="003F0B0C" w:rsidRDefault="005F1F37" w:rsidP="005F1F37">
      <w:pPr>
        <w:pStyle w:val="ad"/>
        <w:rPr>
          <w:rFonts w:hAnsi="宋体" w:cs="宋体"/>
        </w:rPr>
      </w:pPr>
      <w:r w:rsidRPr="003F0B0C">
        <w:rPr>
          <w:rFonts w:hAnsi="宋体" w:cs="宋体" w:hint="eastAsia"/>
        </w:rPr>
        <w:lastRenderedPageBreak/>
        <w:t xml:space="preserve">                     return 0;</w:t>
      </w:r>
    </w:p>
    <w:p w:rsidR="005F1F37" w:rsidRPr="003F0B0C" w:rsidRDefault="005F1F37" w:rsidP="005F1F37">
      <w:pPr>
        <w:pStyle w:val="ad"/>
        <w:rPr>
          <w:rFonts w:hAnsi="宋体" w:cs="宋体"/>
        </w:rPr>
      </w:pPr>
      <w:r w:rsidRPr="003F0B0C">
        <w:rPr>
          <w:rFonts w:hAnsi="宋体" w:cs="宋体" w:hint="eastAsia"/>
        </w:rPr>
        <w:t xml:space="preserve">              if (row!=k){</w:t>
      </w:r>
    </w:p>
    <w:p w:rsidR="005F1F37" w:rsidRPr="003F0B0C" w:rsidRDefault="005F1F37" w:rsidP="005F1F37">
      <w:pPr>
        <w:pStyle w:val="ad"/>
        <w:rPr>
          <w:rFonts w:hAnsi="宋体" w:cs="宋体"/>
        </w:rPr>
      </w:pPr>
      <w:r w:rsidRPr="003F0B0C">
        <w:rPr>
          <w:rFonts w:hAnsi="宋体" w:cs="宋体" w:hint="eastAsia"/>
        </w:rPr>
        <w:t xml:space="preserve">                     for (j=k;j&lt;n;j++)</w:t>
      </w:r>
    </w:p>
    <w:p w:rsidR="005F1F37" w:rsidRPr="003F0B0C" w:rsidRDefault="005F1F37" w:rsidP="005F1F37">
      <w:pPr>
        <w:pStyle w:val="ad"/>
        <w:rPr>
          <w:rFonts w:hAnsi="宋体" w:cs="宋体"/>
        </w:rPr>
      </w:pPr>
      <w:r w:rsidRPr="003F0B0C">
        <w:rPr>
          <w:rFonts w:hAnsi="宋体" w:cs="宋体" w:hint="eastAsia"/>
        </w:rPr>
        <w:t xml:space="preserve">                            t=a[k][j],a[k][j]=a[row][j],a[row][j]=t;</w:t>
      </w:r>
    </w:p>
    <w:p w:rsidR="005F1F37" w:rsidRPr="003F0B0C" w:rsidRDefault="005F1F37" w:rsidP="005F1F37">
      <w:pPr>
        <w:pStyle w:val="ad"/>
        <w:rPr>
          <w:rFonts w:hAnsi="宋体" w:cs="宋体"/>
        </w:rPr>
      </w:pPr>
      <w:r w:rsidRPr="003F0B0C">
        <w:rPr>
          <w:rFonts w:hAnsi="宋体" w:cs="宋体" w:hint="eastAsia"/>
        </w:rPr>
        <w:t xml:space="preserve">                     t=b[k],b[k]=b[row],b[row]=t;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for (j=k+1;j&lt;n;j++){</w:t>
      </w:r>
    </w:p>
    <w:p w:rsidR="005F1F37" w:rsidRPr="003F0B0C" w:rsidRDefault="005F1F37" w:rsidP="005F1F37">
      <w:pPr>
        <w:pStyle w:val="ad"/>
        <w:rPr>
          <w:rFonts w:hAnsi="宋体" w:cs="宋体"/>
        </w:rPr>
      </w:pPr>
      <w:r w:rsidRPr="003F0B0C">
        <w:rPr>
          <w:rFonts w:hAnsi="宋体" w:cs="宋体" w:hint="eastAsia"/>
        </w:rPr>
        <w:t xml:space="preserve">                     a[k][j]/=maxp;</w:t>
      </w:r>
    </w:p>
    <w:p w:rsidR="005F1F37" w:rsidRPr="003F0B0C" w:rsidRDefault="005F1F37" w:rsidP="005F1F37">
      <w:pPr>
        <w:pStyle w:val="ad"/>
        <w:rPr>
          <w:rFonts w:hAnsi="宋体" w:cs="宋体"/>
        </w:rPr>
      </w:pPr>
      <w:r w:rsidRPr="003F0B0C">
        <w:rPr>
          <w:rFonts w:hAnsi="宋体" w:cs="宋体" w:hint="eastAsia"/>
        </w:rPr>
        <w:t xml:space="preserve">                     for (i=k+1;i&lt;n;i++)</w:t>
      </w:r>
    </w:p>
    <w:p w:rsidR="005F1F37" w:rsidRPr="003F0B0C" w:rsidRDefault="005F1F37" w:rsidP="005F1F37">
      <w:pPr>
        <w:pStyle w:val="ad"/>
        <w:rPr>
          <w:rFonts w:hAnsi="宋体" w:cs="宋体"/>
        </w:rPr>
      </w:pPr>
      <w:r w:rsidRPr="003F0B0C">
        <w:rPr>
          <w:rFonts w:hAnsi="宋体" w:cs="宋体" w:hint="eastAsia"/>
        </w:rPr>
        <w:t xml:space="preserve">                            a[i][j]-=a[i][k]*a[k][j];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b[k]/=maxp;</w:t>
      </w:r>
    </w:p>
    <w:p w:rsidR="005F1F37" w:rsidRPr="003F0B0C" w:rsidRDefault="005F1F37" w:rsidP="005F1F37">
      <w:pPr>
        <w:pStyle w:val="ad"/>
        <w:rPr>
          <w:rFonts w:hAnsi="宋体" w:cs="宋体"/>
        </w:rPr>
      </w:pPr>
      <w:r w:rsidRPr="003F0B0C">
        <w:rPr>
          <w:rFonts w:hAnsi="宋体" w:cs="宋体" w:hint="eastAsia"/>
        </w:rPr>
        <w:t xml:space="preserve">              for (i=k+1;i&lt;n;i++)</w:t>
      </w:r>
    </w:p>
    <w:p w:rsidR="005F1F37" w:rsidRPr="003F0B0C" w:rsidRDefault="005F1F37" w:rsidP="005F1F37">
      <w:pPr>
        <w:pStyle w:val="ad"/>
        <w:rPr>
          <w:rFonts w:hAnsi="宋体" w:cs="宋体"/>
        </w:rPr>
      </w:pPr>
      <w:r w:rsidRPr="003F0B0C">
        <w:rPr>
          <w:rFonts w:hAnsi="宋体" w:cs="宋体" w:hint="eastAsia"/>
        </w:rPr>
        <w:t xml:space="preserve">                     b[i]-=b[k]*a[i][k];</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for (i=n-1;i&gt;=0;i--)</w:t>
      </w:r>
    </w:p>
    <w:p w:rsidR="005F1F37" w:rsidRPr="003F0B0C" w:rsidRDefault="005F1F37" w:rsidP="005F1F37">
      <w:pPr>
        <w:pStyle w:val="ad"/>
        <w:rPr>
          <w:rFonts w:hAnsi="宋体" w:cs="宋体"/>
          <w:lang w:val="pt-BR"/>
        </w:rPr>
      </w:pPr>
      <w:r w:rsidRPr="003F0B0C">
        <w:rPr>
          <w:rFonts w:hAnsi="宋体" w:cs="宋体" w:hint="eastAsia"/>
          <w:lang w:val="pt-BR"/>
        </w:rPr>
        <w:t xml:space="preserve">              for (j=i+1;j&lt;n;j++)</w:t>
      </w:r>
    </w:p>
    <w:p w:rsidR="005F1F37" w:rsidRPr="003F0B0C" w:rsidRDefault="005F1F37" w:rsidP="005F1F37">
      <w:pPr>
        <w:pStyle w:val="ad"/>
        <w:rPr>
          <w:rFonts w:hAnsi="宋体" w:cs="宋体"/>
        </w:rPr>
      </w:pPr>
      <w:r w:rsidRPr="003F0B0C">
        <w:rPr>
          <w:rFonts w:hAnsi="宋体" w:cs="宋体" w:hint="eastAsia"/>
        </w:rPr>
        <w:t xml:space="preserve">                     b[i]-=a[i][j]*b[j];</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rPr>
      </w:pPr>
      <w:r w:rsidRPr="003F0B0C">
        <w:rPr>
          <w:rFonts w:hAnsi="宋体" w:cs="宋体" w:hint="eastAsia"/>
        </w:rPr>
        <w:t>//全主元gauss消去解a[][]x[]=b[]</w:t>
      </w:r>
    </w:p>
    <w:p w:rsidR="005F1F37" w:rsidRPr="003F0B0C" w:rsidRDefault="005F1F37" w:rsidP="005F1F37">
      <w:pPr>
        <w:pStyle w:val="ad"/>
        <w:rPr>
          <w:rFonts w:hAnsi="宋体" w:cs="宋体"/>
        </w:rPr>
      </w:pPr>
      <w:r w:rsidRPr="003F0B0C">
        <w:rPr>
          <w:rFonts w:hAnsi="宋体" w:cs="宋体" w:hint="eastAsia"/>
        </w:rPr>
        <w:t>//返回是否有唯一解,若有解在b[]中</w:t>
      </w:r>
    </w:p>
    <w:p w:rsidR="005F1F37" w:rsidRPr="003F0B0C" w:rsidRDefault="005F1F37" w:rsidP="005F1F37">
      <w:pPr>
        <w:pStyle w:val="ad"/>
        <w:rPr>
          <w:rFonts w:hAnsi="宋体" w:cs="宋体"/>
        </w:rPr>
      </w:pPr>
      <w:r w:rsidRPr="003F0B0C">
        <w:rPr>
          <w:rFonts w:hAnsi="宋体" w:cs="宋体" w:hint="eastAsia"/>
        </w:rPr>
        <w:t>int gauss_tpivot(int n,double a[][MAXN],double b[]){</w:t>
      </w:r>
    </w:p>
    <w:p w:rsidR="005F1F37" w:rsidRPr="003F0B0C" w:rsidRDefault="005F1F37" w:rsidP="005F1F37">
      <w:pPr>
        <w:pStyle w:val="ad"/>
        <w:rPr>
          <w:rFonts w:hAnsi="宋体" w:cs="宋体"/>
        </w:rPr>
      </w:pPr>
      <w:r w:rsidRPr="003F0B0C">
        <w:rPr>
          <w:rFonts w:hAnsi="宋体" w:cs="宋体" w:hint="eastAsia"/>
        </w:rPr>
        <w:t xml:space="preserve">       int i,j,k,row,col,index[MAXN];</w:t>
      </w:r>
    </w:p>
    <w:p w:rsidR="005F1F37" w:rsidRPr="003F0B0C" w:rsidRDefault="005F1F37" w:rsidP="005F1F37">
      <w:pPr>
        <w:pStyle w:val="ad"/>
        <w:rPr>
          <w:rFonts w:hAnsi="宋体" w:cs="宋体"/>
        </w:rPr>
      </w:pPr>
      <w:r w:rsidRPr="003F0B0C">
        <w:rPr>
          <w:rFonts w:hAnsi="宋体" w:cs="宋体" w:hint="eastAsia"/>
        </w:rPr>
        <w:t xml:space="preserve">       double maxp,t;</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index[i]=i;</w:t>
      </w:r>
    </w:p>
    <w:p w:rsidR="005F1F37" w:rsidRPr="003F0B0C" w:rsidRDefault="005F1F37" w:rsidP="005F1F37">
      <w:pPr>
        <w:pStyle w:val="ad"/>
        <w:rPr>
          <w:rFonts w:hAnsi="宋体" w:cs="宋体"/>
        </w:rPr>
      </w:pPr>
      <w:r w:rsidRPr="003F0B0C">
        <w:rPr>
          <w:rFonts w:hAnsi="宋体" w:cs="宋体" w:hint="eastAsia"/>
        </w:rPr>
        <w:t xml:space="preserve">       for (k=0;k&lt;n;k++){</w:t>
      </w:r>
    </w:p>
    <w:p w:rsidR="005F1F37" w:rsidRPr="003F0B0C" w:rsidRDefault="005F1F37" w:rsidP="005F1F37">
      <w:pPr>
        <w:pStyle w:val="ad"/>
        <w:rPr>
          <w:rFonts w:hAnsi="宋体" w:cs="宋体"/>
        </w:rPr>
      </w:pPr>
      <w:r w:rsidRPr="003F0B0C">
        <w:rPr>
          <w:rFonts w:hAnsi="宋体" w:cs="宋体" w:hint="eastAsia"/>
        </w:rPr>
        <w:t xml:space="preserve">        for (maxp=0,i=k;i&lt;n;i++)</w:t>
      </w:r>
    </w:p>
    <w:p w:rsidR="005F1F37" w:rsidRPr="003F0B0C" w:rsidRDefault="005F1F37" w:rsidP="005F1F37">
      <w:pPr>
        <w:pStyle w:val="ad"/>
        <w:rPr>
          <w:rFonts w:hAnsi="宋体" w:cs="宋体"/>
        </w:rPr>
      </w:pPr>
      <w:r w:rsidRPr="003F0B0C">
        <w:rPr>
          <w:rFonts w:hAnsi="宋体" w:cs="宋体" w:hint="eastAsia"/>
        </w:rPr>
        <w:t xml:space="preserve">                     for (j=k;j&lt;n;j++)</w:t>
      </w:r>
    </w:p>
    <w:p w:rsidR="005F1F37" w:rsidRPr="003F0B0C" w:rsidRDefault="005F1F37" w:rsidP="005F1F37">
      <w:pPr>
        <w:pStyle w:val="ad"/>
        <w:rPr>
          <w:rFonts w:hAnsi="宋体" w:cs="宋体"/>
        </w:rPr>
      </w:pPr>
      <w:r w:rsidRPr="003F0B0C">
        <w:rPr>
          <w:rFonts w:hAnsi="宋体" w:cs="宋体" w:hint="eastAsia"/>
        </w:rPr>
        <w:t xml:space="preserve">                            if (fabs(a[i][j])&gt;fabs(maxp))</w:t>
      </w:r>
    </w:p>
    <w:p w:rsidR="005F1F37" w:rsidRPr="003F0B0C" w:rsidRDefault="005F1F37" w:rsidP="005F1F37">
      <w:pPr>
        <w:pStyle w:val="ad"/>
        <w:rPr>
          <w:rFonts w:hAnsi="宋体" w:cs="宋体"/>
        </w:rPr>
      </w:pPr>
      <w:r w:rsidRPr="003F0B0C">
        <w:rPr>
          <w:rFonts w:hAnsi="宋体" w:cs="宋体" w:hint="eastAsia"/>
        </w:rPr>
        <w:t xml:space="preserve">                                   maxp=a[row=i][col=j];</w:t>
      </w:r>
    </w:p>
    <w:p w:rsidR="005F1F37" w:rsidRPr="003F0B0C" w:rsidRDefault="005F1F37" w:rsidP="005F1F37">
      <w:pPr>
        <w:pStyle w:val="ad"/>
        <w:rPr>
          <w:rFonts w:hAnsi="宋体" w:cs="宋体"/>
        </w:rPr>
      </w:pPr>
      <w:r w:rsidRPr="003F0B0C">
        <w:rPr>
          <w:rFonts w:hAnsi="宋体" w:cs="宋体" w:hint="eastAsia"/>
        </w:rPr>
        <w:t xml:space="preserve">       if (fabs(maxp)&lt;eps)</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if (col!=k){</w:t>
      </w:r>
    </w:p>
    <w:p w:rsidR="005F1F37" w:rsidRPr="003F0B0C" w:rsidRDefault="005F1F37" w:rsidP="005F1F37">
      <w:pPr>
        <w:pStyle w:val="ad"/>
        <w:rPr>
          <w:rFonts w:hAnsi="宋体" w:cs="宋体"/>
        </w:rPr>
      </w:pPr>
      <w:r w:rsidRPr="003F0B0C">
        <w:rPr>
          <w:rFonts w:hAnsi="宋体" w:cs="宋体" w:hint="eastAsia"/>
        </w:rPr>
        <w:t xml:space="preserve">                     for (i=0;i&lt;n;i++)</w:t>
      </w:r>
    </w:p>
    <w:p w:rsidR="005F1F37" w:rsidRPr="003F0B0C" w:rsidRDefault="005F1F37" w:rsidP="005F1F37">
      <w:pPr>
        <w:pStyle w:val="ad"/>
        <w:rPr>
          <w:rFonts w:hAnsi="宋体" w:cs="宋体"/>
        </w:rPr>
      </w:pPr>
      <w:r w:rsidRPr="003F0B0C">
        <w:rPr>
          <w:rFonts w:hAnsi="宋体" w:cs="宋体" w:hint="eastAsia"/>
        </w:rPr>
        <w:t xml:space="preserve">                            t=a[i][col],a[i][col]=a[i][k],a[i][k]=t;</w:t>
      </w:r>
    </w:p>
    <w:p w:rsidR="005F1F37" w:rsidRPr="003F0B0C" w:rsidRDefault="005F1F37" w:rsidP="005F1F37">
      <w:pPr>
        <w:pStyle w:val="ad"/>
        <w:rPr>
          <w:rFonts w:hAnsi="宋体" w:cs="宋体"/>
        </w:rPr>
      </w:pPr>
      <w:r w:rsidRPr="003F0B0C">
        <w:rPr>
          <w:rFonts w:hAnsi="宋体" w:cs="宋体" w:hint="eastAsia"/>
        </w:rPr>
        <w:t xml:space="preserve">                     j=index[col],index[col]=index[k],index[k]=j;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if (row!=k){</w:t>
      </w:r>
    </w:p>
    <w:p w:rsidR="005F1F37" w:rsidRPr="003F0B0C" w:rsidRDefault="005F1F37" w:rsidP="005F1F37">
      <w:pPr>
        <w:pStyle w:val="ad"/>
        <w:rPr>
          <w:rFonts w:hAnsi="宋体" w:cs="宋体"/>
        </w:rPr>
      </w:pPr>
      <w:r w:rsidRPr="003F0B0C">
        <w:rPr>
          <w:rFonts w:hAnsi="宋体" w:cs="宋体" w:hint="eastAsia"/>
        </w:rPr>
        <w:t xml:space="preserve">                     for (j=k;j&lt;n;j++)</w:t>
      </w:r>
    </w:p>
    <w:p w:rsidR="005F1F37" w:rsidRPr="003F0B0C" w:rsidRDefault="005F1F37" w:rsidP="005F1F37">
      <w:pPr>
        <w:pStyle w:val="ad"/>
        <w:rPr>
          <w:rFonts w:hAnsi="宋体" w:cs="宋体"/>
        </w:rPr>
      </w:pPr>
      <w:r w:rsidRPr="003F0B0C">
        <w:rPr>
          <w:rFonts w:hAnsi="宋体" w:cs="宋体" w:hint="eastAsia"/>
        </w:rPr>
        <w:t xml:space="preserve">               t=a[k][j],a[k][j]=a[row][j],a[row][j]=t;</w:t>
      </w:r>
    </w:p>
    <w:p w:rsidR="005F1F37" w:rsidRPr="003F0B0C" w:rsidRDefault="005F1F37" w:rsidP="005F1F37">
      <w:pPr>
        <w:pStyle w:val="ad"/>
        <w:rPr>
          <w:rFonts w:hAnsi="宋体" w:cs="宋体"/>
        </w:rPr>
      </w:pPr>
      <w:r w:rsidRPr="003F0B0C">
        <w:rPr>
          <w:rFonts w:hAnsi="宋体" w:cs="宋体" w:hint="eastAsia"/>
        </w:rPr>
        <w:t xml:space="preserve">                     t=b[k],b[k]=b[row],b[row]=t;</w:t>
      </w:r>
    </w:p>
    <w:p w:rsidR="005F1F37" w:rsidRPr="003F0B0C" w:rsidRDefault="005F1F37" w:rsidP="005F1F37">
      <w:pPr>
        <w:pStyle w:val="ad"/>
        <w:rPr>
          <w:rFonts w:hAnsi="宋体" w:cs="宋体"/>
        </w:rPr>
      </w:pPr>
      <w:r w:rsidRPr="003F0B0C">
        <w:rPr>
          <w:rFonts w:hAnsi="宋体" w:cs="宋体" w:hint="eastAsia"/>
        </w:rPr>
        <w:lastRenderedPageBreak/>
        <w:t xml:space="preserve">              }</w:t>
      </w:r>
    </w:p>
    <w:p w:rsidR="005F1F37" w:rsidRPr="003F0B0C" w:rsidRDefault="005F1F37" w:rsidP="005F1F37">
      <w:pPr>
        <w:pStyle w:val="ad"/>
        <w:rPr>
          <w:rFonts w:hAnsi="宋体" w:cs="宋体"/>
        </w:rPr>
      </w:pPr>
      <w:r w:rsidRPr="003F0B0C">
        <w:rPr>
          <w:rFonts w:hAnsi="宋体" w:cs="宋体" w:hint="eastAsia"/>
        </w:rPr>
        <w:t xml:space="preserve">              for (j=k+1;j&lt;n;j++){</w:t>
      </w:r>
    </w:p>
    <w:p w:rsidR="005F1F37" w:rsidRPr="003F0B0C" w:rsidRDefault="005F1F37" w:rsidP="005F1F37">
      <w:pPr>
        <w:pStyle w:val="ad"/>
        <w:rPr>
          <w:rFonts w:hAnsi="宋体" w:cs="宋体"/>
        </w:rPr>
      </w:pPr>
      <w:r w:rsidRPr="003F0B0C">
        <w:rPr>
          <w:rFonts w:hAnsi="宋体" w:cs="宋体" w:hint="eastAsia"/>
        </w:rPr>
        <w:t xml:space="preserve">                     a[k][j]/=maxp;</w:t>
      </w:r>
    </w:p>
    <w:p w:rsidR="005F1F37" w:rsidRPr="003F0B0C" w:rsidRDefault="005F1F37" w:rsidP="005F1F37">
      <w:pPr>
        <w:pStyle w:val="ad"/>
        <w:rPr>
          <w:rFonts w:hAnsi="宋体" w:cs="宋体"/>
        </w:rPr>
      </w:pPr>
      <w:r w:rsidRPr="003F0B0C">
        <w:rPr>
          <w:rFonts w:hAnsi="宋体" w:cs="宋体" w:hint="eastAsia"/>
        </w:rPr>
        <w:t xml:space="preserve">                     for (i=k+1;i&lt;n;i++)</w:t>
      </w:r>
    </w:p>
    <w:p w:rsidR="005F1F37" w:rsidRPr="003F0B0C" w:rsidRDefault="005F1F37" w:rsidP="005F1F37">
      <w:pPr>
        <w:pStyle w:val="ad"/>
        <w:rPr>
          <w:rFonts w:hAnsi="宋体" w:cs="宋体"/>
        </w:rPr>
      </w:pPr>
      <w:r w:rsidRPr="003F0B0C">
        <w:rPr>
          <w:rFonts w:hAnsi="宋体" w:cs="宋体" w:hint="eastAsia"/>
        </w:rPr>
        <w:t xml:space="preserve">                          a[i][j]-=a[i][k]*a[k][j];</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 xml:space="preserve">              b[k]/=maxp;</w:t>
      </w:r>
    </w:p>
    <w:p w:rsidR="005F1F37" w:rsidRPr="003F0B0C" w:rsidRDefault="005F1F37" w:rsidP="005F1F37">
      <w:pPr>
        <w:pStyle w:val="ad"/>
        <w:rPr>
          <w:rFonts w:hAnsi="宋体" w:cs="宋体"/>
        </w:rPr>
      </w:pPr>
      <w:r w:rsidRPr="003F0B0C">
        <w:rPr>
          <w:rFonts w:hAnsi="宋体" w:cs="宋体" w:hint="eastAsia"/>
        </w:rPr>
        <w:t xml:space="preserve">              for (i=k+1;i&lt;n;i++)</w:t>
      </w:r>
    </w:p>
    <w:p w:rsidR="005F1F37" w:rsidRPr="003F0B0C" w:rsidRDefault="005F1F37" w:rsidP="005F1F37">
      <w:pPr>
        <w:pStyle w:val="ad"/>
        <w:rPr>
          <w:rFonts w:hAnsi="宋体" w:cs="宋体"/>
        </w:rPr>
      </w:pPr>
      <w:r w:rsidRPr="003F0B0C">
        <w:rPr>
          <w:rFonts w:hAnsi="宋体" w:cs="宋体" w:hint="eastAsia"/>
        </w:rPr>
        <w:t xml:space="preserve">                     b[i]-=b[k]*a[i][k];</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for (i=n-1;i&gt;=0;i--)</w:t>
      </w:r>
    </w:p>
    <w:p w:rsidR="005F1F37" w:rsidRPr="003F0B0C" w:rsidRDefault="005F1F37" w:rsidP="005F1F37">
      <w:pPr>
        <w:pStyle w:val="ad"/>
        <w:rPr>
          <w:rFonts w:hAnsi="宋体" w:cs="宋体"/>
          <w:lang w:val="pt-BR"/>
        </w:rPr>
      </w:pPr>
      <w:r w:rsidRPr="003F0B0C">
        <w:rPr>
          <w:rFonts w:hAnsi="宋体" w:cs="宋体" w:hint="eastAsia"/>
          <w:lang w:val="pt-BR"/>
        </w:rPr>
        <w:t xml:space="preserve">              for (j=i+1;j&lt;n;j++)</w:t>
      </w:r>
    </w:p>
    <w:p w:rsidR="005F1F37" w:rsidRPr="003F0B0C" w:rsidRDefault="005F1F37" w:rsidP="005F1F37">
      <w:pPr>
        <w:pStyle w:val="ad"/>
        <w:rPr>
          <w:rFonts w:hAnsi="宋体" w:cs="宋体"/>
        </w:rPr>
      </w:pPr>
      <w:r w:rsidRPr="003F0B0C">
        <w:rPr>
          <w:rFonts w:hAnsi="宋体" w:cs="宋体" w:hint="eastAsia"/>
        </w:rPr>
        <w:t xml:space="preserve">                     b[i]-=a[i][j]*b[j];</w:t>
      </w:r>
    </w:p>
    <w:p w:rsidR="005F1F37" w:rsidRPr="003F0B0C" w:rsidRDefault="005F1F37" w:rsidP="005F1F37">
      <w:pPr>
        <w:pStyle w:val="ad"/>
        <w:rPr>
          <w:rFonts w:hAnsi="宋体" w:cs="宋体"/>
        </w:rPr>
      </w:pPr>
      <w:r w:rsidRPr="003F0B0C">
        <w:rPr>
          <w:rFonts w:hAnsi="宋体" w:cs="宋体" w:hint="eastAsia"/>
        </w:rPr>
        <w:t xml:space="preserve">      for (k=0;k&lt;n;k++)</w:t>
      </w:r>
    </w:p>
    <w:p w:rsidR="005F1F37" w:rsidRPr="003F0B0C" w:rsidRDefault="005F1F37" w:rsidP="005F1F37">
      <w:pPr>
        <w:pStyle w:val="ad"/>
        <w:rPr>
          <w:rFonts w:hAnsi="宋体" w:cs="宋体"/>
        </w:rPr>
      </w:pPr>
      <w:r w:rsidRPr="003F0B0C">
        <w:rPr>
          <w:rFonts w:hAnsi="宋体" w:cs="宋体" w:hint="eastAsia"/>
        </w:rPr>
        <w:t xml:space="preserve">              a[0][index[k]]=b[k];</w:t>
      </w:r>
    </w:p>
    <w:p w:rsidR="005F1F37" w:rsidRPr="003F0B0C" w:rsidRDefault="005F1F37" w:rsidP="005F1F37">
      <w:pPr>
        <w:pStyle w:val="ad"/>
        <w:rPr>
          <w:rFonts w:hAnsi="宋体" w:cs="宋体"/>
        </w:rPr>
      </w:pPr>
      <w:r w:rsidRPr="003F0B0C">
        <w:rPr>
          <w:rFonts w:hAnsi="宋体" w:cs="宋体" w:hint="eastAsia"/>
        </w:rPr>
        <w:t xml:space="preserve">       for (k=0;k&lt;n;k++)</w:t>
      </w:r>
    </w:p>
    <w:p w:rsidR="005F1F37" w:rsidRPr="003F0B0C" w:rsidRDefault="005F1F37" w:rsidP="005F1F37">
      <w:pPr>
        <w:pStyle w:val="ad"/>
        <w:rPr>
          <w:rFonts w:hAnsi="宋体" w:cs="宋体"/>
        </w:rPr>
      </w:pPr>
      <w:r w:rsidRPr="003F0B0C">
        <w:rPr>
          <w:rFonts w:hAnsi="宋体" w:cs="宋体" w:hint="eastAsia"/>
        </w:rPr>
        <w:t xml:space="preserve">              b[k]=a[0][k];</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p>
    <w:p w:rsidR="005F1F37" w:rsidRPr="003F0B0C" w:rsidRDefault="005F1F37" w:rsidP="005F1F37">
      <w:pPr>
        <w:pStyle w:val="ad"/>
        <w:rPr>
          <w:rFonts w:hAnsi="宋体" w:cs="宋体"/>
          <w:b/>
        </w:rPr>
      </w:pPr>
      <w:r w:rsidRPr="003F0B0C">
        <w:rPr>
          <w:rFonts w:hAnsi="宋体" w:cs="宋体" w:hint="eastAsia"/>
          <w:b/>
        </w:rPr>
        <w:t>14.5 线性相关</w:t>
      </w:r>
    </w:p>
    <w:p w:rsidR="005F1F37" w:rsidRPr="003F0B0C" w:rsidRDefault="005F1F37" w:rsidP="005F1F37">
      <w:pPr>
        <w:pStyle w:val="ad"/>
        <w:rPr>
          <w:rFonts w:hAnsi="宋体" w:cs="宋体"/>
        </w:rPr>
      </w:pPr>
      <w:r w:rsidRPr="003F0B0C">
        <w:rPr>
          <w:rFonts w:hAnsi="宋体" w:cs="宋体" w:hint="eastAsia"/>
        </w:rPr>
        <w:t>//判线性相关(正交化)</w:t>
      </w:r>
    </w:p>
    <w:p w:rsidR="005F1F37" w:rsidRPr="003F0B0C" w:rsidRDefault="005F1F37" w:rsidP="005F1F37">
      <w:pPr>
        <w:pStyle w:val="ad"/>
        <w:rPr>
          <w:rFonts w:hAnsi="宋体" w:cs="宋体"/>
        </w:rPr>
      </w:pPr>
      <w:r w:rsidRPr="003F0B0C">
        <w:rPr>
          <w:rFonts w:hAnsi="宋体" w:cs="宋体" w:hint="eastAsia"/>
        </w:rPr>
        <w:t>//传入m个n维向量</w:t>
      </w:r>
    </w:p>
    <w:p w:rsidR="005F1F37" w:rsidRPr="003F0B0C" w:rsidRDefault="005F1F37" w:rsidP="005F1F37">
      <w:pPr>
        <w:pStyle w:val="ad"/>
        <w:rPr>
          <w:rFonts w:hAnsi="宋体" w:cs="宋体"/>
        </w:rPr>
      </w:pPr>
      <w:r w:rsidRPr="003F0B0C">
        <w:rPr>
          <w:rFonts w:hAnsi="宋体" w:cs="宋体" w:hint="eastAsia"/>
        </w:rPr>
        <w:t>#include &lt;math.h&gt;</w:t>
      </w:r>
    </w:p>
    <w:p w:rsidR="005F1F37" w:rsidRPr="003F0B0C" w:rsidRDefault="005F1F37" w:rsidP="005F1F37">
      <w:pPr>
        <w:pStyle w:val="ad"/>
        <w:rPr>
          <w:rFonts w:hAnsi="宋体" w:cs="宋体"/>
        </w:rPr>
      </w:pPr>
      <w:r w:rsidRPr="003F0B0C">
        <w:rPr>
          <w:rFonts w:hAnsi="宋体" w:cs="宋体" w:hint="eastAsia"/>
        </w:rPr>
        <w:t>#define MAXN 100</w:t>
      </w:r>
    </w:p>
    <w:p w:rsidR="005F1F37" w:rsidRPr="003F0B0C" w:rsidRDefault="005F1F37" w:rsidP="005F1F37">
      <w:pPr>
        <w:pStyle w:val="ad"/>
        <w:rPr>
          <w:rFonts w:hAnsi="宋体" w:cs="宋体"/>
        </w:rPr>
      </w:pPr>
      <w:r w:rsidRPr="003F0B0C">
        <w:rPr>
          <w:rFonts w:hAnsi="宋体" w:cs="宋体" w:hint="eastAsia"/>
        </w:rPr>
        <w:t>#define eps 1e-10</w:t>
      </w:r>
    </w:p>
    <w:p w:rsidR="005F1F37" w:rsidRPr="003F0B0C" w:rsidRDefault="005F1F37" w:rsidP="005F1F37">
      <w:pPr>
        <w:pStyle w:val="ad"/>
        <w:rPr>
          <w:rFonts w:hAnsi="宋体" w:cs="宋体"/>
        </w:rPr>
      </w:pPr>
      <w:r w:rsidRPr="003F0B0C">
        <w:rPr>
          <w:rFonts w:hAnsi="宋体" w:cs="宋体" w:hint="eastAsia"/>
        </w:rPr>
        <w:t>int linear_dependent(int m,int n,double vec[][MAXN]){</w:t>
      </w:r>
    </w:p>
    <w:p w:rsidR="005F1F37" w:rsidRPr="003F0B0C" w:rsidRDefault="005F1F37" w:rsidP="005F1F37">
      <w:pPr>
        <w:pStyle w:val="ad"/>
        <w:rPr>
          <w:rFonts w:hAnsi="宋体" w:cs="宋体"/>
        </w:rPr>
      </w:pPr>
      <w:r w:rsidRPr="003F0B0C">
        <w:rPr>
          <w:rFonts w:hAnsi="宋体" w:cs="宋体" w:hint="eastAsia"/>
        </w:rPr>
        <w:t xml:space="preserve">       double ort[MAXN][MAXN],e;</w:t>
      </w:r>
    </w:p>
    <w:p w:rsidR="005F1F37" w:rsidRPr="003F0B0C" w:rsidRDefault="005F1F37" w:rsidP="005F1F37">
      <w:pPr>
        <w:pStyle w:val="ad"/>
        <w:rPr>
          <w:rFonts w:hAnsi="宋体" w:cs="宋体"/>
        </w:rPr>
      </w:pPr>
      <w:r w:rsidRPr="003F0B0C">
        <w:rPr>
          <w:rFonts w:hAnsi="宋体" w:cs="宋体" w:hint="eastAsia"/>
        </w:rPr>
        <w:t xml:space="preserve">       int i,j,k;</w:t>
      </w:r>
    </w:p>
    <w:p w:rsidR="005F1F37" w:rsidRPr="003F0B0C" w:rsidRDefault="005F1F37" w:rsidP="005F1F37">
      <w:pPr>
        <w:pStyle w:val="ad"/>
        <w:rPr>
          <w:rFonts w:hAnsi="宋体" w:cs="宋体"/>
        </w:rPr>
      </w:pPr>
      <w:r w:rsidRPr="003F0B0C">
        <w:rPr>
          <w:rFonts w:hAnsi="宋体" w:cs="宋体" w:hint="eastAsia"/>
        </w:rPr>
        <w:t xml:space="preserve">       if (m&gt;n)</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rPr>
      </w:pPr>
      <w:r w:rsidRPr="003F0B0C">
        <w:rPr>
          <w:rFonts w:hAnsi="宋体" w:cs="宋体" w:hint="eastAsia"/>
        </w:rPr>
        <w:t xml:space="preserve">       for (i=0;i&lt;m;i++){</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rPr>
      </w:pPr>
      <w:r w:rsidRPr="003F0B0C">
        <w:rPr>
          <w:rFonts w:hAnsi="宋体" w:cs="宋体" w:hint="eastAsia"/>
        </w:rPr>
        <w:t xml:space="preserve">                     ort[i][j]=vec[i][j];</w:t>
      </w:r>
    </w:p>
    <w:p w:rsidR="005F1F37" w:rsidRPr="003F0B0C" w:rsidRDefault="005F1F37" w:rsidP="005F1F37">
      <w:pPr>
        <w:pStyle w:val="ad"/>
        <w:rPr>
          <w:rFonts w:hAnsi="宋体" w:cs="宋体"/>
        </w:rPr>
      </w:pPr>
      <w:r w:rsidRPr="003F0B0C">
        <w:rPr>
          <w:rFonts w:hAnsi="宋体" w:cs="宋体" w:hint="eastAsia"/>
        </w:rPr>
        <w:t xml:space="preserve">              for (k=0;k&lt;i;k++){</w:t>
      </w:r>
    </w:p>
    <w:p w:rsidR="005F1F37" w:rsidRPr="003F0B0C" w:rsidRDefault="005F1F37" w:rsidP="005F1F37">
      <w:pPr>
        <w:pStyle w:val="ad"/>
        <w:rPr>
          <w:rFonts w:hAnsi="宋体" w:cs="宋体"/>
        </w:rPr>
      </w:pPr>
      <w:r w:rsidRPr="003F0B0C">
        <w:rPr>
          <w:rFonts w:hAnsi="宋体" w:cs="宋体" w:hint="eastAsia"/>
        </w:rPr>
        <w:t xml:space="preserve">                     for (e=j=0;j&lt;n;j++)</w:t>
      </w:r>
    </w:p>
    <w:p w:rsidR="005F1F37" w:rsidRPr="003F0B0C" w:rsidRDefault="005F1F37" w:rsidP="005F1F37">
      <w:pPr>
        <w:pStyle w:val="ad"/>
        <w:rPr>
          <w:rFonts w:hAnsi="宋体" w:cs="宋体"/>
        </w:rPr>
      </w:pPr>
      <w:r w:rsidRPr="003F0B0C">
        <w:rPr>
          <w:rFonts w:hAnsi="宋体" w:cs="宋体" w:hint="eastAsia"/>
        </w:rPr>
        <w:t xml:space="preserve">                            e+=ort[i][j]*ort[k][j];</w:t>
      </w:r>
    </w:p>
    <w:p w:rsidR="005F1F37" w:rsidRPr="003F0B0C" w:rsidRDefault="005F1F37" w:rsidP="005F1F37">
      <w:pPr>
        <w:pStyle w:val="ad"/>
        <w:rPr>
          <w:rFonts w:hAnsi="宋体" w:cs="宋体"/>
        </w:rPr>
      </w:pPr>
      <w:r w:rsidRPr="003F0B0C">
        <w:rPr>
          <w:rFonts w:hAnsi="宋体" w:cs="宋体" w:hint="eastAsia"/>
        </w:rPr>
        <w:t xml:space="preserve">                     for (j=0;j&lt;n;j++)</w:t>
      </w:r>
    </w:p>
    <w:p w:rsidR="005F1F37" w:rsidRPr="003F0B0C" w:rsidRDefault="005F1F37" w:rsidP="005F1F37">
      <w:pPr>
        <w:pStyle w:val="ad"/>
        <w:rPr>
          <w:rFonts w:hAnsi="宋体" w:cs="宋体"/>
          <w:lang w:val="pt-BR"/>
        </w:rPr>
      </w:pPr>
      <w:r w:rsidRPr="003F0B0C">
        <w:rPr>
          <w:rFonts w:hAnsi="宋体" w:cs="宋体" w:hint="eastAsia"/>
          <w:lang w:val="pt-BR"/>
        </w:rPr>
        <w:t xml:space="preserve">                            ort[i][j]-=e*ort[k][j];</w:t>
      </w:r>
    </w:p>
    <w:p w:rsidR="005F1F37" w:rsidRPr="003F0B0C" w:rsidRDefault="005F1F37" w:rsidP="005F1F37">
      <w:pPr>
        <w:pStyle w:val="ad"/>
        <w:rPr>
          <w:rFonts w:hAnsi="宋体" w:cs="宋体"/>
          <w:lang w:val="pt-BR"/>
        </w:rPr>
      </w:pPr>
      <w:r w:rsidRPr="003F0B0C">
        <w:rPr>
          <w:rFonts w:hAnsi="宋体" w:cs="宋体" w:hint="eastAsia"/>
          <w:lang w:val="pt-BR"/>
        </w:rPr>
        <w:t xml:space="preserve">                     for (e=j=0;j&lt;n;j++)</w:t>
      </w:r>
    </w:p>
    <w:p w:rsidR="005F1F37" w:rsidRPr="003F0B0C" w:rsidRDefault="005F1F37" w:rsidP="005F1F37">
      <w:pPr>
        <w:pStyle w:val="ad"/>
        <w:rPr>
          <w:rFonts w:hAnsi="宋体" w:cs="宋体"/>
        </w:rPr>
      </w:pPr>
      <w:r w:rsidRPr="003F0B0C">
        <w:rPr>
          <w:rFonts w:hAnsi="宋体" w:cs="宋体" w:hint="eastAsia"/>
        </w:rPr>
        <w:t xml:space="preserve">                            e+=ort[i][j]*ort[i][j];</w:t>
      </w:r>
    </w:p>
    <w:p w:rsidR="005F1F37" w:rsidRPr="003F0B0C" w:rsidRDefault="005F1F37" w:rsidP="005F1F37">
      <w:pPr>
        <w:pStyle w:val="ad"/>
        <w:rPr>
          <w:rFonts w:hAnsi="宋体" w:cs="宋体"/>
        </w:rPr>
      </w:pPr>
      <w:r w:rsidRPr="003F0B0C">
        <w:rPr>
          <w:rFonts w:hAnsi="宋体" w:cs="宋体" w:hint="eastAsia"/>
        </w:rPr>
        <w:t xml:space="preserve">                     if (fabs(e=sqrt(e))&lt;eps)</w:t>
      </w:r>
    </w:p>
    <w:p w:rsidR="005F1F37" w:rsidRPr="003F0B0C" w:rsidRDefault="005F1F37" w:rsidP="005F1F37">
      <w:pPr>
        <w:pStyle w:val="ad"/>
        <w:rPr>
          <w:rFonts w:hAnsi="宋体" w:cs="宋体"/>
        </w:rPr>
      </w:pPr>
      <w:r w:rsidRPr="003F0B0C">
        <w:rPr>
          <w:rFonts w:hAnsi="宋体" w:cs="宋体" w:hint="eastAsia"/>
        </w:rPr>
        <w:t xml:space="preserve">                            return 1;</w:t>
      </w:r>
    </w:p>
    <w:p w:rsidR="005F1F37" w:rsidRPr="003F0B0C" w:rsidRDefault="005F1F37" w:rsidP="005F1F37">
      <w:pPr>
        <w:pStyle w:val="ad"/>
        <w:rPr>
          <w:rFonts w:hAnsi="宋体" w:cs="宋体"/>
          <w:lang w:val="pt-BR"/>
        </w:rPr>
      </w:pPr>
      <w:r w:rsidRPr="003F0B0C">
        <w:rPr>
          <w:rFonts w:hAnsi="宋体" w:cs="宋体" w:hint="eastAsia"/>
          <w:lang w:val="pt-BR"/>
        </w:rPr>
        <w:t xml:space="preserve">                     for (j=0;j&lt;n;j++)</w:t>
      </w:r>
    </w:p>
    <w:p w:rsidR="005F1F37" w:rsidRPr="003F0B0C" w:rsidRDefault="005F1F37" w:rsidP="005F1F37">
      <w:pPr>
        <w:pStyle w:val="ad"/>
        <w:rPr>
          <w:rFonts w:hAnsi="宋体" w:cs="宋体"/>
          <w:lang w:val="pt-BR"/>
        </w:rPr>
      </w:pPr>
      <w:r w:rsidRPr="003F0B0C">
        <w:rPr>
          <w:rFonts w:hAnsi="宋体" w:cs="宋体" w:hint="eastAsia"/>
          <w:lang w:val="pt-BR"/>
        </w:rPr>
        <w:lastRenderedPageBreak/>
        <w:t xml:space="preserve">                            ort[i][j]/=e;</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w:t>
      </w:r>
    </w:p>
    <w:p w:rsidR="005F1F37" w:rsidRPr="003F0B0C" w:rsidRDefault="005F1F37" w:rsidP="005F1F37">
      <w:pPr>
        <w:pStyle w:val="ad"/>
        <w:rPr>
          <w:rFonts w:hAnsi="宋体" w:cs="宋体"/>
          <w:lang w:val="pt-BR"/>
        </w:rPr>
      </w:pPr>
      <w:r w:rsidRPr="003F0B0C">
        <w:rPr>
          <w:rFonts w:hAnsi="宋体" w:cs="宋体" w:hint="eastAsia"/>
          <w:lang w:val="pt-BR"/>
        </w:rPr>
        <w:t xml:space="preserve">       return 0;</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p>
    <w:p w:rsidR="005F1F37" w:rsidRPr="003F0B0C" w:rsidRDefault="005F1F37" w:rsidP="005F1F37">
      <w:pPr>
        <w:pStyle w:val="ad"/>
        <w:rPr>
          <w:rFonts w:hAnsi="宋体" w:cs="宋体"/>
          <w:b/>
          <w:lang w:val="pt-BR"/>
        </w:rPr>
      </w:pPr>
      <w:r w:rsidRPr="003F0B0C">
        <w:rPr>
          <w:rFonts w:hAnsi="宋体" w:cs="宋体" w:hint="eastAsia"/>
          <w:b/>
          <w:lang w:val="pt-BR"/>
        </w:rPr>
        <w:t xml:space="preserve">14.6 </w:t>
      </w:r>
      <w:r w:rsidRPr="003F0B0C">
        <w:rPr>
          <w:rFonts w:hAnsi="宋体" w:cs="宋体" w:hint="eastAsia"/>
          <w:b/>
        </w:rPr>
        <w:t>日期</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日期函数</w:t>
      </w:r>
    </w:p>
    <w:p w:rsidR="005F1F37" w:rsidRPr="003F0B0C" w:rsidRDefault="005F1F37" w:rsidP="005F1F37">
      <w:pPr>
        <w:pStyle w:val="ad"/>
        <w:rPr>
          <w:rFonts w:hAnsi="宋体" w:cs="宋体"/>
          <w:lang w:val="pt-BR"/>
        </w:rPr>
      </w:pPr>
      <w:r w:rsidRPr="003F0B0C">
        <w:rPr>
          <w:rFonts w:hAnsi="宋体" w:cs="宋体" w:hint="eastAsia"/>
          <w:lang w:val="pt-BR"/>
        </w:rPr>
        <w:t>int days[12]={31,28,31,30,31,30,31,31,30,31,30,31};</w:t>
      </w:r>
    </w:p>
    <w:p w:rsidR="005F1F37" w:rsidRPr="003F0B0C" w:rsidRDefault="005F1F37" w:rsidP="005F1F37">
      <w:pPr>
        <w:pStyle w:val="ad"/>
        <w:rPr>
          <w:rFonts w:hAnsi="宋体" w:cs="宋体"/>
          <w:lang w:val="pt-BR"/>
        </w:rPr>
      </w:pPr>
      <w:r w:rsidRPr="003F0B0C">
        <w:rPr>
          <w:rFonts w:hAnsi="宋体" w:cs="宋体" w:hint="eastAsia"/>
          <w:lang w:val="pt-BR"/>
        </w:rPr>
        <w:t>struct date{</w:t>
      </w:r>
    </w:p>
    <w:p w:rsidR="005F1F37" w:rsidRPr="003F0B0C" w:rsidRDefault="005F1F37" w:rsidP="005F1F37">
      <w:pPr>
        <w:pStyle w:val="ad"/>
        <w:rPr>
          <w:rFonts w:hAnsi="宋体" w:cs="宋体"/>
          <w:lang w:val="pt-BR"/>
        </w:rPr>
      </w:pPr>
      <w:r w:rsidRPr="003F0B0C">
        <w:rPr>
          <w:rFonts w:hAnsi="宋体" w:cs="宋体" w:hint="eastAsia"/>
          <w:lang w:val="pt-BR"/>
        </w:rPr>
        <w:t xml:space="preserve">       int year,month,day;</w:t>
      </w:r>
    </w:p>
    <w:p w:rsidR="005F1F37" w:rsidRPr="003F0B0C" w:rsidRDefault="005F1F37" w:rsidP="005F1F37">
      <w:pPr>
        <w:pStyle w:val="ad"/>
        <w:rPr>
          <w:rFonts w:hAnsi="宋体" w:cs="宋体"/>
          <w:lang w:val="pt-BR"/>
        </w:rPr>
      </w:pPr>
      <w:r w:rsidRPr="003F0B0C">
        <w:rPr>
          <w:rFonts w:hAnsi="宋体" w:cs="宋体" w:hint="eastAsia"/>
          <w:lang w:val="pt-BR"/>
        </w:rPr>
        <w:t>};</w:t>
      </w:r>
    </w:p>
    <w:p w:rsidR="005F1F37" w:rsidRPr="003F0B0C" w:rsidRDefault="005F1F37" w:rsidP="005F1F37">
      <w:pPr>
        <w:pStyle w:val="ad"/>
        <w:rPr>
          <w:rFonts w:hAnsi="宋体" w:cs="宋体"/>
          <w:lang w:val="pt-BR"/>
        </w:rPr>
      </w:pPr>
      <w:r w:rsidRPr="003F0B0C">
        <w:rPr>
          <w:rFonts w:hAnsi="宋体" w:cs="宋体" w:hint="eastAsia"/>
          <w:lang w:val="pt-BR"/>
        </w:rPr>
        <w:t>//</w:t>
      </w:r>
      <w:r w:rsidRPr="003F0B0C">
        <w:rPr>
          <w:rFonts w:hAnsi="宋体" w:cs="宋体" w:hint="eastAsia"/>
        </w:rPr>
        <w:t>判闰年</w:t>
      </w:r>
    </w:p>
    <w:p w:rsidR="005F1F37" w:rsidRPr="003F0B0C" w:rsidRDefault="005F1F37" w:rsidP="005F1F37">
      <w:pPr>
        <w:pStyle w:val="ad"/>
        <w:rPr>
          <w:rFonts w:hAnsi="宋体" w:cs="宋体"/>
          <w:lang w:val="pt-BR"/>
        </w:rPr>
      </w:pPr>
      <w:r w:rsidRPr="003F0B0C">
        <w:rPr>
          <w:rFonts w:hAnsi="宋体" w:cs="宋体" w:hint="eastAsia"/>
          <w:lang w:val="pt-BR"/>
        </w:rPr>
        <w:t>inline int leap(int year){</w:t>
      </w:r>
    </w:p>
    <w:p w:rsidR="005F1F37" w:rsidRPr="003F0B0C" w:rsidRDefault="005F1F37" w:rsidP="005F1F37">
      <w:pPr>
        <w:pStyle w:val="ad"/>
        <w:rPr>
          <w:rFonts w:hAnsi="宋体" w:cs="宋体"/>
          <w:lang w:val="pt-BR"/>
        </w:rPr>
      </w:pPr>
      <w:r w:rsidRPr="003F0B0C">
        <w:rPr>
          <w:rFonts w:hAnsi="宋体" w:cs="宋体" w:hint="eastAsia"/>
          <w:lang w:val="pt-BR"/>
        </w:rPr>
        <w:t xml:space="preserve">       return (year%4==0&amp;&amp;year%100!=0)||year%400==0;</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//判合法性</w:t>
      </w:r>
    </w:p>
    <w:p w:rsidR="005F1F37" w:rsidRPr="003F0B0C" w:rsidRDefault="005F1F37" w:rsidP="005F1F37">
      <w:pPr>
        <w:pStyle w:val="ad"/>
        <w:rPr>
          <w:rFonts w:hAnsi="宋体" w:cs="宋体"/>
        </w:rPr>
      </w:pPr>
      <w:r w:rsidRPr="003F0B0C">
        <w:rPr>
          <w:rFonts w:hAnsi="宋体" w:cs="宋体" w:hint="eastAsia"/>
        </w:rPr>
        <w:t>inline int legal(date a){</w:t>
      </w:r>
    </w:p>
    <w:p w:rsidR="005F1F37" w:rsidRPr="003F0B0C" w:rsidRDefault="005F1F37" w:rsidP="005F1F37">
      <w:pPr>
        <w:pStyle w:val="ad"/>
        <w:rPr>
          <w:rFonts w:hAnsi="宋体" w:cs="宋体"/>
        </w:rPr>
      </w:pPr>
      <w:r w:rsidRPr="003F0B0C">
        <w:rPr>
          <w:rFonts w:hAnsi="宋体" w:cs="宋体" w:hint="eastAsia"/>
        </w:rPr>
        <w:t xml:space="preserve">       if (a.month&lt;0||a.month&gt;12)</w:t>
      </w:r>
    </w:p>
    <w:p w:rsidR="005F1F37" w:rsidRPr="003F0B0C" w:rsidRDefault="005F1F37" w:rsidP="005F1F37">
      <w:pPr>
        <w:pStyle w:val="ad"/>
        <w:rPr>
          <w:rFonts w:hAnsi="宋体" w:cs="宋体"/>
        </w:rPr>
      </w:pPr>
      <w:r w:rsidRPr="003F0B0C">
        <w:rPr>
          <w:rFonts w:hAnsi="宋体" w:cs="宋体" w:hint="eastAsia"/>
        </w:rPr>
        <w:t xml:space="preserve">              return 0;</w:t>
      </w:r>
    </w:p>
    <w:p w:rsidR="005F1F37" w:rsidRPr="003F0B0C" w:rsidRDefault="005F1F37" w:rsidP="005F1F37">
      <w:pPr>
        <w:pStyle w:val="ad"/>
        <w:rPr>
          <w:rFonts w:hAnsi="宋体" w:cs="宋体"/>
        </w:rPr>
      </w:pPr>
      <w:r w:rsidRPr="003F0B0C">
        <w:rPr>
          <w:rFonts w:hAnsi="宋体" w:cs="宋体" w:hint="eastAsia"/>
        </w:rPr>
        <w:t xml:space="preserve">       if (a.month==2)</w:t>
      </w:r>
    </w:p>
    <w:p w:rsidR="005F1F37" w:rsidRPr="003F0B0C" w:rsidRDefault="005F1F37" w:rsidP="005F1F37">
      <w:pPr>
        <w:pStyle w:val="ad"/>
        <w:rPr>
          <w:rFonts w:hAnsi="宋体" w:cs="宋体"/>
        </w:rPr>
      </w:pPr>
      <w:r w:rsidRPr="003F0B0C">
        <w:rPr>
          <w:rFonts w:hAnsi="宋体" w:cs="宋体" w:hint="eastAsia"/>
        </w:rPr>
        <w:t xml:space="preserve">              return a.day&gt;0&amp;&amp;a.day&lt;=28+leap(a.year);</w:t>
      </w:r>
    </w:p>
    <w:p w:rsidR="005F1F37" w:rsidRPr="003F0B0C" w:rsidRDefault="005F1F37" w:rsidP="005F1F37">
      <w:pPr>
        <w:pStyle w:val="ad"/>
        <w:rPr>
          <w:rFonts w:hAnsi="宋体" w:cs="宋体"/>
        </w:rPr>
      </w:pPr>
      <w:r w:rsidRPr="003F0B0C">
        <w:rPr>
          <w:rFonts w:hAnsi="宋体" w:cs="宋体" w:hint="eastAsia"/>
        </w:rPr>
        <w:t xml:space="preserve">       return a.day&gt;0&amp;&amp;a.day&lt;=days[a.month-1];</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//比较日期大小</w:t>
      </w:r>
    </w:p>
    <w:p w:rsidR="005F1F37" w:rsidRPr="003F0B0C" w:rsidRDefault="005F1F37" w:rsidP="005F1F37">
      <w:pPr>
        <w:pStyle w:val="ad"/>
        <w:rPr>
          <w:rFonts w:hAnsi="宋体" w:cs="宋体"/>
        </w:rPr>
      </w:pPr>
      <w:r w:rsidRPr="003F0B0C">
        <w:rPr>
          <w:rFonts w:hAnsi="宋体" w:cs="宋体" w:hint="eastAsia"/>
        </w:rPr>
        <w:t>inline int datecmp(date a,date b){</w:t>
      </w:r>
    </w:p>
    <w:p w:rsidR="005F1F37" w:rsidRPr="003F0B0C" w:rsidRDefault="005F1F37" w:rsidP="005F1F37">
      <w:pPr>
        <w:pStyle w:val="ad"/>
        <w:rPr>
          <w:rFonts w:hAnsi="宋体" w:cs="宋体"/>
        </w:rPr>
      </w:pPr>
      <w:r w:rsidRPr="003F0B0C">
        <w:rPr>
          <w:rFonts w:hAnsi="宋体" w:cs="宋体" w:hint="eastAsia"/>
        </w:rPr>
        <w:t xml:space="preserve">   if (a.year!=b.year)</w:t>
      </w:r>
    </w:p>
    <w:p w:rsidR="005F1F37" w:rsidRPr="003F0B0C" w:rsidRDefault="005F1F37" w:rsidP="005F1F37">
      <w:pPr>
        <w:pStyle w:val="ad"/>
        <w:rPr>
          <w:rFonts w:hAnsi="宋体" w:cs="宋体"/>
        </w:rPr>
      </w:pPr>
      <w:r w:rsidRPr="003F0B0C">
        <w:rPr>
          <w:rFonts w:hAnsi="宋体" w:cs="宋体" w:hint="eastAsia"/>
        </w:rPr>
        <w:t xml:space="preserve">          return a.year-b.year;</w:t>
      </w:r>
    </w:p>
    <w:p w:rsidR="005F1F37" w:rsidRPr="003F0B0C" w:rsidRDefault="005F1F37" w:rsidP="005F1F37">
      <w:pPr>
        <w:pStyle w:val="ad"/>
        <w:rPr>
          <w:rFonts w:hAnsi="宋体" w:cs="宋体"/>
        </w:rPr>
      </w:pPr>
      <w:r w:rsidRPr="003F0B0C">
        <w:rPr>
          <w:rFonts w:hAnsi="宋体" w:cs="宋体" w:hint="eastAsia"/>
        </w:rPr>
        <w:t xml:space="preserve">   if (a.month!=b.month)</w:t>
      </w:r>
    </w:p>
    <w:p w:rsidR="005F1F37" w:rsidRPr="003F0B0C" w:rsidRDefault="005F1F37" w:rsidP="005F1F37">
      <w:pPr>
        <w:pStyle w:val="ad"/>
        <w:rPr>
          <w:rFonts w:hAnsi="宋体" w:cs="宋体"/>
        </w:rPr>
      </w:pPr>
      <w:r w:rsidRPr="003F0B0C">
        <w:rPr>
          <w:rFonts w:hAnsi="宋体" w:cs="宋体" w:hint="eastAsia"/>
        </w:rPr>
        <w:t xml:space="preserve">          return a.month-b.month;</w:t>
      </w:r>
    </w:p>
    <w:p w:rsidR="005F1F37" w:rsidRPr="003F0B0C" w:rsidRDefault="005F1F37" w:rsidP="005F1F37">
      <w:pPr>
        <w:pStyle w:val="ad"/>
        <w:rPr>
          <w:rFonts w:hAnsi="宋体" w:cs="宋体"/>
        </w:rPr>
      </w:pPr>
      <w:r w:rsidRPr="003F0B0C">
        <w:rPr>
          <w:rFonts w:hAnsi="宋体" w:cs="宋体" w:hint="eastAsia"/>
        </w:rPr>
        <w:t xml:space="preserve">   return a.day-b.day;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//返回指定日期是星期几</w:t>
      </w:r>
    </w:p>
    <w:p w:rsidR="005F1F37" w:rsidRPr="003F0B0C" w:rsidRDefault="005F1F37" w:rsidP="005F1F37">
      <w:pPr>
        <w:pStyle w:val="ad"/>
        <w:rPr>
          <w:rFonts w:hAnsi="宋体" w:cs="宋体"/>
        </w:rPr>
      </w:pPr>
      <w:r w:rsidRPr="003F0B0C">
        <w:rPr>
          <w:rFonts w:hAnsi="宋体" w:cs="宋体" w:hint="eastAsia"/>
        </w:rPr>
        <w:t>int weekday(date a){</w:t>
      </w:r>
    </w:p>
    <w:p w:rsidR="005F1F37" w:rsidRPr="003F0B0C" w:rsidRDefault="005F1F37" w:rsidP="005F1F37">
      <w:pPr>
        <w:pStyle w:val="ad"/>
        <w:rPr>
          <w:rFonts w:hAnsi="宋体" w:cs="宋体"/>
        </w:rPr>
      </w:pPr>
      <w:r w:rsidRPr="003F0B0C">
        <w:rPr>
          <w:rFonts w:hAnsi="宋体" w:cs="宋体" w:hint="eastAsia"/>
        </w:rPr>
        <w:t xml:space="preserve">       int tm=a.month&gt;=3?(a.month-2):(a.month+10);</w:t>
      </w:r>
    </w:p>
    <w:p w:rsidR="005F1F37" w:rsidRPr="003F0B0C" w:rsidRDefault="005F1F37" w:rsidP="005F1F37">
      <w:pPr>
        <w:pStyle w:val="ad"/>
        <w:rPr>
          <w:rFonts w:hAnsi="宋体" w:cs="宋体"/>
        </w:rPr>
      </w:pPr>
      <w:r w:rsidRPr="003F0B0C">
        <w:rPr>
          <w:rFonts w:hAnsi="宋体" w:cs="宋体" w:hint="eastAsia"/>
        </w:rPr>
        <w:t xml:space="preserve">       int ty=a.month&gt;=3?a.year:(a.year-1);</w:t>
      </w:r>
    </w:p>
    <w:p w:rsidR="005F1F37" w:rsidRPr="003F0B0C" w:rsidRDefault="005F1F37" w:rsidP="005F1F37">
      <w:pPr>
        <w:pStyle w:val="ad"/>
        <w:rPr>
          <w:rFonts w:hAnsi="宋体" w:cs="宋体"/>
        </w:rPr>
      </w:pPr>
      <w:r w:rsidRPr="003F0B0C">
        <w:rPr>
          <w:rFonts w:hAnsi="宋体" w:cs="宋体" w:hint="eastAsia"/>
        </w:rPr>
        <w:t xml:space="preserve">       return (ty+ty/4-ty/100+ty/400+(int)(2.6*tm-0.2)+a.day)%7;</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//日期转天数偏移</w:t>
      </w:r>
    </w:p>
    <w:p w:rsidR="005F1F37" w:rsidRPr="003F0B0C" w:rsidRDefault="005F1F37" w:rsidP="005F1F37">
      <w:pPr>
        <w:pStyle w:val="ad"/>
        <w:rPr>
          <w:rFonts w:hAnsi="宋体" w:cs="宋体"/>
        </w:rPr>
      </w:pPr>
      <w:r w:rsidRPr="003F0B0C">
        <w:rPr>
          <w:rFonts w:hAnsi="宋体" w:cs="宋体" w:hint="eastAsia"/>
        </w:rPr>
        <w:t>int date2int(date a){</w:t>
      </w:r>
    </w:p>
    <w:p w:rsidR="005F1F37" w:rsidRPr="003F0B0C" w:rsidRDefault="005F1F37" w:rsidP="005F1F37">
      <w:pPr>
        <w:pStyle w:val="ad"/>
        <w:rPr>
          <w:rFonts w:hAnsi="宋体" w:cs="宋体"/>
        </w:rPr>
      </w:pPr>
      <w:r w:rsidRPr="003F0B0C">
        <w:rPr>
          <w:rFonts w:hAnsi="宋体" w:cs="宋体" w:hint="eastAsia"/>
        </w:rPr>
        <w:t xml:space="preserve">       int ret=a.year*365+(a.year-1)/4-(a.year-1)/100+(a.year-1)/400,i;</w:t>
      </w:r>
    </w:p>
    <w:p w:rsidR="005F1F37" w:rsidRPr="003F0B0C" w:rsidRDefault="005F1F37" w:rsidP="005F1F37">
      <w:pPr>
        <w:pStyle w:val="ad"/>
        <w:rPr>
          <w:rFonts w:hAnsi="宋体" w:cs="宋体"/>
        </w:rPr>
      </w:pPr>
      <w:r w:rsidRPr="003F0B0C">
        <w:rPr>
          <w:rFonts w:hAnsi="宋体" w:cs="宋体" w:hint="eastAsia"/>
        </w:rPr>
        <w:t xml:space="preserve">       days[1]+=leap(a.year);</w:t>
      </w:r>
    </w:p>
    <w:p w:rsidR="005F1F37" w:rsidRPr="003F0B0C" w:rsidRDefault="005F1F37" w:rsidP="005F1F37">
      <w:pPr>
        <w:pStyle w:val="ad"/>
        <w:rPr>
          <w:rFonts w:hAnsi="宋体" w:cs="宋体"/>
        </w:rPr>
      </w:pPr>
      <w:r w:rsidRPr="003F0B0C">
        <w:rPr>
          <w:rFonts w:hAnsi="宋体" w:cs="宋体" w:hint="eastAsia"/>
        </w:rPr>
        <w:t xml:space="preserve">       for (i=0;i&lt;a.month-1;ret+=days[i++]);</w:t>
      </w:r>
    </w:p>
    <w:p w:rsidR="005F1F37" w:rsidRPr="003F0B0C" w:rsidRDefault="005F1F37" w:rsidP="005F1F37">
      <w:pPr>
        <w:pStyle w:val="ad"/>
        <w:rPr>
          <w:rFonts w:hAnsi="宋体" w:cs="宋体"/>
        </w:rPr>
      </w:pPr>
      <w:r w:rsidRPr="003F0B0C">
        <w:rPr>
          <w:rFonts w:hAnsi="宋体" w:cs="宋体" w:hint="eastAsia"/>
        </w:rPr>
        <w:lastRenderedPageBreak/>
        <w:t xml:space="preserve">       days[1]=28;</w:t>
      </w:r>
    </w:p>
    <w:p w:rsidR="005F1F37" w:rsidRPr="003F0B0C" w:rsidRDefault="005F1F37" w:rsidP="005F1F37">
      <w:pPr>
        <w:pStyle w:val="ad"/>
        <w:rPr>
          <w:rFonts w:hAnsi="宋体" w:cs="宋体"/>
        </w:rPr>
      </w:pPr>
      <w:r w:rsidRPr="003F0B0C">
        <w:rPr>
          <w:rFonts w:hAnsi="宋体" w:cs="宋体" w:hint="eastAsia"/>
        </w:rPr>
        <w:t xml:space="preserve">       return ret+a.day;</w:t>
      </w:r>
    </w:p>
    <w:p w:rsidR="005F1F37" w:rsidRPr="003F0B0C" w:rsidRDefault="005F1F37" w:rsidP="005F1F37">
      <w:pPr>
        <w:pStyle w:val="ad"/>
        <w:rPr>
          <w:rFonts w:hAnsi="宋体" w:cs="宋体"/>
        </w:rPr>
      </w:pPr>
      <w:r w:rsidRPr="003F0B0C">
        <w:rPr>
          <w:rFonts w:hAnsi="宋体" w:cs="宋体" w:hint="eastAsia"/>
        </w:rPr>
        <w:t>}</w:t>
      </w:r>
    </w:p>
    <w:p w:rsidR="005F1F37" w:rsidRPr="003F0B0C" w:rsidRDefault="005F1F37" w:rsidP="005F1F37">
      <w:pPr>
        <w:pStyle w:val="ad"/>
        <w:rPr>
          <w:rFonts w:hAnsi="宋体" w:cs="宋体"/>
        </w:rPr>
      </w:pPr>
      <w:r w:rsidRPr="003F0B0C">
        <w:rPr>
          <w:rFonts w:hAnsi="宋体" w:cs="宋体" w:hint="eastAsia"/>
        </w:rPr>
        <w:t xml:space="preserve"> </w:t>
      </w:r>
    </w:p>
    <w:p w:rsidR="005F1F37" w:rsidRPr="003F0B0C" w:rsidRDefault="005F1F37" w:rsidP="005F1F37">
      <w:pPr>
        <w:pStyle w:val="ad"/>
        <w:rPr>
          <w:rFonts w:hAnsi="宋体" w:cs="宋体"/>
        </w:rPr>
      </w:pPr>
      <w:r w:rsidRPr="003F0B0C">
        <w:rPr>
          <w:rFonts w:hAnsi="宋体" w:cs="宋体" w:hint="eastAsia"/>
        </w:rPr>
        <w:t>//天数偏移转日期</w:t>
      </w:r>
    </w:p>
    <w:p w:rsidR="005F1F37" w:rsidRPr="003F0B0C" w:rsidRDefault="005F1F37" w:rsidP="005F1F37">
      <w:pPr>
        <w:pStyle w:val="ad"/>
        <w:rPr>
          <w:rFonts w:hAnsi="宋体" w:cs="宋体"/>
        </w:rPr>
      </w:pPr>
      <w:r w:rsidRPr="003F0B0C">
        <w:rPr>
          <w:rFonts w:hAnsi="宋体" w:cs="宋体" w:hint="eastAsia"/>
        </w:rPr>
        <w:t>date int2date(int a){</w:t>
      </w:r>
    </w:p>
    <w:p w:rsidR="005F1F37" w:rsidRPr="003F0B0C" w:rsidRDefault="005F1F37" w:rsidP="005F1F37">
      <w:pPr>
        <w:pStyle w:val="ad"/>
        <w:rPr>
          <w:rFonts w:hAnsi="宋体" w:cs="宋体"/>
        </w:rPr>
      </w:pPr>
      <w:r w:rsidRPr="003F0B0C">
        <w:rPr>
          <w:rFonts w:hAnsi="宋体" w:cs="宋体" w:hint="eastAsia"/>
        </w:rPr>
        <w:t xml:space="preserve">       date ret;</w:t>
      </w:r>
    </w:p>
    <w:p w:rsidR="005F1F37" w:rsidRPr="003F0B0C" w:rsidRDefault="005F1F37" w:rsidP="005F1F37">
      <w:pPr>
        <w:pStyle w:val="ad"/>
        <w:rPr>
          <w:rFonts w:hAnsi="宋体" w:cs="宋体"/>
        </w:rPr>
      </w:pPr>
      <w:r w:rsidRPr="003F0B0C">
        <w:rPr>
          <w:rFonts w:hAnsi="宋体" w:cs="宋体" w:hint="eastAsia"/>
        </w:rPr>
        <w:t xml:space="preserve">       ret.year=a/146097*400;</w:t>
      </w:r>
    </w:p>
    <w:p w:rsidR="005F1F37" w:rsidRPr="003F0B0C" w:rsidRDefault="005F1F37" w:rsidP="005F1F37">
      <w:pPr>
        <w:pStyle w:val="ad"/>
        <w:rPr>
          <w:rFonts w:hAnsi="宋体" w:cs="宋体"/>
        </w:rPr>
      </w:pPr>
      <w:r w:rsidRPr="003F0B0C">
        <w:rPr>
          <w:rFonts w:hAnsi="宋体" w:cs="宋体" w:hint="eastAsia"/>
        </w:rPr>
        <w:t xml:space="preserve">       for (a%=146097;a&gt;=365+leap(ret.year);a-=365+leap(ret.year),ret.year++);</w:t>
      </w:r>
    </w:p>
    <w:p w:rsidR="005F1F37" w:rsidRPr="003F0B0C" w:rsidRDefault="005F1F37" w:rsidP="005F1F37">
      <w:pPr>
        <w:pStyle w:val="ad"/>
        <w:rPr>
          <w:rFonts w:hAnsi="宋体" w:cs="宋体"/>
        </w:rPr>
      </w:pPr>
      <w:r w:rsidRPr="003F0B0C">
        <w:rPr>
          <w:rFonts w:hAnsi="宋体" w:cs="宋体" w:hint="eastAsia"/>
        </w:rPr>
        <w:t xml:space="preserve">       days[1]+=leap(ret.year);</w:t>
      </w:r>
    </w:p>
    <w:p w:rsidR="005F1F37" w:rsidRPr="003F0B0C" w:rsidRDefault="005F1F37" w:rsidP="005F1F37">
      <w:pPr>
        <w:pStyle w:val="ad"/>
        <w:rPr>
          <w:rFonts w:hAnsi="宋体" w:cs="宋体"/>
        </w:rPr>
      </w:pPr>
      <w:r w:rsidRPr="003F0B0C">
        <w:rPr>
          <w:rFonts w:hAnsi="宋体" w:cs="宋体" w:hint="eastAsia"/>
        </w:rPr>
        <w:t xml:space="preserve">       for (ret.month=1;a&gt;=days[ret.month-1];a-=days[ret.month-1],ret.month++);</w:t>
      </w:r>
    </w:p>
    <w:p w:rsidR="005F1F37" w:rsidRPr="003F0B0C" w:rsidRDefault="005F1F37" w:rsidP="005F1F37">
      <w:pPr>
        <w:pStyle w:val="ad"/>
        <w:rPr>
          <w:rFonts w:hAnsi="宋体" w:cs="宋体"/>
        </w:rPr>
      </w:pPr>
      <w:r w:rsidRPr="003F0B0C">
        <w:rPr>
          <w:rFonts w:hAnsi="宋体" w:cs="宋体" w:hint="eastAsia"/>
        </w:rPr>
        <w:t xml:space="preserve">       days[1]=28;</w:t>
      </w:r>
    </w:p>
    <w:p w:rsidR="005F1F37" w:rsidRPr="003F0B0C" w:rsidRDefault="005F1F37" w:rsidP="005F1F37">
      <w:pPr>
        <w:pStyle w:val="ad"/>
        <w:rPr>
          <w:rFonts w:hAnsi="宋体" w:cs="宋体"/>
        </w:rPr>
      </w:pPr>
      <w:r w:rsidRPr="003F0B0C">
        <w:rPr>
          <w:rFonts w:hAnsi="宋体" w:cs="宋体" w:hint="eastAsia"/>
        </w:rPr>
        <w:t xml:space="preserve">       ret.day=a+1;</w:t>
      </w:r>
    </w:p>
    <w:p w:rsidR="005F1F37" w:rsidRPr="003F0B0C" w:rsidRDefault="005F1F37" w:rsidP="005F1F37">
      <w:pPr>
        <w:pStyle w:val="ad"/>
        <w:rPr>
          <w:rFonts w:hAnsi="宋体" w:cs="宋体"/>
        </w:rPr>
      </w:pPr>
      <w:r w:rsidRPr="003F0B0C">
        <w:rPr>
          <w:rFonts w:hAnsi="宋体" w:cs="宋体" w:hint="eastAsia"/>
        </w:rPr>
        <w:t xml:space="preserve">      return ret;</w:t>
      </w:r>
    </w:p>
    <w:p w:rsidR="00FC39FE" w:rsidRPr="003F0B0C" w:rsidRDefault="005F1F37" w:rsidP="005F1F37">
      <w:pPr>
        <w:pStyle w:val="ad"/>
        <w:rPr>
          <w:rFonts w:hAnsi="宋体" w:cs="宋体"/>
        </w:rPr>
      </w:pPr>
      <w:r w:rsidRPr="003F0B0C">
        <w:rPr>
          <w:rFonts w:hAnsi="宋体" w:cs="宋体" w:hint="eastAsia"/>
        </w:rPr>
        <w:t>}</w:t>
      </w:r>
    </w:p>
    <w:p w:rsidR="005F1F37" w:rsidRPr="003F0B0C" w:rsidRDefault="005F1F37" w:rsidP="0059183E">
      <w:pPr>
        <w:rPr>
          <w:rFonts w:ascii="宋体" w:eastAsia="宋体" w:hAnsi="宋体"/>
        </w:rPr>
      </w:pPr>
    </w:p>
    <w:sectPr w:rsidR="005F1F37" w:rsidRPr="003F0B0C" w:rsidSect="00E77A6C">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A1A" w:rsidRDefault="00167A1A" w:rsidP="00FB0C48">
      <w:r>
        <w:separator/>
      </w:r>
    </w:p>
  </w:endnote>
  <w:endnote w:type="continuationSeparator" w:id="0">
    <w:p w:rsidR="00167A1A" w:rsidRDefault="00167A1A" w:rsidP="00FB0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25094"/>
      <w:docPartObj>
        <w:docPartGallery w:val="Page Numbers (Bottom of Page)"/>
        <w:docPartUnique/>
      </w:docPartObj>
    </w:sdtPr>
    <w:sdtContent>
      <w:p w:rsidR="00FA6844" w:rsidRDefault="00FA6844">
        <w:pPr>
          <w:pStyle w:val="ab"/>
          <w:jc w:val="center"/>
        </w:pPr>
        <w:r>
          <w:fldChar w:fldCharType="begin"/>
        </w:r>
        <w:r>
          <w:instrText>PAGE   \* MERGEFORMAT</w:instrText>
        </w:r>
        <w:r>
          <w:fldChar w:fldCharType="separate"/>
        </w:r>
        <w:r w:rsidR="00CA22C6" w:rsidRPr="00CA22C6">
          <w:rPr>
            <w:noProof/>
            <w:lang w:val="zh-CN"/>
          </w:rPr>
          <w:t>1</w:t>
        </w:r>
        <w:r>
          <w:fldChar w:fldCharType="end"/>
        </w:r>
      </w:p>
    </w:sdtContent>
  </w:sdt>
  <w:p w:rsidR="00FA6844" w:rsidRDefault="00FA6844">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A1A" w:rsidRDefault="00167A1A" w:rsidP="00FB0C48">
      <w:r>
        <w:separator/>
      </w:r>
    </w:p>
  </w:footnote>
  <w:footnote w:type="continuationSeparator" w:id="0">
    <w:p w:rsidR="00167A1A" w:rsidRDefault="00167A1A" w:rsidP="00FB0C4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2D7"/>
    <w:multiLevelType w:val="multilevel"/>
    <w:tmpl w:val="D16C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F7A59"/>
    <w:multiLevelType w:val="multilevel"/>
    <w:tmpl w:val="E2E6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11F30"/>
    <w:multiLevelType w:val="multilevel"/>
    <w:tmpl w:val="73FA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2422A2"/>
    <w:multiLevelType w:val="multilevel"/>
    <w:tmpl w:val="964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65A"/>
    <w:rsid w:val="00002D06"/>
    <w:rsid w:val="00002DA3"/>
    <w:rsid w:val="00004C4E"/>
    <w:rsid w:val="0000595D"/>
    <w:rsid w:val="00021B70"/>
    <w:rsid w:val="00024451"/>
    <w:rsid w:val="00025540"/>
    <w:rsid w:val="00027569"/>
    <w:rsid w:val="00031F7A"/>
    <w:rsid w:val="000332BE"/>
    <w:rsid w:val="00033A1D"/>
    <w:rsid w:val="00034BD5"/>
    <w:rsid w:val="000415A7"/>
    <w:rsid w:val="00043AC1"/>
    <w:rsid w:val="00043D6B"/>
    <w:rsid w:val="000503D8"/>
    <w:rsid w:val="00050CF1"/>
    <w:rsid w:val="00051719"/>
    <w:rsid w:val="00054885"/>
    <w:rsid w:val="00054EFB"/>
    <w:rsid w:val="000561DA"/>
    <w:rsid w:val="00056D87"/>
    <w:rsid w:val="00060070"/>
    <w:rsid w:val="0006245C"/>
    <w:rsid w:val="0006394E"/>
    <w:rsid w:val="0006405B"/>
    <w:rsid w:val="0006518A"/>
    <w:rsid w:val="00067869"/>
    <w:rsid w:val="00070D42"/>
    <w:rsid w:val="000724E4"/>
    <w:rsid w:val="00072E70"/>
    <w:rsid w:val="00073603"/>
    <w:rsid w:val="000747AE"/>
    <w:rsid w:val="00075AA3"/>
    <w:rsid w:val="00077701"/>
    <w:rsid w:val="000837C6"/>
    <w:rsid w:val="00087A62"/>
    <w:rsid w:val="00091304"/>
    <w:rsid w:val="00094424"/>
    <w:rsid w:val="000952DE"/>
    <w:rsid w:val="00095C51"/>
    <w:rsid w:val="000A20C2"/>
    <w:rsid w:val="000A4838"/>
    <w:rsid w:val="000A6330"/>
    <w:rsid w:val="000A7D7C"/>
    <w:rsid w:val="000B0BD2"/>
    <w:rsid w:val="000B25CD"/>
    <w:rsid w:val="000B4922"/>
    <w:rsid w:val="000B672A"/>
    <w:rsid w:val="000B7106"/>
    <w:rsid w:val="000B746A"/>
    <w:rsid w:val="000C3DCB"/>
    <w:rsid w:val="000C547C"/>
    <w:rsid w:val="000C5C41"/>
    <w:rsid w:val="000C622F"/>
    <w:rsid w:val="000D10AC"/>
    <w:rsid w:val="000D3204"/>
    <w:rsid w:val="000D6607"/>
    <w:rsid w:val="000D6EE1"/>
    <w:rsid w:val="000E2C94"/>
    <w:rsid w:val="000E4C21"/>
    <w:rsid w:val="000E6D1D"/>
    <w:rsid w:val="001045F0"/>
    <w:rsid w:val="001063DC"/>
    <w:rsid w:val="00106D60"/>
    <w:rsid w:val="00107092"/>
    <w:rsid w:val="00114646"/>
    <w:rsid w:val="001156B1"/>
    <w:rsid w:val="001157DF"/>
    <w:rsid w:val="0011779B"/>
    <w:rsid w:val="00117B01"/>
    <w:rsid w:val="00121F14"/>
    <w:rsid w:val="0012201C"/>
    <w:rsid w:val="00122AA6"/>
    <w:rsid w:val="00122B0A"/>
    <w:rsid w:val="00123B16"/>
    <w:rsid w:val="001260F1"/>
    <w:rsid w:val="00126B68"/>
    <w:rsid w:val="0013070E"/>
    <w:rsid w:val="00141DCC"/>
    <w:rsid w:val="00143DF5"/>
    <w:rsid w:val="0015489F"/>
    <w:rsid w:val="00157E38"/>
    <w:rsid w:val="00162E06"/>
    <w:rsid w:val="001667F1"/>
    <w:rsid w:val="00167A1A"/>
    <w:rsid w:val="00174533"/>
    <w:rsid w:val="001759F7"/>
    <w:rsid w:val="001763B9"/>
    <w:rsid w:val="00176EA6"/>
    <w:rsid w:val="001777BC"/>
    <w:rsid w:val="00185E3E"/>
    <w:rsid w:val="001903A7"/>
    <w:rsid w:val="0019098B"/>
    <w:rsid w:val="001A188A"/>
    <w:rsid w:val="001A38B9"/>
    <w:rsid w:val="001B3264"/>
    <w:rsid w:val="001B32DF"/>
    <w:rsid w:val="001B71AA"/>
    <w:rsid w:val="001C02ED"/>
    <w:rsid w:val="001C483F"/>
    <w:rsid w:val="001C6E6A"/>
    <w:rsid w:val="001D2CFF"/>
    <w:rsid w:val="001D64C7"/>
    <w:rsid w:val="001E1512"/>
    <w:rsid w:val="001E3D49"/>
    <w:rsid w:val="001E6D5A"/>
    <w:rsid w:val="001E750C"/>
    <w:rsid w:val="001F241B"/>
    <w:rsid w:val="001F3637"/>
    <w:rsid w:val="001F3FE0"/>
    <w:rsid w:val="001F70A9"/>
    <w:rsid w:val="00201025"/>
    <w:rsid w:val="00201C0D"/>
    <w:rsid w:val="00206510"/>
    <w:rsid w:val="00213EAB"/>
    <w:rsid w:val="002148E6"/>
    <w:rsid w:val="00217843"/>
    <w:rsid w:val="00217EAA"/>
    <w:rsid w:val="00220DA2"/>
    <w:rsid w:val="002306C3"/>
    <w:rsid w:val="0023725F"/>
    <w:rsid w:val="00245D51"/>
    <w:rsid w:val="0024747C"/>
    <w:rsid w:val="00247F7F"/>
    <w:rsid w:val="00253915"/>
    <w:rsid w:val="00256C7F"/>
    <w:rsid w:val="00257D7D"/>
    <w:rsid w:val="002645AD"/>
    <w:rsid w:val="00266F25"/>
    <w:rsid w:val="00276031"/>
    <w:rsid w:val="002832EA"/>
    <w:rsid w:val="002836E4"/>
    <w:rsid w:val="0028796E"/>
    <w:rsid w:val="00292534"/>
    <w:rsid w:val="0029358A"/>
    <w:rsid w:val="00297D39"/>
    <w:rsid w:val="002B06EB"/>
    <w:rsid w:val="002C2023"/>
    <w:rsid w:val="002C3277"/>
    <w:rsid w:val="002C6811"/>
    <w:rsid w:val="002D372C"/>
    <w:rsid w:val="002D399E"/>
    <w:rsid w:val="002D7B0B"/>
    <w:rsid w:val="002E1DC2"/>
    <w:rsid w:val="002E35D1"/>
    <w:rsid w:val="002E634A"/>
    <w:rsid w:val="002E7142"/>
    <w:rsid w:val="002F1F8C"/>
    <w:rsid w:val="002F390D"/>
    <w:rsid w:val="002F67A5"/>
    <w:rsid w:val="00300333"/>
    <w:rsid w:val="003012E8"/>
    <w:rsid w:val="00304737"/>
    <w:rsid w:val="003052D6"/>
    <w:rsid w:val="00306D21"/>
    <w:rsid w:val="00312733"/>
    <w:rsid w:val="0031346C"/>
    <w:rsid w:val="0031609F"/>
    <w:rsid w:val="00320157"/>
    <w:rsid w:val="003212C5"/>
    <w:rsid w:val="003214F5"/>
    <w:rsid w:val="00321BF2"/>
    <w:rsid w:val="0032315B"/>
    <w:rsid w:val="003239E9"/>
    <w:rsid w:val="00325EC3"/>
    <w:rsid w:val="00327F5E"/>
    <w:rsid w:val="0033287D"/>
    <w:rsid w:val="00336A8F"/>
    <w:rsid w:val="0034219E"/>
    <w:rsid w:val="00345A15"/>
    <w:rsid w:val="0035239B"/>
    <w:rsid w:val="0035253E"/>
    <w:rsid w:val="00353926"/>
    <w:rsid w:val="00353E8D"/>
    <w:rsid w:val="00355188"/>
    <w:rsid w:val="003604E9"/>
    <w:rsid w:val="00364D06"/>
    <w:rsid w:val="00366C2F"/>
    <w:rsid w:val="00366E46"/>
    <w:rsid w:val="00374F7B"/>
    <w:rsid w:val="00376DB9"/>
    <w:rsid w:val="00377524"/>
    <w:rsid w:val="00380768"/>
    <w:rsid w:val="00383C82"/>
    <w:rsid w:val="0038588E"/>
    <w:rsid w:val="0039139D"/>
    <w:rsid w:val="0039208E"/>
    <w:rsid w:val="003924DF"/>
    <w:rsid w:val="003A19E6"/>
    <w:rsid w:val="003A2378"/>
    <w:rsid w:val="003A3499"/>
    <w:rsid w:val="003A50F7"/>
    <w:rsid w:val="003B0F00"/>
    <w:rsid w:val="003B47FF"/>
    <w:rsid w:val="003B598C"/>
    <w:rsid w:val="003B5C64"/>
    <w:rsid w:val="003B71DD"/>
    <w:rsid w:val="003C5101"/>
    <w:rsid w:val="003C5599"/>
    <w:rsid w:val="003C6C7A"/>
    <w:rsid w:val="003D2C3F"/>
    <w:rsid w:val="003D5379"/>
    <w:rsid w:val="003E0B41"/>
    <w:rsid w:val="003E236E"/>
    <w:rsid w:val="003F0B0C"/>
    <w:rsid w:val="004011BC"/>
    <w:rsid w:val="00404176"/>
    <w:rsid w:val="00404D7B"/>
    <w:rsid w:val="00406382"/>
    <w:rsid w:val="00406DB2"/>
    <w:rsid w:val="00411072"/>
    <w:rsid w:val="00411DD2"/>
    <w:rsid w:val="00412C29"/>
    <w:rsid w:val="00415F8A"/>
    <w:rsid w:val="00420065"/>
    <w:rsid w:val="0042321F"/>
    <w:rsid w:val="0042361E"/>
    <w:rsid w:val="004263A0"/>
    <w:rsid w:val="00443655"/>
    <w:rsid w:val="00446FB4"/>
    <w:rsid w:val="00453813"/>
    <w:rsid w:val="0045595C"/>
    <w:rsid w:val="00455C5B"/>
    <w:rsid w:val="00456120"/>
    <w:rsid w:val="00457C16"/>
    <w:rsid w:val="00460D72"/>
    <w:rsid w:val="00461DBA"/>
    <w:rsid w:val="00463E97"/>
    <w:rsid w:val="004647B0"/>
    <w:rsid w:val="00466538"/>
    <w:rsid w:val="004704FF"/>
    <w:rsid w:val="004713A0"/>
    <w:rsid w:val="004714B5"/>
    <w:rsid w:val="00472056"/>
    <w:rsid w:val="0047394D"/>
    <w:rsid w:val="00473E17"/>
    <w:rsid w:val="004761C9"/>
    <w:rsid w:val="004816D9"/>
    <w:rsid w:val="00483DA4"/>
    <w:rsid w:val="00490216"/>
    <w:rsid w:val="00490951"/>
    <w:rsid w:val="00490960"/>
    <w:rsid w:val="00490C6B"/>
    <w:rsid w:val="0049269E"/>
    <w:rsid w:val="004A15DD"/>
    <w:rsid w:val="004A19A6"/>
    <w:rsid w:val="004A1E03"/>
    <w:rsid w:val="004A22AD"/>
    <w:rsid w:val="004A53EF"/>
    <w:rsid w:val="004A5A55"/>
    <w:rsid w:val="004B1ACF"/>
    <w:rsid w:val="004B4697"/>
    <w:rsid w:val="004B4D1B"/>
    <w:rsid w:val="004B7E0E"/>
    <w:rsid w:val="004C2621"/>
    <w:rsid w:val="004C2938"/>
    <w:rsid w:val="004C5B37"/>
    <w:rsid w:val="004C66C7"/>
    <w:rsid w:val="004E2A07"/>
    <w:rsid w:val="004F4854"/>
    <w:rsid w:val="005012FD"/>
    <w:rsid w:val="00503DB9"/>
    <w:rsid w:val="00514629"/>
    <w:rsid w:val="00514B0D"/>
    <w:rsid w:val="005204C8"/>
    <w:rsid w:val="0052259C"/>
    <w:rsid w:val="00523081"/>
    <w:rsid w:val="005242B9"/>
    <w:rsid w:val="00534AB0"/>
    <w:rsid w:val="00544808"/>
    <w:rsid w:val="005505FF"/>
    <w:rsid w:val="005537B5"/>
    <w:rsid w:val="00553F71"/>
    <w:rsid w:val="00554631"/>
    <w:rsid w:val="00555569"/>
    <w:rsid w:val="00556859"/>
    <w:rsid w:val="00556AF1"/>
    <w:rsid w:val="00556AF6"/>
    <w:rsid w:val="00560337"/>
    <w:rsid w:val="005608D9"/>
    <w:rsid w:val="00562BDC"/>
    <w:rsid w:val="005633CE"/>
    <w:rsid w:val="0056415C"/>
    <w:rsid w:val="00565E0D"/>
    <w:rsid w:val="00567806"/>
    <w:rsid w:val="00567EFB"/>
    <w:rsid w:val="005714CC"/>
    <w:rsid w:val="005721D7"/>
    <w:rsid w:val="00572776"/>
    <w:rsid w:val="00572F30"/>
    <w:rsid w:val="00580D6A"/>
    <w:rsid w:val="005816C1"/>
    <w:rsid w:val="00584DF2"/>
    <w:rsid w:val="00584FEA"/>
    <w:rsid w:val="00586907"/>
    <w:rsid w:val="0059183E"/>
    <w:rsid w:val="005A16AE"/>
    <w:rsid w:val="005A4E7E"/>
    <w:rsid w:val="005A5FEC"/>
    <w:rsid w:val="005A6EC8"/>
    <w:rsid w:val="005C35BB"/>
    <w:rsid w:val="005C47DC"/>
    <w:rsid w:val="005C6F2B"/>
    <w:rsid w:val="005D11B9"/>
    <w:rsid w:val="005D3358"/>
    <w:rsid w:val="005E048A"/>
    <w:rsid w:val="005E0FEB"/>
    <w:rsid w:val="005E2FE1"/>
    <w:rsid w:val="005F0772"/>
    <w:rsid w:val="005F1F37"/>
    <w:rsid w:val="005F3152"/>
    <w:rsid w:val="005F642F"/>
    <w:rsid w:val="00604082"/>
    <w:rsid w:val="00605EF7"/>
    <w:rsid w:val="00612BFC"/>
    <w:rsid w:val="00614B81"/>
    <w:rsid w:val="00616363"/>
    <w:rsid w:val="00626C85"/>
    <w:rsid w:val="006377F9"/>
    <w:rsid w:val="0064210C"/>
    <w:rsid w:val="0064213B"/>
    <w:rsid w:val="00643213"/>
    <w:rsid w:val="00643CE0"/>
    <w:rsid w:val="00643E75"/>
    <w:rsid w:val="0064443D"/>
    <w:rsid w:val="00650E71"/>
    <w:rsid w:val="00653F8B"/>
    <w:rsid w:val="00654E6C"/>
    <w:rsid w:val="00655902"/>
    <w:rsid w:val="00655F3C"/>
    <w:rsid w:val="00661A5C"/>
    <w:rsid w:val="006642EF"/>
    <w:rsid w:val="00667543"/>
    <w:rsid w:val="006729AC"/>
    <w:rsid w:val="0067651D"/>
    <w:rsid w:val="00683809"/>
    <w:rsid w:val="0068559A"/>
    <w:rsid w:val="00686E18"/>
    <w:rsid w:val="00694EB8"/>
    <w:rsid w:val="00695BBC"/>
    <w:rsid w:val="00697E05"/>
    <w:rsid w:val="006A0A5F"/>
    <w:rsid w:val="006A1625"/>
    <w:rsid w:val="006A5DDE"/>
    <w:rsid w:val="006A6F6D"/>
    <w:rsid w:val="006B3F2F"/>
    <w:rsid w:val="006B4734"/>
    <w:rsid w:val="006C29C7"/>
    <w:rsid w:val="006C2F26"/>
    <w:rsid w:val="006C474F"/>
    <w:rsid w:val="006C6208"/>
    <w:rsid w:val="006C6C7C"/>
    <w:rsid w:val="006D0277"/>
    <w:rsid w:val="006D1F46"/>
    <w:rsid w:val="006D3D9E"/>
    <w:rsid w:val="006D7DEB"/>
    <w:rsid w:val="006E2471"/>
    <w:rsid w:val="006E41E5"/>
    <w:rsid w:val="006E7EAC"/>
    <w:rsid w:val="006F0B6B"/>
    <w:rsid w:val="007003AE"/>
    <w:rsid w:val="00704059"/>
    <w:rsid w:val="0070489F"/>
    <w:rsid w:val="00706F9B"/>
    <w:rsid w:val="007122CE"/>
    <w:rsid w:val="00720988"/>
    <w:rsid w:val="00720A41"/>
    <w:rsid w:val="007211E2"/>
    <w:rsid w:val="00722412"/>
    <w:rsid w:val="007229C8"/>
    <w:rsid w:val="007332F2"/>
    <w:rsid w:val="007341D3"/>
    <w:rsid w:val="00735798"/>
    <w:rsid w:val="00740BAF"/>
    <w:rsid w:val="007415B8"/>
    <w:rsid w:val="00741F78"/>
    <w:rsid w:val="007431D9"/>
    <w:rsid w:val="007435DC"/>
    <w:rsid w:val="0074527C"/>
    <w:rsid w:val="00745462"/>
    <w:rsid w:val="00746268"/>
    <w:rsid w:val="007527EA"/>
    <w:rsid w:val="0076312E"/>
    <w:rsid w:val="007637A6"/>
    <w:rsid w:val="007723F4"/>
    <w:rsid w:val="007732F6"/>
    <w:rsid w:val="007832D6"/>
    <w:rsid w:val="00784D8A"/>
    <w:rsid w:val="007855B2"/>
    <w:rsid w:val="00786DF6"/>
    <w:rsid w:val="00787173"/>
    <w:rsid w:val="007906FD"/>
    <w:rsid w:val="007A3936"/>
    <w:rsid w:val="007B4455"/>
    <w:rsid w:val="007B5302"/>
    <w:rsid w:val="007B59ED"/>
    <w:rsid w:val="007C3CBA"/>
    <w:rsid w:val="007C5A3D"/>
    <w:rsid w:val="007C7262"/>
    <w:rsid w:val="007D0874"/>
    <w:rsid w:val="007E169D"/>
    <w:rsid w:val="007E7334"/>
    <w:rsid w:val="007F000B"/>
    <w:rsid w:val="007F40D3"/>
    <w:rsid w:val="007F4421"/>
    <w:rsid w:val="00800409"/>
    <w:rsid w:val="008024E9"/>
    <w:rsid w:val="00803F52"/>
    <w:rsid w:val="00807260"/>
    <w:rsid w:val="00810171"/>
    <w:rsid w:val="00812543"/>
    <w:rsid w:val="008129A3"/>
    <w:rsid w:val="00821BFB"/>
    <w:rsid w:val="00821FD6"/>
    <w:rsid w:val="008262E7"/>
    <w:rsid w:val="00830CA2"/>
    <w:rsid w:val="008375C9"/>
    <w:rsid w:val="008430D8"/>
    <w:rsid w:val="00845525"/>
    <w:rsid w:val="0084779C"/>
    <w:rsid w:val="00847D71"/>
    <w:rsid w:val="008507B9"/>
    <w:rsid w:val="00850C21"/>
    <w:rsid w:val="008544B6"/>
    <w:rsid w:val="008555D0"/>
    <w:rsid w:val="00856B62"/>
    <w:rsid w:val="0086300A"/>
    <w:rsid w:val="00863843"/>
    <w:rsid w:val="00867262"/>
    <w:rsid w:val="0086768C"/>
    <w:rsid w:val="008730B2"/>
    <w:rsid w:val="0087588E"/>
    <w:rsid w:val="00875AA9"/>
    <w:rsid w:val="008805B8"/>
    <w:rsid w:val="00880B9E"/>
    <w:rsid w:val="0088370D"/>
    <w:rsid w:val="00887BED"/>
    <w:rsid w:val="00892D12"/>
    <w:rsid w:val="00894D7C"/>
    <w:rsid w:val="008A1100"/>
    <w:rsid w:val="008A2312"/>
    <w:rsid w:val="008A54B2"/>
    <w:rsid w:val="008A7A63"/>
    <w:rsid w:val="008B5AE8"/>
    <w:rsid w:val="008B5F9A"/>
    <w:rsid w:val="008C42CB"/>
    <w:rsid w:val="008C4B87"/>
    <w:rsid w:val="008C4F45"/>
    <w:rsid w:val="008C5CC3"/>
    <w:rsid w:val="008D0975"/>
    <w:rsid w:val="008D0B24"/>
    <w:rsid w:val="008D286F"/>
    <w:rsid w:val="008D7447"/>
    <w:rsid w:val="008E6365"/>
    <w:rsid w:val="008F1856"/>
    <w:rsid w:val="008F20AB"/>
    <w:rsid w:val="00900142"/>
    <w:rsid w:val="0090117E"/>
    <w:rsid w:val="00901232"/>
    <w:rsid w:val="0090237A"/>
    <w:rsid w:val="0091072F"/>
    <w:rsid w:val="0091377B"/>
    <w:rsid w:val="009161CA"/>
    <w:rsid w:val="00921476"/>
    <w:rsid w:val="00921534"/>
    <w:rsid w:val="0092357D"/>
    <w:rsid w:val="00923BB4"/>
    <w:rsid w:val="00923D19"/>
    <w:rsid w:val="009259B1"/>
    <w:rsid w:val="0093016F"/>
    <w:rsid w:val="00933C1D"/>
    <w:rsid w:val="00933E88"/>
    <w:rsid w:val="00933EA3"/>
    <w:rsid w:val="009345F8"/>
    <w:rsid w:val="009350DB"/>
    <w:rsid w:val="00935951"/>
    <w:rsid w:val="00940126"/>
    <w:rsid w:val="009452E3"/>
    <w:rsid w:val="00947168"/>
    <w:rsid w:val="009505A9"/>
    <w:rsid w:val="00950641"/>
    <w:rsid w:val="00951FCB"/>
    <w:rsid w:val="0095240E"/>
    <w:rsid w:val="009524FA"/>
    <w:rsid w:val="00956CB3"/>
    <w:rsid w:val="00961CBA"/>
    <w:rsid w:val="009656B0"/>
    <w:rsid w:val="0096616B"/>
    <w:rsid w:val="0097048C"/>
    <w:rsid w:val="009740AF"/>
    <w:rsid w:val="00985A1B"/>
    <w:rsid w:val="00990B07"/>
    <w:rsid w:val="00992BD6"/>
    <w:rsid w:val="00993F8C"/>
    <w:rsid w:val="00994712"/>
    <w:rsid w:val="00994DF4"/>
    <w:rsid w:val="009A16F6"/>
    <w:rsid w:val="009A4143"/>
    <w:rsid w:val="009A4A0B"/>
    <w:rsid w:val="009B11BF"/>
    <w:rsid w:val="009B24F4"/>
    <w:rsid w:val="009C5872"/>
    <w:rsid w:val="009D0F0E"/>
    <w:rsid w:val="009E0072"/>
    <w:rsid w:val="009E1D5D"/>
    <w:rsid w:val="009E3240"/>
    <w:rsid w:val="009E330B"/>
    <w:rsid w:val="009E59A1"/>
    <w:rsid w:val="00A05C16"/>
    <w:rsid w:val="00A11DFD"/>
    <w:rsid w:val="00A12364"/>
    <w:rsid w:val="00A17404"/>
    <w:rsid w:val="00A211A0"/>
    <w:rsid w:val="00A21F4C"/>
    <w:rsid w:val="00A22D99"/>
    <w:rsid w:val="00A22F3D"/>
    <w:rsid w:val="00A23931"/>
    <w:rsid w:val="00A23BD6"/>
    <w:rsid w:val="00A2630B"/>
    <w:rsid w:val="00A26871"/>
    <w:rsid w:val="00A304E4"/>
    <w:rsid w:val="00A3204F"/>
    <w:rsid w:val="00A321B9"/>
    <w:rsid w:val="00A3769E"/>
    <w:rsid w:val="00A40E77"/>
    <w:rsid w:val="00A41E42"/>
    <w:rsid w:val="00A43D02"/>
    <w:rsid w:val="00A47AED"/>
    <w:rsid w:val="00A5105D"/>
    <w:rsid w:val="00A53CAD"/>
    <w:rsid w:val="00A53F16"/>
    <w:rsid w:val="00A6079E"/>
    <w:rsid w:val="00A6217D"/>
    <w:rsid w:val="00A63230"/>
    <w:rsid w:val="00A64932"/>
    <w:rsid w:val="00A65169"/>
    <w:rsid w:val="00A65DE8"/>
    <w:rsid w:val="00A679E5"/>
    <w:rsid w:val="00A67B76"/>
    <w:rsid w:val="00A70E0B"/>
    <w:rsid w:val="00A723FF"/>
    <w:rsid w:val="00A76AE8"/>
    <w:rsid w:val="00A8347C"/>
    <w:rsid w:val="00A83C43"/>
    <w:rsid w:val="00A86B62"/>
    <w:rsid w:val="00A86C44"/>
    <w:rsid w:val="00A95EF8"/>
    <w:rsid w:val="00AA1925"/>
    <w:rsid w:val="00AA597E"/>
    <w:rsid w:val="00AB279C"/>
    <w:rsid w:val="00AB3CA1"/>
    <w:rsid w:val="00AC003C"/>
    <w:rsid w:val="00AC1205"/>
    <w:rsid w:val="00AC2FE2"/>
    <w:rsid w:val="00AD2638"/>
    <w:rsid w:val="00AD38BA"/>
    <w:rsid w:val="00AD78B1"/>
    <w:rsid w:val="00AE15E4"/>
    <w:rsid w:val="00AE1B88"/>
    <w:rsid w:val="00AE2128"/>
    <w:rsid w:val="00AE37AD"/>
    <w:rsid w:val="00AE5927"/>
    <w:rsid w:val="00AE7A09"/>
    <w:rsid w:val="00AF2A14"/>
    <w:rsid w:val="00AF7380"/>
    <w:rsid w:val="00B03429"/>
    <w:rsid w:val="00B04FC1"/>
    <w:rsid w:val="00B05E53"/>
    <w:rsid w:val="00B11B62"/>
    <w:rsid w:val="00B1381F"/>
    <w:rsid w:val="00B170F9"/>
    <w:rsid w:val="00B21167"/>
    <w:rsid w:val="00B21A26"/>
    <w:rsid w:val="00B22E6D"/>
    <w:rsid w:val="00B26D9F"/>
    <w:rsid w:val="00B305CF"/>
    <w:rsid w:val="00B32CED"/>
    <w:rsid w:val="00B332FF"/>
    <w:rsid w:val="00B410EC"/>
    <w:rsid w:val="00B41184"/>
    <w:rsid w:val="00B41D00"/>
    <w:rsid w:val="00B43515"/>
    <w:rsid w:val="00B446E8"/>
    <w:rsid w:val="00B504C1"/>
    <w:rsid w:val="00B56906"/>
    <w:rsid w:val="00B61E87"/>
    <w:rsid w:val="00B630DD"/>
    <w:rsid w:val="00B635EA"/>
    <w:rsid w:val="00B6538E"/>
    <w:rsid w:val="00B72B85"/>
    <w:rsid w:val="00B73773"/>
    <w:rsid w:val="00B752EA"/>
    <w:rsid w:val="00B81A18"/>
    <w:rsid w:val="00B8249A"/>
    <w:rsid w:val="00B90171"/>
    <w:rsid w:val="00B91FF9"/>
    <w:rsid w:val="00BA11BC"/>
    <w:rsid w:val="00BA29B5"/>
    <w:rsid w:val="00BA4CBC"/>
    <w:rsid w:val="00BA50AE"/>
    <w:rsid w:val="00BA5BF1"/>
    <w:rsid w:val="00BA75AC"/>
    <w:rsid w:val="00BB0C9F"/>
    <w:rsid w:val="00BB4EFD"/>
    <w:rsid w:val="00BB51E3"/>
    <w:rsid w:val="00BB57EE"/>
    <w:rsid w:val="00BB7F60"/>
    <w:rsid w:val="00BC4A9F"/>
    <w:rsid w:val="00BC5A66"/>
    <w:rsid w:val="00BC66DE"/>
    <w:rsid w:val="00BC733B"/>
    <w:rsid w:val="00BC7CBD"/>
    <w:rsid w:val="00BD167A"/>
    <w:rsid w:val="00BD43E0"/>
    <w:rsid w:val="00BE0128"/>
    <w:rsid w:val="00BE710F"/>
    <w:rsid w:val="00BF0E96"/>
    <w:rsid w:val="00BF1075"/>
    <w:rsid w:val="00BF23AD"/>
    <w:rsid w:val="00BF310F"/>
    <w:rsid w:val="00BF58E5"/>
    <w:rsid w:val="00BF5959"/>
    <w:rsid w:val="00C002CB"/>
    <w:rsid w:val="00C070E2"/>
    <w:rsid w:val="00C07FE3"/>
    <w:rsid w:val="00C11F42"/>
    <w:rsid w:val="00C134AF"/>
    <w:rsid w:val="00C17DAD"/>
    <w:rsid w:val="00C21445"/>
    <w:rsid w:val="00C24C88"/>
    <w:rsid w:val="00C267C8"/>
    <w:rsid w:val="00C32EFE"/>
    <w:rsid w:val="00C369C0"/>
    <w:rsid w:val="00C36ED9"/>
    <w:rsid w:val="00C420C9"/>
    <w:rsid w:val="00C43839"/>
    <w:rsid w:val="00C478A5"/>
    <w:rsid w:val="00C53CCE"/>
    <w:rsid w:val="00C55140"/>
    <w:rsid w:val="00C62C15"/>
    <w:rsid w:val="00C63D74"/>
    <w:rsid w:val="00C641DA"/>
    <w:rsid w:val="00C6637D"/>
    <w:rsid w:val="00C73F8A"/>
    <w:rsid w:val="00C75142"/>
    <w:rsid w:val="00C81361"/>
    <w:rsid w:val="00C84B1D"/>
    <w:rsid w:val="00C92A24"/>
    <w:rsid w:val="00C97EE0"/>
    <w:rsid w:val="00CA0890"/>
    <w:rsid w:val="00CA22C6"/>
    <w:rsid w:val="00CA2EA8"/>
    <w:rsid w:val="00CA6394"/>
    <w:rsid w:val="00CA6B31"/>
    <w:rsid w:val="00CB14CA"/>
    <w:rsid w:val="00CB2F7C"/>
    <w:rsid w:val="00CB3A7B"/>
    <w:rsid w:val="00CC0145"/>
    <w:rsid w:val="00CC0F69"/>
    <w:rsid w:val="00CC3CF6"/>
    <w:rsid w:val="00CC61A2"/>
    <w:rsid w:val="00CC6D87"/>
    <w:rsid w:val="00CD3ACE"/>
    <w:rsid w:val="00CD3BB7"/>
    <w:rsid w:val="00CE2D5F"/>
    <w:rsid w:val="00CE34BC"/>
    <w:rsid w:val="00CE438F"/>
    <w:rsid w:val="00CE4A97"/>
    <w:rsid w:val="00CE765A"/>
    <w:rsid w:val="00CE7F3A"/>
    <w:rsid w:val="00CF1CCB"/>
    <w:rsid w:val="00CF270C"/>
    <w:rsid w:val="00CF5C16"/>
    <w:rsid w:val="00D02E66"/>
    <w:rsid w:val="00D051C5"/>
    <w:rsid w:val="00D058F0"/>
    <w:rsid w:val="00D20A07"/>
    <w:rsid w:val="00D25473"/>
    <w:rsid w:val="00D3190B"/>
    <w:rsid w:val="00D33C58"/>
    <w:rsid w:val="00D34764"/>
    <w:rsid w:val="00D36F2D"/>
    <w:rsid w:val="00D41393"/>
    <w:rsid w:val="00D43614"/>
    <w:rsid w:val="00D443D8"/>
    <w:rsid w:val="00D46DF7"/>
    <w:rsid w:val="00D47038"/>
    <w:rsid w:val="00D521AE"/>
    <w:rsid w:val="00D579BA"/>
    <w:rsid w:val="00D64473"/>
    <w:rsid w:val="00D6584D"/>
    <w:rsid w:val="00D705CE"/>
    <w:rsid w:val="00D71711"/>
    <w:rsid w:val="00D735E3"/>
    <w:rsid w:val="00D7369C"/>
    <w:rsid w:val="00D765B0"/>
    <w:rsid w:val="00D82054"/>
    <w:rsid w:val="00D822CA"/>
    <w:rsid w:val="00D84D40"/>
    <w:rsid w:val="00D87AB4"/>
    <w:rsid w:val="00D92186"/>
    <w:rsid w:val="00D95A85"/>
    <w:rsid w:val="00DA1A95"/>
    <w:rsid w:val="00DA38A4"/>
    <w:rsid w:val="00DA7890"/>
    <w:rsid w:val="00DB249D"/>
    <w:rsid w:val="00DB2CDE"/>
    <w:rsid w:val="00DB54DA"/>
    <w:rsid w:val="00DC0F8D"/>
    <w:rsid w:val="00DC224B"/>
    <w:rsid w:val="00DC2A93"/>
    <w:rsid w:val="00DC5A32"/>
    <w:rsid w:val="00DC5C90"/>
    <w:rsid w:val="00DD0D9E"/>
    <w:rsid w:val="00DD7662"/>
    <w:rsid w:val="00DE72E5"/>
    <w:rsid w:val="00DF2ED3"/>
    <w:rsid w:val="00E00F5E"/>
    <w:rsid w:val="00E02723"/>
    <w:rsid w:val="00E0399A"/>
    <w:rsid w:val="00E04AB8"/>
    <w:rsid w:val="00E10F2F"/>
    <w:rsid w:val="00E12503"/>
    <w:rsid w:val="00E16817"/>
    <w:rsid w:val="00E20ECE"/>
    <w:rsid w:val="00E30EAD"/>
    <w:rsid w:val="00E31207"/>
    <w:rsid w:val="00E34757"/>
    <w:rsid w:val="00E34E1F"/>
    <w:rsid w:val="00E40EEF"/>
    <w:rsid w:val="00E447D1"/>
    <w:rsid w:val="00E4761A"/>
    <w:rsid w:val="00E47EEE"/>
    <w:rsid w:val="00E519C1"/>
    <w:rsid w:val="00E530AE"/>
    <w:rsid w:val="00E56B56"/>
    <w:rsid w:val="00E60F9A"/>
    <w:rsid w:val="00E62827"/>
    <w:rsid w:val="00E6315B"/>
    <w:rsid w:val="00E64714"/>
    <w:rsid w:val="00E65F86"/>
    <w:rsid w:val="00E66641"/>
    <w:rsid w:val="00E679AF"/>
    <w:rsid w:val="00E727CD"/>
    <w:rsid w:val="00E77A6C"/>
    <w:rsid w:val="00E877E1"/>
    <w:rsid w:val="00E90941"/>
    <w:rsid w:val="00E90A8F"/>
    <w:rsid w:val="00E968ED"/>
    <w:rsid w:val="00EA3B88"/>
    <w:rsid w:val="00EA4225"/>
    <w:rsid w:val="00EA72AA"/>
    <w:rsid w:val="00EA7565"/>
    <w:rsid w:val="00EB014A"/>
    <w:rsid w:val="00EB1D91"/>
    <w:rsid w:val="00EB28BE"/>
    <w:rsid w:val="00EB49C9"/>
    <w:rsid w:val="00EB7FE9"/>
    <w:rsid w:val="00EC0BCA"/>
    <w:rsid w:val="00EC268E"/>
    <w:rsid w:val="00ED2236"/>
    <w:rsid w:val="00ED7076"/>
    <w:rsid w:val="00ED730E"/>
    <w:rsid w:val="00ED78F1"/>
    <w:rsid w:val="00EE2681"/>
    <w:rsid w:val="00EE54E0"/>
    <w:rsid w:val="00EE55DD"/>
    <w:rsid w:val="00EE5D3F"/>
    <w:rsid w:val="00EF1164"/>
    <w:rsid w:val="00EF3511"/>
    <w:rsid w:val="00EF4CC0"/>
    <w:rsid w:val="00F00F3F"/>
    <w:rsid w:val="00F02938"/>
    <w:rsid w:val="00F048C5"/>
    <w:rsid w:val="00F07CF7"/>
    <w:rsid w:val="00F123B0"/>
    <w:rsid w:val="00F13C7F"/>
    <w:rsid w:val="00F20B26"/>
    <w:rsid w:val="00F21C46"/>
    <w:rsid w:val="00F246E1"/>
    <w:rsid w:val="00F24997"/>
    <w:rsid w:val="00F24FF5"/>
    <w:rsid w:val="00F25A8B"/>
    <w:rsid w:val="00F25C51"/>
    <w:rsid w:val="00F27F4C"/>
    <w:rsid w:val="00F30794"/>
    <w:rsid w:val="00F31310"/>
    <w:rsid w:val="00F323C4"/>
    <w:rsid w:val="00F35015"/>
    <w:rsid w:val="00F377EB"/>
    <w:rsid w:val="00F37F98"/>
    <w:rsid w:val="00F4133E"/>
    <w:rsid w:val="00F41371"/>
    <w:rsid w:val="00F4247B"/>
    <w:rsid w:val="00F439E9"/>
    <w:rsid w:val="00F43B19"/>
    <w:rsid w:val="00F45B42"/>
    <w:rsid w:val="00F51D03"/>
    <w:rsid w:val="00F613E2"/>
    <w:rsid w:val="00F6146A"/>
    <w:rsid w:val="00F72412"/>
    <w:rsid w:val="00F73381"/>
    <w:rsid w:val="00F74E12"/>
    <w:rsid w:val="00F77282"/>
    <w:rsid w:val="00F80605"/>
    <w:rsid w:val="00F81146"/>
    <w:rsid w:val="00F87E80"/>
    <w:rsid w:val="00F9165A"/>
    <w:rsid w:val="00FA374A"/>
    <w:rsid w:val="00FA5F28"/>
    <w:rsid w:val="00FA6844"/>
    <w:rsid w:val="00FB022F"/>
    <w:rsid w:val="00FB0C48"/>
    <w:rsid w:val="00FB1A5C"/>
    <w:rsid w:val="00FB2290"/>
    <w:rsid w:val="00FB28F9"/>
    <w:rsid w:val="00FB4E44"/>
    <w:rsid w:val="00FC13B1"/>
    <w:rsid w:val="00FC39FE"/>
    <w:rsid w:val="00FC40CE"/>
    <w:rsid w:val="00FD0477"/>
    <w:rsid w:val="00FD0AAF"/>
    <w:rsid w:val="00FD11B6"/>
    <w:rsid w:val="00FD246B"/>
    <w:rsid w:val="00FE1FCE"/>
    <w:rsid w:val="00FE22B7"/>
    <w:rsid w:val="00FE3453"/>
    <w:rsid w:val="00FF2B27"/>
    <w:rsid w:val="00FF5A2B"/>
    <w:rsid w:val="00FF63C2"/>
    <w:rsid w:val="00FF754B"/>
    <w:rsid w:val="00FF7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5552ECD8"/>
  <w15:chartTrackingRefBased/>
  <w15:docId w15:val="{A9FE9397-4A8C-495F-B5BF-C3BEF586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B11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2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B2F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2F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9">
    <w:name w:val="heading 9"/>
    <w:basedOn w:val="a"/>
    <w:next w:val="a"/>
    <w:link w:val="90"/>
    <w:uiPriority w:val="9"/>
    <w:semiHidden/>
    <w:unhideWhenUsed/>
    <w:qFormat/>
    <w:rsid w:val="008B5AE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11BF"/>
    <w:rPr>
      <w:b/>
      <w:bCs/>
      <w:kern w:val="44"/>
      <w:sz w:val="44"/>
      <w:szCs w:val="44"/>
    </w:rPr>
  </w:style>
  <w:style w:type="character" w:customStyle="1" w:styleId="20">
    <w:name w:val="标题 2 字符"/>
    <w:basedOn w:val="a0"/>
    <w:link w:val="2"/>
    <w:uiPriority w:val="9"/>
    <w:rsid w:val="00CB2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B2F7C"/>
    <w:rPr>
      <w:b/>
      <w:bCs/>
      <w:sz w:val="32"/>
      <w:szCs w:val="32"/>
    </w:rPr>
  </w:style>
  <w:style w:type="character" w:customStyle="1" w:styleId="40">
    <w:name w:val="标题 4 字符"/>
    <w:basedOn w:val="a0"/>
    <w:link w:val="4"/>
    <w:uiPriority w:val="9"/>
    <w:rsid w:val="00CB2F7C"/>
    <w:rPr>
      <w:rFonts w:asciiTheme="majorHAnsi" w:eastAsiaTheme="majorEastAsia" w:hAnsiTheme="majorHAnsi" w:cstheme="majorBidi"/>
      <w:b/>
      <w:bCs/>
      <w:sz w:val="28"/>
      <w:szCs w:val="28"/>
    </w:rPr>
  </w:style>
  <w:style w:type="character" w:customStyle="1" w:styleId="90">
    <w:name w:val="标题 9 字符"/>
    <w:basedOn w:val="a0"/>
    <w:link w:val="9"/>
    <w:uiPriority w:val="9"/>
    <w:semiHidden/>
    <w:rsid w:val="008B5AE8"/>
    <w:rPr>
      <w:rFonts w:asciiTheme="majorHAnsi" w:eastAsiaTheme="majorEastAsia" w:hAnsiTheme="majorHAnsi" w:cstheme="majorBidi"/>
      <w:szCs w:val="21"/>
    </w:rPr>
  </w:style>
  <w:style w:type="paragraph" w:styleId="TOC">
    <w:name w:val="TOC Heading"/>
    <w:basedOn w:val="1"/>
    <w:next w:val="a"/>
    <w:uiPriority w:val="39"/>
    <w:unhideWhenUsed/>
    <w:qFormat/>
    <w:rsid w:val="008430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430D8"/>
  </w:style>
  <w:style w:type="character" w:styleId="a3">
    <w:name w:val="Hyperlink"/>
    <w:basedOn w:val="a0"/>
    <w:uiPriority w:val="99"/>
    <w:unhideWhenUsed/>
    <w:rsid w:val="008430D8"/>
    <w:rPr>
      <w:color w:val="0563C1" w:themeColor="hyperlink"/>
      <w:u w:val="single"/>
    </w:rPr>
  </w:style>
  <w:style w:type="paragraph" w:styleId="HTML">
    <w:name w:val="HTML Preformatted"/>
    <w:basedOn w:val="a"/>
    <w:link w:val="HTML0"/>
    <w:uiPriority w:val="99"/>
    <w:unhideWhenUsed/>
    <w:rsid w:val="007D08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D0874"/>
    <w:rPr>
      <w:rFonts w:ascii="宋体" w:eastAsia="宋体" w:hAnsi="宋体" w:cs="宋体"/>
      <w:kern w:val="0"/>
      <w:sz w:val="24"/>
      <w:szCs w:val="24"/>
    </w:rPr>
  </w:style>
  <w:style w:type="paragraph" w:styleId="21">
    <w:name w:val="toc 2"/>
    <w:basedOn w:val="a"/>
    <w:next w:val="a"/>
    <w:autoRedefine/>
    <w:uiPriority w:val="39"/>
    <w:unhideWhenUsed/>
    <w:rsid w:val="009656B0"/>
    <w:pPr>
      <w:ind w:leftChars="200" w:left="420"/>
    </w:pPr>
  </w:style>
  <w:style w:type="paragraph" w:styleId="a4">
    <w:name w:val="Normal (Web)"/>
    <w:basedOn w:val="a"/>
    <w:uiPriority w:val="99"/>
    <w:unhideWhenUsed/>
    <w:rsid w:val="0072098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F1164"/>
    <w:rPr>
      <w:b/>
      <w:bCs/>
    </w:rPr>
  </w:style>
  <w:style w:type="paragraph" w:styleId="31">
    <w:name w:val="toc 3"/>
    <w:basedOn w:val="a"/>
    <w:next w:val="a"/>
    <w:autoRedefine/>
    <w:uiPriority w:val="39"/>
    <w:unhideWhenUsed/>
    <w:rsid w:val="008B5AE8"/>
    <w:pPr>
      <w:ind w:leftChars="400" w:left="840"/>
    </w:pPr>
  </w:style>
  <w:style w:type="character" w:customStyle="1" w:styleId="mi">
    <w:name w:val="mi"/>
    <w:basedOn w:val="a0"/>
    <w:rsid w:val="009345F8"/>
  </w:style>
  <w:style w:type="character" w:customStyle="1" w:styleId="mjxassistivemathml">
    <w:name w:val="mjx_assistive_mathml"/>
    <w:basedOn w:val="a0"/>
    <w:rsid w:val="009345F8"/>
  </w:style>
  <w:style w:type="character" w:customStyle="1" w:styleId="mo">
    <w:name w:val="mo"/>
    <w:basedOn w:val="a0"/>
    <w:rsid w:val="009345F8"/>
  </w:style>
  <w:style w:type="character" w:customStyle="1" w:styleId="mn">
    <w:name w:val="mn"/>
    <w:basedOn w:val="a0"/>
    <w:rsid w:val="009345F8"/>
  </w:style>
  <w:style w:type="character" w:styleId="a6">
    <w:name w:val="FollowedHyperlink"/>
    <w:basedOn w:val="a0"/>
    <w:uiPriority w:val="99"/>
    <w:semiHidden/>
    <w:unhideWhenUsed/>
    <w:rsid w:val="00EA7565"/>
    <w:rPr>
      <w:color w:val="954F72" w:themeColor="followedHyperlink"/>
      <w:u w:val="single"/>
    </w:rPr>
  </w:style>
  <w:style w:type="paragraph" w:styleId="a7">
    <w:name w:val="Date"/>
    <w:basedOn w:val="a"/>
    <w:next w:val="a"/>
    <w:link w:val="a8"/>
    <w:uiPriority w:val="99"/>
    <w:semiHidden/>
    <w:unhideWhenUsed/>
    <w:rsid w:val="00EA7565"/>
    <w:pPr>
      <w:ind w:leftChars="2500" w:left="100"/>
    </w:pPr>
  </w:style>
  <w:style w:type="character" w:customStyle="1" w:styleId="a8">
    <w:name w:val="日期 字符"/>
    <w:basedOn w:val="a0"/>
    <w:link w:val="a7"/>
    <w:uiPriority w:val="99"/>
    <w:semiHidden/>
    <w:rsid w:val="00EA7565"/>
  </w:style>
  <w:style w:type="paragraph" w:styleId="a9">
    <w:name w:val="header"/>
    <w:basedOn w:val="a"/>
    <w:link w:val="aa"/>
    <w:uiPriority w:val="99"/>
    <w:unhideWhenUsed/>
    <w:rsid w:val="00FB0C4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B0C48"/>
    <w:rPr>
      <w:sz w:val="18"/>
      <w:szCs w:val="18"/>
    </w:rPr>
  </w:style>
  <w:style w:type="paragraph" w:styleId="ab">
    <w:name w:val="footer"/>
    <w:basedOn w:val="a"/>
    <w:link w:val="ac"/>
    <w:unhideWhenUsed/>
    <w:rsid w:val="00FB0C48"/>
    <w:pPr>
      <w:tabs>
        <w:tab w:val="center" w:pos="4153"/>
        <w:tab w:val="right" w:pos="8306"/>
      </w:tabs>
      <w:snapToGrid w:val="0"/>
      <w:jc w:val="left"/>
    </w:pPr>
    <w:rPr>
      <w:sz w:val="18"/>
      <w:szCs w:val="18"/>
    </w:rPr>
  </w:style>
  <w:style w:type="character" w:customStyle="1" w:styleId="ac">
    <w:name w:val="页脚 字符"/>
    <w:basedOn w:val="a0"/>
    <w:link w:val="ab"/>
    <w:uiPriority w:val="99"/>
    <w:rsid w:val="00FB0C48"/>
    <w:rPr>
      <w:sz w:val="18"/>
      <w:szCs w:val="18"/>
    </w:rPr>
  </w:style>
  <w:style w:type="paragraph" w:styleId="ad">
    <w:name w:val="Plain Text"/>
    <w:basedOn w:val="a"/>
    <w:link w:val="ae"/>
    <w:rsid w:val="005F1F37"/>
    <w:rPr>
      <w:rFonts w:ascii="宋体" w:eastAsia="宋体" w:hAnsi="Courier New" w:cs="Courier New"/>
      <w:szCs w:val="21"/>
    </w:rPr>
  </w:style>
  <w:style w:type="character" w:customStyle="1" w:styleId="ae">
    <w:name w:val="纯文本 字符"/>
    <w:basedOn w:val="a0"/>
    <w:link w:val="ad"/>
    <w:rsid w:val="005F1F37"/>
    <w:rPr>
      <w:rFonts w:ascii="宋体" w:eastAsia="宋体" w:hAnsi="Courier New" w:cs="Courier New"/>
      <w:szCs w:val="21"/>
    </w:rPr>
  </w:style>
  <w:style w:type="character" w:styleId="af">
    <w:name w:val="page number"/>
    <w:basedOn w:val="a0"/>
    <w:rsid w:val="005F1F37"/>
  </w:style>
  <w:style w:type="character" w:customStyle="1" w:styleId="comment">
    <w:name w:val="comment"/>
    <w:basedOn w:val="a0"/>
    <w:rsid w:val="004011BC"/>
  </w:style>
  <w:style w:type="character" w:customStyle="1" w:styleId="hljs-meta">
    <w:name w:val="hljs-meta"/>
    <w:basedOn w:val="a0"/>
    <w:rsid w:val="00185E3E"/>
  </w:style>
  <w:style w:type="character" w:customStyle="1" w:styleId="hljs-meta-keyword">
    <w:name w:val="hljs-meta-keyword"/>
    <w:basedOn w:val="a0"/>
    <w:rsid w:val="00185E3E"/>
  </w:style>
  <w:style w:type="character" w:customStyle="1" w:styleId="hljs-meta-string">
    <w:name w:val="hljs-meta-string"/>
    <w:basedOn w:val="a0"/>
    <w:rsid w:val="00185E3E"/>
  </w:style>
  <w:style w:type="character" w:customStyle="1" w:styleId="hljs-keyword">
    <w:name w:val="hljs-keyword"/>
    <w:basedOn w:val="a0"/>
    <w:rsid w:val="00185E3E"/>
  </w:style>
  <w:style w:type="character" w:customStyle="1" w:styleId="hljs-number">
    <w:name w:val="hljs-number"/>
    <w:basedOn w:val="a0"/>
    <w:rsid w:val="00185E3E"/>
  </w:style>
  <w:style w:type="character" w:customStyle="1" w:styleId="hljs-builtin">
    <w:name w:val="hljs-built_in"/>
    <w:basedOn w:val="a0"/>
    <w:rsid w:val="00185E3E"/>
  </w:style>
  <w:style w:type="character" w:customStyle="1" w:styleId="hljs-function">
    <w:name w:val="hljs-function"/>
    <w:basedOn w:val="a0"/>
    <w:rsid w:val="00185E3E"/>
  </w:style>
  <w:style w:type="character" w:customStyle="1" w:styleId="hljs-title">
    <w:name w:val="hljs-title"/>
    <w:basedOn w:val="a0"/>
    <w:rsid w:val="00185E3E"/>
  </w:style>
  <w:style w:type="character" w:customStyle="1" w:styleId="hljs-params">
    <w:name w:val="hljs-params"/>
    <w:basedOn w:val="a0"/>
    <w:rsid w:val="00185E3E"/>
  </w:style>
  <w:style w:type="character" w:customStyle="1" w:styleId="hljs-comment">
    <w:name w:val="hljs-comment"/>
    <w:basedOn w:val="a0"/>
    <w:rsid w:val="00185E3E"/>
  </w:style>
  <w:style w:type="character" w:customStyle="1" w:styleId="hljs-string">
    <w:name w:val="hljs-string"/>
    <w:basedOn w:val="a0"/>
    <w:rsid w:val="00185E3E"/>
  </w:style>
  <w:style w:type="paragraph" w:styleId="41">
    <w:name w:val="toc 4"/>
    <w:basedOn w:val="a"/>
    <w:next w:val="a"/>
    <w:autoRedefine/>
    <w:uiPriority w:val="39"/>
    <w:unhideWhenUsed/>
    <w:rsid w:val="004647B0"/>
    <w:pPr>
      <w:ind w:leftChars="600" w:left="1260"/>
    </w:pPr>
  </w:style>
  <w:style w:type="paragraph" w:styleId="5">
    <w:name w:val="toc 5"/>
    <w:basedOn w:val="a"/>
    <w:next w:val="a"/>
    <w:autoRedefine/>
    <w:uiPriority w:val="39"/>
    <w:unhideWhenUsed/>
    <w:rsid w:val="004647B0"/>
    <w:pPr>
      <w:ind w:leftChars="800" w:left="1680"/>
    </w:pPr>
  </w:style>
  <w:style w:type="paragraph" w:styleId="6">
    <w:name w:val="toc 6"/>
    <w:basedOn w:val="a"/>
    <w:next w:val="a"/>
    <w:autoRedefine/>
    <w:uiPriority w:val="39"/>
    <w:unhideWhenUsed/>
    <w:rsid w:val="004647B0"/>
    <w:pPr>
      <w:ind w:leftChars="1000" w:left="2100"/>
    </w:pPr>
  </w:style>
  <w:style w:type="paragraph" w:styleId="7">
    <w:name w:val="toc 7"/>
    <w:basedOn w:val="a"/>
    <w:next w:val="a"/>
    <w:autoRedefine/>
    <w:uiPriority w:val="39"/>
    <w:unhideWhenUsed/>
    <w:rsid w:val="004647B0"/>
    <w:pPr>
      <w:ind w:leftChars="1200" w:left="2520"/>
    </w:pPr>
  </w:style>
  <w:style w:type="paragraph" w:styleId="8">
    <w:name w:val="toc 8"/>
    <w:basedOn w:val="a"/>
    <w:next w:val="a"/>
    <w:autoRedefine/>
    <w:uiPriority w:val="39"/>
    <w:unhideWhenUsed/>
    <w:rsid w:val="004647B0"/>
    <w:pPr>
      <w:ind w:leftChars="1400" w:left="2940"/>
    </w:pPr>
  </w:style>
  <w:style w:type="paragraph" w:styleId="91">
    <w:name w:val="toc 9"/>
    <w:basedOn w:val="a"/>
    <w:next w:val="a"/>
    <w:autoRedefine/>
    <w:uiPriority w:val="39"/>
    <w:unhideWhenUsed/>
    <w:rsid w:val="004647B0"/>
    <w:pPr>
      <w:ind w:leftChars="1600" w:left="3360"/>
    </w:pPr>
  </w:style>
  <w:style w:type="paragraph" w:styleId="12">
    <w:name w:val="index 1"/>
    <w:basedOn w:val="a"/>
    <w:next w:val="a"/>
    <w:autoRedefine/>
    <w:uiPriority w:val="99"/>
    <w:semiHidden/>
    <w:unhideWhenUsed/>
    <w:rsid w:val="00CC0F69"/>
  </w:style>
  <w:style w:type="paragraph" w:styleId="22">
    <w:name w:val="index 2"/>
    <w:basedOn w:val="a"/>
    <w:next w:val="a"/>
    <w:autoRedefine/>
    <w:uiPriority w:val="99"/>
    <w:semiHidden/>
    <w:unhideWhenUsed/>
    <w:rsid w:val="00CC0F69"/>
    <w:pPr>
      <w:ind w:leftChars="200" w:left="200"/>
    </w:pPr>
  </w:style>
  <w:style w:type="character" w:styleId="HTML1">
    <w:name w:val="HTML Typewriter"/>
    <w:basedOn w:val="a0"/>
    <w:uiPriority w:val="99"/>
    <w:semiHidden/>
    <w:unhideWhenUsed/>
    <w:rsid w:val="00490960"/>
    <w:rPr>
      <w:rFonts w:ascii="宋体" w:eastAsia="宋体" w:hAnsi="宋体" w:cs="宋体"/>
      <w:sz w:val="24"/>
      <w:szCs w:val="24"/>
    </w:rPr>
  </w:style>
  <w:style w:type="character" w:styleId="af0">
    <w:name w:val="Emphasis"/>
    <w:basedOn w:val="a0"/>
    <w:uiPriority w:val="20"/>
    <w:qFormat/>
    <w:rsid w:val="00490960"/>
    <w:rPr>
      <w:i/>
      <w:iCs/>
    </w:rPr>
  </w:style>
  <w:style w:type="character" w:customStyle="1" w:styleId="cnblogscodecopy">
    <w:name w:val="cnblogs_code_copy"/>
    <w:basedOn w:val="a0"/>
    <w:rsid w:val="00490960"/>
  </w:style>
  <w:style w:type="character" w:customStyle="1" w:styleId="hljs-variable">
    <w:name w:val="hljs-variable"/>
    <w:basedOn w:val="a0"/>
    <w:rsid w:val="005F0772"/>
  </w:style>
  <w:style w:type="character" w:styleId="HTML2">
    <w:name w:val="HTML Code"/>
    <w:basedOn w:val="a0"/>
    <w:uiPriority w:val="99"/>
    <w:semiHidden/>
    <w:unhideWhenUsed/>
    <w:rsid w:val="00D705CE"/>
    <w:rPr>
      <w:rFonts w:ascii="宋体" w:eastAsia="宋体" w:hAnsi="宋体" w:cs="宋体"/>
      <w:sz w:val="24"/>
      <w:szCs w:val="24"/>
    </w:rPr>
  </w:style>
  <w:style w:type="character" w:customStyle="1" w:styleId="hljs-preprocessor">
    <w:name w:val="hljs-preprocessor"/>
    <w:basedOn w:val="a0"/>
    <w:rsid w:val="00D705CE"/>
  </w:style>
  <w:style w:type="character" w:customStyle="1" w:styleId="hljs-stlcontainer">
    <w:name w:val="hljs-stl_container"/>
    <w:basedOn w:val="a0"/>
    <w:rsid w:val="00D70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4067">
      <w:bodyDiv w:val="1"/>
      <w:marLeft w:val="0"/>
      <w:marRight w:val="0"/>
      <w:marTop w:val="0"/>
      <w:marBottom w:val="0"/>
      <w:divBdr>
        <w:top w:val="none" w:sz="0" w:space="0" w:color="auto"/>
        <w:left w:val="none" w:sz="0" w:space="0" w:color="auto"/>
        <w:bottom w:val="none" w:sz="0" w:space="0" w:color="auto"/>
        <w:right w:val="none" w:sz="0" w:space="0" w:color="auto"/>
      </w:divBdr>
    </w:div>
    <w:div w:id="67963624">
      <w:bodyDiv w:val="1"/>
      <w:marLeft w:val="0"/>
      <w:marRight w:val="0"/>
      <w:marTop w:val="0"/>
      <w:marBottom w:val="0"/>
      <w:divBdr>
        <w:top w:val="none" w:sz="0" w:space="0" w:color="auto"/>
        <w:left w:val="none" w:sz="0" w:space="0" w:color="auto"/>
        <w:bottom w:val="none" w:sz="0" w:space="0" w:color="auto"/>
        <w:right w:val="none" w:sz="0" w:space="0" w:color="auto"/>
      </w:divBdr>
      <w:divsChild>
        <w:div w:id="960920859">
          <w:marLeft w:val="0"/>
          <w:marRight w:val="0"/>
          <w:marTop w:val="0"/>
          <w:marBottom w:val="150"/>
          <w:divBdr>
            <w:top w:val="none" w:sz="0" w:space="0" w:color="auto"/>
            <w:left w:val="none" w:sz="0" w:space="0" w:color="auto"/>
            <w:bottom w:val="none" w:sz="0" w:space="0" w:color="auto"/>
            <w:right w:val="none" w:sz="0" w:space="0" w:color="auto"/>
          </w:divBdr>
        </w:div>
        <w:div w:id="784735695">
          <w:marLeft w:val="0"/>
          <w:marRight w:val="0"/>
          <w:marTop w:val="150"/>
          <w:marBottom w:val="150"/>
          <w:divBdr>
            <w:top w:val="none" w:sz="0" w:space="0" w:color="auto"/>
            <w:left w:val="none" w:sz="0" w:space="0" w:color="auto"/>
            <w:bottom w:val="none" w:sz="0" w:space="0" w:color="auto"/>
            <w:right w:val="none" w:sz="0" w:space="0" w:color="auto"/>
          </w:divBdr>
        </w:div>
        <w:div w:id="440609648">
          <w:marLeft w:val="0"/>
          <w:marRight w:val="0"/>
          <w:marTop w:val="150"/>
          <w:marBottom w:val="150"/>
          <w:divBdr>
            <w:top w:val="none" w:sz="0" w:space="0" w:color="auto"/>
            <w:left w:val="none" w:sz="0" w:space="0" w:color="auto"/>
            <w:bottom w:val="none" w:sz="0" w:space="0" w:color="auto"/>
            <w:right w:val="none" w:sz="0" w:space="0" w:color="auto"/>
          </w:divBdr>
        </w:div>
        <w:div w:id="1858763511">
          <w:marLeft w:val="0"/>
          <w:marRight w:val="0"/>
          <w:marTop w:val="150"/>
          <w:marBottom w:val="150"/>
          <w:divBdr>
            <w:top w:val="none" w:sz="0" w:space="0" w:color="auto"/>
            <w:left w:val="none" w:sz="0" w:space="0" w:color="auto"/>
            <w:bottom w:val="none" w:sz="0" w:space="0" w:color="auto"/>
            <w:right w:val="none" w:sz="0" w:space="0" w:color="auto"/>
          </w:divBdr>
        </w:div>
      </w:divsChild>
    </w:div>
    <w:div w:id="68305850">
      <w:bodyDiv w:val="1"/>
      <w:marLeft w:val="0"/>
      <w:marRight w:val="0"/>
      <w:marTop w:val="0"/>
      <w:marBottom w:val="0"/>
      <w:divBdr>
        <w:top w:val="none" w:sz="0" w:space="0" w:color="auto"/>
        <w:left w:val="none" w:sz="0" w:space="0" w:color="auto"/>
        <w:bottom w:val="none" w:sz="0" w:space="0" w:color="auto"/>
        <w:right w:val="none" w:sz="0" w:space="0" w:color="auto"/>
      </w:divBdr>
    </w:div>
    <w:div w:id="309678468">
      <w:bodyDiv w:val="1"/>
      <w:marLeft w:val="0"/>
      <w:marRight w:val="0"/>
      <w:marTop w:val="0"/>
      <w:marBottom w:val="0"/>
      <w:divBdr>
        <w:top w:val="none" w:sz="0" w:space="0" w:color="auto"/>
        <w:left w:val="none" w:sz="0" w:space="0" w:color="auto"/>
        <w:bottom w:val="none" w:sz="0" w:space="0" w:color="auto"/>
        <w:right w:val="none" w:sz="0" w:space="0" w:color="auto"/>
      </w:divBdr>
    </w:div>
    <w:div w:id="361590941">
      <w:bodyDiv w:val="1"/>
      <w:marLeft w:val="0"/>
      <w:marRight w:val="0"/>
      <w:marTop w:val="0"/>
      <w:marBottom w:val="0"/>
      <w:divBdr>
        <w:top w:val="none" w:sz="0" w:space="0" w:color="auto"/>
        <w:left w:val="none" w:sz="0" w:space="0" w:color="auto"/>
        <w:bottom w:val="none" w:sz="0" w:space="0" w:color="auto"/>
        <w:right w:val="none" w:sz="0" w:space="0" w:color="auto"/>
      </w:divBdr>
    </w:div>
    <w:div w:id="365832161">
      <w:bodyDiv w:val="1"/>
      <w:marLeft w:val="0"/>
      <w:marRight w:val="0"/>
      <w:marTop w:val="0"/>
      <w:marBottom w:val="0"/>
      <w:divBdr>
        <w:top w:val="none" w:sz="0" w:space="0" w:color="auto"/>
        <w:left w:val="none" w:sz="0" w:space="0" w:color="auto"/>
        <w:bottom w:val="none" w:sz="0" w:space="0" w:color="auto"/>
        <w:right w:val="none" w:sz="0" w:space="0" w:color="auto"/>
      </w:divBdr>
    </w:div>
    <w:div w:id="407269341">
      <w:bodyDiv w:val="1"/>
      <w:marLeft w:val="0"/>
      <w:marRight w:val="0"/>
      <w:marTop w:val="0"/>
      <w:marBottom w:val="0"/>
      <w:divBdr>
        <w:top w:val="none" w:sz="0" w:space="0" w:color="auto"/>
        <w:left w:val="none" w:sz="0" w:space="0" w:color="auto"/>
        <w:bottom w:val="none" w:sz="0" w:space="0" w:color="auto"/>
        <w:right w:val="none" w:sz="0" w:space="0" w:color="auto"/>
      </w:divBdr>
      <w:divsChild>
        <w:div w:id="34736312">
          <w:marLeft w:val="0"/>
          <w:marRight w:val="0"/>
          <w:marTop w:val="0"/>
          <w:marBottom w:val="0"/>
          <w:divBdr>
            <w:top w:val="none" w:sz="0" w:space="0" w:color="auto"/>
            <w:left w:val="none" w:sz="0" w:space="0" w:color="auto"/>
            <w:bottom w:val="none" w:sz="0" w:space="0" w:color="auto"/>
            <w:right w:val="none" w:sz="0" w:space="0" w:color="auto"/>
          </w:divBdr>
        </w:div>
      </w:divsChild>
    </w:div>
    <w:div w:id="508642878">
      <w:bodyDiv w:val="1"/>
      <w:marLeft w:val="0"/>
      <w:marRight w:val="0"/>
      <w:marTop w:val="0"/>
      <w:marBottom w:val="0"/>
      <w:divBdr>
        <w:top w:val="none" w:sz="0" w:space="0" w:color="auto"/>
        <w:left w:val="none" w:sz="0" w:space="0" w:color="auto"/>
        <w:bottom w:val="none" w:sz="0" w:space="0" w:color="auto"/>
        <w:right w:val="none" w:sz="0" w:space="0" w:color="auto"/>
      </w:divBdr>
    </w:div>
    <w:div w:id="546338915">
      <w:bodyDiv w:val="1"/>
      <w:marLeft w:val="0"/>
      <w:marRight w:val="0"/>
      <w:marTop w:val="0"/>
      <w:marBottom w:val="0"/>
      <w:divBdr>
        <w:top w:val="none" w:sz="0" w:space="0" w:color="auto"/>
        <w:left w:val="none" w:sz="0" w:space="0" w:color="auto"/>
        <w:bottom w:val="none" w:sz="0" w:space="0" w:color="auto"/>
        <w:right w:val="none" w:sz="0" w:space="0" w:color="auto"/>
      </w:divBdr>
    </w:div>
    <w:div w:id="604046180">
      <w:bodyDiv w:val="1"/>
      <w:marLeft w:val="0"/>
      <w:marRight w:val="0"/>
      <w:marTop w:val="0"/>
      <w:marBottom w:val="0"/>
      <w:divBdr>
        <w:top w:val="none" w:sz="0" w:space="0" w:color="auto"/>
        <w:left w:val="none" w:sz="0" w:space="0" w:color="auto"/>
        <w:bottom w:val="none" w:sz="0" w:space="0" w:color="auto"/>
        <w:right w:val="none" w:sz="0" w:space="0" w:color="auto"/>
      </w:divBdr>
    </w:div>
    <w:div w:id="614216691">
      <w:bodyDiv w:val="1"/>
      <w:marLeft w:val="0"/>
      <w:marRight w:val="0"/>
      <w:marTop w:val="0"/>
      <w:marBottom w:val="0"/>
      <w:divBdr>
        <w:top w:val="none" w:sz="0" w:space="0" w:color="auto"/>
        <w:left w:val="none" w:sz="0" w:space="0" w:color="auto"/>
        <w:bottom w:val="none" w:sz="0" w:space="0" w:color="auto"/>
        <w:right w:val="none" w:sz="0" w:space="0" w:color="auto"/>
      </w:divBdr>
      <w:divsChild>
        <w:div w:id="1230992583">
          <w:marLeft w:val="120"/>
          <w:marRight w:val="0"/>
          <w:marTop w:val="0"/>
          <w:marBottom w:val="0"/>
          <w:divBdr>
            <w:top w:val="none" w:sz="0" w:space="0" w:color="auto"/>
            <w:left w:val="none" w:sz="0" w:space="0" w:color="auto"/>
            <w:bottom w:val="none" w:sz="0" w:space="0" w:color="auto"/>
            <w:right w:val="none" w:sz="0" w:space="0" w:color="auto"/>
          </w:divBdr>
          <w:divsChild>
            <w:div w:id="1475492293">
              <w:marLeft w:val="0"/>
              <w:marRight w:val="0"/>
              <w:marTop w:val="0"/>
              <w:marBottom w:val="0"/>
              <w:divBdr>
                <w:top w:val="none" w:sz="0" w:space="0" w:color="auto"/>
                <w:left w:val="none" w:sz="0" w:space="0" w:color="auto"/>
                <w:bottom w:val="none" w:sz="0" w:space="0" w:color="auto"/>
                <w:right w:val="none" w:sz="0" w:space="0" w:color="auto"/>
              </w:divBdr>
            </w:div>
          </w:divsChild>
        </w:div>
        <w:div w:id="1369256708">
          <w:marLeft w:val="120"/>
          <w:marRight w:val="0"/>
          <w:marTop w:val="0"/>
          <w:marBottom w:val="0"/>
          <w:divBdr>
            <w:top w:val="none" w:sz="0" w:space="0" w:color="auto"/>
            <w:left w:val="none" w:sz="0" w:space="0" w:color="auto"/>
            <w:bottom w:val="none" w:sz="0" w:space="0" w:color="auto"/>
            <w:right w:val="none" w:sz="0" w:space="0" w:color="auto"/>
          </w:divBdr>
          <w:divsChild>
            <w:div w:id="624775846">
              <w:marLeft w:val="0"/>
              <w:marRight w:val="0"/>
              <w:marTop w:val="0"/>
              <w:marBottom w:val="0"/>
              <w:divBdr>
                <w:top w:val="none" w:sz="0" w:space="0" w:color="auto"/>
                <w:left w:val="none" w:sz="0" w:space="0" w:color="auto"/>
                <w:bottom w:val="none" w:sz="0" w:space="0" w:color="auto"/>
                <w:right w:val="none" w:sz="0" w:space="0" w:color="auto"/>
              </w:divBdr>
            </w:div>
          </w:divsChild>
        </w:div>
        <w:div w:id="342169968">
          <w:marLeft w:val="120"/>
          <w:marRight w:val="0"/>
          <w:marTop w:val="0"/>
          <w:marBottom w:val="0"/>
          <w:divBdr>
            <w:top w:val="none" w:sz="0" w:space="0" w:color="auto"/>
            <w:left w:val="none" w:sz="0" w:space="0" w:color="auto"/>
            <w:bottom w:val="none" w:sz="0" w:space="0" w:color="auto"/>
            <w:right w:val="none" w:sz="0" w:space="0" w:color="auto"/>
          </w:divBdr>
          <w:divsChild>
            <w:div w:id="804002878">
              <w:marLeft w:val="0"/>
              <w:marRight w:val="0"/>
              <w:marTop w:val="0"/>
              <w:marBottom w:val="0"/>
              <w:divBdr>
                <w:top w:val="none" w:sz="0" w:space="0" w:color="auto"/>
                <w:left w:val="none" w:sz="0" w:space="0" w:color="auto"/>
                <w:bottom w:val="none" w:sz="0" w:space="0" w:color="auto"/>
                <w:right w:val="none" w:sz="0" w:space="0" w:color="auto"/>
              </w:divBdr>
            </w:div>
          </w:divsChild>
        </w:div>
        <w:div w:id="276759048">
          <w:marLeft w:val="120"/>
          <w:marRight w:val="0"/>
          <w:marTop w:val="0"/>
          <w:marBottom w:val="0"/>
          <w:divBdr>
            <w:top w:val="none" w:sz="0" w:space="0" w:color="auto"/>
            <w:left w:val="none" w:sz="0" w:space="0" w:color="auto"/>
            <w:bottom w:val="none" w:sz="0" w:space="0" w:color="auto"/>
            <w:right w:val="none" w:sz="0" w:space="0" w:color="auto"/>
          </w:divBdr>
          <w:divsChild>
            <w:div w:id="1866751513">
              <w:marLeft w:val="0"/>
              <w:marRight w:val="0"/>
              <w:marTop w:val="0"/>
              <w:marBottom w:val="0"/>
              <w:divBdr>
                <w:top w:val="none" w:sz="0" w:space="0" w:color="auto"/>
                <w:left w:val="none" w:sz="0" w:space="0" w:color="auto"/>
                <w:bottom w:val="none" w:sz="0" w:space="0" w:color="auto"/>
                <w:right w:val="none" w:sz="0" w:space="0" w:color="auto"/>
              </w:divBdr>
            </w:div>
          </w:divsChild>
        </w:div>
        <w:div w:id="1271815931">
          <w:marLeft w:val="120"/>
          <w:marRight w:val="0"/>
          <w:marTop w:val="0"/>
          <w:marBottom w:val="0"/>
          <w:divBdr>
            <w:top w:val="none" w:sz="0" w:space="0" w:color="auto"/>
            <w:left w:val="none" w:sz="0" w:space="0" w:color="auto"/>
            <w:bottom w:val="none" w:sz="0" w:space="0" w:color="auto"/>
            <w:right w:val="none" w:sz="0" w:space="0" w:color="auto"/>
          </w:divBdr>
          <w:divsChild>
            <w:div w:id="1959600249">
              <w:marLeft w:val="0"/>
              <w:marRight w:val="0"/>
              <w:marTop w:val="0"/>
              <w:marBottom w:val="0"/>
              <w:divBdr>
                <w:top w:val="none" w:sz="0" w:space="0" w:color="auto"/>
                <w:left w:val="none" w:sz="0" w:space="0" w:color="auto"/>
                <w:bottom w:val="none" w:sz="0" w:space="0" w:color="auto"/>
                <w:right w:val="none" w:sz="0" w:space="0" w:color="auto"/>
              </w:divBdr>
            </w:div>
          </w:divsChild>
        </w:div>
        <w:div w:id="593705932">
          <w:marLeft w:val="120"/>
          <w:marRight w:val="0"/>
          <w:marTop w:val="0"/>
          <w:marBottom w:val="0"/>
          <w:divBdr>
            <w:top w:val="none" w:sz="0" w:space="0" w:color="auto"/>
            <w:left w:val="none" w:sz="0" w:space="0" w:color="auto"/>
            <w:bottom w:val="none" w:sz="0" w:space="0" w:color="auto"/>
            <w:right w:val="none" w:sz="0" w:space="0" w:color="auto"/>
          </w:divBdr>
          <w:divsChild>
            <w:div w:id="1537426748">
              <w:marLeft w:val="0"/>
              <w:marRight w:val="0"/>
              <w:marTop w:val="0"/>
              <w:marBottom w:val="0"/>
              <w:divBdr>
                <w:top w:val="none" w:sz="0" w:space="0" w:color="auto"/>
                <w:left w:val="none" w:sz="0" w:space="0" w:color="auto"/>
                <w:bottom w:val="none" w:sz="0" w:space="0" w:color="auto"/>
                <w:right w:val="none" w:sz="0" w:space="0" w:color="auto"/>
              </w:divBdr>
            </w:div>
          </w:divsChild>
        </w:div>
        <w:div w:id="1840458533">
          <w:marLeft w:val="120"/>
          <w:marRight w:val="0"/>
          <w:marTop w:val="0"/>
          <w:marBottom w:val="0"/>
          <w:divBdr>
            <w:top w:val="none" w:sz="0" w:space="0" w:color="auto"/>
            <w:left w:val="none" w:sz="0" w:space="0" w:color="auto"/>
            <w:bottom w:val="none" w:sz="0" w:space="0" w:color="auto"/>
            <w:right w:val="none" w:sz="0" w:space="0" w:color="auto"/>
          </w:divBdr>
          <w:divsChild>
            <w:div w:id="323896191">
              <w:marLeft w:val="0"/>
              <w:marRight w:val="0"/>
              <w:marTop w:val="0"/>
              <w:marBottom w:val="0"/>
              <w:divBdr>
                <w:top w:val="none" w:sz="0" w:space="0" w:color="auto"/>
                <w:left w:val="none" w:sz="0" w:space="0" w:color="auto"/>
                <w:bottom w:val="none" w:sz="0" w:space="0" w:color="auto"/>
                <w:right w:val="none" w:sz="0" w:space="0" w:color="auto"/>
              </w:divBdr>
            </w:div>
          </w:divsChild>
        </w:div>
        <w:div w:id="476267637">
          <w:marLeft w:val="120"/>
          <w:marRight w:val="0"/>
          <w:marTop w:val="0"/>
          <w:marBottom w:val="0"/>
          <w:divBdr>
            <w:top w:val="none" w:sz="0" w:space="0" w:color="auto"/>
            <w:left w:val="none" w:sz="0" w:space="0" w:color="auto"/>
            <w:bottom w:val="none" w:sz="0" w:space="0" w:color="auto"/>
            <w:right w:val="none" w:sz="0" w:space="0" w:color="auto"/>
          </w:divBdr>
          <w:divsChild>
            <w:div w:id="1003169799">
              <w:marLeft w:val="0"/>
              <w:marRight w:val="0"/>
              <w:marTop w:val="0"/>
              <w:marBottom w:val="0"/>
              <w:divBdr>
                <w:top w:val="none" w:sz="0" w:space="0" w:color="auto"/>
                <w:left w:val="none" w:sz="0" w:space="0" w:color="auto"/>
                <w:bottom w:val="none" w:sz="0" w:space="0" w:color="auto"/>
                <w:right w:val="none" w:sz="0" w:space="0" w:color="auto"/>
              </w:divBdr>
            </w:div>
          </w:divsChild>
        </w:div>
        <w:div w:id="634945395">
          <w:marLeft w:val="120"/>
          <w:marRight w:val="0"/>
          <w:marTop w:val="0"/>
          <w:marBottom w:val="0"/>
          <w:divBdr>
            <w:top w:val="none" w:sz="0" w:space="0" w:color="auto"/>
            <w:left w:val="none" w:sz="0" w:space="0" w:color="auto"/>
            <w:bottom w:val="none" w:sz="0" w:space="0" w:color="auto"/>
            <w:right w:val="none" w:sz="0" w:space="0" w:color="auto"/>
          </w:divBdr>
          <w:divsChild>
            <w:div w:id="1344866152">
              <w:marLeft w:val="0"/>
              <w:marRight w:val="0"/>
              <w:marTop w:val="0"/>
              <w:marBottom w:val="0"/>
              <w:divBdr>
                <w:top w:val="none" w:sz="0" w:space="0" w:color="auto"/>
                <w:left w:val="none" w:sz="0" w:space="0" w:color="auto"/>
                <w:bottom w:val="none" w:sz="0" w:space="0" w:color="auto"/>
                <w:right w:val="none" w:sz="0" w:space="0" w:color="auto"/>
              </w:divBdr>
            </w:div>
          </w:divsChild>
        </w:div>
        <w:div w:id="1031686497">
          <w:marLeft w:val="120"/>
          <w:marRight w:val="0"/>
          <w:marTop w:val="0"/>
          <w:marBottom w:val="0"/>
          <w:divBdr>
            <w:top w:val="none" w:sz="0" w:space="0" w:color="auto"/>
            <w:left w:val="none" w:sz="0" w:space="0" w:color="auto"/>
            <w:bottom w:val="none" w:sz="0" w:space="0" w:color="auto"/>
            <w:right w:val="none" w:sz="0" w:space="0" w:color="auto"/>
          </w:divBdr>
          <w:divsChild>
            <w:div w:id="2075345980">
              <w:marLeft w:val="0"/>
              <w:marRight w:val="0"/>
              <w:marTop w:val="0"/>
              <w:marBottom w:val="0"/>
              <w:divBdr>
                <w:top w:val="none" w:sz="0" w:space="0" w:color="auto"/>
                <w:left w:val="none" w:sz="0" w:space="0" w:color="auto"/>
                <w:bottom w:val="none" w:sz="0" w:space="0" w:color="auto"/>
                <w:right w:val="none" w:sz="0" w:space="0" w:color="auto"/>
              </w:divBdr>
            </w:div>
          </w:divsChild>
        </w:div>
        <w:div w:id="3410209">
          <w:marLeft w:val="120"/>
          <w:marRight w:val="0"/>
          <w:marTop w:val="0"/>
          <w:marBottom w:val="0"/>
          <w:divBdr>
            <w:top w:val="none" w:sz="0" w:space="0" w:color="auto"/>
            <w:left w:val="none" w:sz="0" w:space="0" w:color="auto"/>
            <w:bottom w:val="none" w:sz="0" w:space="0" w:color="auto"/>
            <w:right w:val="none" w:sz="0" w:space="0" w:color="auto"/>
          </w:divBdr>
          <w:divsChild>
            <w:div w:id="950627896">
              <w:marLeft w:val="0"/>
              <w:marRight w:val="0"/>
              <w:marTop w:val="0"/>
              <w:marBottom w:val="0"/>
              <w:divBdr>
                <w:top w:val="none" w:sz="0" w:space="0" w:color="auto"/>
                <w:left w:val="none" w:sz="0" w:space="0" w:color="auto"/>
                <w:bottom w:val="none" w:sz="0" w:space="0" w:color="auto"/>
                <w:right w:val="none" w:sz="0" w:space="0" w:color="auto"/>
              </w:divBdr>
            </w:div>
          </w:divsChild>
        </w:div>
        <w:div w:id="1386222818">
          <w:marLeft w:val="120"/>
          <w:marRight w:val="0"/>
          <w:marTop w:val="0"/>
          <w:marBottom w:val="0"/>
          <w:divBdr>
            <w:top w:val="none" w:sz="0" w:space="0" w:color="auto"/>
            <w:left w:val="none" w:sz="0" w:space="0" w:color="auto"/>
            <w:bottom w:val="none" w:sz="0" w:space="0" w:color="auto"/>
            <w:right w:val="none" w:sz="0" w:space="0" w:color="auto"/>
          </w:divBdr>
          <w:divsChild>
            <w:div w:id="862206522">
              <w:marLeft w:val="0"/>
              <w:marRight w:val="0"/>
              <w:marTop w:val="0"/>
              <w:marBottom w:val="0"/>
              <w:divBdr>
                <w:top w:val="none" w:sz="0" w:space="0" w:color="auto"/>
                <w:left w:val="none" w:sz="0" w:space="0" w:color="auto"/>
                <w:bottom w:val="none" w:sz="0" w:space="0" w:color="auto"/>
                <w:right w:val="none" w:sz="0" w:space="0" w:color="auto"/>
              </w:divBdr>
            </w:div>
          </w:divsChild>
        </w:div>
        <w:div w:id="308486191">
          <w:marLeft w:val="120"/>
          <w:marRight w:val="0"/>
          <w:marTop w:val="0"/>
          <w:marBottom w:val="0"/>
          <w:divBdr>
            <w:top w:val="none" w:sz="0" w:space="0" w:color="auto"/>
            <w:left w:val="none" w:sz="0" w:space="0" w:color="auto"/>
            <w:bottom w:val="none" w:sz="0" w:space="0" w:color="auto"/>
            <w:right w:val="none" w:sz="0" w:space="0" w:color="auto"/>
          </w:divBdr>
          <w:divsChild>
            <w:div w:id="777144499">
              <w:marLeft w:val="0"/>
              <w:marRight w:val="0"/>
              <w:marTop w:val="0"/>
              <w:marBottom w:val="0"/>
              <w:divBdr>
                <w:top w:val="none" w:sz="0" w:space="0" w:color="auto"/>
                <w:left w:val="none" w:sz="0" w:space="0" w:color="auto"/>
                <w:bottom w:val="none" w:sz="0" w:space="0" w:color="auto"/>
                <w:right w:val="none" w:sz="0" w:space="0" w:color="auto"/>
              </w:divBdr>
            </w:div>
          </w:divsChild>
        </w:div>
        <w:div w:id="2101633074">
          <w:marLeft w:val="120"/>
          <w:marRight w:val="0"/>
          <w:marTop w:val="0"/>
          <w:marBottom w:val="0"/>
          <w:divBdr>
            <w:top w:val="none" w:sz="0" w:space="0" w:color="auto"/>
            <w:left w:val="none" w:sz="0" w:space="0" w:color="auto"/>
            <w:bottom w:val="none" w:sz="0" w:space="0" w:color="auto"/>
            <w:right w:val="none" w:sz="0" w:space="0" w:color="auto"/>
          </w:divBdr>
          <w:divsChild>
            <w:div w:id="858737072">
              <w:marLeft w:val="0"/>
              <w:marRight w:val="0"/>
              <w:marTop w:val="0"/>
              <w:marBottom w:val="0"/>
              <w:divBdr>
                <w:top w:val="none" w:sz="0" w:space="0" w:color="auto"/>
                <w:left w:val="none" w:sz="0" w:space="0" w:color="auto"/>
                <w:bottom w:val="none" w:sz="0" w:space="0" w:color="auto"/>
                <w:right w:val="none" w:sz="0" w:space="0" w:color="auto"/>
              </w:divBdr>
            </w:div>
          </w:divsChild>
        </w:div>
        <w:div w:id="216281780">
          <w:marLeft w:val="120"/>
          <w:marRight w:val="0"/>
          <w:marTop w:val="0"/>
          <w:marBottom w:val="0"/>
          <w:divBdr>
            <w:top w:val="none" w:sz="0" w:space="0" w:color="auto"/>
            <w:left w:val="none" w:sz="0" w:space="0" w:color="auto"/>
            <w:bottom w:val="none" w:sz="0" w:space="0" w:color="auto"/>
            <w:right w:val="none" w:sz="0" w:space="0" w:color="auto"/>
          </w:divBdr>
          <w:divsChild>
            <w:div w:id="321928724">
              <w:marLeft w:val="0"/>
              <w:marRight w:val="0"/>
              <w:marTop w:val="0"/>
              <w:marBottom w:val="0"/>
              <w:divBdr>
                <w:top w:val="none" w:sz="0" w:space="0" w:color="auto"/>
                <w:left w:val="none" w:sz="0" w:space="0" w:color="auto"/>
                <w:bottom w:val="none" w:sz="0" w:space="0" w:color="auto"/>
                <w:right w:val="none" w:sz="0" w:space="0" w:color="auto"/>
              </w:divBdr>
            </w:div>
          </w:divsChild>
        </w:div>
        <w:div w:id="410977749">
          <w:marLeft w:val="120"/>
          <w:marRight w:val="0"/>
          <w:marTop w:val="0"/>
          <w:marBottom w:val="0"/>
          <w:divBdr>
            <w:top w:val="none" w:sz="0" w:space="0" w:color="auto"/>
            <w:left w:val="none" w:sz="0" w:space="0" w:color="auto"/>
            <w:bottom w:val="none" w:sz="0" w:space="0" w:color="auto"/>
            <w:right w:val="none" w:sz="0" w:space="0" w:color="auto"/>
          </w:divBdr>
          <w:divsChild>
            <w:div w:id="713383783">
              <w:marLeft w:val="0"/>
              <w:marRight w:val="0"/>
              <w:marTop w:val="0"/>
              <w:marBottom w:val="0"/>
              <w:divBdr>
                <w:top w:val="none" w:sz="0" w:space="0" w:color="auto"/>
                <w:left w:val="none" w:sz="0" w:space="0" w:color="auto"/>
                <w:bottom w:val="none" w:sz="0" w:space="0" w:color="auto"/>
                <w:right w:val="none" w:sz="0" w:space="0" w:color="auto"/>
              </w:divBdr>
            </w:div>
          </w:divsChild>
        </w:div>
        <w:div w:id="685836911">
          <w:marLeft w:val="120"/>
          <w:marRight w:val="0"/>
          <w:marTop w:val="0"/>
          <w:marBottom w:val="0"/>
          <w:divBdr>
            <w:top w:val="none" w:sz="0" w:space="0" w:color="auto"/>
            <w:left w:val="none" w:sz="0" w:space="0" w:color="auto"/>
            <w:bottom w:val="none" w:sz="0" w:space="0" w:color="auto"/>
            <w:right w:val="none" w:sz="0" w:space="0" w:color="auto"/>
          </w:divBdr>
          <w:divsChild>
            <w:div w:id="1440684929">
              <w:marLeft w:val="0"/>
              <w:marRight w:val="0"/>
              <w:marTop w:val="0"/>
              <w:marBottom w:val="0"/>
              <w:divBdr>
                <w:top w:val="none" w:sz="0" w:space="0" w:color="auto"/>
                <w:left w:val="none" w:sz="0" w:space="0" w:color="auto"/>
                <w:bottom w:val="none" w:sz="0" w:space="0" w:color="auto"/>
                <w:right w:val="none" w:sz="0" w:space="0" w:color="auto"/>
              </w:divBdr>
            </w:div>
          </w:divsChild>
        </w:div>
        <w:div w:id="1144422003">
          <w:marLeft w:val="120"/>
          <w:marRight w:val="0"/>
          <w:marTop w:val="0"/>
          <w:marBottom w:val="0"/>
          <w:divBdr>
            <w:top w:val="none" w:sz="0" w:space="0" w:color="auto"/>
            <w:left w:val="none" w:sz="0" w:space="0" w:color="auto"/>
            <w:bottom w:val="none" w:sz="0" w:space="0" w:color="auto"/>
            <w:right w:val="none" w:sz="0" w:space="0" w:color="auto"/>
          </w:divBdr>
          <w:divsChild>
            <w:div w:id="1637953297">
              <w:marLeft w:val="0"/>
              <w:marRight w:val="0"/>
              <w:marTop w:val="0"/>
              <w:marBottom w:val="0"/>
              <w:divBdr>
                <w:top w:val="none" w:sz="0" w:space="0" w:color="auto"/>
                <w:left w:val="none" w:sz="0" w:space="0" w:color="auto"/>
                <w:bottom w:val="none" w:sz="0" w:space="0" w:color="auto"/>
                <w:right w:val="none" w:sz="0" w:space="0" w:color="auto"/>
              </w:divBdr>
            </w:div>
          </w:divsChild>
        </w:div>
        <w:div w:id="2062094970">
          <w:marLeft w:val="120"/>
          <w:marRight w:val="0"/>
          <w:marTop w:val="0"/>
          <w:marBottom w:val="0"/>
          <w:divBdr>
            <w:top w:val="none" w:sz="0" w:space="0" w:color="auto"/>
            <w:left w:val="none" w:sz="0" w:space="0" w:color="auto"/>
            <w:bottom w:val="none" w:sz="0" w:space="0" w:color="auto"/>
            <w:right w:val="none" w:sz="0" w:space="0" w:color="auto"/>
          </w:divBdr>
          <w:divsChild>
            <w:div w:id="901214009">
              <w:marLeft w:val="0"/>
              <w:marRight w:val="0"/>
              <w:marTop w:val="0"/>
              <w:marBottom w:val="0"/>
              <w:divBdr>
                <w:top w:val="none" w:sz="0" w:space="0" w:color="auto"/>
                <w:left w:val="none" w:sz="0" w:space="0" w:color="auto"/>
                <w:bottom w:val="none" w:sz="0" w:space="0" w:color="auto"/>
                <w:right w:val="none" w:sz="0" w:space="0" w:color="auto"/>
              </w:divBdr>
            </w:div>
          </w:divsChild>
        </w:div>
        <w:div w:id="499780150">
          <w:marLeft w:val="120"/>
          <w:marRight w:val="0"/>
          <w:marTop w:val="0"/>
          <w:marBottom w:val="0"/>
          <w:divBdr>
            <w:top w:val="none" w:sz="0" w:space="0" w:color="auto"/>
            <w:left w:val="none" w:sz="0" w:space="0" w:color="auto"/>
            <w:bottom w:val="none" w:sz="0" w:space="0" w:color="auto"/>
            <w:right w:val="none" w:sz="0" w:space="0" w:color="auto"/>
          </w:divBdr>
          <w:divsChild>
            <w:div w:id="1558469426">
              <w:marLeft w:val="0"/>
              <w:marRight w:val="0"/>
              <w:marTop w:val="0"/>
              <w:marBottom w:val="0"/>
              <w:divBdr>
                <w:top w:val="none" w:sz="0" w:space="0" w:color="auto"/>
                <w:left w:val="none" w:sz="0" w:space="0" w:color="auto"/>
                <w:bottom w:val="none" w:sz="0" w:space="0" w:color="auto"/>
                <w:right w:val="none" w:sz="0" w:space="0" w:color="auto"/>
              </w:divBdr>
            </w:div>
          </w:divsChild>
        </w:div>
        <w:div w:id="930427108">
          <w:marLeft w:val="120"/>
          <w:marRight w:val="0"/>
          <w:marTop w:val="0"/>
          <w:marBottom w:val="0"/>
          <w:divBdr>
            <w:top w:val="none" w:sz="0" w:space="0" w:color="auto"/>
            <w:left w:val="none" w:sz="0" w:space="0" w:color="auto"/>
            <w:bottom w:val="none" w:sz="0" w:space="0" w:color="auto"/>
            <w:right w:val="none" w:sz="0" w:space="0" w:color="auto"/>
          </w:divBdr>
          <w:divsChild>
            <w:div w:id="1143543454">
              <w:marLeft w:val="0"/>
              <w:marRight w:val="0"/>
              <w:marTop w:val="0"/>
              <w:marBottom w:val="0"/>
              <w:divBdr>
                <w:top w:val="none" w:sz="0" w:space="0" w:color="auto"/>
                <w:left w:val="none" w:sz="0" w:space="0" w:color="auto"/>
                <w:bottom w:val="none" w:sz="0" w:space="0" w:color="auto"/>
                <w:right w:val="none" w:sz="0" w:space="0" w:color="auto"/>
              </w:divBdr>
            </w:div>
          </w:divsChild>
        </w:div>
        <w:div w:id="2002005361">
          <w:marLeft w:val="120"/>
          <w:marRight w:val="0"/>
          <w:marTop w:val="0"/>
          <w:marBottom w:val="0"/>
          <w:divBdr>
            <w:top w:val="none" w:sz="0" w:space="0" w:color="auto"/>
            <w:left w:val="none" w:sz="0" w:space="0" w:color="auto"/>
            <w:bottom w:val="none" w:sz="0" w:space="0" w:color="auto"/>
            <w:right w:val="none" w:sz="0" w:space="0" w:color="auto"/>
          </w:divBdr>
          <w:divsChild>
            <w:div w:id="522938892">
              <w:marLeft w:val="0"/>
              <w:marRight w:val="0"/>
              <w:marTop w:val="0"/>
              <w:marBottom w:val="0"/>
              <w:divBdr>
                <w:top w:val="none" w:sz="0" w:space="0" w:color="auto"/>
                <w:left w:val="none" w:sz="0" w:space="0" w:color="auto"/>
                <w:bottom w:val="none" w:sz="0" w:space="0" w:color="auto"/>
                <w:right w:val="none" w:sz="0" w:space="0" w:color="auto"/>
              </w:divBdr>
            </w:div>
          </w:divsChild>
        </w:div>
        <w:div w:id="566498249">
          <w:marLeft w:val="120"/>
          <w:marRight w:val="0"/>
          <w:marTop w:val="0"/>
          <w:marBottom w:val="0"/>
          <w:divBdr>
            <w:top w:val="none" w:sz="0" w:space="0" w:color="auto"/>
            <w:left w:val="none" w:sz="0" w:space="0" w:color="auto"/>
            <w:bottom w:val="none" w:sz="0" w:space="0" w:color="auto"/>
            <w:right w:val="none" w:sz="0" w:space="0" w:color="auto"/>
          </w:divBdr>
          <w:divsChild>
            <w:div w:id="1484198877">
              <w:marLeft w:val="0"/>
              <w:marRight w:val="0"/>
              <w:marTop w:val="0"/>
              <w:marBottom w:val="0"/>
              <w:divBdr>
                <w:top w:val="none" w:sz="0" w:space="0" w:color="auto"/>
                <w:left w:val="none" w:sz="0" w:space="0" w:color="auto"/>
                <w:bottom w:val="none" w:sz="0" w:space="0" w:color="auto"/>
                <w:right w:val="none" w:sz="0" w:space="0" w:color="auto"/>
              </w:divBdr>
            </w:div>
          </w:divsChild>
        </w:div>
        <w:div w:id="1486629748">
          <w:marLeft w:val="120"/>
          <w:marRight w:val="0"/>
          <w:marTop w:val="0"/>
          <w:marBottom w:val="0"/>
          <w:divBdr>
            <w:top w:val="none" w:sz="0" w:space="0" w:color="auto"/>
            <w:left w:val="none" w:sz="0" w:space="0" w:color="auto"/>
            <w:bottom w:val="none" w:sz="0" w:space="0" w:color="auto"/>
            <w:right w:val="none" w:sz="0" w:space="0" w:color="auto"/>
          </w:divBdr>
          <w:divsChild>
            <w:div w:id="467867352">
              <w:marLeft w:val="0"/>
              <w:marRight w:val="0"/>
              <w:marTop w:val="0"/>
              <w:marBottom w:val="0"/>
              <w:divBdr>
                <w:top w:val="none" w:sz="0" w:space="0" w:color="auto"/>
                <w:left w:val="none" w:sz="0" w:space="0" w:color="auto"/>
                <w:bottom w:val="none" w:sz="0" w:space="0" w:color="auto"/>
                <w:right w:val="none" w:sz="0" w:space="0" w:color="auto"/>
              </w:divBdr>
            </w:div>
          </w:divsChild>
        </w:div>
        <w:div w:id="1776629568">
          <w:marLeft w:val="120"/>
          <w:marRight w:val="0"/>
          <w:marTop w:val="0"/>
          <w:marBottom w:val="0"/>
          <w:divBdr>
            <w:top w:val="none" w:sz="0" w:space="0" w:color="auto"/>
            <w:left w:val="none" w:sz="0" w:space="0" w:color="auto"/>
            <w:bottom w:val="none" w:sz="0" w:space="0" w:color="auto"/>
            <w:right w:val="none" w:sz="0" w:space="0" w:color="auto"/>
          </w:divBdr>
          <w:divsChild>
            <w:div w:id="2518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8233">
      <w:bodyDiv w:val="1"/>
      <w:marLeft w:val="0"/>
      <w:marRight w:val="0"/>
      <w:marTop w:val="0"/>
      <w:marBottom w:val="0"/>
      <w:divBdr>
        <w:top w:val="none" w:sz="0" w:space="0" w:color="auto"/>
        <w:left w:val="none" w:sz="0" w:space="0" w:color="auto"/>
        <w:bottom w:val="none" w:sz="0" w:space="0" w:color="auto"/>
        <w:right w:val="none" w:sz="0" w:space="0" w:color="auto"/>
      </w:divBdr>
      <w:divsChild>
        <w:div w:id="458574995">
          <w:marLeft w:val="0"/>
          <w:marRight w:val="0"/>
          <w:marTop w:val="0"/>
          <w:marBottom w:val="150"/>
          <w:divBdr>
            <w:top w:val="none" w:sz="0" w:space="0" w:color="auto"/>
            <w:left w:val="none" w:sz="0" w:space="0" w:color="auto"/>
            <w:bottom w:val="none" w:sz="0" w:space="0" w:color="auto"/>
            <w:right w:val="none" w:sz="0" w:space="0" w:color="auto"/>
          </w:divBdr>
        </w:div>
        <w:div w:id="1075470832">
          <w:marLeft w:val="0"/>
          <w:marRight w:val="0"/>
          <w:marTop w:val="150"/>
          <w:marBottom w:val="150"/>
          <w:divBdr>
            <w:top w:val="none" w:sz="0" w:space="0" w:color="auto"/>
            <w:left w:val="none" w:sz="0" w:space="0" w:color="auto"/>
            <w:bottom w:val="none" w:sz="0" w:space="0" w:color="auto"/>
            <w:right w:val="none" w:sz="0" w:space="0" w:color="auto"/>
          </w:divBdr>
        </w:div>
        <w:div w:id="1402286064">
          <w:marLeft w:val="0"/>
          <w:marRight w:val="0"/>
          <w:marTop w:val="150"/>
          <w:marBottom w:val="150"/>
          <w:divBdr>
            <w:top w:val="none" w:sz="0" w:space="0" w:color="auto"/>
            <w:left w:val="none" w:sz="0" w:space="0" w:color="auto"/>
            <w:bottom w:val="none" w:sz="0" w:space="0" w:color="auto"/>
            <w:right w:val="none" w:sz="0" w:space="0" w:color="auto"/>
          </w:divBdr>
        </w:div>
        <w:div w:id="799885355">
          <w:marLeft w:val="0"/>
          <w:marRight w:val="0"/>
          <w:marTop w:val="150"/>
          <w:marBottom w:val="150"/>
          <w:divBdr>
            <w:top w:val="none" w:sz="0" w:space="0" w:color="auto"/>
            <w:left w:val="none" w:sz="0" w:space="0" w:color="auto"/>
            <w:bottom w:val="none" w:sz="0" w:space="0" w:color="auto"/>
            <w:right w:val="none" w:sz="0" w:space="0" w:color="auto"/>
          </w:divBdr>
        </w:div>
      </w:divsChild>
    </w:div>
    <w:div w:id="720372886">
      <w:bodyDiv w:val="1"/>
      <w:marLeft w:val="0"/>
      <w:marRight w:val="0"/>
      <w:marTop w:val="0"/>
      <w:marBottom w:val="0"/>
      <w:divBdr>
        <w:top w:val="none" w:sz="0" w:space="0" w:color="auto"/>
        <w:left w:val="none" w:sz="0" w:space="0" w:color="auto"/>
        <w:bottom w:val="none" w:sz="0" w:space="0" w:color="auto"/>
        <w:right w:val="none" w:sz="0" w:space="0" w:color="auto"/>
      </w:divBdr>
    </w:div>
    <w:div w:id="732045384">
      <w:bodyDiv w:val="1"/>
      <w:marLeft w:val="0"/>
      <w:marRight w:val="0"/>
      <w:marTop w:val="0"/>
      <w:marBottom w:val="0"/>
      <w:divBdr>
        <w:top w:val="none" w:sz="0" w:space="0" w:color="auto"/>
        <w:left w:val="none" w:sz="0" w:space="0" w:color="auto"/>
        <w:bottom w:val="none" w:sz="0" w:space="0" w:color="auto"/>
        <w:right w:val="none" w:sz="0" w:space="0" w:color="auto"/>
      </w:divBdr>
    </w:div>
    <w:div w:id="777991059">
      <w:bodyDiv w:val="1"/>
      <w:marLeft w:val="0"/>
      <w:marRight w:val="0"/>
      <w:marTop w:val="0"/>
      <w:marBottom w:val="0"/>
      <w:divBdr>
        <w:top w:val="none" w:sz="0" w:space="0" w:color="auto"/>
        <w:left w:val="none" w:sz="0" w:space="0" w:color="auto"/>
        <w:bottom w:val="none" w:sz="0" w:space="0" w:color="auto"/>
        <w:right w:val="none" w:sz="0" w:space="0" w:color="auto"/>
      </w:divBdr>
    </w:div>
    <w:div w:id="786042510">
      <w:bodyDiv w:val="1"/>
      <w:marLeft w:val="0"/>
      <w:marRight w:val="0"/>
      <w:marTop w:val="0"/>
      <w:marBottom w:val="0"/>
      <w:divBdr>
        <w:top w:val="none" w:sz="0" w:space="0" w:color="auto"/>
        <w:left w:val="none" w:sz="0" w:space="0" w:color="auto"/>
        <w:bottom w:val="none" w:sz="0" w:space="0" w:color="auto"/>
        <w:right w:val="none" w:sz="0" w:space="0" w:color="auto"/>
      </w:divBdr>
      <w:divsChild>
        <w:div w:id="1796630644">
          <w:marLeft w:val="0"/>
          <w:marRight w:val="0"/>
          <w:marTop w:val="0"/>
          <w:marBottom w:val="0"/>
          <w:divBdr>
            <w:top w:val="none" w:sz="0" w:space="0" w:color="auto"/>
            <w:left w:val="none" w:sz="0" w:space="0" w:color="auto"/>
            <w:bottom w:val="none" w:sz="0" w:space="0" w:color="auto"/>
            <w:right w:val="none" w:sz="0" w:space="0" w:color="auto"/>
          </w:divBdr>
        </w:div>
      </w:divsChild>
    </w:div>
    <w:div w:id="869151917">
      <w:bodyDiv w:val="1"/>
      <w:marLeft w:val="0"/>
      <w:marRight w:val="0"/>
      <w:marTop w:val="0"/>
      <w:marBottom w:val="0"/>
      <w:divBdr>
        <w:top w:val="none" w:sz="0" w:space="0" w:color="auto"/>
        <w:left w:val="none" w:sz="0" w:space="0" w:color="auto"/>
        <w:bottom w:val="none" w:sz="0" w:space="0" w:color="auto"/>
        <w:right w:val="none" w:sz="0" w:space="0" w:color="auto"/>
      </w:divBdr>
      <w:divsChild>
        <w:div w:id="588126800">
          <w:marLeft w:val="0"/>
          <w:marRight w:val="0"/>
          <w:marTop w:val="0"/>
          <w:marBottom w:val="0"/>
          <w:divBdr>
            <w:top w:val="none" w:sz="0" w:space="0" w:color="auto"/>
            <w:left w:val="none" w:sz="0" w:space="0" w:color="auto"/>
            <w:bottom w:val="none" w:sz="0" w:space="0" w:color="auto"/>
            <w:right w:val="none" w:sz="0" w:space="0" w:color="auto"/>
          </w:divBdr>
          <w:divsChild>
            <w:div w:id="556084792">
              <w:marLeft w:val="0"/>
              <w:marRight w:val="0"/>
              <w:marTop w:val="150"/>
              <w:marBottom w:val="150"/>
              <w:divBdr>
                <w:top w:val="none" w:sz="0" w:space="0" w:color="auto"/>
                <w:left w:val="none" w:sz="0" w:space="0" w:color="auto"/>
                <w:bottom w:val="none" w:sz="0" w:space="0" w:color="auto"/>
                <w:right w:val="none" w:sz="0" w:space="0" w:color="auto"/>
              </w:divBdr>
              <w:divsChild>
                <w:div w:id="1416826325">
                  <w:marLeft w:val="0"/>
                  <w:marRight w:val="0"/>
                  <w:marTop w:val="0"/>
                  <w:marBottom w:val="0"/>
                  <w:divBdr>
                    <w:top w:val="none" w:sz="0" w:space="0" w:color="auto"/>
                    <w:left w:val="none" w:sz="0" w:space="0" w:color="auto"/>
                    <w:bottom w:val="none" w:sz="0" w:space="0" w:color="auto"/>
                    <w:right w:val="none" w:sz="0" w:space="0" w:color="auto"/>
                  </w:divBdr>
                  <w:divsChild>
                    <w:div w:id="369648666">
                      <w:marLeft w:val="0"/>
                      <w:marRight w:val="0"/>
                      <w:marTop w:val="0"/>
                      <w:marBottom w:val="0"/>
                      <w:divBdr>
                        <w:top w:val="none" w:sz="0" w:space="0" w:color="auto"/>
                        <w:left w:val="none" w:sz="0" w:space="0" w:color="auto"/>
                        <w:bottom w:val="none" w:sz="0" w:space="0" w:color="auto"/>
                        <w:right w:val="none" w:sz="0" w:space="0" w:color="auto"/>
                      </w:divBdr>
                    </w:div>
                    <w:div w:id="1835146457">
                      <w:marLeft w:val="0"/>
                      <w:marRight w:val="0"/>
                      <w:marTop w:val="0"/>
                      <w:marBottom w:val="0"/>
                      <w:divBdr>
                        <w:top w:val="single" w:sz="6" w:space="11" w:color="E5E5E5"/>
                        <w:left w:val="none" w:sz="0" w:space="0" w:color="auto"/>
                        <w:bottom w:val="none" w:sz="0" w:space="0" w:color="auto"/>
                        <w:right w:val="none" w:sz="0" w:space="0" w:color="auto"/>
                      </w:divBdr>
                    </w:div>
                  </w:divsChild>
                </w:div>
              </w:divsChild>
            </w:div>
          </w:divsChild>
        </w:div>
      </w:divsChild>
    </w:div>
    <w:div w:id="923689869">
      <w:bodyDiv w:val="1"/>
      <w:marLeft w:val="0"/>
      <w:marRight w:val="0"/>
      <w:marTop w:val="0"/>
      <w:marBottom w:val="0"/>
      <w:divBdr>
        <w:top w:val="none" w:sz="0" w:space="0" w:color="auto"/>
        <w:left w:val="none" w:sz="0" w:space="0" w:color="auto"/>
        <w:bottom w:val="none" w:sz="0" w:space="0" w:color="auto"/>
        <w:right w:val="none" w:sz="0" w:space="0" w:color="auto"/>
      </w:divBdr>
    </w:div>
    <w:div w:id="1014766659">
      <w:bodyDiv w:val="1"/>
      <w:marLeft w:val="0"/>
      <w:marRight w:val="0"/>
      <w:marTop w:val="0"/>
      <w:marBottom w:val="0"/>
      <w:divBdr>
        <w:top w:val="none" w:sz="0" w:space="0" w:color="auto"/>
        <w:left w:val="none" w:sz="0" w:space="0" w:color="auto"/>
        <w:bottom w:val="none" w:sz="0" w:space="0" w:color="auto"/>
        <w:right w:val="none" w:sz="0" w:space="0" w:color="auto"/>
      </w:divBdr>
    </w:div>
    <w:div w:id="1034765972">
      <w:bodyDiv w:val="1"/>
      <w:marLeft w:val="0"/>
      <w:marRight w:val="0"/>
      <w:marTop w:val="0"/>
      <w:marBottom w:val="0"/>
      <w:divBdr>
        <w:top w:val="none" w:sz="0" w:space="0" w:color="auto"/>
        <w:left w:val="none" w:sz="0" w:space="0" w:color="auto"/>
        <w:bottom w:val="none" w:sz="0" w:space="0" w:color="auto"/>
        <w:right w:val="none" w:sz="0" w:space="0" w:color="auto"/>
      </w:divBdr>
      <w:divsChild>
        <w:div w:id="313334754">
          <w:marLeft w:val="0"/>
          <w:marRight w:val="0"/>
          <w:marTop w:val="0"/>
          <w:marBottom w:val="0"/>
          <w:divBdr>
            <w:top w:val="none" w:sz="0" w:space="0" w:color="auto"/>
            <w:left w:val="none" w:sz="0" w:space="0" w:color="auto"/>
            <w:bottom w:val="none" w:sz="0" w:space="0" w:color="auto"/>
            <w:right w:val="none" w:sz="0" w:space="0" w:color="auto"/>
          </w:divBdr>
        </w:div>
      </w:divsChild>
    </w:div>
    <w:div w:id="1050302297">
      <w:bodyDiv w:val="1"/>
      <w:marLeft w:val="0"/>
      <w:marRight w:val="0"/>
      <w:marTop w:val="0"/>
      <w:marBottom w:val="0"/>
      <w:divBdr>
        <w:top w:val="none" w:sz="0" w:space="0" w:color="auto"/>
        <w:left w:val="none" w:sz="0" w:space="0" w:color="auto"/>
        <w:bottom w:val="none" w:sz="0" w:space="0" w:color="auto"/>
        <w:right w:val="none" w:sz="0" w:space="0" w:color="auto"/>
      </w:divBdr>
    </w:div>
    <w:div w:id="1066419851">
      <w:bodyDiv w:val="1"/>
      <w:marLeft w:val="0"/>
      <w:marRight w:val="0"/>
      <w:marTop w:val="0"/>
      <w:marBottom w:val="0"/>
      <w:divBdr>
        <w:top w:val="none" w:sz="0" w:space="0" w:color="auto"/>
        <w:left w:val="none" w:sz="0" w:space="0" w:color="auto"/>
        <w:bottom w:val="none" w:sz="0" w:space="0" w:color="auto"/>
        <w:right w:val="none" w:sz="0" w:space="0" w:color="auto"/>
      </w:divBdr>
    </w:div>
    <w:div w:id="1164205390">
      <w:bodyDiv w:val="1"/>
      <w:marLeft w:val="0"/>
      <w:marRight w:val="0"/>
      <w:marTop w:val="0"/>
      <w:marBottom w:val="0"/>
      <w:divBdr>
        <w:top w:val="none" w:sz="0" w:space="0" w:color="auto"/>
        <w:left w:val="none" w:sz="0" w:space="0" w:color="auto"/>
        <w:bottom w:val="none" w:sz="0" w:space="0" w:color="auto"/>
        <w:right w:val="none" w:sz="0" w:space="0" w:color="auto"/>
      </w:divBdr>
    </w:div>
    <w:div w:id="1188562370">
      <w:bodyDiv w:val="1"/>
      <w:marLeft w:val="0"/>
      <w:marRight w:val="0"/>
      <w:marTop w:val="0"/>
      <w:marBottom w:val="0"/>
      <w:divBdr>
        <w:top w:val="none" w:sz="0" w:space="0" w:color="auto"/>
        <w:left w:val="none" w:sz="0" w:space="0" w:color="auto"/>
        <w:bottom w:val="none" w:sz="0" w:space="0" w:color="auto"/>
        <w:right w:val="none" w:sz="0" w:space="0" w:color="auto"/>
      </w:divBdr>
    </w:div>
    <w:div w:id="1242181691">
      <w:bodyDiv w:val="1"/>
      <w:marLeft w:val="0"/>
      <w:marRight w:val="0"/>
      <w:marTop w:val="0"/>
      <w:marBottom w:val="0"/>
      <w:divBdr>
        <w:top w:val="none" w:sz="0" w:space="0" w:color="auto"/>
        <w:left w:val="none" w:sz="0" w:space="0" w:color="auto"/>
        <w:bottom w:val="none" w:sz="0" w:space="0" w:color="auto"/>
        <w:right w:val="none" w:sz="0" w:space="0" w:color="auto"/>
      </w:divBdr>
    </w:div>
    <w:div w:id="1244145835">
      <w:bodyDiv w:val="1"/>
      <w:marLeft w:val="0"/>
      <w:marRight w:val="0"/>
      <w:marTop w:val="0"/>
      <w:marBottom w:val="0"/>
      <w:divBdr>
        <w:top w:val="none" w:sz="0" w:space="0" w:color="auto"/>
        <w:left w:val="none" w:sz="0" w:space="0" w:color="auto"/>
        <w:bottom w:val="none" w:sz="0" w:space="0" w:color="auto"/>
        <w:right w:val="none" w:sz="0" w:space="0" w:color="auto"/>
      </w:divBdr>
    </w:div>
    <w:div w:id="1288316093">
      <w:bodyDiv w:val="1"/>
      <w:marLeft w:val="0"/>
      <w:marRight w:val="0"/>
      <w:marTop w:val="0"/>
      <w:marBottom w:val="0"/>
      <w:divBdr>
        <w:top w:val="none" w:sz="0" w:space="0" w:color="auto"/>
        <w:left w:val="none" w:sz="0" w:space="0" w:color="auto"/>
        <w:bottom w:val="none" w:sz="0" w:space="0" w:color="auto"/>
        <w:right w:val="none" w:sz="0" w:space="0" w:color="auto"/>
      </w:divBdr>
    </w:div>
    <w:div w:id="1304234618">
      <w:bodyDiv w:val="1"/>
      <w:marLeft w:val="0"/>
      <w:marRight w:val="0"/>
      <w:marTop w:val="0"/>
      <w:marBottom w:val="0"/>
      <w:divBdr>
        <w:top w:val="none" w:sz="0" w:space="0" w:color="auto"/>
        <w:left w:val="none" w:sz="0" w:space="0" w:color="auto"/>
        <w:bottom w:val="none" w:sz="0" w:space="0" w:color="auto"/>
        <w:right w:val="none" w:sz="0" w:space="0" w:color="auto"/>
      </w:divBdr>
      <w:divsChild>
        <w:div w:id="2120680161">
          <w:marLeft w:val="120"/>
          <w:marRight w:val="0"/>
          <w:marTop w:val="0"/>
          <w:marBottom w:val="0"/>
          <w:divBdr>
            <w:top w:val="none" w:sz="0" w:space="0" w:color="auto"/>
            <w:left w:val="none" w:sz="0" w:space="0" w:color="auto"/>
            <w:bottom w:val="none" w:sz="0" w:space="0" w:color="auto"/>
            <w:right w:val="none" w:sz="0" w:space="0" w:color="auto"/>
          </w:divBdr>
          <w:divsChild>
            <w:div w:id="282273414">
              <w:marLeft w:val="0"/>
              <w:marRight w:val="0"/>
              <w:marTop w:val="0"/>
              <w:marBottom w:val="0"/>
              <w:divBdr>
                <w:top w:val="none" w:sz="0" w:space="0" w:color="auto"/>
                <w:left w:val="none" w:sz="0" w:space="0" w:color="auto"/>
                <w:bottom w:val="none" w:sz="0" w:space="0" w:color="auto"/>
                <w:right w:val="none" w:sz="0" w:space="0" w:color="auto"/>
              </w:divBdr>
            </w:div>
          </w:divsChild>
        </w:div>
        <w:div w:id="440687238">
          <w:marLeft w:val="120"/>
          <w:marRight w:val="0"/>
          <w:marTop w:val="0"/>
          <w:marBottom w:val="0"/>
          <w:divBdr>
            <w:top w:val="none" w:sz="0" w:space="0" w:color="auto"/>
            <w:left w:val="none" w:sz="0" w:space="0" w:color="auto"/>
            <w:bottom w:val="none" w:sz="0" w:space="0" w:color="auto"/>
            <w:right w:val="none" w:sz="0" w:space="0" w:color="auto"/>
          </w:divBdr>
          <w:divsChild>
            <w:div w:id="36711594">
              <w:marLeft w:val="0"/>
              <w:marRight w:val="0"/>
              <w:marTop w:val="0"/>
              <w:marBottom w:val="0"/>
              <w:divBdr>
                <w:top w:val="none" w:sz="0" w:space="0" w:color="auto"/>
                <w:left w:val="none" w:sz="0" w:space="0" w:color="auto"/>
                <w:bottom w:val="none" w:sz="0" w:space="0" w:color="auto"/>
                <w:right w:val="none" w:sz="0" w:space="0" w:color="auto"/>
              </w:divBdr>
            </w:div>
          </w:divsChild>
        </w:div>
        <w:div w:id="1578444067">
          <w:marLeft w:val="120"/>
          <w:marRight w:val="0"/>
          <w:marTop w:val="0"/>
          <w:marBottom w:val="0"/>
          <w:divBdr>
            <w:top w:val="none" w:sz="0" w:space="0" w:color="auto"/>
            <w:left w:val="none" w:sz="0" w:space="0" w:color="auto"/>
            <w:bottom w:val="none" w:sz="0" w:space="0" w:color="auto"/>
            <w:right w:val="none" w:sz="0" w:space="0" w:color="auto"/>
          </w:divBdr>
          <w:divsChild>
            <w:div w:id="1561788729">
              <w:marLeft w:val="0"/>
              <w:marRight w:val="0"/>
              <w:marTop w:val="0"/>
              <w:marBottom w:val="0"/>
              <w:divBdr>
                <w:top w:val="none" w:sz="0" w:space="0" w:color="auto"/>
                <w:left w:val="none" w:sz="0" w:space="0" w:color="auto"/>
                <w:bottom w:val="none" w:sz="0" w:space="0" w:color="auto"/>
                <w:right w:val="none" w:sz="0" w:space="0" w:color="auto"/>
              </w:divBdr>
            </w:div>
          </w:divsChild>
        </w:div>
        <w:div w:id="101268732">
          <w:marLeft w:val="120"/>
          <w:marRight w:val="0"/>
          <w:marTop w:val="0"/>
          <w:marBottom w:val="0"/>
          <w:divBdr>
            <w:top w:val="none" w:sz="0" w:space="0" w:color="auto"/>
            <w:left w:val="none" w:sz="0" w:space="0" w:color="auto"/>
            <w:bottom w:val="none" w:sz="0" w:space="0" w:color="auto"/>
            <w:right w:val="none" w:sz="0" w:space="0" w:color="auto"/>
          </w:divBdr>
          <w:divsChild>
            <w:div w:id="1124271231">
              <w:marLeft w:val="0"/>
              <w:marRight w:val="0"/>
              <w:marTop w:val="0"/>
              <w:marBottom w:val="0"/>
              <w:divBdr>
                <w:top w:val="none" w:sz="0" w:space="0" w:color="auto"/>
                <w:left w:val="none" w:sz="0" w:space="0" w:color="auto"/>
                <w:bottom w:val="none" w:sz="0" w:space="0" w:color="auto"/>
                <w:right w:val="none" w:sz="0" w:space="0" w:color="auto"/>
              </w:divBdr>
            </w:div>
          </w:divsChild>
        </w:div>
        <w:div w:id="1263486996">
          <w:marLeft w:val="120"/>
          <w:marRight w:val="0"/>
          <w:marTop w:val="0"/>
          <w:marBottom w:val="0"/>
          <w:divBdr>
            <w:top w:val="none" w:sz="0" w:space="0" w:color="auto"/>
            <w:left w:val="none" w:sz="0" w:space="0" w:color="auto"/>
            <w:bottom w:val="none" w:sz="0" w:space="0" w:color="auto"/>
            <w:right w:val="none" w:sz="0" w:space="0" w:color="auto"/>
          </w:divBdr>
          <w:divsChild>
            <w:div w:id="881095430">
              <w:marLeft w:val="0"/>
              <w:marRight w:val="0"/>
              <w:marTop w:val="0"/>
              <w:marBottom w:val="0"/>
              <w:divBdr>
                <w:top w:val="none" w:sz="0" w:space="0" w:color="auto"/>
                <w:left w:val="none" w:sz="0" w:space="0" w:color="auto"/>
                <w:bottom w:val="none" w:sz="0" w:space="0" w:color="auto"/>
                <w:right w:val="none" w:sz="0" w:space="0" w:color="auto"/>
              </w:divBdr>
            </w:div>
          </w:divsChild>
        </w:div>
        <w:div w:id="1816217925">
          <w:marLeft w:val="120"/>
          <w:marRight w:val="0"/>
          <w:marTop w:val="0"/>
          <w:marBottom w:val="0"/>
          <w:divBdr>
            <w:top w:val="none" w:sz="0" w:space="0" w:color="auto"/>
            <w:left w:val="none" w:sz="0" w:space="0" w:color="auto"/>
            <w:bottom w:val="none" w:sz="0" w:space="0" w:color="auto"/>
            <w:right w:val="none" w:sz="0" w:space="0" w:color="auto"/>
          </w:divBdr>
          <w:divsChild>
            <w:div w:id="1099255016">
              <w:marLeft w:val="0"/>
              <w:marRight w:val="0"/>
              <w:marTop w:val="0"/>
              <w:marBottom w:val="0"/>
              <w:divBdr>
                <w:top w:val="none" w:sz="0" w:space="0" w:color="auto"/>
                <w:left w:val="none" w:sz="0" w:space="0" w:color="auto"/>
                <w:bottom w:val="none" w:sz="0" w:space="0" w:color="auto"/>
                <w:right w:val="none" w:sz="0" w:space="0" w:color="auto"/>
              </w:divBdr>
            </w:div>
          </w:divsChild>
        </w:div>
        <w:div w:id="1585532888">
          <w:marLeft w:val="120"/>
          <w:marRight w:val="0"/>
          <w:marTop w:val="0"/>
          <w:marBottom w:val="0"/>
          <w:divBdr>
            <w:top w:val="none" w:sz="0" w:space="0" w:color="auto"/>
            <w:left w:val="none" w:sz="0" w:space="0" w:color="auto"/>
            <w:bottom w:val="none" w:sz="0" w:space="0" w:color="auto"/>
            <w:right w:val="none" w:sz="0" w:space="0" w:color="auto"/>
          </w:divBdr>
          <w:divsChild>
            <w:div w:id="1974630060">
              <w:marLeft w:val="0"/>
              <w:marRight w:val="0"/>
              <w:marTop w:val="0"/>
              <w:marBottom w:val="0"/>
              <w:divBdr>
                <w:top w:val="none" w:sz="0" w:space="0" w:color="auto"/>
                <w:left w:val="none" w:sz="0" w:space="0" w:color="auto"/>
                <w:bottom w:val="none" w:sz="0" w:space="0" w:color="auto"/>
                <w:right w:val="none" w:sz="0" w:space="0" w:color="auto"/>
              </w:divBdr>
            </w:div>
          </w:divsChild>
        </w:div>
        <w:div w:id="1326475830">
          <w:marLeft w:val="120"/>
          <w:marRight w:val="0"/>
          <w:marTop w:val="0"/>
          <w:marBottom w:val="0"/>
          <w:divBdr>
            <w:top w:val="none" w:sz="0" w:space="0" w:color="auto"/>
            <w:left w:val="none" w:sz="0" w:space="0" w:color="auto"/>
            <w:bottom w:val="none" w:sz="0" w:space="0" w:color="auto"/>
            <w:right w:val="none" w:sz="0" w:space="0" w:color="auto"/>
          </w:divBdr>
          <w:divsChild>
            <w:div w:id="628509446">
              <w:marLeft w:val="0"/>
              <w:marRight w:val="0"/>
              <w:marTop w:val="0"/>
              <w:marBottom w:val="0"/>
              <w:divBdr>
                <w:top w:val="none" w:sz="0" w:space="0" w:color="auto"/>
                <w:left w:val="none" w:sz="0" w:space="0" w:color="auto"/>
                <w:bottom w:val="none" w:sz="0" w:space="0" w:color="auto"/>
                <w:right w:val="none" w:sz="0" w:space="0" w:color="auto"/>
              </w:divBdr>
            </w:div>
          </w:divsChild>
        </w:div>
        <w:div w:id="1196625540">
          <w:marLeft w:val="120"/>
          <w:marRight w:val="0"/>
          <w:marTop w:val="0"/>
          <w:marBottom w:val="0"/>
          <w:divBdr>
            <w:top w:val="none" w:sz="0" w:space="0" w:color="auto"/>
            <w:left w:val="none" w:sz="0" w:space="0" w:color="auto"/>
            <w:bottom w:val="none" w:sz="0" w:space="0" w:color="auto"/>
            <w:right w:val="none" w:sz="0" w:space="0" w:color="auto"/>
          </w:divBdr>
          <w:divsChild>
            <w:div w:id="844049630">
              <w:marLeft w:val="0"/>
              <w:marRight w:val="0"/>
              <w:marTop w:val="0"/>
              <w:marBottom w:val="0"/>
              <w:divBdr>
                <w:top w:val="none" w:sz="0" w:space="0" w:color="auto"/>
                <w:left w:val="none" w:sz="0" w:space="0" w:color="auto"/>
                <w:bottom w:val="none" w:sz="0" w:space="0" w:color="auto"/>
                <w:right w:val="none" w:sz="0" w:space="0" w:color="auto"/>
              </w:divBdr>
            </w:div>
          </w:divsChild>
        </w:div>
        <w:div w:id="1552961667">
          <w:marLeft w:val="120"/>
          <w:marRight w:val="0"/>
          <w:marTop w:val="0"/>
          <w:marBottom w:val="0"/>
          <w:divBdr>
            <w:top w:val="none" w:sz="0" w:space="0" w:color="auto"/>
            <w:left w:val="none" w:sz="0" w:space="0" w:color="auto"/>
            <w:bottom w:val="none" w:sz="0" w:space="0" w:color="auto"/>
            <w:right w:val="none" w:sz="0" w:space="0" w:color="auto"/>
          </w:divBdr>
          <w:divsChild>
            <w:div w:id="1866552825">
              <w:marLeft w:val="0"/>
              <w:marRight w:val="0"/>
              <w:marTop w:val="0"/>
              <w:marBottom w:val="0"/>
              <w:divBdr>
                <w:top w:val="none" w:sz="0" w:space="0" w:color="auto"/>
                <w:left w:val="none" w:sz="0" w:space="0" w:color="auto"/>
                <w:bottom w:val="none" w:sz="0" w:space="0" w:color="auto"/>
                <w:right w:val="none" w:sz="0" w:space="0" w:color="auto"/>
              </w:divBdr>
            </w:div>
          </w:divsChild>
        </w:div>
        <w:div w:id="535042235">
          <w:marLeft w:val="120"/>
          <w:marRight w:val="0"/>
          <w:marTop w:val="0"/>
          <w:marBottom w:val="0"/>
          <w:divBdr>
            <w:top w:val="none" w:sz="0" w:space="0" w:color="auto"/>
            <w:left w:val="none" w:sz="0" w:space="0" w:color="auto"/>
            <w:bottom w:val="none" w:sz="0" w:space="0" w:color="auto"/>
            <w:right w:val="none" w:sz="0" w:space="0" w:color="auto"/>
          </w:divBdr>
          <w:divsChild>
            <w:div w:id="1048264452">
              <w:marLeft w:val="0"/>
              <w:marRight w:val="0"/>
              <w:marTop w:val="0"/>
              <w:marBottom w:val="0"/>
              <w:divBdr>
                <w:top w:val="none" w:sz="0" w:space="0" w:color="auto"/>
                <w:left w:val="none" w:sz="0" w:space="0" w:color="auto"/>
                <w:bottom w:val="none" w:sz="0" w:space="0" w:color="auto"/>
                <w:right w:val="none" w:sz="0" w:space="0" w:color="auto"/>
              </w:divBdr>
            </w:div>
          </w:divsChild>
        </w:div>
        <w:div w:id="240718266">
          <w:marLeft w:val="120"/>
          <w:marRight w:val="0"/>
          <w:marTop w:val="0"/>
          <w:marBottom w:val="0"/>
          <w:divBdr>
            <w:top w:val="none" w:sz="0" w:space="0" w:color="auto"/>
            <w:left w:val="none" w:sz="0" w:space="0" w:color="auto"/>
            <w:bottom w:val="none" w:sz="0" w:space="0" w:color="auto"/>
            <w:right w:val="none" w:sz="0" w:space="0" w:color="auto"/>
          </w:divBdr>
          <w:divsChild>
            <w:div w:id="1452820192">
              <w:marLeft w:val="0"/>
              <w:marRight w:val="0"/>
              <w:marTop w:val="0"/>
              <w:marBottom w:val="0"/>
              <w:divBdr>
                <w:top w:val="none" w:sz="0" w:space="0" w:color="auto"/>
                <w:left w:val="none" w:sz="0" w:space="0" w:color="auto"/>
                <w:bottom w:val="none" w:sz="0" w:space="0" w:color="auto"/>
                <w:right w:val="none" w:sz="0" w:space="0" w:color="auto"/>
              </w:divBdr>
            </w:div>
          </w:divsChild>
        </w:div>
        <w:div w:id="588659886">
          <w:marLeft w:val="120"/>
          <w:marRight w:val="0"/>
          <w:marTop w:val="0"/>
          <w:marBottom w:val="0"/>
          <w:divBdr>
            <w:top w:val="none" w:sz="0" w:space="0" w:color="auto"/>
            <w:left w:val="none" w:sz="0" w:space="0" w:color="auto"/>
            <w:bottom w:val="none" w:sz="0" w:space="0" w:color="auto"/>
            <w:right w:val="none" w:sz="0" w:space="0" w:color="auto"/>
          </w:divBdr>
          <w:divsChild>
            <w:div w:id="133836577">
              <w:marLeft w:val="0"/>
              <w:marRight w:val="0"/>
              <w:marTop w:val="0"/>
              <w:marBottom w:val="0"/>
              <w:divBdr>
                <w:top w:val="none" w:sz="0" w:space="0" w:color="auto"/>
                <w:left w:val="none" w:sz="0" w:space="0" w:color="auto"/>
                <w:bottom w:val="none" w:sz="0" w:space="0" w:color="auto"/>
                <w:right w:val="none" w:sz="0" w:space="0" w:color="auto"/>
              </w:divBdr>
            </w:div>
          </w:divsChild>
        </w:div>
        <w:div w:id="168107764">
          <w:marLeft w:val="120"/>
          <w:marRight w:val="0"/>
          <w:marTop w:val="0"/>
          <w:marBottom w:val="0"/>
          <w:divBdr>
            <w:top w:val="none" w:sz="0" w:space="0" w:color="auto"/>
            <w:left w:val="none" w:sz="0" w:space="0" w:color="auto"/>
            <w:bottom w:val="none" w:sz="0" w:space="0" w:color="auto"/>
            <w:right w:val="none" w:sz="0" w:space="0" w:color="auto"/>
          </w:divBdr>
          <w:divsChild>
            <w:div w:id="1863323085">
              <w:marLeft w:val="0"/>
              <w:marRight w:val="0"/>
              <w:marTop w:val="0"/>
              <w:marBottom w:val="0"/>
              <w:divBdr>
                <w:top w:val="none" w:sz="0" w:space="0" w:color="auto"/>
                <w:left w:val="none" w:sz="0" w:space="0" w:color="auto"/>
                <w:bottom w:val="none" w:sz="0" w:space="0" w:color="auto"/>
                <w:right w:val="none" w:sz="0" w:space="0" w:color="auto"/>
              </w:divBdr>
            </w:div>
          </w:divsChild>
        </w:div>
        <w:div w:id="1362436651">
          <w:marLeft w:val="120"/>
          <w:marRight w:val="0"/>
          <w:marTop w:val="0"/>
          <w:marBottom w:val="0"/>
          <w:divBdr>
            <w:top w:val="none" w:sz="0" w:space="0" w:color="auto"/>
            <w:left w:val="none" w:sz="0" w:space="0" w:color="auto"/>
            <w:bottom w:val="none" w:sz="0" w:space="0" w:color="auto"/>
            <w:right w:val="none" w:sz="0" w:space="0" w:color="auto"/>
          </w:divBdr>
          <w:divsChild>
            <w:div w:id="2085369692">
              <w:marLeft w:val="0"/>
              <w:marRight w:val="0"/>
              <w:marTop w:val="0"/>
              <w:marBottom w:val="0"/>
              <w:divBdr>
                <w:top w:val="none" w:sz="0" w:space="0" w:color="auto"/>
                <w:left w:val="none" w:sz="0" w:space="0" w:color="auto"/>
                <w:bottom w:val="none" w:sz="0" w:space="0" w:color="auto"/>
                <w:right w:val="none" w:sz="0" w:space="0" w:color="auto"/>
              </w:divBdr>
            </w:div>
          </w:divsChild>
        </w:div>
        <w:div w:id="603270230">
          <w:marLeft w:val="120"/>
          <w:marRight w:val="0"/>
          <w:marTop w:val="0"/>
          <w:marBottom w:val="0"/>
          <w:divBdr>
            <w:top w:val="none" w:sz="0" w:space="0" w:color="auto"/>
            <w:left w:val="none" w:sz="0" w:space="0" w:color="auto"/>
            <w:bottom w:val="none" w:sz="0" w:space="0" w:color="auto"/>
            <w:right w:val="none" w:sz="0" w:space="0" w:color="auto"/>
          </w:divBdr>
          <w:divsChild>
            <w:div w:id="1471090013">
              <w:marLeft w:val="0"/>
              <w:marRight w:val="0"/>
              <w:marTop w:val="0"/>
              <w:marBottom w:val="0"/>
              <w:divBdr>
                <w:top w:val="none" w:sz="0" w:space="0" w:color="auto"/>
                <w:left w:val="none" w:sz="0" w:space="0" w:color="auto"/>
                <w:bottom w:val="none" w:sz="0" w:space="0" w:color="auto"/>
                <w:right w:val="none" w:sz="0" w:space="0" w:color="auto"/>
              </w:divBdr>
            </w:div>
          </w:divsChild>
        </w:div>
        <w:div w:id="625430252">
          <w:marLeft w:val="120"/>
          <w:marRight w:val="0"/>
          <w:marTop w:val="0"/>
          <w:marBottom w:val="0"/>
          <w:divBdr>
            <w:top w:val="none" w:sz="0" w:space="0" w:color="auto"/>
            <w:left w:val="none" w:sz="0" w:space="0" w:color="auto"/>
            <w:bottom w:val="none" w:sz="0" w:space="0" w:color="auto"/>
            <w:right w:val="none" w:sz="0" w:space="0" w:color="auto"/>
          </w:divBdr>
          <w:divsChild>
            <w:div w:id="1970161820">
              <w:marLeft w:val="0"/>
              <w:marRight w:val="0"/>
              <w:marTop w:val="0"/>
              <w:marBottom w:val="0"/>
              <w:divBdr>
                <w:top w:val="none" w:sz="0" w:space="0" w:color="auto"/>
                <w:left w:val="none" w:sz="0" w:space="0" w:color="auto"/>
                <w:bottom w:val="none" w:sz="0" w:space="0" w:color="auto"/>
                <w:right w:val="none" w:sz="0" w:space="0" w:color="auto"/>
              </w:divBdr>
            </w:div>
          </w:divsChild>
        </w:div>
        <w:div w:id="389621240">
          <w:marLeft w:val="120"/>
          <w:marRight w:val="0"/>
          <w:marTop w:val="0"/>
          <w:marBottom w:val="0"/>
          <w:divBdr>
            <w:top w:val="none" w:sz="0" w:space="0" w:color="auto"/>
            <w:left w:val="none" w:sz="0" w:space="0" w:color="auto"/>
            <w:bottom w:val="none" w:sz="0" w:space="0" w:color="auto"/>
            <w:right w:val="none" w:sz="0" w:space="0" w:color="auto"/>
          </w:divBdr>
          <w:divsChild>
            <w:div w:id="1172796641">
              <w:marLeft w:val="0"/>
              <w:marRight w:val="0"/>
              <w:marTop w:val="0"/>
              <w:marBottom w:val="0"/>
              <w:divBdr>
                <w:top w:val="none" w:sz="0" w:space="0" w:color="auto"/>
                <w:left w:val="none" w:sz="0" w:space="0" w:color="auto"/>
                <w:bottom w:val="none" w:sz="0" w:space="0" w:color="auto"/>
                <w:right w:val="none" w:sz="0" w:space="0" w:color="auto"/>
              </w:divBdr>
            </w:div>
          </w:divsChild>
        </w:div>
        <w:div w:id="1929658493">
          <w:marLeft w:val="120"/>
          <w:marRight w:val="0"/>
          <w:marTop w:val="0"/>
          <w:marBottom w:val="0"/>
          <w:divBdr>
            <w:top w:val="none" w:sz="0" w:space="0" w:color="auto"/>
            <w:left w:val="none" w:sz="0" w:space="0" w:color="auto"/>
            <w:bottom w:val="none" w:sz="0" w:space="0" w:color="auto"/>
            <w:right w:val="none" w:sz="0" w:space="0" w:color="auto"/>
          </w:divBdr>
          <w:divsChild>
            <w:div w:id="908273903">
              <w:marLeft w:val="0"/>
              <w:marRight w:val="0"/>
              <w:marTop w:val="0"/>
              <w:marBottom w:val="0"/>
              <w:divBdr>
                <w:top w:val="none" w:sz="0" w:space="0" w:color="auto"/>
                <w:left w:val="none" w:sz="0" w:space="0" w:color="auto"/>
                <w:bottom w:val="none" w:sz="0" w:space="0" w:color="auto"/>
                <w:right w:val="none" w:sz="0" w:space="0" w:color="auto"/>
              </w:divBdr>
            </w:div>
          </w:divsChild>
        </w:div>
        <w:div w:id="884751843">
          <w:marLeft w:val="120"/>
          <w:marRight w:val="0"/>
          <w:marTop w:val="0"/>
          <w:marBottom w:val="0"/>
          <w:divBdr>
            <w:top w:val="none" w:sz="0" w:space="0" w:color="auto"/>
            <w:left w:val="none" w:sz="0" w:space="0" w:color="auto"/>
            <w:bottom w:val="none" w:sz="0" w:space="0" w:color="auto"/>
            <w:right w:val="none" w:sz="0" w:space="0" w:color="auto"/>
          </w:divBdr>
          <w:divsChild>
            <w:div w:id="443229094">
              <w:marLeft w:val="0"/>
              <w:marRight w:val="0"/>
              <w:marTop w:val="0"/>
              <w:marBottom w:val="0"/>
              <w:divBdr>
                <w:top w:val="none" w:sz="0" w:space="0" w:color="auto"/>
                <w:left w:val="none" w:sz="0" w:space="0" w:color="auto"/>
                <w:bottom w:val="none" w:sz="0" w:space="0" w:color="auto"/>
                <w:right w:val="none" w:sz="0" w:space="0" w:color="auto"/>
              </w:divBdr>
            </w:div>
          </w:divsChild>
        </w:div>
        <w:div w:id="992222853">
          <w:marLeft w:val="120"/>
          <w:marRight w:val="0"/>
          <w:marTop w:val="0"/>
          <w:marBottom w:val="0"/>
          <w:divBdr>
            <w:top w:val="none" w:sz="0" w:space="0" w:color="auto"/>
            <w:left w:val="none" w:sz="0" w:space="0" w:color="auto"/>
            <w:bottom w:val="none" w:sz="0" w:space="0" w:color="auto"/>
            <w:right w:val="none" w:sz="0" w:space="0" w:color="auto"/>
          </w:divBdr>
          <w:divsChild>
            <w:div w:id="1150710627">
              <w:marLeft w:val="0"/>
              <w:marRight w:val="0"/>
              <w:marTop w:val="0"/>
              <w:marBottom w:val="0"/>
              <w:divBdr>
                <w:top w:val="none" w:sz="0" w:space="0" w:color="auto"/>
                <w:left w:val="none" w:sz="0" w:space="0" w:color="auto"/>
                <w:bottom w:val="none" w:sz="0" w:space="0" w:color="auto"/>
                <w:right w:val="none" w:sz="0" w:space="0" w:color="auto"/>
              </w:divBdr>
            </w:div>
          </w:divsChild>
        </w:div>
        <w:div w:id="333538249">
          <w:marLeft w:val="120"/>
          <w:marRight w:val="0"/>
          <w:marTop w:val="0"/>
          <w:marBottom w:val="0"/>
          <w:divBdr>
            <w:top w:val="none" w:sz="0" w:space="0" w:color="auto"/>
            <w:left w:val="none" w:sz="0" w:space="0" w:color="auto"/>
            <w:bottom w:val="none" w:sz="0" w:space="0" w:color="auto"/>
            <w:right w:val="none" w:sz="0" w:space="0" w:color="auto"/>
          </w:divBdr>
          <w:divsChild>
            <w:div w:id="1504662121">
              <w:marLeft w:val="0"/>
              <w:marRight w:val="0"/>
              <w:marTop w:val="0"/>
              <w:marBottom w:val="0"/>
              <w:divBdr>
                <w:top w:val="none" w:sz="0" w:space="0" w:color="auto"/>
                <w:left w:val="none" w:sz="0" w:space="0" w:color="auto"/>
                <w:bottom w:val="none" w:sz="0" w:space="0" w:color="auto"/>
                <w:right w:val="none" w:sz="0" w:space="0" w:color="auto"/>
              </w:divBdr>
            </w:div>
          </w:divsChild>
        </w:div>
        <w:div w:id="219364584">
          <w:marLeft w:val="120"/>
          <w:marRight w:val="0"/>
          <w:marTop w:val="0"/>
          <w:marBottom w:val="0"/>
          <w:divBdr>
            <w:top w:val="none" w:sz="0" w:space="0" w:color="auto"/>
            <w:left w:val="none" w:sz="0" w:space="0" w:color="auto"/>
            <w:bottom w:val="none" w:sz="0" w:space="0" w:color="auto"/>
            <w:right w:val="none" w:sz="0" w:space="0" w:color="auto"/>
          </w:divBdr>
          <w:divsChild>
            <w:div w:id="994720983">
              <w:marLeft w:val="0"/>
              <w:marRight w:val="0"/>
              <w:marTop w:val="0"/>
              <w:marBottom w:val="0"/>
              <w:divBdr>
                <w:top w:val="none" w:sz="0" w:space="0" w:color="auto"/>
                <w:left w:val="none" w:sz="0" w:space="0" w:color="auto"/>
                <w:bottom w:val="none" w:sz="0" w:space="0" w:color="auto"/>
                <w:right w:val="none" w:sz="0" w:space="0" w:color="auto"/>
              </w:divBdr>
            </w:div>
          </w:divsChild>
        </w:div>
        <w:div w:id="2076733333">
          <w:marLeft w:val="120"/>
          <w:marRight w:val="0"/>
          <w:marTop w:val="0"/>
          <w:marBottom w:val="0"/>
          <w:divBdr>
            <w:top w:val="none" w:sz="0" w:space="0" w:color="auto"/>
            <w:left w:val="none" w:sz="0" w:space="0" w:color="auto"/>
            <w:bottom w:val="none" w:sz="0" w:space="0" w:color="auto"/>
            <w:right w:val="none" w:sz="0" w:space="0" w:color="auto"/>
          </w:divBdr>
          <w:divsChild>
            <w:div w:id="503321638">
              <w:marLeft w:val="0"/>
              <w:marRight w:val="0"/>
              <w:marTop w:val="0"/>
              <w:marBottom w:val="0"/>
              <w:divBdr>
                <w:top w:val="none" w:sz="0" w:space="0" w:color="auto"/>
                <w:left w:val="none" w:sz="0" w:space="0" w:color="auto"/>
                <w:bottom w:val="none" w:sz="0" w:space="0" w:color="auto"/>
                <w:right w:val="none" w:sz="0" w:space="0" w:color="auto"/>
              </w:divBdr>
            </w:div>
          </w:divsChild>
        </w:div>
        <w:div w:id="1117718497">
          <w:marLeft w:val="120"/>
          <w:marRight w:val="0"/>
          <w:marTop w:val="0"/>
          <w:marBottom w:val="0"/>
          <w:divBdr>
            <w:top w:val="none" w:sz="0" w:space="0" w:color="auto"/>
            <w:left w:val="none" w:sz="0" w:space="0" w:color="auto"/>
            <w:bottom w:val="none" w:sz="0" w:space="0" w:color="auto"/>
            <w:right w:val="none" w:sz="0" w:space="0" w:color="auto"/>
          </w:divBdr>
          <w:divsChild>
            <w:div w:id="1086849389">
              <w:marLeft w:val="0"/>
              <w:marRight w:val="0"/>
              <w:marTop w:val="0"/>
              <w:marBottom w:val="0"/>
              <w:divBdr>
                <w:top w:val="none" w:sz="0" w:space="0" w:color="auto"/>
                <w:left w:val="none" w:sz="0" w:space="0" w:color="auto"/>
                <w:bottom w:val="none" w:sz="0" w:space="0" w:color="auto"/>
                <w:right w:val="none" w:sz="0" w:space="0" w:color="auto"/>
              </w:divBdr>
            </w:div>
          </w:divsChild>
        </w:div>
        <w:div w:id="1232154292">
          <w:marLeft w:val="120"/>
          <w:marRight w:val="0"/>
          <w:marTop w:val="0"/>
          <w:marBottom w:val="0"/>
          <w:divBdr>
            <w:top w:val="none" w:sz="0" w:space="0" w:color="auto"/>
            <w:left w:val="none" w:sz="0" w:space="0" w:color="auto"/>
            <w:bottom w:val="none" w:sz="0" w:space="0" w:color="auto"/>
            <w:right w:val="none" w:sz="0" w:space="0" w:color="auto"/>
          </w:divBdr>
          <w:divsChild>
            <w:div w:id="978190444">
              <w:marLeft w:val="0"/>
              <w:marRight w:val="0"/>
              <w:marTop w:val="0"/>
              <w:marBottom w:val="0"/>
              <w:divBdr>
                <w:top w:val="none" w:sz="0" w:space="0" w:color="auto"/>
                <w:left w:val="none" w:sz="0" w:space="0" w:color="auto"/>
                <w:bottom w:val="none" w:sz="0" w:space="0" w:color="auto"/>
                <w:right w:val="none" w:sz="0" w:space="0" w:color="auto"/>
              </w:divBdr>
            </w:div>
          </w:divsChild>
        </w:div>
        <w:div w:id="500971419">
          <w:marLeft w:val="120"/>
          <w:marRight w:val="0"/>
          <w:marTop w:val="0"/>
          <w:marBottom w:val="0"/>
          <w:divBdr>
            <w:top w:val="none" w:sz="0" w:space="0" w:color="auto"/>
            <w:left w:val="none" w:sz="0" w:space="0" w:color="auto"/>
            <w:bottom w:val="none" w:sz="0" w:space="0" w:color="auto"/>
            <w:right w:val="none" w:sz="0" w:space="0" w:color="auto"/>
          </w:divBdr>
          <w:divsChild>
            <w:div w:id="1091897819">
              <w:marLeft w:val="0"/>
              <w:marRight w:val="0"/>
              <w:marTop w:val="0"/>
              <w:marBottom w:val="0"/>
              <w:divBdr>
                <w:top w:val="none" w:sz="0" w:space="0" w:color="auto"/>
                <w:left w:val="none" w:sz="0" w:space="0" w:color="auto"/>
                <w:bottom w:val="none" w:sz="0" w:space="0" w:color="auto"/>
                <w:right w:val="none" w:sz="0" w:space="0" w:color="auto"/>
              </w:divBdr>
            </w:div>
          </w:divsChild>
        </w:div>
        <w:div w:id="2124031828">
          <w:marLeft w:val="120"/>
          <w:marRight w:val="0"/>
          <w:marTop w:val="0"/>
          <w:marBottom w:val="0"/>
          <w:divBdr>
            <w:top w:val="none" w:sz="0" w:space="0" w:color="auto"/>
            <w:left w:val="none" w:sz="0" w:space="0" w:color="auto"/>
            <w:bottom w:val="none" w:sz="0" w:space="0" w:color="auto"/>
            <w:right w:val="none" w:sz="0" w:space="0" w:color="auto"/>
          </w:divBdr>
          <w:divsChild>
            <w:div w:id="1429885357">
              <w:marLeft w:val="0"/>
              <w:marRight w:val="0"/>
              <w:marTop w:val="0"/>
              <w:marBottom w:val="0"/>
              <w:divBdr>
                <w:top w:val="none" w:sz="0" w:space="0" w:color="auto"/>
                <w:left w:val="none" w:sz="0" w:space="0" w:color="auto"/>
                <w:bottom w:val="none" w:sz="0" w:space="0" w:color="auto"/>
                <w:right w:val="none" w:sz="0" w:space="0" w:color="auto"/>
              </w:divBdr>
            </w:div>
          </w:divsChild>
        </w:div>
        <w:div w:id="2073389127">
          <w:marLeft w:val="120"/>
          <w:marRight w:val="0"/>
          <w:marTop w:val="0"/>
          <w:marBottom w:val="0"/>
          <w:divBdr>
            <w:top w:val="none" w:sz="0" w:space="0" w:color="auto"/>
            <w:left w:val="none" w:sz="0" w:space="0" w:color="auto"/>
            <w:bottom w:val="none" w:sz="0" w:space="0" w:color="auto"/>
            <w:right w:val="none" w:sz="0" w:space="0" w:color="auto"/>
          </w:divBdr>
          <w:divsChild>
            <w:div w:id="1296184700">
              <w:marLeft w:val="0"/>
              <w:marRight w:val="0"/>
              <w:marTop w:val="0"/>
              <w:marBottom w:val="0"/>
              <w:divBdr>
                <w:top w:val="none" w:sz="0" w:space="0" w:color="auto"/>
                <w:left w:val="none" w:sz="0" w:space="0" w:color="auto"/>
                <w:bottom w:val="none" w:sz="0" w:space="0" w:color="auto"/>
                <w:right w:val="none" w:sz="0" w:space="0" w:color="auto"/>
              </w:divBdr>
            </w:div>
          </w:divsChild>
        </w:div>
        <w:div w:id="2099711583">
          <w:marLeft w:val="120"/>
          <w:marRight w:val="0"/>
          <w:marTop w:val="0"/>
          <w:marBottom w:val="0"/>
          <w:divBdr>
            <w:top w:val="none" w:sz="0" w:space="0" w:color="auto"/>
            <w:left w:val="none" w:sz="0" w:space="0" w:color="auto"/>
            <w:bottom w:val="none" w:sz="0" w:space="0" w:color="auto"/>
            <w:right w:val="none" w:sz="0" w:space="0" w:color="auto"/>
          </w:divBdr>
          <w:divsChild>
            <w:div w:id="570235248">
              <w:marLeft w:val="0"/>
              <w:marRight w:val="0"/>
              <w:marTop w:val="0"/>
              <w:marBottom w:val="0"/>
              <w:divBdr>
                <w:top w:val="none" w:sz="0" w:space="0" w:color="auto"/>
                <w:left w:val="none" w:sz="0" w:space="0" w:color="auto"/>
                <w:bottom w:val="none" w:sz="0" w:space="0" w:color="auto"/>
                <w:right w:val="none" w:sz="0" w:space="0" w:color="auto"/>
              </w:divBdr>
            </w:div>
          </w:divsChild>
        </w:div>
        <w:div w:id="337654596">
          <w:marLeft w:val="120"/>
          <w:marRight w:val="0"/>
          <w:marTop w:val="0"/>
          <w:marBottom w:val="0"/>
          <w:divBdr>
            <w:top w:val="none" w:sz="0" w:space="0" w:color="auto"/>
            <w:left w:val="none" w:sz="0" w:space="0" w:color="auto"/>
            <w:bottom w:val="none" w:sz="0" w:space="0" w:color="auto"/>
            <w:right w:val="none" w:sz="0" w:space="0" w:color="auto"/>
          </w:divBdr>
          <w:divsChild>
            <w:div w:id="1343774954">
              <w:marLeft w:val="0"/>
              <w:marRight w:val="0"/>
              <w:marTop w:val="0"/>
              <w:marBottom w:val="0"/>
              <w:divBdr>
                <w:top w:val="none" w:sz="0" w:space="0" w:color="auto"/>
                <w:left w:val="none" w:sz="0" w:space="0" w:color="auto"/>
                <w:bottom w:val="none" w:sz="0" w:space="0" w:color="auto"/>
                <w:right w:val="none" w:sz="0" w:space="0" w:color="auto"/>
              </w:divBdr>
            </w:div>
          </w:divsChild>
        </w:div>
        <w:div w:id="1014453777">
          <w:marLeft w:val="120"/>
          <w:marRight w:val="0"/>
          <w:marTop w:val="0"/>
          <w:marBottom w:val="0"/>
          <w:divBdr>
            <w:top w:val="none" w:sz="0" w:space="0" w:color="auto"/>
            <w:left w:val="none" w:sz="0" w:space="0" w:color="auto"/>
            <w:bottom w:val="none" w:sz="0" w:space="0" w:color="auto"/>
            <w:right w:val="none" w:sz="0" w:space="0" w:color="auto"/>
          </w:divBdr>
          <w:divsChild>
            <w:div w:id="1257130271">
              <w:marLeft w:val="0"/>
              <w:marRight w:val="0"/>
              <w:marTop w:val="0"/>
              <w:marBottom w:val="0"/>
              <w:divBdr>
                <w:top w:val="none" w:sz="0" w:space="0" w:color="auto"/>
                <w:left w:val="none" w:sz="0" w:space="0" w:color="auto"/>
                <w:bottom w:val="none" w:sz="0" w:space="0" w:color="auto"/>
                <w:right w:val="none" w:sz="0" w:space="0" w:color="auto"/>
              </w:divBdr>
            </w:div>
          </w:divsChild>
        </w:div>
        <w:div w:id="1952543593">
          <w:marLeft w:val="120"/>
          <w:marRight w:val="0"/>
          <w:marTop w:val="0"/>
          <w:marBottom w:val="0"/>
          <w:divBdr>
            <w:top w:val="none" w:sz="0" w:space="0" w:color="auto"/>
            <w:left w:val="none" w:sz="0" w:space="0" w:color="auto"/>
            <w:bottom w:val="none" w:sz="0" w:space="0" w:color="auto"/>
            <w:right w:val="none" w:sz="0" w:space="0" w:color="auto"/>
          </w:divBdr>
          <w:divsChild>
            <w:div w:id="1751150142">
              <w:marLeft w:val="0"/>
              <w:marRight w:val="0"/>
              <w:marTop w:val="0"/>
              <w:marBottom w:val="0"/>
              <w:divBdr>
                <w:top w:val="none" w:sz="0" w:space="0" w:color="auto"/>
                <w:left w:val="none" w:sz="0" w:space="0" w:color="auto"/>
                <w:bottom w:val="none" w:sz="0" w:space="0" w:color="auto"/>
                <w:right w:val="none" w:sz="0" w:space="0" w:color="auto"/>
              </w:divBdr>
            </w:div>
          </w:divsChild>
        </w:div>
        <w:div w:id="1666786323">
          <w:marLeft w:val="120"/>
          <w:marRight w:val="0"/>
          <w:marTop w:val="0"/>
          <w:marBottom w:val="0"/>
          <w:divBdr>
            <w:top w:val="none" w:sz="0" w:space="0" w:color="auto"/>
            <w:left w:val="none" w:sz="0" w:space="0" w:color="auto"/>
            <w:bottom w:val="none" w:sz="0" w:space="0" w:color="auto"/>
            <w:right w:val="none" w:sz="0" w:space="0" w:color="auto"/>
          </w:divBdr>
          <w:divsChild>
            <w:div w:id="733626285">
              <w:marLeft w:val="0"/>
              <w:marRight w:val="0"/>
              <w:marTop w:val="0"/>
              <w:marBottom w:val="0"/>
              <w:divBdr>
                <w:top w:val="none" w:sz="0" w:space="0" w:color="auto"/>
                <w:left w:val="none" w:sz="0" w:space="0" w:color="auto"/>
                <w:bottom w:val="none" w:sz="0" w:space="0" w:color="auto"/>
                <w:right w:val="none" w:sz="0" w:space="0" w:color="auto"/>
              </w:divBdr>
            </w:div>
          </w:divsChild>
        </w:div>
        <w:div w:id="2034920374">
          <w:marLeft w:val="120"/>
          <w:marRight w:val="0"/>
          <w:marTop w:val="0"/>
          <w:marBottom w:val="0"/>
          <w:divBdr>
            <w:top w:val="none" w:sz="0" w:space="0" w:color="auto"/>
            <w:left w:val="none" w:sz="0" w:space="0" w:color="auto"/>
            <w:bottom w:val="none" w:sz="0" w:space="0" w:color="auto"/>
            <w:right w:val="none" w:sz="0" w:space="0" w:color="auto"/>
          </w:divBdr>
          <w:divsChild>
            <w:div w:id="230772781">
              <w:marLeft w:val="0"/>
              <w:marRight w:val="0"/>
              <w:marTop w:val="0"/>
              <w:marBottom w:val="0"/>
              <w:divBdr>
                <w:top w:val="none" w:sz="0" w:space="0" w:color="auto"/>
                <w:left w:val="none" w:sz="0" w:space="0" w:color="auto"/>
                <w:bottom w:val="none" w:sz="0" w:space="0" w:color="auto"/>
                <w:right w:val="none" w:sz="0" w:space="0" w:color="auto"/>
              </w:divBdr>
            </w:div>
          </w:divsChild>
        </w:div>
        <w:div w:id="129135704">
          <w:marLeft w:val="120"/>
          <w:marRight w:val="0"/>
          <w:marTop w:val="0"/>
          <w:marBottom w:val="0"/>
          <w:divBdr>
            <w:top w:val="none" w:sz="0" w:space="0" w:color="auto"/>
            <w:left w:val="none" w:sz="0" w:space="0" w:color="auto"/>
            <w:bottom w:val="none" w:sz="0" w:space="0" w:color="auto"/>
            <w:right w:val="none" w:sz="0" w:space="0" w:color="auto"/>
          </w:divBdr>
          <w:divsChild>
            <w:div w:id="1426926375">
              <w:marLeft w:val="0"/>
              <w:marRight w:val="0"/>
              <w:marTop w:val="0"/>
              <w:marBottom w:val="0"/>
              <w:divBdr>
                <w:top w:val="none" w:sz="0" w:space="0" w:color="auto"/>
                <w:left w:val="none" w:sz="0" w:space="0" w:color="auto"/>
                <w:bottom w:val="none" w:sz="0" w:space="0" w:color="auto"/>
                <w:right w:val="none" w:sz="0" w:space="0" w:color="auto"/>
              </w:divBdr>
            </w:div>
          </w:divsChild>
        </w:div>
        <w:div w:id="368266866">
          <w:marLeft w:val="120"/>
          <w:marRight w:val="0"/>
          <w:marTop w:val="0"/>
          <w:marBottom w:val="0"/>
          <w:divBdr>
            <w:top w:val="none" w:sz="0" w:space="0" w:color="auto"/>
            <w:left w:val="none" w:sz="0" w:space="0" w:color="auto"/>
            <w:bottom w:val="none" w:sz="0" w:space="0" w:color="auto"/>
            <w:right w:val="none" w:sz="0" w:space="0" w:color="auto"/>
          </w:divBdr>
          <w:divsChild>
            <w:div w:id="1898709039">
              <w:marLeft w:val="0"/>
              <w:marRight w:val="0"/>
              <w:marTop w:val="0"/>
              <w:marBottom w:val="0"/>
              <w:divBdr>
                <w:top w:val="none" w:sz="0" w:space="0" w:color="auto"/>
                <w:left w:val="none" w:sz="0" w:space="0" w:color="auto"/>
                <w:bottom w:val="none" w:sz="0" w:space="0" w:color="auto"/>
                <w:right w:val="none" w:sz="0" w:space="0" w:color="auto"/>
              </w:divBdr>
            </w:div>
          </w:divsChild>
        </w:div>
        <w:div w:id="434445366">
          <w:marLeft w:val="120"/>
          <w:marRight w:val="0"/>
          <w:marTop w:val="0"/>
          <w:marBottom w:val="0"/>
          <w:divBdr>
            <w:top w:val="none" w:sz="0" w:space="0" w:color="auto"/>
            <w:left w:val="none" w:sz="0" w:space="0" w:color="auto"/>
            <w:bottom w:val="none" w:sz="0" w:space="0" w:color="auto"/>
            <w:right w:val="none" w:sz="0" w:space="0" w:color="auto"/>
          </w:divBdr>
          <w:divsChild>
            <w:div w:id="2033606163">
              <w:marLeft w:val="0"/>
              <w:marRight w:val="0"/>
              <w:marTop w:val="0"/>
              <w:marBottom w:val="0"/>
              <w:divBdr>
                <w:top w:val="none" w:sz="0" w:space="0" w:color="auto"/>
                <w:left w:val="none" w:sz="0" w:space="0" w:color="auto"/>
                <w:bottom w:val="none" w:sz="0" w:space="0" w:color="auto"/>
                <w:right w:val="none" w:sz="0" w:space="0" w:color="auto"/>
              </w:divBdr>
            </w:div>
          </w:divsChild>
        </w:div>
        <w:div w:id="760488499">
          <w:marLeft w:val="120"/>
          <w:marRight w:val="0"/>
          <w:marTop w:val="0"/>
          <w:marBottom w:val="0"/>
          <w:divBdr>
            <w:top w:val="none" w:sz="0" w:space="0" w:color="auto"/>
            <w:left w:val="none" w:sz="0" w:space="0" w:color="auto"/>
            <w:bottom w:val="none" w:sz="0" w:space="0" w:color="auto"/>
            <w:right w:val="none" w:sz="0" w:space="0" w:color="auto"/>
          </w:divBdr>
          <w:divsChild>
            <w:div w:id="1291860694">
              <w:marLeft w:val="0"/>
              <w:marRight w:val="0"/>
              <w:marTop w:val="0"/>
              <w:marBottom w:val="0"/>
              <w:divBdr>
                <w:top w:val="none" w:sz="0" w:space="0" w:color="auto"/>
                <w:left w:val="none" w:sz="0" w:space="0" w:color="auto"/>
                <w:bottom w:val="none" w:sz="0" w:space="0" w:color="auto"/>
                <w:right w:val="none" w:sz="0" w:space="0" w:color="auto"/>
              </w:divBdr>
            </w:div>
          </w:divsChild>
        </w:div>
        <w:div w:id="268200845">
          <w:marLeft w:val="120"/>
          <w:marRight w:val="0"/>
          <w:marTop w:val="0"/>
          <w:marBottom w:val="0"/>
          <w:divBdr>
            <w:top w:val="none" w:sz="0" w:space="0" w:color="auto"/>
            <w:left w:val="none" w:sz="0" w:space="0" w:color="auto"/>
            <w:bottom w:val="none" w:sz="0" w:space="0" w:color="auto"/>
            <w:right w:val="none" w:sz="0" w:space="0" w:color="auto"/>
          </w:divBdr>
          <w:divsChild>
            <w:div w:id="573734865">
              <w:marLeft w:val="0"/>
              <w:marRight w:val="0"/>
              <w:marTop w:val="0"/>
              <w:marBottom w:val="0"/>
              <w:divBdr>
                <w:top w:val="none" w:sz="0" w:space="0" w:color="auto"/>
                <w:left w:val="none" w:sz="0" w:space="0" w:color="auto"/>
                <w:bottom w:val="none" w:sz="0" w:space="0" w:color="auto"/>
                <w:right w:val="none" w:sz="0" w:space="0" w:color="auto"/>
              </w:divBdr>
            </w:div>
          </w:divsChild>
        </w:div>
        <w:div w:id="2031686087">
          <w:marLeft w:val="120"/>
          <w:marRight w:val="0"/>
          <w:marTop w:val="0"/>
          <w:marBottom w:val="0"/>
          <w:divBdr>
            <w:top w:val="none" w:sz="0" w:space="0" w:color="auto"/>
            <w:left w:val="none" w:sz="0" w:space="0" w:color="auto"/>
            <w:bottom w:val="none" w:sz="0" w:space="0" w:color="auto"/>
            <w:right w:val="none" w:sz="0" w:space="0" w:color="auto"/>
          </w:divBdr>
          <w:divsChild>
            <w:div w:id="614286994">
              <w:marLeft w:val="0"/>
              <w:marRight w:val="0"/>
              <w:marTop w:val="0"/>
              <w:marBottom w:val="0"/>
              <w:divBdr>
                <w:top w:val="none" w:sz="0" w:space="0" w:color="auto"/>
                <w:left w:val="none" w:sz="0" w:space="0" w:color="auto"/>
                <w:bottom w:val="none" w:sz="0" w:space="0" w:color="auto"/>
                <w:right w:val="none" w:sz="0" w:space="0" w:color="auto"/>
              </w:divBdr>
            </w:div>
          </w:divsChild>
        </w:div>
        <w:div w:id="122769260">
          <w:marLeft w:val="120"/>
          <w:marRight w:val="0"/>
          <w:marTop w:val="0"/>
          <w:marBottom w:val="0"/>
          <w:divBdr>
            <w:top w:val="none" w:sz="0" w:space="0" w:color="auto"/>
            <w:left w:val="none" w:sz="0" w:space="0" w:color="auto"/>
            <w:bottom w:val="none" w:sz="0" w:space="0" w:color="auto"/>
            <w:right w:val="none" w:sz="0" w:space="0" w:color="auto"/>
          </w:divBdr>
          <w:divsChild>
            <w:div w:id="97991267">
              <w:marLeft w:val="0"/>
              <w:marRight w:val="0"/>
              <w:marTop w:val="0"/>
              <w:marBottom w:val="0"/>
              <w:divBdr>
                <w:top w:val="none" w:sz="0" w:space="0" w:color="auto"/>
                <w:left w:val="none" w:sz="0" w:space="0" w:color="auto"/>
                <w:bottom w:val="none" w:sz="0" w:space="0" w:color="auto"/>
                <w:right w:val="none" w:sz="0" w:space="0" w:color="auto"/>
              </w:divBdr>
            </w:div>
          </w:divsChild>
        </w:div>
        <w:div w:id="944458647">
          <w:marLeft w:val="120"/>
          <w:marRight w:val="0"/>
          <w:marTop w:val="0"/>
          <w:marBottom w:val="0"/>
          <w:divBdr>
            <w:top w:val="none" w:sz="0" w:space="0" w:color="auto"/>
            <w:left w:val="none" w:sz="0" w:space="0" w:color="auto"/>
            <w:bottom w:val="none" w:sz="0" w:space="0" w:color="auto"/>
            <w:right w:val="none" w:sz="0" w:space="0" w:color="auto"/>
          </w:divBdr>
          <w:divsChild>
            <w:div w:id="291985602">
              <w:marLeft w:val="0"/>
              <w:marRight w:val="0"/>
              <w:marTop w:val="0"/>
              <w:marBottom w:val="0"/>
              <w:divBdr>
                <w:top w:val="none" w:sz="0" w:space="0" w:color="auto"/>
                <w:left w:val="none" w:sz="0" w:space="0" w:color="auto"/>
                <w:bottom w:val="none" w:sz="0" w:space="0" w:color="auto"/>
                <w:right w:val="none" w:sz="0" w:space="0" w:color="auto"/>
              </w:divBdr>
            </w:div>
          </w:divsChild>
        </w:div>
        <w:div w:id="600572579">
          <w:marLeft w:val="120"/>
          <w:marRight w:val="0"/>
          <w:marTop w:val="0"/>
          <w:marBottom w:val="0"/>
          <w:divBdr>
            <w:top w:val="none" w:sz="0" w:space="0" w:color="auto"/>
            <w:left w:val="none" w:sz="0" w:space="0" w:color="auto"/>
            <w:bottom w:val="none" w:sz="0" w:space="0" w:color="auto"/>
            <w:right w:val="none" w:sz="0" w:space="0" w:color="auto"/>
          </w:divBdr>
          <w:divsChild>
            <w:div w:id="1871140841">
              <w:marLeft w:val="0"/>
              <w:marRight w:val="0"/>
              <w:marTop w:val="0"/>
              <w:marBottom w:val="0"/>
              <w:divBdr>
                <w:top w:val="none" w:sz="0" w:space="0" w:color="auto"/>
                <w:left w:val="none" w:sz="0" w:space="0" w:color="auto"/>
                <w:bottom w:val="none" w:sz="0" w:space="0" w:color="auto"/>
                <w:right w:val="none" w:sz="0" w:space="0" w:color="auto"/>
              </w:divBdr>
            </w:div>
          </w:divsChild>
        </w:div>
        <w:div w:id="1116867382">
          <w:marLeft w:val="120"/>
          <w:marRight w:val="0"/>
          <w:marTop w:val="0"/>
          <w:marBottom w:val="0"/>
          <w:divBdr>
            <w:top w:val="none" w:sz="0" w:space="0" w:color="auto"/>
            <w:left w:val="none" w:sz="0" w:space="0" w:color="auto"/>
            <w:bottom w:val="none" w:sz="0" w:space="0" w:color="auto"/>
            <w:right w:val="none" w:sz="0" w:space="0" w:color="auto"/>
          </w:divBdr>
          <w:divsChild>
            <w:div w:id="662199698">
              <w:marLeft w:val="0"/>
              <w:marRight w:val="0"/>
              <w:marTop w:val="0"/>
              <w:marBottom w:val="0"/>
              <w:divBdr>
                <w:top w:val="none" w:sz="0" w:space="0" w:color="auto"/>
                <w:left w:val="none" w:sz="0" w:space="0" w:color="auto"/>
                <w:bottom w:val="none" w:sz="0" w:space="0" w:color="auto"/>
                <w:right w:val="none" w:sz="0" w:space="0" w:color="auto"/>
              </w:divBdr>
            </w:div>
          </w:divsChild>
        </w:div>
        <w:div w:id="415396872">
          <w:marLeft w:val="120"/>
          <w:marRight w:val="0"/>
          <w:marTop w:val="0"/>
          <w:marBottom w:val="0"/>
          <w:divBdr>
            <w:top w:val="none" w:sz="0" w:space="0" w:color="auto"/>
            <w:left w:val="none" w:sz="0" w:space="0" w:color="auto"/>
            <w:bottom w:val="none" w:sz="0" w:space="0" w:color="auto"/>
            <w:right w:val="none" w:sz="0" w:space="0" w:color="auto"/>
          </w:divBdr>
          <w:divsChild>
            <w:div w:id="546646290">
              <w:marLeft w:val="0"/>
              <w:marRight w:val="0"/>
              <w:marTop w:val="0"/>
              <w:marBottom w:val="0"/>
              <w:divBdr>
                <w:top w:val="none" w:sz="0" w:space="0" w:color="auto"/>
                <w:left w:val="none" w:sz="0" w:space="0" w:color="auto"/>
                <w:bottom w:val="none" w:sz="0" w:space="0" w:color="auto"/>
                <w:right w:val="none" w:sz="0" w:space="0" w:color="auto"/>
              </w:divBdr>
            </w:div>
          </w:divsChild>
        </w:div>
        <w:div w:id="350379776">
          <w:marLeft w:val="120"/>
          <w:marRight w:val="0"/>
          <w:marTop w:val="0"/>
          <w:marBottom w:val="0"/>
          <w:divBdr>
            <w:top w:val="none" w:sz="0" w:space="0" w:color="auto"/>
            <w:left w:val="none" w:sz="0" w:space="0" w:color="auto"/>
            <w:bottom w:val="none" w:sz="0" w:space="0" w:color="auto"/>
            <w:right w:val="none" w:sz="0" w:space="0" w:color="auto"/>
          </w:divBdr>
          <w:divsChild>
            <w:div w:id="1971277243">
              <w:marLeft w:val="0"/>
              <w:marRight w:val="0"/>
              <w:marTop w:val="0"/>
              <w:marBottom w:val="0"/>
              <w:divBdr>
                <w:top w:val="none" w:sz="0" w:space="0" w:color="auto"/>
                <w:left w:val="none" w:sz="0" w:space="0" w:color="auto"/>
                <w:bottom w:val="none" w:sz="0" w:space="0" w:color="auto"/>
                <w:right w:val="none" w:sz="0" w:space="0" w:color="auto"/>
              </w:divBdr>
            </w:div>
          </w:divsChild>
        </w:div>
        <w:div w:id="812717807">
          <w:marLeft w:val="120"/>
          <w:marRight w:val="0"/>
          <w:marTop w:val="0"/>
          <w:marBottom w:val="0"/>
          <w:divBdr>
            <w:top w:val="none" w:sz="0" w:space="0" w:color="auto"/>
            <w:left w:val="none" w:sz="0" w:space="0" w:color="auto"/>
            <w:bottom w:val="none" w:sz="0" w:space="0" w:color="auto"/>
            <w:right w:val="none" w:sz="0" w:space="0" w:color="auto"/>
          </w:divBdr>
          <w:divsChild>
            <w:div w:id="9803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4420">
      <w:bodyDiv w:val="1"/>
      <w:marLeft w:val="0"/>
      <w:marRight w:val="0"/>
      <w:marTop w:val="0"/>
      <w:marBottom w:val="0"/>
      <w:divBdr>
        <w:top w:val="none" w:sz="0" w:space="0" w:color="auto"/>
        <w:left w:val="none" w:sz="0" w:space="0" w:color="auto"/>
        <w:bottom w:val="none" w:sz="0" w:space="0" w:color="auto"/>
        <w:right w:val="none" w:sz="0" w:space="0" w:color="auto"/>
      </w:divBdr>
    </w:div>
    <w:div w:id="1475369953">
      <w:bodyDiv w:val="1"/>
      <w:marLeft w:val="0"/>
      <w:marRight w:val="0"/>
      <w:marTop w:val="0"/>
      <w:marBottom w:val="0"/>
      <w:divBdr>
        <w:top w:val="none" w:sz="0" w:space="0" w:color="auto"/>
        <w:left w:val="none" w:sz="0" w:space="0" w:color="auto"/>
        <w:bottom w:val="none" w:sz="0" w:space="0" w:color="auto"/>
        <w:right w:val="none" w:sz="0" w:space="0" w:color="auto"/>
      </w:divBdr>
    </w:div>
    <w:div w:id="1481194302">
      <w:bodyDiv w:val="1"/>
      <w:marLeft w:val="0"/>
      <w:marRight w:val="0"/>
      <w:marTop w:val="0"/>
      <w:marBottom w:val="0"/>
      <w:divBdr>
        <w:top w:val="none" w:sz="0" w:space="0" w:color="auto"/>
        <w:left w:val="none" w:sz="0" w:space="0" w:color="auto"/>
        <w:bottom w:val="none" w:sz="0" w:space="0" w:color="auto"/>
        <w:right w:val="none" w:sz="0" w:space="0" w:color="auto"/>
      </w:divBdr>
    </w:div>
    <w:div w:id="1542867156">
      <w:bodyDiv w:val="1"/>
      <w:marLeft w:val="0"/>
      <w:marRight w:val="0"/>
      <w:marTop w:val="0"/>
      <w:marBottom w:val="0"/>
      <w:divBdr>
        <w:top w:val="none" w:sz="0" w:space="0" w:color="auto"/>
        <w:left w:val="none" w:sz="0" w:space="0" w:color="auto"/>
        <w:bottom w:val="none" w:sz="0" w:space="0" w:color="auto"/>
        <w:right w:val="none" w:sz="0" w:space="0" w:color="auto"/>
      </w:divBdr>
    </w:div>
    <w:div w:id="1619291103">
      <w:bodyDiv w:val="1"/>
      <w:marLeft w:val="0"/>
      <w:marRight w:val="0"/>
      <w:marTop w:val="0"/>
      <w:marBottom w:val="0"/>
      <w:divBdr>
        <w:top w:val="none" w:sz="0" w:space="0" w:color="auto"/>
        <w:left w:val="none" w:sz="0" w:space="0" w:color="auto"/>
        <w:bottom w:val="none" w:sz="0" w:space="0" w:color="auto"/>
        <w:right w:val="none" w:sz="0" w:space="0" w:color="auto"/>
      </w:divBdr>
      <w:divsChild>
        <w:div w:id="1956982132">
          <w:marLeft w:val="0"/>
          <w:marRight w:val="0"/>
          <w:marTop w:val="75"/>
          <w:marBottom w:val="75"/>
          <w:divBdr>
            <w:top w:val="single" w:sz="6" w:space="4" w:color="CCCCCC"/>
            <w:left w:val="single" w:sz="6" w:space="4" w:color="CCCCCC"/>
            <w:bottom w:val="single" w:sz="6" w:space="4" w:color="CCCCCC"/>
            <w:right w:val="single" w:sz="6" w:space="4" w:color="CCCCCC"/>
          </w:divBdr>
        </w:div>
        <w:div w:id="1113866693">
          <w:marLeft w:val="0"/>
          <w:marRight w:val="0"/>
          <w:marTop w:val="75"/>
          <w:marBottom w:val="75"/>
          <w:divBdr>
            <w:top w:val="single" w:sz="6" w:space="4" w:color="CCCCCC"/>
            <w:left w:val="single" w:sz="6" w:space="4" w:color="CCCCCC"/>
            <w:bottom w:val="single" w:sz="6" w:space="4" w:color="CCCCCC"/>
            <w:right w:val="single" w:sz="6" w:space="4" w:color="CCCCCC"/>
          </w:divBdr>
        </w:div>
        <w:div w:id="1359350379">
          <w:marLeft w:val="0"/>
          <w:marRight w:val="0"/>
          <w:marTop w:val="75"/>
          <w:marBottom w:val="75"/>
          <w:divBdr>
            <w:top w:val="single" w:sz="6" w:space="4" w:color="CCCCCC"/>
            <w:left w:val="single" w:sz="6" w:space="4" w:color="CCCCCC"/>
            <w:bottom w:val="single" w:sz="6" w:space="4" w:color="CCCCCC"/>
            <w:right w:val="single" w:sz="6" w:space="4" w:color="CCCCCC"/>
          </w:divBdr>
        </w:div>
        <w:div w:id="754716038">
          <w:marLeft w:val="0"/>
          <w:marRight w:val="0"/>
          <w:marTop w:val="75"/>
          <w:marBottom w:val="75"/>
          <w:divBdr>
            <w:top w:val="single" w:sz="6" w:space="4" w:color="CCCCCC"/>
            <w:left w:val="single" w:sz="6" w:space="4" w:color="CCCCCC"/>
            <w:bottom w:val="single" w:sz="6" w:space="4" w:color="CCCCCC"/>
            <w:right w:val="single" w:sz="6" w:space="4" w:color="CCCCCC"/>
          </w:divBdr>
        </w:div>
        <w:div w:id="1212039472">
          <w:marLeft w:val="0"/>
          <w:marRight w:val="0"/>
          <w:marTop w:val="75"/>
          <w:marBottom w:val="75"/>
          <w:divBdr>
            <w:top w:val="single" w:sz="6" w:space="4" w:color="CCCCCC"/>
            <w:left w:val="single" w:sz="6" w:space="4" w:color="CCCCCC"/>
            <w:bottom w:val="single" w:sz="6" w:space="4" w:color="CCCCCC"/>
            <w:right w:val="single" w:sz="6" w:space="4" w:color="CCCCCC"/>
          </w:divBdr>
          <w:divsChild>
            <w:div w:id="14840108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95304835">
      <w:bodyDiv w:val="1"/>
      <w:marLeft w:val="0"/>
      <w:marRight w:val="0"/>
      <w:marTop w:val="0"/>
      <w:marBottom w:val="0"/>
      <w:divBdr>
        <w:top w:val="none" w:sz="0" w:space="0" w:color="auto"/>
        <w:left w:val="none" w:sz="0" w:space="0" w:color="auto"/>
        <w:bottom w:val="none" w:sz="0" w:space="0" w:color="auto"/>
        <w:right w:val="none" w:sz="0" w:space="0" w:color="auto"/>
      </w:divBdr>
    </w:div>
    <w:div w:id="1726294907">
      <w:bodyDiv w:val="1"/>
      <w:marLeft w:val="0"/>
      <w:marRight w:val="0"/>
      <w:marTop w:val="0"/>
      <w:marBottom w:val="0"/>
      <w:divBdr>
        <w:top w:val="none" w:sz="0" w:space="0" w:color="auto"/>
        <w:left w:val="none" w:sz="0" w:space="0" w:color="auto"/>
        <w:bottom w:val="none" w:sz="0" w:space="0" w:color="auto"/>
        <w:right w:val="none" w:sz="0" w:space="0" w:color="auto"/>
      </w:divBdr>
    </w:div>
    <w:div w:id="1730612531">
      <w:bodyDiv w:val="1"/>
      <w:marLeft w:val="0"/>
      <w:marRight w:val="0"/>
      <w:marTop w:val="0"/>
      <w:marBottom w:val="0"/>
      <w:divBdr>
        <w:top w:val="none" w:sz="0" w:space="0" w:color="auto"/>
        <w:left w:val="none" w:sz="0" w:space="0" w:color="auto"/>
        <w:bottom w:val="none" w:sz="0" w:space="0" w:color="auto"/>
        <w:right w:val="none" w:sz="0" w:space="0" w:color="auto"/>
      </w:divBdr>
    </w:div>
    <w:div w:id="1759908116">
      <w:bodyDiv w:val="1"/>
      <w:marLeft w:val="0"/>
      <w:marRight w:val="0"/>
      <w:marTop w:val="0"/>
      <w:marBottom w:val="0"/>
      <w:divBdr>
        <w:top w:val="none" w:sz="0" w:space="0" w:color="auto"/>
        <w:left w:val="none" w:sz="0" w:space="0" w:color="auto"/>
        <w:bottom w:val="none" w:sz="0" w:space="0" w:color="auto"/>
        <w:right w:val="none" w:sz="0" w:space="0" w:color="auto"/>
      </w:divBdr>
    </w:div>
    <w:div w:id="1760255142">
      <w:bodyDiv w:val="1"/>
      <w:marLeft w:val="0"/>
      <w:marRight w:val="0"/>
      <w:marTop w:val="0"/>
      <w:marBottom w:val="0"/>
      <w:divBdr>
        <w:top w:val="none" w:sz="0" w:space="0" w:color="auto"/>
        <w:left w:val="none" w:sz="0" w:space="0" w:color="auto"/>
        <w:bottom w:val="none" w:sz="0" w:space="0" w:color="auto"/>
        <w:right w:val="none" w:sz="0" w:space="0" w:color="auto"/>
      </w:divBdr>
      <w:divsChild>
        <w:div w:id="1252397417">
          <w:marLeft w:val="0"/>
          <w:marRight w:val="0"/>
          <w:marTop w:val="0"/>
          <w:marBottom w:val="150"/>
          <w:divBdr>
            <w:top w:val="none" w:sz="0" w:space="0" w:color="auto"/>
            <w:left w:val="none" w:sz="0" w:space="0" w:color="auto"/>
            <w:bottom w:val="none" w:sz="0" w:space="0" w:color="auto"/>
            <w:right w:val="none" w:sz="0" w:space="0" w:color="auto"/>
          </w:divBdr>
        </w:div>
        <w:div w:id="2122916482">
          <w:marLeft w:val="0"/>
          <w:marRight w:val="0"/>
          <w:marTop w:val="150"/>
          <w:marBottom w:val="150"/>
          <w:divBdr>
            <w:top w:val="none" w:sz="0" w:space="0" w:color="auto"/>
            <w:left w:val="none" w:sz="0" w:space="0" w:color="auto"/>
            <w:bottom w:val="none" w:sz="0" w:space="0" w:color="auto"/>
            <w:right w:val="none" w:sz="0" w:space="0" w:color="auto"/>
          </w:divBdr>
        </w:div>
        <w:div w:id="1793358826">
          <w:marLeft w:val="0"/>
          <w:marRight w:val="0"/>
          <w:marTop w:val="150"/>
          <w:marBottom w:val="150"/>
          <w:divBdr>
            <w:top w:val="none" w:sz="0" w:space="0" w:color="auto"/>
            <w:left w:val="none" w:sz="0" w:space="0" w:color="auto"/>
            <w:bottom w:val="none" w:sz="0" w:space="0" w:color="auto"/>
            <w:right w:val="none" w:sz="0" w:space="0" w:color="auto"/>
          </w:divBdr>
        </w:div>
        <w:div w:id="2119250253">
          <w:marLeft w:val="0"/>
          <w:marRight w:val="0"/>
          <w:marTop w:val="150"/>
          <w:marBottom w:val="150"/>
          <w:divBdr>
            <w:top w:val="none" w:sz="0" w:space="0" w:color="auto"/>
            <w:left w:val="none" w:sz="0" w:space="0" w:color="auto"/>
            <w:bottom w:val="none" w:sz="0" w:space="0" w:color="auto"/>
            <w:right w:val="none" w:sz="0" w:space="0" w:color="auto"/>
          </w:divBdr>
        </w:div>
      </w:divsChild>
    </w:div>
    <w:div w:id="1793212106">
      <w:bodyDiv w:val="1"/>
      <w:marLeft w:val="0"/>
      <w:marRight w:val="0"/>
      <w:marTop w:val="0"/>
      <w:marBottom w:val="0"/>
      <w:divBdr>
        <w:top w:val="none" w:sz="0" w:space="0" w:color="auto"/>
        <w:left w:val="none" w:sz="0" w:space="0" w:color="auto"/>
        <w:bottom w:val="none" w:sz="0" w:space="0" w:color="auto"/>
        <w:right w:val="none" w:sz="0" w:space="0" w:color="auto"/>
      </w:divBdr>
    </w:div>
    <w:div w:id="1875119746">
      <w:bodyDiv w:val="1"/>
      <w:marLeft w:val="0"/>
      <w:marRight w:val="0"/>
      <w:marTop w:val="0"/>
      <w:marBottom w:val="0"/>
      <w:divBdr>
        <w:top w:val="none" w:sz="0" w:space="0" w:color="auto"/>
        <w:left w:val="none" w:sz="0" w:space="0" w:color="auto"/>
        <w:bottom w:val="none" w:sz="0" w:space="0" w:color="auto"/>
        <w:right w:val="none" w:sz="0" w:space="0" w:color="auto"/>
      </w:divBdr>
    </w:div>
    <w:div w:id="1886527501">
      <w:bodyDiv w:val="1"/>
      <w:marLeft w:val="0"/>
      <w:marRight w:val="0"/>
      <w:marTop w:val="0"/>
      <w:marBottom w:val="0"/>
      <w:divBdr>
        <w:top w:val="none" w:sz="0" w:space="0" w:color="auto"/>
        <w:left w:val="none" w:sz="0" w:space="0" w:color="auto"/>
        <w:bottom w:val="none" w:sz="0" w:space="0" w:color="auto"/>
        <w:right w:val="none" w:sz="0" w:space="0" w:color="auto"/>
      </w:divBdr>
    </w:div>
    <w:div w:id="2015571369">
      <w:bodyDiv w:val="1"/>
      <w:marLeft w:val="0"/>
      <w:marRight w:val="0"/>
      <w:marTop w:val="0"/>
      <w:marBottom w:val="0"/>
      <w:divBdr>
        <w:top w:val="none" w:sz="0" w:space="0" w:color="auto"/>
        <w:left w:val="none" w:sz="0" w:space="0" w:color="auto"/>
        <w:bottom w:val="none" w:sz="0" w:space="0" w:color="auto"/>
        <w:right w:val="none" w:sz="0" w:space="0" w:color="auto"/>
      </w:divBdr>
    </w:div>
    <w:div w:id="2045009940">
      <w:bodyDiv w:val="1"/>
      <w:marLeft w:val="0"/>
      <w:marRight w:val="0"/>
      <w:marTop w:val="0"/>
      <w:marBottom w:val="0"/>
      <w:divBdr>
        <w:top w:val="none" w:sz="0" w:space="0" w:color="auto"/>
        <w:left w:val="none" w:sz="0" w:space="0" w:color="auto"/>
        <w:bottom w:val="none" w:sz="0" w:space="0" w:color="auto"/>
        <w:right w:val="none" w:sz="0" w:space="0" w:color="auto"/>
      </w:divBdr>
      <w:divsChild>
        <w:div w:id="344673329">
          <w:marLeft w:val="0"/>
          <w:marRight w:val="0"/>
          <w:marTop w:val="0"/>
          <w:marBottom w:val="150"/>
          <w:divBdr>
            <w:top w:val="none" w:sz="0" w:space="0" w:color="auto"/>
            <w:left w:val="none" w:sz="0" w:space="0" w:color="auto"/>
            <w:bottom w:val="none" w:sz="0" w:space="0" w:color="auto"/>
            <w:right w:val="none" w:sz="0" w:space="0" w:color="auto"/>
          </w:divBdr>
        </w:div>
        <w:div w:id="255335004">
          <w:marLeft w:val="0"/>
          <w:marRight w:val="0"/>
          <w:marTop w:val="150"/>
          <w:marBottom w:val="150"/>
          <w:divBdr>
            <w:top w:val="none" w:sz="0" w:space="0" w:color="auto"/>
            <w:left w:val="none" w:sz="0" w:space="0" w:color="auto"/>
            <w:bottom w:val="none" w:sz="0" w:space="0" w:color="auto"/>
            <w:right w:val="none" w:sz="0" w:space="0" w:color="auto"/>
          </w:divBdr>
        </w:div>
        <w:div w:id="1416130611">
          <w:marLeft w:val="0"/>
          <w:marRight w:val="0"/>
          <w:marTop w:val="150"/>
          <w:marBottom w:val="150"/>
          <w:divBdr>
            <w:top w:val="none" w:sz="0" w:space="0" w:color="auto"/>
            <w:left w:val="none" w:sz="0" w:space="0" w:color="auto"/>
            <w:bottom w:val="none" w:sz="0" w:space="0" w:color="auto"/>
            <w:right w:val="none" w:sz="0" w:space="0" w:color="auto"/>
          </w:divBdr>
        </w:div>
        <w:div w:id="1948148636">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wmf"/><Relationship Id="rId299" Type="http://schemas.openxmlformats.org/officeDocument/2006/relationships/hyperlink" Target="http://blog.csdn.net/cc_again/article/details/8872073" TargetMode="External"/><Relationship Id="rId21" Type="http://schemas.openxmlformats.org/officeDocument/2006/relationships/image" Target="media/image2.png"/><Relationship Id="rId63" Type="http://schemas.openxmlformats.org/officeDocument/2006/relationships/image" Target="media/image17.wmf"/><Relationship Id="rId159" Type="http://schemas.openxmlformats.org/officeDocument/2006/relationships/image" Target="media/image54.wmf"/><Relationship Id="rId324" Type="http://schemas.openxmlformats.org/officeDocument/2006/relationships/hyperlink" Target="http://poj.org/problem?id=1185" TargetMode="External"/><Relationship Id="rId366" Type="http://schemas.openxmlformats.org/officeDocument/2006/relationships/hyperlink" Target="http://acm.hdu.edu.cn/showproblem.php?pid=2112" TargetMode="External"/><Relationship Id="rId170" Type="http://schemas.openxmlformats.org/officeDocument/2006/relationships/oleObject" Target="embeddings/oleObject58.bin"/><Relationship Id="rId226" Type="http://schemas.openxmlformats.org/officeDocument/2006/relationships/oleObject" Target="embeddings/oleObject78.bin"/><Relationship Id="rId268" Type="http://schemas.openxmlformats.org/officeDocument/2006/relationships/hyperlink" Target="http://blog.csdn.net/cc_again/article/details/12113809" TargetMode="External"/><Relationship Id="rId32" Type="http://schemas.openxmlformats.org/officeDocument/2006/relationships/image" Target="media/image5.wmf"/><Relationship Id="rId74" Type="http://schemas.openxmlformats.org/officeDocument/2006/relationships/oleObject" Target="embeddings/oleObject21.bin"/><Relationship Id="rId128" Type="http://schemas.openxmlformats.org/officeDocument/2006/relationships/image" Target="media/image40.wmf"/><Relationship Id="rId335" Type="http://schemas.openxmlformats.org/officeDocument/2006/relationships/hyperlink" Target="http://wenku.baidu.com/view/4d23b4d128ea81c758f578ae.html" TargetMode="External"/><Relationship Id="rId377" Type="http://schemas.openxmlformats.org/officeDocument/2006/relationships/hyperlink" Target="https://blog.csdn.net/liuqiyao_01/article/details/8478730" TargetMode="External"/><Relationship Id="rId5" Type="http://schemas.openxmlformats.org/officeDocument/2006/relationships/webSettings" Target="webSettings.xml"/><Relationship Id="rId181" Type="http://schemas.openxmlformats.org/officeDocument/2006/relationships/image" Target="media/image65.wmf"/><Relationship Id="rId237" Type="http://schemas.openxmlformats.org/officeDocument/2006/relationships/hyperlink" Target="http://blog.sina.com.cn/s/blog_60707c0f01010633.html" TargetMode="External"/><Relationship Id="rId402" Type="http://schemas.openxmlformats.org/officeDocument/2006/relationships/hyperlink" Target="http://acm.hdu.edu.cn/showproblem.php?pid=1087" TargetMode="External"/><Relationship Id="rId279" Type="http://schemas.openxmlformats.org/officeDocument/2006/relationships/hyperlink" Target="http://codeforces.com/problemset/problem/149/D" TargetMode="External"/><Relationship Id="rId43" Type="http://schemas.openxmlformats.org/officeDocument/2006/relationships/oleObject" Target="embeddings/oleObject9.bin"/><Relationship Id="rId139" Type="http://schemas.openxmlformats.org/officeDocument/2006/relationships/oleObject" Target="embeddings/oleObject46.bin"/><Relationship Id="rId290" Type="http://schemas.openxmlformats.org/officeDocument/2006/relationships/hyperlink" Target="http://blog.csdn.net/cc_again/article/details/10226673" TargetMode="External"/><Relationship Id="rId304" Type="http://schemas.openxmlformats.org/officeDocument/2006/relationships/hyperlink" Target="http://wenku.baidu.com/view/90adb02acfc789eb172dc8a8.html" TargetMode="External"/><Relationship Id="rId346" Type="http://schemas.openxmlformats.org/officeDocument/2006/relationships/hyperlink" Target="http://www.cnblogs.com/zxndgv/archive/2011/08/02/2125242.html" TargetMode="External"/><Relationship Id="rId388" Type="http://schemas.openxmlformats.org/officeDocument/2006/relationships/hyperlink" Target="https://blog.csdn.net/chm517/article/details/44892713" TargetMode="External"/><Relationship Id="rId85" Type="http://schemas.openxmlformats.org/officeDocument/2006/relationships/hyperlink" Target="http://poj.org/problem?id=2796" TargetMode="External"/><Relationship Id="rId150" Type="http://schemas.openxmlformats.org/officeDocument/2006/relationships/oleObject" Target="embeddings/oleObject49.bin"/><Relationship Id="rId192" Type="http://schemas.openxmlformats.org/officeDocument/2006/relationships/oleObject" Target="embeddings/oleObject69.bin"/><Relationship Id="rId206" Type="http://schemas.openxmlformats.org/officeDocument/2006/relationships/image" Target="media/image75.png"/><Relationship Id="rId248" Type="http://schemas.openxmlformats.org/officeDocument/2006/relationships/hyperlink" Target="http://blog.csdn.net/cc_again/article/details/24841249" TargetMode="External"/><Relationship Id="rId12" Type="http://schemas.openxmlformats.org/officeDocument/2006/relationships/hyperlink" Target="https://blog.csdn.net/swpu_yx32/article/details/52858684" TargetMode="External"/><Relationship Id="rId108" Type="http://schemas.openxmlformats.org/officeDocument/2006/relationships/image" Target="media/image33.wmf"/><Relationship Id="rId315" Type="http://schemas.openxmlformats.org/officeDocument/2006/relationships/hyperlink" Target="http://blog.csdn.net/cc_again/article/details/11532517" TargetMode="External"/><Relationship Id="rId357" Type="http://schemas.openxmlformats.org/officeDocument/2006/relationships/hyperlink" Target="http://blog.csdn.net/liuqiyao_01/article/details/8867346" TargetMode="External"/><Relationship Id="rId54" Type="http://schemas.openxmlformats.org/officeDocument/2006/relationships/hyperlink" Target="https://vjudge.net/contest/242750" TargetMode="External"/><Relationship Id="rId96" Type="http://schemas.openxmlformats.org/officeDocument/2006/relationships/hyperlink" Target="https://vjudge.net/problem/CodeChef-GERALD07" TargetMode="External"/><Relationship Id="rId161" Type="http://schemas.openxmlformats.org/officeDocument/2006/relationships/image" Target="media/image55.wmf"/><Relationship Id="rId217" Type="http://schemas.openxmlformats.org/officeDocument/2006/relationships/image" Target="media/image83.wmf"/><Relationship Id="rId399" Type="http://schemas.openxmlformats.org/officeDocument/2006/relationships/hyperlink" Target="https://blog.csdn.net/wlxsq/article/details/50838900" TargetMode="External"/><Relationship Id="rId259" Type="http://schemas.openxmlformats.org/officeDocument/2006/relationships/hyperlink" Target="http://blog.csdn.net/cc_again/article/details/22728273" TargetMode="External"/><Relationship Id="rId23" Type="http://schemas.openxmlformats.org/officeDocument/2006/relationships/hyperlink" Target="https://blog.csdn.net/huzecong/article/details/8576908" TargetMode="External"/><Relationship Id="rId119" Type="http://schemas.openxmlformats.org/officeDocument/2006/relationships/image" Target="media/image36.wmf"/><Relationship Id="rId270" Type="http://schemas.openxmlformats.org/officeDocument/2006/relationships/hyperlink" Target="http://blog.csdn.net/cc_again/article/details/8554454" TargetMode="External"/><Relationship Id="rId326" Type="http://schemas.openxmlformats.org/officeDocument/2006/relationships/hyperlink" Target="http://poj.org/problem?id=2411" TargetMode="External"/><Relationship Id="rId65" Type="http://schemas.openxmlformats.org/officeDocument/2006/relationships/image" Target="media/image18.wmf"/><Relationship Id="rId130" Type="http://schemas.openxmlformats.org/officeDocument/2006/relationships/image" Target="media/image41.wmf"/><Relationship Id="rId368" Type="http://schemas.openxmlformats.org/officeDocument/2006/relationships/hyperlink" Target="http://acm.hdu.edu.cn/showproblem.php?pid=1217" TargetMode="External"/><Relationship Id="rId172" Type="http://schemas.openxmlformats.org/officeDocument/2006/relationships/oleObject" Target="embeddings/oleObject59.bin"/><Relationship Id="rId228" Type="http://schemas.openxmlformats.org/officeDocument/2006/relationships/oleObject" Target="embeddings/oleObject79.bin"/><Relationship Id="rId281" Type="http://schemas.openxmlformats.org/officeDocument/2006/relationships/hyperlink" Target="http://blog.csdn.net/woshi250hua/article/details/7644959" TargetMode="External"/><Relationship Id="rId337" Type="http://schemas.openxmlformats.org/officeDocument/2006/relationships/hyperlink" Target="http://blog.csdn.net/cc_again/article/details/9328243" TargetMode="External"/><Relationship Id="rId34" Type="http://schemas.openxmlformats.org/officeDocument/2006/relationships/image" Target="media/image6.wmf"/><Relationship Id="rId76" Type="http://schemas.openxmlformats.org/officeDocument/2006/relationships/oleObject" Target="embeddings/oleObject22.bin"/><Relationship Id="rId141" Type="http://schemas.openxmlformats.org/officeDocument/2006/relationships/oleObject" Target="embeddings/oleObject47.bin"/><Relationship Id="rId379" Type="http://schemas.openxmlformats.org/officeDocument/2006/relationships/hyperlink" Target="https://blog.csdn.net/liuqiyao_01/article/details/8797336" TargetMode="External"/><Relationship Id="rId7" Type="http://schemas.openxmlformats.org/officeDocument/2006/relationships/endnotes" Target="endnotes.xml"/><Relationship Id="rId183" Type="http://schemas.openxmlformats.org/officeDocument/2006/relationships/image" Target="media/image66.wmf"/><Relationship Id="rId239" Type="http://schemas.openxmlformats.org/officeDocument/2006/relationships/hyperlink" Target="https://www.cnblogs.com/137shoebills/p/7783739.html" TargetMode="External"/><Relationship Id="rId390" Type="http://schemas.openxmlformats.org/officeDocument/2006/relationships/hyperlink" Target="https://blog.csdn.net/liuqiyao_01/article/details/26964261" TargetMode="External"/><Relationship Id="rId404" Type="http://schemas.openxmlformats.org/officeDocument/2006/relationships/hyperlink" Target="http://acm.hdu.edu.cn/showproblem.php?pid=1159" TargetMode="External"/><Relationship Id="rId250" Type="http://schemas.openxmlformats.org/officeDocument/2006/relationships/hyperlink" Target="http://blog.csdn.net/cc_again/article/details/11856847" TargetMode="External"/><Relationship Id="rId292" Type="http://schemas.openxmlformats.org/officeDocument/2006/relationships/hyperlink" Target="http://wenku.baidu.com/view/d2414ffe04a1b0717fd5dda8.html" TargetMode="External"/><Relationship Id="rId306" Type="http://schemas.openxmlformats.org/officeDocument/2006/relationships/hyperlink" Target="http://blog.csdn.net/cc_again/article/details/8974277" TargetMode="External"/><Relationship Id="rId45" Type="http://schemas.openxmlformats.org/officeDocument/2006/relationships/oleObject" Target="embeddings/oleObject10.bin"/><Relationship Id="rId87" Type="http://schemas.openxmlformats.org/officeDocument/2006/relationships/hyperlink" Target="https://www.cnblogs.com/CsOH/p/5904430.html" TargetMode="External"/><Relationship Id="rId110" Type="http://schemas.openxmlformats.org/officeDocument/2006/relationships/oleObject" Target="embeddings/oleObject35.bin"/><Relationship Id="rId348" Type="http://schemas.openxmlformats.org/officeDocument/2006/relationships/hyperlink" Target="http://poj.org/problem?id=1160" TargetMode="External"/><Relationship Id="rId152" Type="http://schemas.openxmlformats.org/officeDocument/2006/relationships/image" Target="media/image50.png"/><Relationship Id="rId194" Type="http://schemas.openxmlformats.org/officeDocument/2006/relationships/image" Target="media/image72.wmf"/><Relationship Id="rId208" Type="http://schemas.openxmlformats.org/officeDocument/2006/relationships/oleObject" Target="embeddings/oleObject72.bin"/><Relationship Id="rId261" Type="http://schemas.openxmlformats.org/officeDocument/2006/relationships/hyperlink" Target="http://blog.csdn.net/cc_again/article/details/12200343" TargetMode="External"/><Relationship Id="rId14" Type="http://schemas.openxmlformats.org/officeDocument/2006/relationships/hyperlink" Target="https://www.cnblogs.com/keshuqi/p/6257642.html" TargetMode="External"/><Relationship Id="rId56" Type="http://schemas.openxmlformats.org/officeDocument/2006/relationships/hyperlink" Target="https://www.bilibili.com/video/av25326779?from=search&amp;seid=2767747169022162614" TargetMode="External"/><Relationship Id="rId317" Type="http://schemas.openxmlformats.org/officeDocument/2006/relationships/hyperlink" Target="http://blog.csdn.net/cc_again/article/details/11099749" TargetMode="External"/><Relationship Id="rId359" Type="http://schemas.openxmlformats.org/officeDocument/2006/relationships/hyperlink" Target="http://blog.csdn.net/liuqiyao_01/article/details/8867670" TargetMode="External"/><Relationship Id="rId98" Type="http://schemas.openxmlformats.org/officeDocument/2006/relationships/hyperlink" Target="https://vjudge.net/problem/237939/origin" TargetMode="External"/><Relationship Id="rId121" Type="http://schemas.openxmlformats.org/officeDocument/2006/relationships/image" Target="media/image37.wmf"/><Relationship Id="rId163" Type="http://schemas.openxmlformats.org/officeDocument/2006/relationships/image" Target="media/image56.wmf"/><Relationship Id="rId219" Type="http://schemas.openxmlformats.org/officeDocument/2006/relationships/image" Target="media/image84.png"/><Relationship Id="rId370" Type="http://schemas.openxmlformats.org/officeDocument/2006/relationships/hyperlink" Target="http://acm.hdu.edu.cn/showproblem.php?pid=1598" TargetMode="External"/><Relationship Id="rId230" Type="http://schemas.openxmlformats.org/officeDocument/2006/relationships/oleObject" Target="embeddings/oleObject80.bin"/><Relationship Id="rId25" Type="http://schemas.openxmlformats.org/officeDocument/2006/relationships/hyperlink" Target="https://blog.csdn.net/f_zyj/article/details/51473493" TargetMode="External"/><Relationship Id="rId67" Type="http://schemas.openxmlformats.org/officeDocument/2006/relationships/image" Target="media/image19.wmf"/><Relationship Id="rId272" Type="http://schemas.openxmlformats.org/officeDocument/2006/relationships/hyperlink" Target="http://blog.csdn.net/woshi250hua/article/details/7969225" TargetMode="External"/><Relationship Id="rId328" Type="http://schemas.openxmlformats.org/officeDocument/2006/relationships/hyperlink" Target="http://poj.org/problem?id=2441" TargetMode="External"/><Relationship Id="rId132" Type="http://schemas.openxmlformats.org/officeDocument/2006/relationships/image" Target="media/image42.wmf"/><Relationship Id="rId174" Type="http://schemas.openxmlformats.org/officeDocument/2006/relationships/oleObject" Target="embeddings/oleObject60.bin"/><Relationship Id="rId381" Type="http://schemas.openxmlformats.org/officeDocument/2006/relationships/hyperlink" Target="https://blog.csdn.net/liuqiyao_01/article/details/8478711" TargetMode="External"/><Relationship Id="rId241" Type="http://schemas.openxmlformats.org/officeDocument/2006/relationships/hyperlink" Target="https://blog.csdn.net/liuqiyao_01/article/details/9079611" TargetMode="External"/><Relationship Id="rId36" Type="http://schemas.openxmlformats.org/officeDocument/2006/relationships/image" Target="media/image7.wmf"/><Relationship Id="rId283" Type="http://schemas.openxmlformats.org/officeDocument/2006/relationships/hyperlink" Target="http://blog.csdn.net/cc_again/article/details/8911480" TargetMode="External"/><Relationship Id="rId339" Type="http://schemas.openxmlformats.org/officeDocument/2006/relationships/hyperlink" Target="http://wenku.baidu.com/view/ef259400bed5b9f3f90f1c3a.html" TargetMode="External"/><Relationship Id="rId78" Type="http://schemas.openxmlformats.org/officeDocument/2006/relationships/oleObject" Target="embeddings/oleObject23.bin"/><Relationship Id="rId101" Type="http://schemas.openxmlformats.org/officeDocument/2006/relationships/oleObject" Target="embeddings/oleObject29.bin"/><Relationship Id="rId143" Type="http://schemas.openxmlformats.org/officeDocument/2006/relationships/oleObject" Target="embeddings/oleObject48.bin"/><Relationship Id="rId185" Type="http://schemas.openxmlformats.org/officeDocument/2006/relationships/image" Target="media/image67.wmf"/><Relationship Id="rId350" Type="http://schemas.openxmlformats.org/officeDocument/2006/relationships/hyperlink" Target="http://acm.hdu.edu.cn/showproblem.php?pid=3516" TargetMode="External"/><Relationship Id="rId406" Type="http://schemas.openxmlformats.org/officeDocument/2006/relationships/hyperlink" Target="http://acm.hdu.edu.cn/showproblem.php?pid=3709" TargetMode="External"/><Relationship Id="rId9" Type="http://schemas.openxmlformats.org/officeDocument/2006/relationships/hyperlink" Target="https://www.nowcoder.com/acm/contest/144/D" TargetMode="External"/><Relationship Id="rId210" Type="http://schemas.openxmlformats.org/officeDocument/2006/relationships/oleObject" Target="embeddings/oleObject73.bin"/><Relationship Id="rId392" Type="http://schemas.openxmlformats.org/officeDocument/2006/relationships/hyperlink" Target="https://www.nowcoder.com/acm/contest/144/E" TargetMode="External"/><Relationship Id="rId252" Type="http://schemas.openxmlformats.org/officeDocument/2006/relationships/hyperlink" Target="http://blog.csdn.net/cc_again/article/details/10858813" TargetMode="External"/><Relationship Id="rId294" Type="http://schemas.openxmlformats.org/officeDocument/2006/relationships/hyperlink" Target="http://blog.csdn.net/cc_again/article/details/8872355" TargetMode="External"/><Relationship Id="rId308" Type="http://schemas.openxmlformats.org/officeDocument/2006/relationships/hyperlink" Target="http://blog.csdn.net/cc_again/article/details/10456837" TargetMode="External"/><Relationship Id="rId47" Type="http://schemas.openxmlformats.org/officeDocument/2006/relationships/oleObject" Target="embeddings/oleObject11.bin"/><Relationship Id="rId89" Type="http://schemas.openxmlformats.org/officeDocument/2006/relationships/image" Target="media/image27.wmf"/><Relationship Id="rId112" Type="http://schemas.openxmlformats.org/officeDocument/2006/relationships/hyperlink" Target="https://blog.csdn.net/acdreamers/article/details/8236942" TargetMode="External"/><Relationship Id="rId154" Type="http://schemas.openxmlformats.org/officeDocument/2006/relationships/oleObject" Target="embeddings/oleObject50.bin"/><Relationship Id="rId361" Type="http://schemas.openxmlformats.org/officeDocument/2006/relationships/hyperlink" Target="https://blog.csdn.net/liuqiyao_01/article/details/8797353" TargetMode="External"/><Relationship Id="rId196" Type="http://schemas.openxmlformats.org/officeDocument/2006/relationships/image" Target="media/image73.wmf"/><Relationship Id="rId16" Type="http://schemas.openxmlformats.org/officeDocument/2006/relationships/hyperlink" Target="http://www.sgi.com/tech/stl/Sequence.html" TargetMode="External"/><Relationship Id="rId221" Type="http://schemas.openxmlformats.org/officeDocument/2006/relationships/oleObject" Target="embeddings/oleObject76.bin"/><Relationship Id="rId263" Type="http://schemas.openxmlformats.org/officeDocument/2006/relationships/hyperlink" Target="http://acm.zju.edu.cn/onlinejudge/showProblem.do?problemCode=3638" TargetMode="External"/><Relationship Id="rId319" Type="http://schemas.openxmlformats.org/officeDocument/2006/relationships/hyperlink" Target="http://blog.csdn.net/sf____/article/details/15026397" TargetMode="External"/><Relationship Id="rId58" Type="http://schemas.openxmlformats.org/officeDocument/2006/relationships/image" Target="media/image15.wmf"/><Relationship Id="rId123" Type="http://schemas.openxmlformats.org/officeDocument/2006/relationships/image" Target="media/image38.wmf"/><Relationship Id="rId330" Type="http://schemas.openxmlformats.org/officeDocument/2006/relationships/hyperlink" Target="http://acm.hdu.edu.cn/showproblem.php?pid=4026" TargetMode="External"/><Relationship Id="rId165" Type="http://schemas.openxmlformats.org/officeDocument/2006/relationships/image" Target="media/image57.wmf"/><Relationship Id="rId372" Type="http://schemas.openxmlformats.org/officeDocument/2006/relationships/hyperlink" Target="http://poj.org/problem?id=1062" TargetMode="External"/><Relationship Id="rId232" Type="http://schemas.openxmlformats.org/officeDocument/2006/relationships/oleObject" Target="embeddings/oleObject81.bin"/><Relationship Id="rId274" Type="http://schemas.openxmlformats.org/officeDocument/2006/relationships/hyperlink" Target="http://blog.csdn.net/cc_again/article/details/10977751" TargetMode="External"/><Relationship Id="rId27" Type="http://schemas.openxmlformats.org/officeDocument/2006/relationships/image" Target="media/image3.wmf"/><Relationship Id="rId48" Type="http://schemas.openxmlformats.org/officeDocument/2006/relationships/image" Target="media/image13.wmf"/><Relationship Id="rId69" Type="http://schemas.openxmlformats.org/officeDocument/2006/relationships/image" Target="media/image20.wmf"/><Relationship Id="rId113" Type="http://schemas.openxmlformats.org/officeDocument/2006/relationships/hyperlink" Target="https://oeis.org/" TargetMode="External"/><Relationship Id="rId134" Type="http://schemas.openxmlformats.org/officeDocument/2006/relationships/image" Target="media/image43.wmf"/><Relationship Id="rId320" Type="http://schemas.openxmlformats.org/officeDocument/2006/relationships/hyperlink" Target="http://www.notonlysuccess.com/index.php/plug_dp/" TargetMode="External"/><Relationship Id="rId80" Type="http://schemas.openxmlformats.org/officeDocument/2006/relationships/oleObject" Target="embeddings/oleObject24.bin"/><Relationship Id="rId155" Type="http://schemas.openxmlformats.org/officeDocument/2006/relationships/image" Target="media/image52.wmf"/><Relationship Id="rId176" Type="http://schemas.openxmlformats.org/officeDocument/2006/relationships/oleObject" Target="embeddings/oleObject61.bin"/><Relationship Id="rId197" Type="http://schemas.openxmlformats.org/officeDocument/2006/relationships/oleObject" Target="embeddings/oleObject71.bin"/><Relationship Id="rId341" Type="http://schemas.openxmlformats.org/officeDocument/2006/relationships/hyperlink" Target="http://acm.hdu.edu.cn/showproblem.php?pid=3507" TargetMode="External"/><Relationship Id="rId362" Type="http://schemas.openxmlformats.org/officeDocument/2006/relationships/hyperlink" Target="http://acm.hdu.edu.cn/showproblem.php?pid=1548" TargetMode="External"/><Relationship Id="rId383" Type="http://schemas.openxmlformats.org/officeDocument/2006/relationships/hyperlink" Target="https://blog.csdn.net/trapper_c/article/details/51919980" TargetMode="External"/><Relationship Id="rId201" Type="http://schemas.openxmlformats.org/officeDocument/2006/relationships/hyperlink" Target="https://www.bilibili.com/video/av7847726?from=search&amp;seid=8839682959904581481" TargetMode="External"/><Relationship Id="rId222" Type="http://schemas.openxmlformats.org/officeDocument/2006/relationships/image" Target="media/image86.png"/><Relationship Id="rId243" Type="http://schemas.openxmlformats.org/officeDocument/2006/relationships/hyperlink" Target="https://blog.csdn.net/acm_1361677193/article/details/42873141" TargetMode="External"/><Relationship Id="rId264" Type="http://schemas.openxmlformats.org/officeDocument/2006/relationships/hyperlink" Target="http://blog.csdn.net/cc_again/article/details/11518329" TargetMode="External"/><Relationship Id="rId285" Type="http://schemas.openxmlformats.org/officeDocument/2006/relationships/hyperlink" Target="http://blog.csdn.net/cc_again/article/details/11407157" TargetMode="External"/><Relationship Id="rId17" Type="http://schemas.openxmlformats.org/officeDocument/2006/relationships/hyperlink" Target="http://www.cnblogs.com/keshuqi/p/6257215.html" TargetMode="External"/><Relationship Id="rId38" Type="http://schemas.openxmlformats.org/officeDocument/2006/relationships/image" Target="media/image8.wmf"/><Relationship Id="rId59" Type="http://schemas.openxmlformats.org/officeDocument/2006/relationships/oleObject" Target="embeddings/oleObject14.bin"/><Relationship Id="rId103" Type="http://schemas.openxmlformats.org/officeDocument/2006/relationships/oleObject" Target="embeddings/oleObject30.bin"/><Relationship Id="rId124" Type="http://schemas.openxmlformats.org/officeDocument/2006/relationships/oleObject" Target="embeddings/oleObject40.bin"/><Relationship Id="rId310" Type="http://schemas.openxmlformats.org/officeDocument/2006/relationships/hyperlink" Target="http://blog.csdn.net/cc_again/article/details/12408505" TargetMode="External"/><Relationship Id="rId70" Type="http://schemas.openxmlformats.org/officeDocument/2006/relationships/oleObject" Target="embeddings/oleObject19.bin"/><Relationship Id="rId91" Type="http://schemas.openxmlformats.org/officeDocument/2006/relationships/image" Target="media/image28.wmf"/><Relationship Id="rId145" Type="http://schemas.openxmlformats.org/officeDocument/2006/relationships/hyperlink" Target="https://blog.csdn.net/liangzhaoyang1/article/details/52132986?locationNum=7" TargetMode="External"/><Relationship Id="rId166" Type="http://schemas.openxmlformats.org/officeDocument/2006/relationships/oleObject" Target="embeddings/oleObject56.bin"/><Relationship Id="rId187" Type="http://schemas.openxmlformats.org/officeDocument/2006/relationships/image" Target="media/image68.wmf"/><Relationship Id="rId331" Type="http://schemas.openxmlformats.org/officeDocument/2006/relationships/hyperlink" Target="http://acm.hdu.edu.cn/showproblem.php?pid=4281" TargetMode="External"/><Relationship Id="rId352" Type="http://schemas.openxmlformats.org/officeDocument/2006/relationships/hyperlink" Target="https://blog.csdn.net/liuqiyao_01/article/details/8477827" TargetMode="External"/><Relationship Id="rId373" Type="http://schemas.openxmlformats.org/officeDocument/2006/relationships/hyperlink" Target="http://blog.csdn.net/liuqiyao_01/article/details/8882783" TargetMode="External"/><Relationship Id="rId394" Type="http://schemas.openxmlformats.org/officeDocument/2006/relationships/hyperlink" Target="https://www.nowcoder.com/acm/contest/144/F" TargetMode="External"/><Relationship Id="rId408" Type="http://schemas.openxmlformats.org/officeDocument/2006/relationships/image" Target="media/image93.png"/><Relationship Id="rId1" Type="http://schemas.openxmlformats.org/officeDocument/2006/relationships/customXml" Target="../customXml/item1.xml"/><Relationship Id="rId212" Type="http://schemas.openxmlformats.org/officeDocument/2006/relationships/image" Target="media/image79.png"/><Relationship Id="rId233" Type="http://schemas.openxmlformats.org/officeDocument/2006/relationships/image" Target="media/image92.wmf"/><Relationship Id="rId254" Type="http://schemas.openxmlformats.org/officeDocument/2006/relationships/hyperlink" Target="http://blog.csdn.net/woshi250hua/article/details/7636866" TargetMode="External"/><Relationship Id="rId28" Type="http://schemas.openxmlformats.org/officeDocument/2006/relationships/oleObject" Target="embeddings/oleObject2.bin"/><Relationship Id="rId49" Type="http://schemas.openxmlformats.org/officeDocument/2006/relationships/oleObject" Target="embeddings/oleObject12.bin"/><Relationship Id="rId114" Type="http://schemas.openxmlformats.org/officeDocument/2006/relationships/hyperlink" Target="https://blog.csdn.net/u012061345/article/details/52224623" TargetMode="External"/><Relationship Id="rId275" Type="http://schemas.openxmlformats.org/officeDocument/2006/relationships/hyperlink" Target="http://poj.org/problem?id=2955" TargetMode="External"/><Relationship Id="rId296" Type="http://schemas.openxmlformats.org/officeDocument/2006/relationships/hyperlink" Target="http://blog.csdn.net/cc_again/article/details/12257445" TargetMode="External"/><Relationship Id="rId300" Type="http://schemas.openxmlformats.org/officeDocument/2006/relationships/hyperlink" Target="http://blog.csdn.net/cc_again/article/details/8877603" TargetMode="External"/><Relationship Id="rId60" Type="http://schemas.openxmlformats.org/officeDocument/2006/relationships/image" Target="media/image16.wmf"/><Relationship Id="rId81" Type="http://schemas.openxmlformats.org/officeDocument/2006/relationships/image" Target="media/image26.wmf"/><Relationship Id="rId135" Type="http://schemas.openxmlformats.org/officeDocument/2006/relationships/oleObject" Target="embeddings/oleObject44.bin"/><Relationship Id="rId156" Type="http://schemas.openxmlformats.org/officeDocument/2006/relationships/oleObject" Target="embeddings/oleObject51.bin"/><Relationship Id="rId177" Type="http://schemas.openxmlformats.org/officeDocument/2006/relationships/image" Target="media/image63.wmf"/><Relationship Id="rId198" Type="http://schemas.openxmlformats.org/officeDocument/2006/relationships/image" Target="media/image74.png"/><Relationship Id="rId321" Type="http://schemas.openxmlformats.org/officeDocument/2006/relationships/hyperlink" Target="http://blog.csdn.net/cc_again/article/details/9984961" TargetMode="External"/><Relationship Id="rId342" Type="http://schemas.openxmlformats.org/officeDocument/2006/relationships/hyperlink" Target="http://poj.org/problem?id=1260" TargetMode="External"/><Relationship Id="rId363" Type="http://schemas.openxmlformats.org/officeDocument/2006/relationships/hyperlink" Target="http://acm.hdu.edu.cn/showproblem.php?pid=2544" TargetMode="External"/><Relationship Id="rId384" Type="http://schemas.openxmlformats.org/officeDocument/2006/relationships/hyperlink" Target="https://blog.csdn.net/chenguolinblog/article/details/16857765" TargetMode="External"/><Relationship Id="rId202" Type="http://schemas.openxmlformats.org/officeDocument/2006/relationships/hyperlink" Target="http://www.doc88.com/p-846811841036.html" TargetMode="External"/><Relationship Id="rId223" Type="http://schemas.openxmlformats.org/officeDocument/2006/relationships/image" Target="media/image87.wmf"/><Relationship Id="rId244" Type="http://schemas.openxmlformats.org/officeDocument/2006/relationships/hyperlink" Target="https://blog.csdn.net/qq_40688707/article/details/80602064" TargetMode="External"/><Relationship Id="rId18" Type="http://schemas.openxmlformats.org/officeDocument/2006/relationships/hyperlink" Target="http://www.sgi.com/tech/stl/Rope.html" TargetMode="External"/><Relationship Id="rId39" Type="http://schemas.openxmlformats.org/officeDocument/2006/relationships/oleObject" Target="embeddings/oleObject7.bin"/><Relationship Id="rId265" Type="http://schemas.openxmlformats.org/officeDocument/2006/relationships/hyperlink" Target="http://blog.csdn.net/cc_again/article/details/25426159" TargetMode="External"/><Relationship Id="rId286" Type="http://schemas.openxmlformats.org/officeDocument/2006/relationships/hyperlink" Target="http://blog.csdn.net/cc_again/article/details/10312393" TargetMode="External"/><Relationship Id="rId50" Type="http://schemas.openxmlformats.org/officeDocument/2006/relationships/image" Target="media/image14.wmf"/><Relationship Id="rId104" Type="http://schemas.openxmlformats.org/officeDocument/2006/relationships/oleObject" Target="embeddings/oleObject31.bin"/><Relationship Id="rId125" Type="http://schemas.openxmlformats.org/officeDocument/2006/relationships/image" Target="media/image39.jpeg"/><Relationship Id="rId146" Type="http://schemas.openxmlformats.org/officeDocument/2006/relationships/hyperlink" Target="https://www.bilibili.com/video/av6357073?from=search&amp;seid=4827637457650479048" TargetMode="External"/><Relationship Id="rId167" Type="http://schemas.openxmlformats.org/officeDocument/2006/relationships/image" Target="media/image58.wmf"/><Relationship Id="rId188" Type="http://schemas.openxmlformats.org/officeDocument/2006/relationships/oleObject" Target="embeddings/oleObject67.bin"/><Relationship Id="rId311" Type="http://schemas.openxmlformats.org/officeDocument/2006/relationships/hyperlink" Target="http://blog.csdn.net/cc_again/article/details/11536347" TargetMode="External"/><Relationship Id="rId332" Type="http://schemas.openxmlformats.org/officeDocument/2006/relationships/hyperlink" Target="http://acm.hdu.edu.cn/showproblem.php?pid=1059" TargetMode="External"/><Relationship Id="rId353" Type="http://schemas.openxmlformats.org/officeDocument/2006/relationships/hyperlink" Target="https://blog.csdn.net/liuqiyao_01/article/details/8797356" TargetMode="External"/><Relationship Id="rId374" Type="http://schemas.openxmlformats.org/officeDocument/2006/relationships/hyperlink" Target="https://blog.csdn.net/liuqiyao_01/article/details/8797349" TargetMode="External"/><Relationship Id="rId395" Type="http://schemas.openxmlformats.org/officeDocument/2006/relationships/hyperlink" Target="https://www.nowcoder.com/acm/contest/144/G" TargetMode="External"/><Relationship Id="rId409" Type="http://schemas.openxmlformats.org/officeDocument/2006/relationships/fontTable" Target="fontTable.xml"/><Relationship Id="rId71" Type="http://schemas.openxmlformats.org/officeDocument/2006/relationships/image" Target="media/image21.wmf"/><Relationship Id="rId92" Type="http://schemas.openxmlformats.org/officeDocument/2006/relationships/oleObject" Target="embeddings/oleObject27.bin"/><Relationship Id="rId213" Type="http://schemas.openxmlformats.org/officeDocument/2006/relationships/image" Target="media/image80.png"/><Relationship Id="rId234"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hyperlink" Target="https://blog.csdn.net/yoer77/article/details/70943462" TargetMode="External"/><Relationship Id="rId255" Type="http://schemas.openxmlformats.org/officeDocument/2006/relationships/hyperlink" Target="http://acm.hdu.edu.cn/showproblem.php?pid=2955" TargetMode="External"/><Relationship Id="rId276" Type="http://schemas.openxmlformats.org/officeDocument/2006/relationships/hyperlink" Target="http://blog.csdn.net/woshi250hua/article/details/7973824" TargetMode="External"/><Relationship Id="rId297" Type="http://schemas.openxmlformats.org/officeDocument/2006/relationships/hyperlink" Target="http://blog.csdn.net/cc_again/article/details/11821361" TargetMode="External"/><Relationship Id="rId40" Type="http://schemas.openxmlformats.org/officeDocument/2006/relationships/image" Target="media/image9.wmf"/><Relationship Id="rId115" Type="http://schemas.openxmlformats.org/officeDocument/2006/relationships/image" Target="media/image34.wmf"/><Relationship Id="rId136" Type="http://schemas.openxmlformats.org/officeDocument/2006/relationships/image" Target="media/image44.wmf"/><Relationship Id="rId157" Type="http://schemas.openxmlformats.org/officeDocument/2006/relationships/image" Target="media/image53.wmf"/><Relationship Id="rId178" Type="http://schemas.openxmlformats.org/officeDocument/2006/relationships/oleObject" Target="embeddings/oleObject62.bin"/><Relationship Id="rId301" Type="http://schemas.openxmlformats.org/officeDocument/2006/relationships/hyperlink" Target="http://www.cnblogs.com/kuangbin/archive/2012/10/02/2710606.html" TargetMode="External"/><Relationship Id="rId322" Type="http://schemas.openxmlformats.org/officeDocument/2006/relationships/hyperlink" Target="http://blog.csdn.net/cc_again/article/details/9954921" TargetMode="External"/><Relationship Id="rId343" Type="http://schemas.openxmlformats.org/officeDocument/2006/relationships/hyperlink" Target="http://acm.hdu.edu.cn/showproblem.php?pid=2829" TargetMode="External"/><Relationship Id="rId364" Type="http://schemas.openxmlformats.org/officeDocument/2006/relationships/hyperlink" Target="http://acm.hdu.edu.cn/status.php?user=671coder&amp;pid=3790&amp;status=5" TargetMode="External"/><Relationship Id="rId61" Type="http://schemas.openxmlformats.org/officeDocument/2006/relationships/oleObject" Target="embeddings/oleObject15.bin"/><Relationship Id="rId82" Type="http://schemas.openxmlformats.org/officeDocument/2006/relationships/oleObject" Target="embeddings/oleObject25.bin"/><Relationship Id="rId199" Type="http://schemas.openxmlformats.org/officeDocument/2006/relationships/hyperlink" Target="http://www.cnblogs.com/zzqsblog/p/5457091.html" TargetMode="External"/><Relationship Id="rId203" Type="http://schemas.openxmlformats.org/officeDocument/2006/relationships/hyperlink" Target="https://blog.csdn.net/hdu2014/article/details/51124340" TargetMode="External"/><Relationship Id="rId385" Type="http://schemas.openxmlformats.org/officeDocument/2006/relationships/hyperlink" Target="https://blog.csdn.net/chenguolinblog/article/details/13625389" TargetMode="External"/><Relationship Id="rId19" Type="http://schemas.openxmlformats.org/officeDocument/2006/relationships/image" Target="media/image1.wmf"/><Relationship Id="rId224" Type="http://schemas.openxmlformats.org/officeDocument/2006/relationships/oleObject" Target="embeddings/oleObject77.bin"/><Relationship Id="rId245" Type="http://schemas.openxmlformats.org/officeDocument/2006/relationships/hyperlink" Target="http://www.cnblogs.com/autsky-jadek/" TargetMode="External"/><Relationship Id="rId266" Type="http://schemas.openxmlformats.org/officeDocument/2006/relationships/hyperlink" Target="http://blog.csdn.net/cc_again/article/details/18372521" TargetMode="External"/><Relationship Id="rId287" Type="http://schemas.openxmlformats.org/officeDocument/2006/relationships/hyperlink" Target="http://blog.csdn.net/cc_again/article/details/12060191" TargetMode="External"/><Relationship Id="rId410" Type="http://schemas.openxmlformats.org/officeDocument/2006/relationships/theme" Target="theme/theme1.xml"/><Relationship Id="rId30" Type="http://schemas.openxmlformats.org/officeDocument/2006/relationships/image" Target="media/image4.wmf"/><Relationship Id="rId105" Type="http://schemas.openxmlformats.org/officeDocument/2006/relationships/image" Target="media/image32.wmf"/><Relationship Id="rId126" Type="http://schemas.openxmlformats.org/officeDocument/2006/relationships/hyperlink" Target="https://blog.csdn.net/acdreamers/article/details/8236942" TargetMode="External"/><Relationship Id="rId147" Type="http://schemas.openxmlformats.org/officeDocument/2006/relationships/hyperlink" Target="http://dev.gameres.com/Program/Abstract/Geometry.htm" TargetMode="External"/><Relationship Id="rId168" Type="http://schemas.openxmlformats.org/officeDocument/2006/relationships/oleObject" Target="embeddings/oleObject57.bin"/><Relationship Id="rId312" Type="http://schemas.openxmlformats.org/officeDocument/2006/relationships/hyperlink" Target="http://blog.csdn.net/cc_again/article/details/11554945" TargetMode="External"/><Relationship Id="rId333" Type="http://schemas.openxmlformats.org/officeDocument/2006/relationships/hyperlink" Target="http://acm.hdu.edu.cn/showproblem.php?pid=1059" TargetMode="External"/><Relationship Id="rId354" Type="http://schemas.openxmlformats.org/officeDocument/2006/relationships/hyperlink" Target="http://acm.hdu.edu.cn/showproblem.php?pid=1598" TargetMode="External"/><Relationship Id="rId51" Type="http://schemas.openxmlformats.org/officeDocument/2006/relationships/oleObject" Target="embeddings/oleObject13.bin"/><Relationship Id="rId72" Type="http://schemas.openxmlformats.org/officeDocument/2006/relationships/oleObject" Target="embeddings/oleObject20.bin"/><Relationship Id="rId93" Type="http://schemas.openxmlformats.org/officeDocument/2006/relationships/image" Target="media/image29.wmf"/><Relationship Id="rId189" Type="http://schemas.openxmlformats.org/officeDocument/2006/relationships/image" Target="media/image69.wmf"/><Relationship Id="rId375" Type="http://schemas.openxmlformats.org/officeDocument/2006/relationships/hyperlink" Target="https://blog.csdn.net/liuqiyao_01/article/details/8479339" TargetMode="External"/><Relationship Id="rId396" Type="http://schemas.openxmlformats.org/officeDocument/2006/relationships/hyperlink" Target="https://www.nowcoder.com/acm/contest/141/D" TargetMode="External"/><Relationship Id="rId3" Type="http://schemas.openxmlformats.org/officeDocument/2006/relationships/styles" Target="styles.xml"/><Relationship Id="rId214" Type="http://schemas.openxmlformats.org/officeDocument/2006/relationships/image" Target="media/image81.png"/><Relationship Id="rId235" Type="http://schemas.openxmlformats.org/officeDocument/2006/relationships/hyperlink" Target="http://blog.sina.com.cn/s/blog_60707c0f0100o976.html" TargetMode="External"/><Relationship Id="rId256" Type="http://schemas.openxmlformats.org/officeDocument/2006/relationships/hyperlink" Target="http://acm.hdu.edu.cn/showproblem.php?pid=1864" TargetMode="External"/><Relationship Id="rId277" Type="http://schemas.openxmlformats.org/officeDocument/2006/relationships/hyperlink" Target="http://acm.hdu.edu.cn/showproblem.php?pid=2476" TargetMode="External"/><Relationship Id="rId298" Type="http://schemas.openxmlformats.org/officeDocument/2006/relationships/hyperlink" Target="http://blog.csdn.net/cc_again/article/details/8815450" TargetMode="External"/><Relationship Id="rId400" Type="http://schemas.openxmlformats.org/officeDocument/2006/relationships/hyperlink" Target="https://www.nowcoder.com/discuss/87183?type=101&amp;order=0&amp;pos=6&amp;page=0" TargetMode="External"/><Relationship Id="rId116" Type="http://schemas.openxmlformats.org/officeDocument/2006/relationships/oleObject" Target="embeddings/oleObject36.bin"/><Relationship Id="rId137" Type="http://schemas.openxmlformats.org/officeDocument/2006/relationships/oleObject" Target="embeddings/oleObject45.bin"/><Relationship Id="rId158" Type="http://schemas.openxmlformats.org/officeDocument/2006/relationships/oleObject" Target="embeddings/oleObject52.bin"/><Relationship Id="rId302" Type="http://schemas.openxmlformats.org/officeDocument/2006/relationships/hyperlink" Target="http://blog.csdn.net/woshi250hua/article/details/7912049" TargetMode="External"/><Relationship Id="rId323" Type="http://schemas.openxmlformats.org/officeDocument/2006/relationships/hyperlink" Target="http://blog.csdn.net/cc_again/article/details/9060019" TargetMode="External"/><Relationship Id="rId344" Type="http://schemas.openxmlformats.org/officeDocument/2006/relationships/hyperlink" Target="http://acm.hdu.edu.cn/showproblem.php?pid=2993" TargetMode="External"/><Relationship Id="rId20" Type="http://schemas.openxmlformats.org/officeDocument/2006/relationships/oleObject" Target="embeddings/oleObject1.bin"/><Relationship Id="rId41" Type="http://schemas.openxmlformats.org/officeDocument/2006/relationships/oleObject" Target="embeddings/oleObject8.bin"/><Relationship Id="rId62" Type="http://schemas.openxmlformats.org/officeDocument/2006/relationships/hyperlink" Target="https://blog.csdn.net/u013761036/article/details/46363605" TargetMode="External"/><Relationship Id="rId83" Type="http://schemas.openxmlformats.org/officeDocument/2006/relationships/hyperlink" Target="http://acm.hdu.edu.cn/showproblem.php?pid=1506" TargetMode="External"/><Relationship Id="rId179" Type="http://schemas.openxmlformats.org/officeDocument/2006/relationships/image" Target="media/image64.wmf"/><Relationship Id="rId365" Type="http://schemas.openxmlformats.org/officeDocument/2006/relationships/hyperlink" Target="http://acm.hdu.edu.cn/showproblem.php?pid=2066" TargetMode="External"/><Relationship Id="rId386" Type="http://schemas.openxmlformats.org/officeDocument/2006/relationships/hyperlink" Target="https://blog.csdn.net/liuqiyao_01/article/details/8798241" TargetMode="External"/><Relationship Id="rId190" Type="http://schemas.openxmlformats.org/officeDocument/2006/relationships/oleObject" Target="embeddings/oleObject68.bin"/><Relationship Id="rId204" Type="http://schemas.openxmlformats.org/officeDocument/2006/relationships/hyperlink" Target="https://blog.csdn.net/u012116229/article/details/44205943" TargetMode="External"/><Relationship Id="rId225" Type="http://schemas.openxmlformats.org/officeDocument/2006/relationships/image" Target="media/image88.wmf"/><Relationship Id="rId246" Type="http://schemas.openxmlformats.org/officeDocument/2006/relationships/hyperlink" Target="https://wenku.baidu.com/view/5f7222d3b14e852458fb57a2.html" TargetMode="External"/><Relationship Id="rId267" Type="http://schemas.openxmlformats.org/officeDocument/2006/relationships/hyperlink" Target="http://blog.csdn.net/cc_again/article/details/11821361" TargetMode="External"/><Relationship Id="rId288" Type="http://schemas.openxmlformats.org/officeDocument/2006/relationships/hyperlink" Target="http://blog.csdn.net/cc_again/article/details/12092021" TargetMode="External"/><Relationship Id="rId106" Type="http://schemas.openxmlformats.org/officeDocument/2006/relationships/oleObject" Target="embeddings/oleObject32.bin"/><Relationship Id="rId127" Type="http://schemas.openxmlformats.org/officeDocument/2006/relationships/hyperlink" Target="https://blog.csdn.net/wust_zzwh/article/details/51966450" TargetMode="External"/><Relationship Id="rId313" Type="http://schemas.openxmlformats.org/officeDocument/2006/relationships/hyperlink" Target="http://blog.csdn.net/cc_again/article/details/10431451" TargetMode="External"/><Relationship Id="rId10" Type="http://schemas.openxmlformats.org/officeDocument/2006/relationships/hyperlink" Target="https://www.nowcoder.com/acm/contest/144/J" TargetMode="External"/><Relationship Id="rId31" Type="http://schemas.openxmlformats.org/officeDocument/2006/relationships/oleObject" Target="embeddings/oleObject3.bin"/><Relationship Id="rId52" Type="http://schemas.openxmlformats.org/officeDocument/2006/relationships/hyperlink" Target="https://blog.csdn.net/qq_35392050/article/details/60779183" TargetMode="External"/><Relationship Id="rId73" Type="http://schemas.openxmlformats.org/officeDocument/2006/relationships/image" Target="media/image22.wmf"/><Relationship Id="rId94" Type="http://schemas.openxmlformats.org/officeDocument/2006/relationships/oleObject" Target="embeddings/oleObject28.bin"/><Relationship Id="rId148" Type="http://schemas.openxmlformats.org/officeDocument/2006/relationships/image" Target="media/image48.png"/><Relationship Id="rId169" Type="http://schemas.openxmlformats.org/officeDocument/2006/relationships/image" Target="media/image59.wmf"/><Relationship Id="rId334" Type="http://schemas.openxmlformats.org/officeDocument/2006/relationships/hyperlink" Target="http://poj.org/problem?id=1048" TargetMode="External"/><Relationship Id="rId355" Type="http://schemas.openxmlformats.org/officeDocument/2006/relationships/hyperlink" Target="http://blog.csdn.net/liuqiyao_01/article/details/8867249" TargetMode="External"/><Relationship Id="rId376" Type="http://schemas.openxmlformats.org/officeDocument/2006/relationships/hyperlink" Target="https://blog.csdn.net/liuqiyao_01/article/details/26964205" TargetMode="External"/><Relationship Id="rId397"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oleObject" Target="embeddings/oleObject63.bin"/><Relationship Id="rId215" Type="http://schemas.openxmlformats.org/officeDocument/2006/relationships/image" Target="media/image82.wmf"/><Relationship Id="rId236" Type="http://schemas.openxmlformats.org/officeDocument/2006/relationships/hyperlink" Target="http://lib.csdn.net/base/31" TargetMode="External"/><Relationship Id="rId257" Type="http://schemas.openxmlformats.org/officeDocument/2006/relationships/hyperlink" Target="http://acm.hdu.edu.cn/showproblem.php?pid=2602" TargetMode="External"/><Relationship Id="rId278" Type="http://schemas.openxmlformats.org/officeDocument/2006/relationships/hyperlink" Target="http://acm.zju.edu.cn/onlinejudge/showProblem.do?problemCode=3537" TargetMode="External"/><Relationship Id="rId401" Type="http://schemas.openxmlformats.org/officeDocument/2006/relationships/hyperlink" Target="http://acm.hdu.edu.cn/showproblem.php?pid=1003" TargetMode="External"/><Relationship Id="rId303" Type="http://schemas.openxmlformats.org/officeDocument/2006/relationships/hyperlink" Target="http://wenku.baidu.com/view/1c41152de2bd960590c677a8.html" TargetMode="External"/><Relationship Id="rId42" Type="http://schemas.openxmlformats.org/officeDocument/2006/relationships/image" Target="media/image10.wmf"/><Relationship Id="rId84" Type="http://schemas.openxmlformats.org/officeDocument/2006/relationships/hyperlink" Target="http://acm.hdu.edu.cn/showproblem.php?pid=5033" TargetMode="External"/><Relationship Id="rId138" Type="http://schemas.openxmlformats.org/officeDocument/2006/relationships/image" Target="media/image45.wmf"/><Relationship Id="rId345" Type="http://schemas.openxmlformats.org/officeDocument/2006/relationships/hyperlink" Target="http://www.cnblogs.com/ronaflx/archive/2011/03/30/1999764.html" TargetMode="External"/><Relationship Id="rId387" Type="http://schemas.openxmlformats.org/officeDocument/2006/relationships/hyperlink" Target="https://blog.csdn.net/feizaoSYUACM/article/details/54835327" TargetMode="External"/><Relationship Id="rId191" Type="http://schemas.openxmlformats.org/officeDocument/2006/relationships/image" Target="media/image70.wmf"/><Relationship Id="rId205" Type="http://schemas.openxmlformats.org/officeDocument/2006/relationships/hyperlink" Target="https://blog.csdn.net/alan_cty/article/details/71716617" TargetMode="External"/><Relationship Id="rId247" Type="http://schemas.openxmlformats.org/officeDocument/2006/relationships/hyperlink" Target="https://blog.csdn.net/eagle_or_snail/article/details/50987044" TargetMode="External"/><Relationship Id="rId107" Type="http://schemas.openxmlformats.org/officeDocument/2006/relationships/oleObject" Target="embeddings/oleObject33.bin"/><Relationship Id="rId289" Type="http://schemas.openxmlformats.org/officeDocument/2006/relationships/hyperlink" Target="http://blog.csdn.net/cc_again/article/details/12346065" TargetMode="External"/><Relationship Id="rId11" Type="http://schemas.openxmlformats.org/officeDocument/2006/relationships/hyperlink" Target="https://www.cnblogs.com/lenmom/p/7988635.html" TargetMode="External"/><Relationship Id="rId53" Type="http://schemas.openxmlformats.org/officeDocument/2006/relationships/hyperlink" Target="https://www.bilibili.com/video/av3246487?from=search&amp;seid=8616183992466782178" TargetMode="External"/><Relationship Id="rId149" Type="http://schemas.openxmlformats.org/officeDocument/2006/relationships/image" Target="media/image49.wmf"/><Relationship Id="rId314" Type="http://schemas.openxmlformats.org/officeDocument/2006/relationships/hyperlink" Target="http://blog.csdn.net/cc_again/article/details/9936197" TargetMode="External"/><Relationship Id="rId356" Type="http://schemas.openxmlformats.org/officeDocument/2006/relationships/hyperlink" Target="http://acm.hdu.edu.cn/showproblem.php?pid=1811" TargetMode="External"/><Relationship Id="rId398" Type="http://schemas.openxmlformats.org/officeDocument/2006/relationships/hyperlink" Target="https://blog.csdn.net/wu_tongtong/article/details/78161211" TargetMode="External"/><Relationship Id="rId95" Type="http://schemas.openxmlformats.org/officeDocument/2006/relationships/hyperlink" Target="https://blog.csdn.net/hnshhslsh/article/details/50582926" TargetMode="External"/><Relationship Id="rId160" Type="http://schemas.openxmlformats.org/officeDocument/2006/relationships/oleObject" Target="embeddings/oleObject53.bin"/><Relationship Id="rId216" Type="http://schemas.openxmlformats.org/officeDocument/2006/relationships/oleObject" Target="embeddings/oleObject74.bin"/><Relationship Id="rId258" Type="http://schemas.openxmlformats.org/officeDocument/2006/relationships/hyperlink" Target="http://acm.hdu.edu.cn/showproblem.php?pid=2159" TargetMode="External"/><Relationship Id="rId22" Type="http://schemas.openxmlformats.org/officeDocument/2006/relationships/hyperlink" Target="http://acm.hdu.edu.cn/showproblem.php?pid=6342" TargetMode="External"/><Relationship Id="rId64" Type="http://schemas.openxmlformats.org/officeDocument/2006/relationships/oleObject" Target="embeddings/oleObject16.bin"/><Relationship Id="rId118" Type="http://schemas.openxmlformats.org/officeDocument/2006/relationships/oleObject" Target="embeddings/oleObject37.bin"/><Relationship Id="rId325" Type="http://schemas.openxmlformats.org/officeDocument/2006/relationships/hyperlink" Target="http://acm.hdu.edu.cn/showproblem.php?pid=3811" TargetMode="External"/><Relationship Id="rId367" Type="http://schemas.openxmlformats.org/officeDocument/2006/relationships/hyperlink" Target="http://acm.hdu.edu.cn/showproblem.php?pid=1874" TargetMode="External"/><Relationship Id="rId171" Type="http://schemas.openxmlformats.org/officeDocument/2006/relationships/image" Target="media/image60.wmf"/><Relationship Id="rId227" Type="http://schemas.openxmlformats.org/officeDocument/2006/relationships/image" Target="media/image89.wmf"/><Relationship Id="rId269" Type="http://schemas.openxmlformats.org/officeDocument/2006/relationships/hyperlink" Target="http://blog.csdn.net/cc_again/article/details/12208725" TargetMode="External"/><Relationship Id="rId33" Type="http://schemas.openxmlformats.org/officeDocument/2006/relationships/oleObject" Target="embeddings/oleObject4.bin"/><Relationship Id="rId129" Type="http://schemas.openxmlformats.org/officeDocument/2006/relationships/oleObject" Target="embeddings/oleObject41.bin"/><Relationship Id="rId280" Type="http://schemas.openxmlformats.org/officeDocument/2006/relationships/hyperlink" Target="http://acm.zju.edu.cn/onlinejudge/showProblem.do?problemCode=3469" TargetMode="External"/><Relationship Id="rId336" Type="http://schemas.openxmlformats.org/officeDocument/2006/relationships/hyperlink" Target="http://www.cnblogs.com/neverforget/archive/2011/10/13/ll.html" TargetMode="External"/><Relationship Id="rId75" Type="http://schemas.openxmlformats.org/officeDocument/2006/relationships/image" Target="media/image23.wmf"/><Relationship Id="rId140" Type="http://schemas.openxmlformats.org/officeDocument/2006/relationships/image" Target="media/image46.wmf"/><Relationship Id="rId182" Type="http://schemas.openxmlformats.org/officeDocument/2006/relationships/oleObject" Target="embeddings/oleObject64.bin"/><Relationship Id="rId378" Type="http://schemas.openxmlformats.org/officeDocument/2006/relationships/hyperlink" Target="https://blog.csdn.net/shahdza/article/details/7779537" TargetMode="External"/><Relationship Id="rId403" Type="http://schemas.openxmlformats.org/officeDocument/2006/relationships/hyperlink" Target="http://acm.hdu.edu.cn/showproblem.php?pid=1503" TargetMode="External"/><Relationship Id="rId6" Type="http://schemas.openxmlformats.org/officeDocument/2006/relationships/footnotes" Target="footnotes.xml"/><Relationship Id="rId238" Type="http://schemas.openxmlformats.org/officeDocument/2006/relationships/hyperlink" Target="https://blog.csdn.net/hnshhslsh/article/details/50582926" TargetMode="External"/><Relationship Id="rId291" Type="http://schemas.openxmlformats.org/officeDocument/2006/relationships/hyperlink" Target="http://acm.hdu.edu.cn/showproblem.php?pid=2196" TargetMode="External"/><Relationship Id="rId305" Type="http://schemas.openxmlformats.org/officeDocument/2006/relationships/hyperlink" Target="http://wenku.baidu.com/view/56147518a8114431b90dd81e.html" TargetMode="External"/><Relationship Id="rId347" Type="http://schemas.openxmlformats.org/officeDocument/2006/relationships/hyperlink" Target="http://acm.hdu.edu.cn/showproblem.php?pid=2952" TargetMode="External"/><Relationship Id="rId44" Type="http://schemas.openxmlformats.org/officeDocument/2006/relationships/image" Target="media/image11.wmf"/><Relationship Id="rId86" Type="http://schemas.openxmlformats.org/officeDocument/2006/relationships/hyperlink" Target="http://poj.org/problem?id=3250" TargetMode="External"/><Relationship Id="rId151" Type="http://schemas.openxmlformats.org/officeDocument/2006/relationships/hyperlink" Target="https://blog.csdn.net/u013021513/article/details/43984497" TargetMode="External"/><Relationship Id="rId389" Type="http://schemas.openxmlformats.org/officeDocument/2006/relationships/hyperlink" Target="https://blog.csdn.net/liuqiyao_01/article/details/8750742" TargetMode="External"/><Relationship Id="rId193" Type="http://schemas.openxmlformats.org/officeDocument/2006/relationships/image" Target="media/image71.jpeg"/><Relationship Id="rId207" Type="http://schemas.openxmlformats.org/officeDocument/2006/relationships/image" Target="media/image76.wmf"/><Relationship Id="rId249" Type="http://schemas.openxmlformats.org/officeDocument/2006/relationships/hyperlink" Target="http://blog.csdn.net/cc_again/article/details/24844911" TargetMode="External"/><Relationship Id="rId13" Type="http://schemas.openxmlformats.org/officeDocument/2006/relationships/hyperlink" Target="https://blog.csdn.net/yanggangclcsdn/article/details/49704089" TargetMode="External"/><Relationship Id="rId109" Type="http://schemas.openxmlformats.org/officeDocument/2006/relationships/oleObject" Target="embeddings/oleObject34.bin"/><Relationship Id="rId260" Type="http://schemas.openxmlformats.org/officeDocument/2006/relationships/hyperlink" Target="http://blog.csdn.net/cc_again/article/details/22728273" TargetMode="External"/><Relationship Id="rId316" Type="http://schemas.openxmlformats.org/officeDocument/2006/relationships/hyperlink" Target="http://blog.csdn.net/cc_again/article/details/11544753" TargetMode="External"/><Relationship Id="rId55" Type="http://schemas.openxmlformats.org/officeDocument/2006/relationships/hyperlink" Target="https://vjudge.net/contest/242750" TargetMode="External"/><Relationship Id="rId97" Type="http://schemas.openxmlformats.org/officeDocument/2006/relationships/hyperlink" Target="https://vjudge.net/problem/CodeChef-GERALD3" TargetMode="External"/><Relationship Id="rId120" Type="http://schemas.openxmlformats.org/officeDocument/2006/relationships/oleObject" Target="embeddings/oleObject38.bin"/><Relationship Id="rId358" Type="http://schemas.openxmlformats.org/officeDocument/2006/relationships/hyperlink" Target="http://poj.org/problem?id=2236" TargetMode="External"/><Relationship Id="rId162" Type="http://schemas.openxmlformats.org/officeDocument/2006/relationships/oleObject" Target="embeddings/oleObject54.bin"/><Relationship Id="rId218" Type="http://schemas.openxmlformats.org/officeDocument/2006/relationships/oleObject" Target="embeddings/oleObject75.bin"/><Relationship Id="rId271" Type="http://schemas.openxmlformats.org/officeDocument/2006/relationships/hyperlink" Target="http://poj.org/problem?id=1080" TargetMode="External"/><Relationship Id="rId24" Type="http://schemas.openxmlformats.org/officeDocument/2006/relationships/hyperlink" Target="https://blog.csdn.net/acmore_xiong/article/details/52270748" TargetMode="External"/><Relationship Id="rId66" Type="http://schemas.openxmlformats.org/officeDocument/2006/relationships/oleObject" Target="embeddings/oleObject17.bin"/><Relationship Id="rId131" Type="http://schemas.openxmlformats.org/officeDocument/2006/relationships/oleObject" Target="embeddings/oleObject42.bin"/><Relationship Id="rId327" Type="http://schemas.openxmlformats.org/officeDocument/2006/relationships/hyperlink" Target="http://poj.org/problem?id=1038" TargetMode="External"/><Relationship Id="rId369" Type="http://schemas.openxmlformats.org/officeDocument/2006/relationships/hyperlink" Target="http://acm.hdu.edu.cn/showproblem.php?pid=1245" TargetMode="External"/><Relationship Id="rId173" Type="http://schemas.openxmlformats.org/officeDocument/2006/relationships/image" Target="media/image61.wmf"/><Relationship Id="rId229" Type="http://schemas.openxmlformats.org/officeDocument/2006/relationships/image" Target="media/image90.wmf"/><Relationship Id="rId380" Type="http://schemas.openxmlformats.org/officeDocument/2006/relationships/hyperlink" Target="https://blog.csdn.net/liuqiyao_01/article/details/8797346" TargetMode="External"/><Relationship Id="rId240" Type="http://schemas.openxmlformats.org/officeDocument/2006/relationships/hyperlink" Target="https://blog.csdn.net/thinfatty/article/details/72581276" TargetMode="External"/><Relationship Id="rId35" Type="http://schemas.openxmlformats.org/officeDocument/2006/relationships/oleObject" Target="embeddings/oleObject5.bin"/><Relationship Id="rId77" Type="http://schemas.openxmlformats.org/officeDocument/2006/relationships/image" Target="media/image24.wmf"/><Relationship Id="rId100" Type="http://schemas.openxmlformats.org/officeDocument/2006/relationships/image" Target="media/image30.wmf"/><Relationship Id="rId282" Type="http://schemas.openxmlformats.org/officeDocument/2006/relationships/hyperlink" Target="http://doc.baidu.com/view/f3b19d0b79563c1ec5da710e.html" TargetMode="External"/><Relationship Id="rId338" Type="http://schemas.openxmlformats.org/officeDocument/2006/relationships/hyperlink" Target="http://blog.csdn.net/cc_again/article/details/9335795" TargetMode="External"/><Relationship Id="rId8" Type="http://schemas.openxmlformats.org/officeDocument/2006/relationships/hyperlink" Target="https://www.nowcoder.com/acm/contest/144/C" TargetMode="External"/><Relationship Id="rId142" Type="http://schemas.openxmlformats.org/officeDocument/2006/relationships/image" Target="media/image47.wmf"/><Relationship Id="rId184" Type="http://schemas.openxmlformats.org/officeDocument/2006/relationships/oleObject" Target="embeddings/oleObject65.bin"/><Relationship Id="rId391" Type="http://schemas.openxmlformats.org/officeDocument/2006/relationships/hyperlink" Target="https://www.nowcoder.com/acm/contest/144/B" TargetMode="External"/><Relationship Id="rId405" Type="http://schemas.openxmlformats.org/officeDocument/2006/relationships/hyperlink" Target="http://acm.hdu.edu.cn/showproblem.php?pid=2089" TargetMode="External"/><Relationship Id="rId251" Type="http://schemas.openxmlformats.org/officeDocument/2006/relationships/hyperlink" Target="http://blog.csdn.net/cc_again/article/details/9918313" TargetMode="External"/><Relationship Id="rId46" Type="http://schemas.openxmlformats.org/officeDocument/2006/relationships/image" Target="media/image12.wmf"/><Relationship Id="rId293" Type="http://schemas.openxmlformats.org/officeDocument/2006/relationships/hyperlink" Target="http://blog.csdn.net/cc_again/article/details/25053071" TargetMode="External"/><Relationship Id="rId307" Type="http://schemas.openxmlformats.org/officeDocument/2006/relationships/hyperlink" Target="http://blog.csdn.net/cc_again/article/details/10493543" TargetMode="External"/><Relationship Id="rId349" Type="http://schemas.openxmlformats.org/officeDocument/2006/relationships/hyperlink" Target="http://acm.hdu.edu.cn/showproblem.php?pid=3480" TargetMode="External"/><Relationship Id="rId88" Type="http://schemas.openxmlformats.org/officeDocument/2006/relationships/hyperlink" Target="https://blog.csdn.net/thinfatty/article/details/72581276" TargetMode="External"/><Relationship Id="rId111" Type="http://schemas.openxmlformats.org/officeDocument/2006/relationships/hyperlink" Target="https://www.nowcoder.com/acm/contest/141/I" TargetMode="External"/><Relationship Id="rId153" Type="http://schemas.openxmlformats.org/officeDocument/2006/relationships/image" Target="media/image51.wmf"/><Relationship Id="rId195" Type="http://schemas.openxmlformats.org/officeDocument/2006/relationships/oleObject" Target="embeddings/oleObject70.bin"/><Relationship Id="rId209" Type="http://schemas.openxmlformats.org/officeDocument/2006/relationships/image" Target="media/image77.wmf"/><Relationship Id="rId360" Type="http://schemas.openxmlformats.org/officeDocument/2006/relationships/hyperlink" Target="https://blog.csdn.net/liuqiyao_01/article/details/8478726" TargetMode="External"/><Relationship Id="rId220" Type="http://schemas.openxmlformats.org/officeDocument/2006/relationships/image" Target="media/image85.wmf"/><Relationship Id="rId15" Type="http://schemas.openxmlformats.org/officeDocument/2006/relationships/hyperlink" Target="http://www.sgi.com/tech/stl/Container.html" TargetMode="External"/><Relationship Id="rId57" Type="http://schemas.openxmlformats.org/officeDocument/2006/relationships/hyperlink" Target="https://blog.csdn.net/trapper_c/article/details/51919980" TargetMode="External"/><Relationship Id="rId262" Type="http://schemas.openxmlformats.org/officeDocument/2006/relationships/hyperlink" Target="http://acm.zju.edu.cn/onlinejudge/showProblem.do?problemCode=3769" TargetMode="External"/><Relationship Id="rId318" Type="http://schemas.openxmlformats.org/officeDocument/2006/relationships/hyperlink" Target="http://wenku.baidu.com/view/ce445e4f767f5acfa1c7cd51.html" TargetMode="External"/><Relationship Id="rId99" Type="http://schemas.openxmlformats.org/officeDocument/2006/relationships/hyperlink" Target="https://www.bilibili.com/video/av18735440?from=search&amp;seid=1530520915414646384" TargetMode="External"/><Relationship Id="rId122" Type="http://schemas.openxmlformats.org/officeDocument/2006/relationships/oleObject" Target="embeddings/oleObject39.bin"/><Relationship Id="rId164" Type="http://schemas.openxmlformats.org/officeDocument/2006/relationships/oleObject" Target="embeddings/oleObject55.bin"/><Relationship Id="rId371" Type="http://schemas.openxmlformats.org/officeDocument/2006/relationships/hyperlink" Target="http://poj.org/problem?id=1062" TargetMode="External"/><Relationship Id="rId26" Type="http://schemas.openxmlformats.org/officeDocument/2006/relationships/hyperlink" Target="https://www.cnblogs.com/HarryGuo2012/p/4728243.html" TargetMode="External"/><Relationship Id="rId231" Type="http://schemas.openxmlformats.org/officeDocument/2006/relationships/image" Target="media/image91.wmf"/><Relationship Id="rId273" Type="http://schemas.openxmlformats.org/officeDocument/2006/relationships/hyperlink" Target="http://blog.csdn.net/cc_again/article/details/11852367" TargetMode="External"/><Relationship Id="rId329" Type="http://schemas.openxmlformats.org/officeDocument/2006/relationships/hyperlink" Target="http://acm.hdu.edu.cn/showproblem.php?pid=2167" TargetMode="External"/><Relationship Id="rId68" Type="http://schemas.openxmlformats.org/officeDocument/2006/relationships/oleObject" Target="embeddings/oleObject18.bin"/><Relationship Id="rId133" Type="http://schemas.openxmlformats.org/officeDocument/2006/relationships/oleObject" Target="embeddings/oleObject43.bin"/><Relationship Id="rId175" Type="http://schemas.openxmlformats.org/officeDocument/2006/relationships/image" Target="media/image62.wmf"/><Relationship Id="rId340" Type="http://schemas.openxmlformats.org/officeDocument/2006/relationships/hyperlink" Target="http://www.cnblogs.com/ronaflx/archive/2011/02/05/1949278.html" TargetMode="External"/><Relationship Id="rId200" Type="http://schemas.openxmlformats.org/officeDocument/2006/relationships/hyperlink" Target="https://blog.csdn.net/u010336344/article/details/62422284" TargetMode="External"/><Relationship Id="rId382" Type="http://schemas.openxmlformats.org/officeDocument/2006/relationships/hyperlink" Target="https://blog.csdn.net/liuqiyao_01/article/details/26963579" TargetMode="External"/><Relationship Id="rId242" Type="http://schemas.openxmlformats.org/officeDocument/2006/relationships/hyperlink" Target="https://blog.csdn.net/lingzidong/article/details/78472208" TargetMode="External"/><Relationship Id="rId284" Type="http://schemas.openxmlformats.org/officeDocument/2006/relationships/hyperlink" Target="http://blog.csdn.net/cc_again/article/details/13004997" TargetMode="External"/><Relationship Id="rId37" Type="http://schemas.openxmlformats.org/officeDocument/2006/relationships/oleObject" Target="embeddings/oleObject6.bin"/><Relationship Id="rId79" Type="http://schemas.openxmlformats.org/officeDocument/2006/relationships/image" Target="media/image25.wmf"/><Relationship Id="rId102" Type="http://schemas.openxmlformats.org/officeDocument/2006/relationships/image" Target="media/image31.wmf"/><Relationship Id="rId144" Type="http://schemas.openxmlformats.org/officeDocument/2006/relationships/hyperlink" Target="https://blog.csdn.net/u010582475/article/details/47707739" TargetMode="External"/><Relationship Id="rId90" Type="http://schemas.openxmlformats.org/officeDocument/2006/relationships/oleObject" Target="embeddings/oleObject26.bin"/><Relationship Id="rId186" Type="http://schemas.openxmlformats.org/officeDocument/2006/relationships/oleObject" Target="embeddings/oleObject66.bin"/><Relationship Id="rId351" Type="http://schemas.openxmlformats.org/officeDocument/2006/relationships/hyperlink" Target="http://acm.hdu.edu.cn/showproblem.php?pid=2829" TargetMode="External"/><Relationship Id="rId393" Type="http://schemas.openxmlformats.org/officeDocument/2006/relationships/hyperlink" Target="https://www.nowcoder.com/acm/contest/144/H" TargetMode="External"/><Relationship Id="rId407" Type="http://schemas.openxmlformats.org/officeDocument/2006/relationships/hyperlink" Target="http://blog.csdn.net/cc_again/article/details/10169643" TargetMode="External"/><Relationship Id="rId211" Type="http://schemas.openxmlformats.org/officeDocument/2006/relationships/image" Target="media/image78.png"/><Relationship Id="rId253" Type="http://schemas.openxmlformats.org/officeDocument/2006/relationships/hyperlink" Target="http://love-oriented.com/pack/" TargetMode="External"/><Relationship Id="rId295" Type="http://schemas.openxmlformats.org/officeDocument/2006/relationships/hyperlink" Target="http://blog.csdn.net/cc_again/article/details/11747555" TargetMode="External"/><Relationship Id="rId309" Type="http://schemas.openxmlformats.org/officeDocument/2006/relationships/hyperlink" Target="http://blog.csdn.net/cc_again/article/details/992659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55928-DA46-4D42-8576-C16720D48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25656</TotalTime>
  <Pages>376</Pages>
  <Words>60674</Words>
  <Characters>345848</Characters>
  <Application>Microsoft Office Word</Application>
  <DocSecurity>0</DocSecurity>
  <Lines>2882</Lines>
  <Paragraphs>811</Paragraphs>
  <ScaleCrop>false</ScaleCrop>
  <Company/>
  <LinksUpToDate>false</LinksUpToDate>
  <CharactersWithSpaces>405711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文豪</dc:creator>
  <cp:keywords/>
  <dc:description/>
  <cp:lastModifiedBy>叶 文豪</cp:lastModifiedBy>
  <cp:revision>681</cp:revision>
  <dcterms:created xsi:type="dcterms:W3CDTF">2018-07-10T00:53:00Z</dcterms:created>
  <dcterms:modified xsi:type="dcterms:W3CDTF">2018-08-07T10:59:00Z</dcterms:modified>
</cp:coreProperties>
</file>